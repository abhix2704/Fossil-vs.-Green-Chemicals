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52BBA" w14:textId="77777777" w:rsidR="00137879" w:rsidRPr="0048640D" w:rsidRDefault="00137879" w:rsidP="00137879">
      <w:pPr>
        <w:pStyle w:val="NormalWeb"/>
        <w:spacing w:before="0" w:beforeAutospacing="0" w:after="60" w:afterAutospacing="0" w:line="259" w:lineRule="auto"/>
        <w:jc w:val="center"/>
        <w:rPr>
          <w:rFonts w:ascii="Arial" w:eastAsia="MS Mincho" w:hAnsi="Arial" w:cs="Arial"/>
          <w:b/>
          <w:bCs/>
          <w:sz w:val="22"/>
          <w:szCs w:val="22"/>
          <w:lang w:val="en-US" w:eastAsia="ja-JP"/>
        </w:rPr>
      </w:pPr>
      <w:bookmarkStart w:id="0" w:name="_Hlk103592374"/>
      <w:r w:rsidRPr="0048640D">
        <w:rPr>
          <w:rFonts w:ascii="Arial" w:eastAsia="MS Mincho" w:hAnsi="Arial" w:cs="Arial"/>
          <w:b/>
          <w:bCs/>
          <w:sz w:val="22"/>
          <w:szCs w:val="22"/>
          <w:lang w:val="en-US" w:eastAsia="ja-JP"/>
        </w:rPr>
        <w:t>Green Chemicals: The Ultimate Win-Win Solution Amidst Europe's Energy Crisis</w:t>
      </w:r>
    </w:p>
    <w:p w14:paraId="481B4DEB" w14:textId="30A4BB5D" w:rsidR="00137879" w:rsidRPr="005302D7"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s-ES"/>
        </w:rPr>
      </w:pPr>
      <w:r w:rsidRPr="005302D7">
        <w:rPr>
          <w:rFonts w:ascii="Arial" w:eastAsia="Roboto" w:hAnsi="Arial" w:cs="Arial"/>
          <w:bCs/>
          <w:color w:val="000000"/>
          <w:kern w:val="24"/>
          <w:sz w:val="22"/>
          <w:szCs w:val="22"/>
          <w:u w:val="single"/>
          <w:lang w:val="es-ES"/>
        </w:rPr>
        <w:t>Abhinandan Nabera</w:t>
      </w:r>
      <w:r w:rsidRPr="005302D7">
        <w:rPr>
          <w:rFonts w:ascii="Arial" w:eastAsia="Roboto" w:hAnsi="Arial" w:cs="Arial"/>
          <w:bCs/>
          <w:color w:val="000000"/>
          <w:kern w:val="24"/>
          <w:sz w:val="22"/>
          <w:szCs w:val="22"/>
          <w:lang w:val="es-ES"/>
        </w:rPr>
        <w:t>, Ioan-Robert Istrate, Antonio J</w:t>
      </w:r>
      <w:r w:rsidR="005302D7">
        <w:rPr>
          <w:rFonts w:ascii="Arial" w:eastAsia="Roboto" w:hAnsi="Arial" w:cs="Arial"/>
          <w:bCs/>
          <w:color w:val="000000"/>
          <w:kern w:val="24"/>
          <w:sz w:val="22"/>
          <w:szCs w:val="22"/>
          <w:lang w:val="es-ES"/>
        </w:rPr>
        <w:t>.</w:t>
      </w:r>
      <w:r w:rsidRPr="005302D7">
        <w:rPr>
          <w:rFonts w:ascii="Arial" w:eastAsia="Roboto" w:hAnsi="Arial" w:cs="Arial"/>
          <w:bCs/>
          <w:color w:val="000000"/>
          <w:kern w:val="24"/>
          <w:sz w:val="22"/>
          <w:szCs w:val="22"/>
          <w:lang w:val="es-ES"/>
        </w:rPr>
        <w:t xml:space="preserve"> Martín, Javier Pérez-Ramírez* and </w:t>
      </w:r>
      <w:bookmarkEnd w:id="0"/>
      <w:r w:rsidRPr="005302D7">
        <w:rPr>
          <w:rFonts w:ascii="Arial" w:eastAsia="Roboto" w:hAnsi="Arial" w:cs="Arial"/>
          <w:bCs/>
          <w:color w:val="000000"/>
          <w:kern w:val="24"/>
          <w:sz w:val="22"/>
          <w:szCs w:val="22"/>
          <w:lang w:val="es-ES"/>
        </w:rPr>
        <w:t>Gonzalo Guillén-</w:t>
      </w:r>
      <w:proofErr w:type="spellStart"/>
      <w:r w:rsidRPr="005302D7">
        <w:rPr>
          <w:rFonts w:ascii="Arial" w:eastAsia="Roboto" w:hAnsi="Arial" w:cs="Arial"/>
          <w:bCs/>
          <w:color w:val="000000"/>
          <w:kern w:val="24"/>
          <w:sz w:val="22"/>
          <w:szCs w:val="22"/>
          <w:lang w:val="es-ES"/>
        </w:rPr>
        <w:t>Gosálbez</w:t>
      </w:r>
      <w:proofErr w:type="spellEnd"/>
      <w:r w:rsidRPr="005302D7">
        <w:rPr>
          <w:rFonts w:ascii="Arial" w:eastAsia="Roboto" w:hAnsi="Arial" w:cs="Arial"/>
          <w:bCs/>
          <w:color w:val="000000"/>
          <w:kern w:val="24"/>
          <w:sz w:val="22"/>
          <w:szCs w:val="22"/>
          <w:lang w:val="es-ES"/>
        </w:rPr>
        <w:t>*</w:t>
      </w:r>
    </w:p>
    <w:p w14:paraId="5A8917EC" w14:textId="77777777" w:rsidR="00137879" w:rsidRPr="00150777"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150777">
        <w:rPr>
          <w:rFonts w:ascii="Arial" w:eastAsia="Roboto" w:hAnsi="Arial" w:cs="Arial"/>
          <w:bCs/>
          <w:color w:val="000000"/>
          <w:kern w:val="24"/>
          <w:sz w:val="22"/>
          <w:szCs w:val="22"/>
          <w:lang w:val="en-US"/>
        </w:rPr>
        <w:t>ETH Zürich</w:t>
      </w:r>
    </w:p>
    <w:p w14:paraId="5867939F" w14:textId="7C34B34A" w:rsidR="00150777" w:rsidRPr="0048640D" w:rsidRDefault="00150777" w:rsidP="00150777">
      <w:pPr>
        <w:jc w:val="both"/>
        <w:rPr>
          <w:rFonts w:ascii="Arial" w:hAnsi="Arial" w:cs="Arial"/>
          <w:lang w:val="en-US"/>
        </w:rPr>
      </w:pPr>
      <w:r w:rsidRPr="0048640D">
        <w:rPr>
          <w:rFonts w:ascii="Arial" w:hAnsi="Arial" w:cs="Arial"/>
          <w:lang w:val="en-US"/>
        </w:rPr>
        <w:t>The chemical industry strongly depends on fossil fuels, constituting the highest energy demand among all sectors. It is responsible for approximately 5.6 Gt CO</w:t>
      </w:r>
      <w:r w:rsidRPr="0048640D">
        <w:rPr>
          <w:rFonts w:ascii="Arial" w:hAnsi="Arial" w:cs="Arial"/>
          <w:vertAlign w:val="subscript"/>
          <w:lang w:val="en-US"/>
        </w:rPr>
        <w:t>2</w:t>
      </w:r>
      <w:r w:rsidRPr="0048640D">
        <w:rPr>
          <w:rFonts w:ascii="Arial" w:hAnsi="Arial" w:cs="Arial"/>
          <w:lang w:val="en-US"/>
        </w:rPr>
        <w:noBreakHyphen/>
        <w:t>eq yr</w:t>
      </w:r>
      <w:r w:rsidRPr="0048640D">
        <w:rPr>
          <w:rFonts w:ascii="Arial" w:hAnsi="Arial" w:cs="Arial"/>
          <w:vertAlign w:val="superscript"/>
          <w:lang w:val="en-US"/>
        </w:rPr>
        <w:t>–1</w:t>
      </w:r>
      <w:r w:rsidRPr="0048640D">
        <w:rPr>
          <w:rFonts w:ascii="Arial" w:hAnsi="Arial" w:cs="Arial"/>
          <w:lang w:val="en-US"/>
        </w:rPr>
        <w:t>, which accounts for nearly 10% of global greenhouse gas emissions.</w:t>
      </w:r>
      <w:r w:rsidR="00F0716D" w:rsidRPr="0048640D">
        <w:rPr>
          <w:rFonts w:ascii="Arial" w:hAnsi="Arial" w:cs="Arial"/>
          <w:vertAlign w:val="superscript"/>
          <w:lang w:val="en-US"/>
        </w:rPr>
        <w:fldChar w:fldCharType="begin"/>
      </w:r>
      <w:r w:rsidR="00DD768E">
        <w:rPr>
          <w:rFonts w:ascii="Arial" w:hAnsi="Arial" w:cs="Arial"/>
          <w:vertAlign w:val="superscript"/>
          <w:lang w:val="en-US"/>
        </w:rPr>
        <w:instrText xml:space="preserve"> ADDIN ZOTERO_ITEM CSL_CITATION {"citationID":"WvH6wWNe","properties":{"formattedCitation":"\\super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48640D">
        <w:rPr>
          <w:rFonts w:ascii="Arial" w:hAnsi="Arial" w:cs="Arial"/>
          <w:vertAlign w:val="superscript"/>
          <w:lang w:val="en-US"/>
        </w:rPr>
        <w:fldChar w:fldCharType="separate"/>
      </w:r>
      <w:r w:rsidR="0003123B" w:rsidRPr="005302D7">
        <w:rPr>
          <w:rFonts w:ascii="Arial" w:hAnsi="Arial" w:cs="Arial"/>
          <w:szCs w:val="24"/>
          <w:vertAlign w:val="superscript"/>
          <w:lang w:val="en-US"/>
        </w:rPr>
        <w:t>[1]</w:t>
      </w:r>
      <w:r w:rsidR="00F0716D" w:rsidRPr="0048640D">
        <w:rPr>
          <w:rFonts w:ascii="Arial" w:hAnsi="Arial" w:cs="Arial"/>
          <w:vertAlign w:val="superscript"/>
          <w:lang w:val="en-US"/>
        </w:rPr>
        <w:fldChar w:fldCharType="end"/>
      </w:r>
      <w:r w:rsidR="007C6D52" w:rsidRPr="0048640D">
        <w:rPr>
          <w:rFonts w:ascii="Arial" w:hAnsi="Arial" w:cs="Arial"/>
          <w:lang w:val="en-US"/>
        </w:rPr>
        <w:t xml:space="preserve"> </w:t>
      </w:r>
      <w:r w:rsidRPr="0048640D">
        <w:rPr>
          <w:rFonts w:ascii="Arial" w:hAnsi="Arial" w:cs="Arial"/>
          <w:lang w:val="en-US"/>
        </w:rPr>
        <w:t>Ammonia and methanol are essential platform chemicals that serve as primary building blocks for producing valuable products with diverse applications. Currently, 60–70% of global ammonia and methanol production depends on syngas obtained primarily through steam reforming of natural gas, contributing to GHG emissions of 0.8 Gt CO</w:t>
      </w:r>
      <w:r w:rsidRPr="0048640D">
        <w:rPr>
          <w:rFonts w:ascii="Arial" w:hAnsi="Arial" w:cs="Arial"/>
          <w:vertAlign w:val="subscript"/>
          <w:lang w:val="en-US"/>
        </w:rPr>
        <w:t>2</w:t>
      </w:r>
      <w:r w:rsidRPr="0048640D">
        <w:rPr>
          <w:rFonts w:ascii="Arial" w:hAnsi="Arial" w:cs="Arial"/>
          <w:lang w:val="en-US"/>
        </w:rPr>
        <w:noBreakHyphen/>
        <w:t>eq </w:t>
      </w:r>
      <w:proofErr w:type="spellStart"/>
      <w:r w:rsidRPr="0048640D">
        <w:rPr>
          <w:rFonts w:ascii="Arial" w:hAnsi="Arial" w:cs="Arial"/>
          <w:lang w:val="en-US"/>
        </w:rPr>
        <w:t>yr</w:t>
      </w:r>
      <w:proofErr w:type="spellEnd"/>
      <w:r w:rsidRPr="0048640D">
        <w:rPr>
          <w:rFonts w:ascii="Arial" w:hAnsi="Arial" w:cs="Arial"/>
          <w:vertAlign w:val="superscript"/>
          <w:lang w:val="en-US"/>
        </w:rPr>
        <w:t>–1</w:t>
      </w:r>
      <w:r w:rsidR="00F0716D" w:rsidRPr="0048640D">
        <w:rPr>
          <w:rFonts w:ascii="Arial" w:hAnsi="Arial" w:cs="Arial"/>
          <w:lang w:val="en-US"/>
        </w:rPr>
        <w:t>.</w:t>
      </w:r>
      <w:r w:rsidR="00F0716D" w:rsidRPr="0048640D">
        <w:rPr>
          <w:rFonts w:ascii="Arial" w:hAnsi="Arial" w:cs="Arial"/>
          <w:vertAlign w:val="superscript"/>
          <w:lang w:val="en-US"/>
        </w:rPr>
        <w:fldChar w:fldCharType="begin"/>
      </w:r>
      <w:r w:rsidR="00DD768E">
        <w:rPr>
          <w:rFonts w:ascii="Arial" w:hAnsi="Arial" w:cs="Arial"/>
          <w:vertAlign w:val="superscript"/>
          <w:lang w:val="en-US"/>
        </w:rPr>
        <w:instrText xml:space="preserve"> ADDIN ZOTERO_ITEM CSL_CITATION {"citationID":"ZHMpbKZO","properties":{"formattedCitation":"\\super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48640D">
        <w:rPr>
          <w:rFonts w:ascii="Arial" w:hAnsi="Arial" w:cs="Arial"/>
          <w:vertAlign w:val="superscript"/>
          <w:lang w:val="en-US"/>
        </w:rPr>
        <w:fldChar w:fldCharType="separate"/>
      </w:r>
      <w:r w:rsidR="0003123B" w:rsidRPr="005302D7">
        <w:rPr>
          <w:rFonts w:ascii="Arial" w:hAnsi="Arial" w:cs="Arial"/>
          <w:szCs w:val="24"/>
          <w:vertAlign w:val="superscript"/>
          <w:lang w:val="en-US"/>
        </w:rPr>
        <w:t>[1]</w:t>
      </w:r>
      <w:r w:rsidR="00F0716D" w:rsidRPr="0048640D">
        <w:rPr>
          <w:rFonts w:ascii="Arial" w:hAnsi="Arial" w:cs="Arial"/>
          <w:vertAlign w:val="superscript"/>
          <w:lang w:val="en-US"/>
        </w:rPr>
        <w:fldChar w:fldCharType="end"/>
      </w:r>
      <w:r w:rsidR="00F0716D" w:rsidRPr="0048640D">
        <w:rPr>
          <w:rFonts w:ascii="Arial" w:hAnsi="Arial" w:cs="Arial"/>
          <w:lang w:val="en-US"/>
        </w:rPr>
        <w:t xml:space="preserve"> </w:t>
      </w:r>
      <w:r w:rsidRPr="0048640D">
        <w:rPr>
          <w:rFonts w:ascii="Arial" w:hAnsi="Arial" w:cs="Arial"/>
          <w:lang w:val="en-US"/>
        </w:rPr>
        <w:t>Previous studies have demonstrated the technical feasibility and potential climate benefits of using low-carbon or green hydrogen in ammonia and methanol production.</w:t>
      </w:r>
      <w:r w:rsidR="007C6D52" w:rsidRPr="0048640D">
        <w:rPr>
          <w:rFonts w:ascii="Arial" w:hAnsi="Arial" w:cs="Arial"/>
          <w:vertAlign w:val="superscript"/>
          <w:lang w:val="en-US"/>
        </w:rPr>
        <w:fldChar w:fldCharType="begin"/>
      </w:r>
      <w:r w:rsidR="00DD768E">
        <w:rPr>
          <w:rFonts w:ascii="Arial" w:hAnsi="Arial" w:cs="Arial"/>
          <w:vertAlign w:val="superscript"/>
          <w:lang w:val="en-US"/>
        </w:rPr>
        <w:instrText xml:space="preserve"> ADDIN ZOTERO_ITEM CSL_CITATION {"citationID":"ybupUDcP","properties":{"formattedCitation":"\\super [2]\\nosupersub{}","plainCitation":"[2]","noteIndex":0},"citationItems":[{"id":197,"uris":["http://zotero.org/users/local/gMmtBwrT/items/YLXPFX77"],"itemData":{"id":197,"type":"article-journal","abstract":"Summary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7C6D52" w:rsidRPr="0048640D">
        <w:rPr>
          <w:rFonts w:ascii="Arial" w:hAnsi="Arial" w:cs="Arial"/>
          <w:vertAlign w:val="superscript"/>
          <w:lang w:val="en-US"/>
        </w:rPr>
        <w:fldChar w:fldCharType="separate"/>
      </w:r>
      <w:r w:rsidR="0003123B" w:rsidRPr="005302D7">
        <w:rPr>
          <w:rFonts w:ascii="Arial" w:hAnsi="Arial" w:cs="Arial"/>
          <w:szCs w:val="24"/>
          <w:vertAlign w:val="superscript"/>
          <w:lang w:val="en-US"/>
        </w:rPr>
        <w:t>[2]</w:t>
      </w:r>
      <w:r w:rsidR="007C6D52" w:rsidRPr="0048640D">
        <w:rPr>
          <w:rFonts w:ascii="Arial" w:hAnsi="Arial" w:cs="Arial"/>
          <w:vertAlign w:val="superscript"/>
          <w:lang w:val="en-US"/>
        </w:rPr>
        <w:fldChar w:fldCharType="end"/>
      </w:r>
      <w:r w:rsidRPr="0048640D">
        <w:rPr>
          <w:rFonts w:ascii="Arial" w:hAnsi="Arial" w:cs="Arial"/>
          <w:lang w:val="en-US"/>
        </w:rPr>
        <w:t xml:space="preserve"> However, the fundamental barrier </w:t>
      </w:r>
      <w:ins w:id="1" w:author="Martin Fernandez  Antonio José" w:date="2023-05-26T09:11:00Z">
        <w:r w:rsidR="005302D7">
          <w:rPr>
            <w:rFonts w:ascii="Arial" w:hAnsi="Arial" w:cs="Arial"/>
            <w:lang w:val="en-US"/>
          </w:rPr>
          <w:t xml:space="preserve">towards implementation </w:t>
        </w:r>
      </w:ins>
      <w:r w:rsidRPr="0048640D">
        <w:rPr>
          <w:rFonts w:ascii="Arial" w:hAnsi="Arial" w:cs="Arial"/>
          <w:lang w:val="en-US"/>
        </w:rPr>
        <w:t>has always been the higher production costs than their fossil-based counterparts. The current geopolitical scenario has dramatically altered this situation, leading to a surge in natural gas and electricity prices, resulting in higher production costs for fossil-based ammonia and methanol production in Europe. Consequently, low-carbon ammonia and methanol production have the potential to become economically (in addition to environmentally) appealing. In this study, we employ process simulation and techno-economic assessment tools to examine whether the ongoing energy crisis in Europe has altered the cost dynamics of fossil and green ammonia and methanol production. According to our study, the production costs for fossil ammonia and methanol were estimated to be around 2.4 and 2.2</w:t>
      </w:r>
      <w:r w:rsidR="00BF1138" w:rsidRPr="0048640D">
        <w:rPr>
          <w:rFonts w:ascii="Arial" w:hAnsi="Arial" w:cs="Arial"/>
          <w:lang w:val="en-US"/>
        </w:rPr>
        <w:t> </w:t>
      </w:r>
      <w:r w:rsidRPr="0048640D">
        <w:rPr>
          <w:rFonts w:ascii="Arial" w:hAnsi="Arial" w:cs="Arial"/>
          <w:lang w:val="en-US"/>
        </w:rPr>
        <w:t>USD</w:t>
      </w:r>
      <w:r w:rsidR="00BF1138" w:rsidRPr="0048640D">
        <w:rPr>
          <w:rFonts w:ascii="Arial" w:hAnsi="Arial" w:cs="Arial"/>
          <w:lang w:val="en-US"/>
        </w:rPr>
        <w:t> </w:t>
      </w:r>
      <w:r w:rsidRPr="0048640D">
        <w:rPr>
          <w:rFonts w:ascii="Arial" w:hAnsi="Arial" w:cs="Arial"/>
          <w:lang w:val="en-US"/>
        </w:rPr>
        <w:t>kg</w:t>
      </w:r>
      <w:r w:rsidR="00BF1138" w:rsidRPr="0048640D">
        <w:rPr>
          <w:rFonts w:ascii="Arial" w:hAnsi="Arial" w:cs="Arial"/>
          <w:vertAlign w:val="superscript"/>
          <w:lang w:val="en-US"/>
        </w:rPr>
        <w:t>–</w:t>
      </w:r>
      <w:r w:rsidRPr="0048640D">
        <w:rPr>
          <w:rFonts w:ascii="Arial" w:hAnsi="Arial" w:cs="Arial"/>
          <w:vertAlign w:val="superscript"/>
          <w:lang w:val="en-US"/>
        </w:rPr>
        <w:t>1</w:t>
      </w:r>
      <w:r w:rsidRPr="0048640D">
        <w:rPr>
          <w:rFonts w:ascii="Arial" w:hAnsi="Arial" w:cs="Arial"/>
          <w:lang w:val="en-US"/>
        </w:rPr>
        <w:t>, respectively, during the peak of natural gas spot prices in August</w:t>
      </w:r>
      <w:r w:rsidR="00BF1138" w:rsidRPr="0048640D">
        <w:rPr>
          <w:rFonts w:ascii="Arial" w:hAnsi="Arial" w:cs="Arial"/>
          <w:lang w:val="en-US"/>
        </w:rPr>
        <w:t> </w:t>
      </w:r>
      <w:r w:rsidRPr="0048640D">
        <w:rPr>
          <w:rFonts w:ascii="Arial" w:hAnsi="Arial" w:cs="Arial"/>
          <w:lang w:val="en-US"/>
        </w:rPr>
        <w:t>2022 (</w:t>
      </w:r>
      <w:r w:rsidRPr="0048640D">
        <w:rPr>
          <w:rFonts w:ascii="Arial" w:hAnsi="Arial" w:cs="Arial"/>
          <w:b/>
          <w:lang w:val="en-US"/>
        </w:rPr>
        <w:t>Fig.</w:t>
      </w:r>
      <w:r w:rsidR="00BF1138" w:rsidRPr="0048640D">
        <w:rPr>
          <w:rFonts w:ascii="Arial" w:hAnsi="Arial" w:cs="Arial"/>
          <w:b/>
          <w:lang w:val="en-US"/>
        </w:rPr>
        <w:t> </w:t>
      </w:r>
      <w:r w:rsidRPr="0048640D">
        <w:rPr>
          <w:rFonts w:ascii="Arial" w:hAnsi="Arial" w:cs="Arial"/>
          <w:b/>
          <w:lang w:val="en-US"/>
        </w:rPr>
        <w:t>1</w:t>
      </w:r>
      <w:r w:rsidRPr="0048640D">
        <w:rPr>
          <w:rFonts w:ascii="Arial" w:hAnsi="Arial" w:cs="Arial"/>
          <w:lang w:val="en-US"/>
        </w:rPr>
        <w:t>). These costs were approximately 3</w:t>
      </w:r>
      <w:r w:rsidR="00BF1138" w:rsidRPr="0048640D">
        <w:rPr>
          <w:rFonts w:ascii="Arial" w:hAnsi="Arial" w:cs="Arial"/>
          <w:lang w:val="en-US"/>
        </w:rPr>
        <w:t>–</w:t>
      </w:r>
      <w:r w:rsidRPr="0048640D">
        <w:rPr>
          <w:rFonts w:ascii="Arial" w:hAnsi="Arial" w:cs="Arial"/>
          <w:lang w:val="en-US"/>
        </w:rPr>
        <w:t>4 times higher than the same period in 2021. However, based on our production cost estimates, green ammonia and methanol produced through on</w:t>
      </w:r>
      <w:r w:rsidR="00BF1138" w:rsidRPr="0048640D">
        <w:rPr>
          <w:rFonts w:ascii="Arial" w:hAnsi="Arial" w:cs="Arial"/>
          <w:lang w:val="en-US"/>
        </w:rPr>
        <w:noBreakHyphen/>
      </w:r>
      <w:r w:rsidRPr="0048640D">
        <w:rPr>
          <w:rFonts w:ascii="Arial" w:hAnsi="Arial" w:cs="Arial"/>
          <w:lang w:val="en-US"/>
        </w:rPr>
        <w:t>shore wind electricity via water electrolysis became economically competitive during the same period (</w:t>
      </w:r>
      <w:r w:rsidRPr="0048640D">
        <w:rPr>
          <w:rFonts w:ascii="Arial" w:hAnsi="Arial" w:cs="Arial"/>
          <w:b/>
          <w:lang w:val="en-US"/>
        </w:rPr>
        <w:t>Fig.</w:t>
      </w:r>
      <w:r w:rsidR="00BF1138" w:rsidRPr="0048640D">
        <w:rPr>
          <w:rFonts w:ascii="Arial" w:hAnsi="Arial" w:cs="Arial"/>
          <w:b/>
          <w:lang w:val="en-US"/>
        </w:rPr>
        <w:t> </w:t>
      </w:r>
      <w:r w:rsidRPr="0048640D">
        <w:rPr>
          <w:rFonts w:ascii="Arial" w:hAnsi="Arial" w:cs="Arial"/>
          <w:b/>
          <w:lang w:val="en-US"/>
        </w:rPr>
        <w:t>1</w:t>
      </w:r>
      <w:r w:rsidRPr="0048640D">
        <w:rPr>
          <w:rFonts w:ascii="Arial" w:hAnsi="Arial" w:cs="Arial"/>
          <w:lang w:val="en-US"/>
        </w:rPr>
        <w:t>). Wind</w:t>
      </w:r>
      <w:r w:rsidR="00BF1138" w:rsidRPr="0048640D">
        <w:rPr>
          <w:rFonts w:ascii="Arial" w:hAnsi="Arial" w:cs="Arial"/>
          <w:lang w:val="en-US"/>
        </w:rPr>
        <w:noBreakHyphen/>
      </w:r>
      <w:r w:rsidRPr="0048640D">
        <w:rPr>
          <w:rFonts w:ascii="Arial" w:hAnsi="Arial" w:cs="Arial"/>
          <w:lang w:val="en-US"/>
        </w:rPr>
        <w:t>based ammonia, in particular, exhibited a significant advantage, with costs ranging from 1.3 to 1.6</w:t>
      </w:r>
      <w:r w:rsidR="00BF1138" w:rsidRPr="0048640D">
        <w:rPr>
          <w:rFonts w:ascii="Arial" w:hAnsi="Arial" w:cs="Arial"/>
          <w:lang w:val="en-US"/>
        </w:rPr>
        <w:t> </w:t>
      </w:r>
      <w:r w:rsidRPr="0048640D">
        <w:rPr>
          <w:rFonts w:ascii="Arial" w:hAnsi="Arial" w:cs="Arial"/>
          <w:lang w:val="en-US"/>
        </w:rPr>
        <w:t>USD</w:t>
      </w:r>
      <w:r w:rsidR="00BF1138" w:rsidRPr="0048640D">
        <w:rPr>
          <w:rFonts w:ascii="Arial" w:hAnsi="Arial" w:cs="Arial"/>
          <w:lang w:val="en-US"/>
        </w:rPr>
        <w:t> </w:t>
      </w:r>
      <w:r w:rsidRPr="0048640D">
        <w:rPr>
          <w:rFonts w:ascii="Arial" w:hAnsi="Arial" w:cs="Arial"/>
          <w:lang w:val="en-US"/>
        </w:rPr>
        <w:t>kg</w:t>
      </w:r>
      <w:r w:rsidR="00BF1138" w:rsidRPr="0048640D">
        <w:rPr>
          <w:rFonts w:ascii="Arial" w:hAnsi="Arial" w:cs="Arial"/>
          <w:vertAlign w:val="superscript"/>
          <w:lang w:val="en-US"/>
        </w:rPr>
        <w:t>–</w:t>
      </w:r>
      <w:r w:rsidRPr="0048640D">
        <w:rPr>
          <w:rFonts w:ascii="Arial" w:hAnsi="Arial" w:cs="Arial"/>
          <w:vertAlign w:val="superscript"/>
          <w:lang w:val="en-US"/>
        </w:rPr>
        <w:t>1</w:t>
      </w:r>
      <w:r w:rsidRPr="0048640D">
        <w:rPr>
          <w:rFonts w:ascii="Arial" w:hAnsi="Arial" w:cs="Arial"/>
          <w:lang w:val="en-US"/>
        </w:rPr>
        <w:t xml:space="preserve">, outperforming its fossil counterpart (blue shaded area in </w:t>
      </w:r>
      <w:r w:rsidRPr="0048640D">
        <w:rPr>
          <w:rFonts w:ascii="Arial" w:hAnsi="Arial" w:cs="Arial"/>
          <w:b/>
          <w:lang w:val="en-US"/>
        </w:rPr>
        <w:t>Fig.</w:t>
      </w:r>
      <w:r w:rsidR="00BF1138" w:rsidRPr="0048640D">
        <w:rPr>
          <w:rFonts w:ascii="Arial" w:hAnsi="Arial" w:cs="Arial"/>
          <w:b/>
          <w:lang w:val="en-US"/>
        </w:rPr>
        <w:t> </w:t>
      </w:r>
      <w:r w:rsidRPr="0048640D">
        <w:rPr>
          <w:rFonts w:ascii="Arial" w:hAnsi="Arial" w:cs="Arial"/>
          <w:b/>
          <w:lang w:val="en-US"/>
        </w:rPr>
        <w:t>1a</w:t>
      </w:r>
      <w:r w:rsidRPr="0048640D">
        <w:rPr>
          <w:rFonts w:ascii="Arial" w:hAnsi="Arial" w:cs="Arial"/>
          <w:lang w:val="en-US"/>
        </w:rPr>
        <w:t>). These results highlight the tremendous potential for Europe to lead the grand transition towards a sustainable chemical industry, given the evident uncertainty in natural gas supply and the price fluctuations.</w:t>
      </w:r>
    </w:p>
    <w:p w14:paraId="18972144" w14:textId="77777777" w:rsidR="00137879" w:rsidRPr="00150777" w:rsidRDefault="00A57289" w:rsidP="00150777">
      <w:pPr>
        <w:jc w:val="both"/>
        <w:rPr>
          <w:lang w:val="en-US"/>
        </w:rPr>
      </w:pPr>
      <w:commentRangeStart w:id="2"/>
      <w:r w:rsidRPr="00150777">
        <w:rPr>
          <w:noProof/>
          <w:lang w:val="en-US"/>
        </w:rPr>
        <w:drawing>
          <wp:inline distT="0" distB="0" distL="0" distR="0" wp14:anchorId="2D6A0387" wp14:editId="57161E8B">
            <wp:extent cx="576072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bstract figure.png"/>
                    <pic:cNvPicPr/>
                  </pic:nvPicPr>
                  <pic:blipFill>
                    <a:blip r:embed="rId5"/>
                    <a:stretch>
                      <a:fillRect/>
                    </a:stretch>
                  </pic:blipFill>
                  <pic:spPr>
                    <a:xfrm>
                      <a:off x="0" y="0"/>
                      <a:ext cx="5760720" cy="2514600"/>
                    </a:xfrm>
                    <a:prstGeom prst="rect">
                      <a:avLst/>
                    </a:prstGeom>
                  </pic:spPr>
                </pic:pic>
              </a:graphicData>
            </a:graphic>
          </wp:inline>
        </w:drawing>
      </w:r>
      <w:commentRangeEnd w:id="2"/>
      <w:r w:rsidR="005302D7">
        <w:rPr>
          <w:rStyle w:val="CommentReference"/>
        </w:rPr>
        <w:commentReference w:id="2"/>
      </w:r>
    </w:p>
    <w:p w14:paraId="78E3F3C2" w14:textId="4F419169" w:rsidR="004C3AD9" w:rsidRPr="0048640D" w:rsidRDefault="00137879" w:rsidP="005302D7">
      <w:pPr>
        <w:spacing w:after="80"/>
        <w:jc w:val="both"/>
        <w:rPr>
          <w:rFonts w:ascii="Arial" w:hAnsi="Arial" w:cs="Arial"/>
          <w:bCs/>
          <w:sz w:val="18"/>
          <w:szCs w:val="18"/>
          <w:lang w:val="en-US"/>
        </w:rPr>
      </w:pPr>
      <w:r w:rsidRPr="0048640D">
        <w:rPr>
          <w:rFonts w:ascii="Arial" w:hAnsi="Arial" w:cs="Arial"/>
          <w:b/>
          <w:bCs/>
          <w:sz w:val="20"/>
          <w:szCs w:val="20"/>
          <w:lang w:val="en-US"/>
        </w:rPr>
        <w:t>Fig</w:t>
      </w:r>
      <w:r w:rsidR="00134460" w:rsidRPr="0048640D">
        <w:rPr>
          <w:rFonts w:ascii="Arial" w:hAnsi="Arial" w:cs="Arial"/>
          <w:b/>
          <w:bCs/>
          <w:sz w:val="20"/>
          <w:szCs w:val="20"/>
          <w:lang w:val="en-US"/>
        </w:rPr>
        <w:t>.</w:t>
      </w:r>
      <w:r w:rsidRPr="0048640D">
        <w:rPr>
          <w:rFonts w:ascii="Arial" w:hAnsi="Arial" w:cs="Arial"/>
          <w:b/>
          <w:bCs/>
          <w:sz w:val="20"/>
          <w:szCs w:val="20"/>
          <w:lang w:val="en-US"/>
        </w:rPr>
        <w:t> 1</w:t>
      </w:r>
      <w:r w:rsidRPr="0048640D">
        <w:rPr>
          <w:rFonts w:ascii="Arial" w:hAnsi="Arial" w:cs="Arial"/>
          <w:bCs/>
          <w:sz w:val="20"/>
          <w:szCs w:val="20"/>
          <w:lang w:val="en-US"/>
        </w:rPr>
        <w:t xml:space="preserve"> </w:t>
      </w:r>
      <w:ins w:id="3" w:author="Martin Fernandez  Antonio José" w:date="2023-05-26T09:12:00Z">
        <w:r w:rsidR="005302D7">
          <w:rPr>
            <w:rFonts w:ascii="Arial" w:hAnsi="Arial" w:cs="Arial"/>
            <w:bCs/>
            <w:sz w:val="20"/>
            <w:szCs w:val="20"/>
            <w:lang w:val="en-US"/>
          </w:rPr>
          <w:t xml:space="preserve">Temporal evolution of </w:t>
        </w:r>
      </w:ins>
      <w:del w:id="4" w:author="Martin Fernandez  Antonio José" w:date="2023-05-26T09:12:00Z">
        <w:r w:rsidR="00A51397" w:rsidRPr="0048640D" w:rsidDel="005302D7">
          <w:rPr>
            <w:rFonts w:ascii="Arial" w:hAnsi="Arial" w:cs="Arial"/>
            <w:bCs/>
            <w:sz w:val="20"/>
            <w:szCs w:val="20"/>
            <w:lang w:val="en-US"/>
          </w:rPr>
          <w:delText>E</w:delText>
        </w:r>
      </w:del>
      <w:ins w:id="5" w:author="Martin Fernandez  Antonio José" w:date="2023-05-26T09:12:00Z">
        <w:r w:rsidR="005302D7">
          <w:rPr>
            <w:rFonts w:ascii="Arial" w:hAnsi="Arial" w:cs="Arial"/>
            <w:bCs/>
            <w:sz w:val="20"/>
            <w:szCs w:val="20"/>
            <w:lang w:val="en-US"/>
          </w:rPr>
          <w:t>e</w:t>
        </w:r>
      </w:ins>
      <w:r w:rsidR="00A51397" w:rsidRPr="0048640D">
        <w:rPr>
          <w:rFonts w:ascii="Arial" w:hAnsi="Arial" w:cs="Arial"/>
          <w:bCs/>
          <w:sz w:val="20"/>
          <w:szCs w:val="20"/>
          <w:lang w:val="en-US"/>
        </w:rPr>
        <w:t>stimated production cost for wind</w:t>
      </w:r>
      <w:r w:rsidR="00A51397" w:rsidRPr="0048640D">
        <w:rPr>
          <w:rFonts w:ascii="Arial" w:hAnsi="Arial" w:cs="Arial"/>
          <w:bCs/>
          <w:sz w:val="20"/>
          <w:szCs w:val="20"/>
          <w:lang w:val="en-US"/>
        </w:rPr>
        <w:noBreakHyphen/>
        <w:t xml:space="preserve">based </w:t>
      </w:r>
      <w:r w:rsidR="00150777" w:rsidRPr="0048640D">
        <w:rPr>
          <w:rFonts w:ascii="Arial" w:hAnsi="Arial" w:cs="Arial"/>
          <w:b/>
          <w:bCs/>
          <w:sz w:val="20"/>
          <w:szCs w:val="20"/>
          <w:lang w:val="en-US"/>
        </w:rPr>
        <w:t xml:space="preserve">(a) </w:t>
      </w:r>
      <w:r w:rsidR="00A51397" w:rsidRPr="0048640D">
        <w:rPr>
          <w:rFonts w:ascii="Arial" w:hAnsi="Arial" w:cs="Arial"/>
          <w:bCs/>
          <w:sz w:val="20"/>
          <w:szCs w:val="20"/>
          <w:lang w:val="en-US"/>
        </w:rPr>
        <w:t xml:space="preserve">ammonia and </w:t>
      </w:r>
      <w:r w:rsidR="00150777" w:rsidRPr="0048640D">
        <w:rPr>
          <w:rFonts w:ascii="Arial" w:hAnsi="Arial" w:cs="Arial"/>
          <w:b/>
          <w:bCs/>
          <w:sz w:val="20"/>
          <w:szCs w:val="20"/>
          <w:lang w:val="en-US"/>
        </w:rPr>
        <w:t xml:space="preserve">(b) </w:t>
      </w:r>
      <w:r w:rsidR="00A51397" w:rsidRPr="0048640D">
        <w:rPr>
          <w:rFonts w:ascii="Arial" w:hAnsi="Arial" w:cs="Arial"/>
          <w:bCs/>
          <w:sz w:val="20"/>
          <w:szCs w:val="20"/>
          <w:lang w:val="en-US"/>
        </w:rPr>
        <w:t>methanol in Europe compared with the</w:t>
      </w:r>
      <w:r w:rsidR="00150777" w:rsidRPr="0048640D">
        <w:rPr>
          <w:rFonts w:ascii="Arial" w:hAnsi="Arial" w:cs="Arial"/>
          <w:bCs/>
          <w:sz w:val="20"/>
          <w:szCs w:val="20"/>
          <w:lang w:val="en-US"/>
        </w:rPr>
        <w:t>ir</w:t>
      </w:r>
      <w:r w:rsidR="00A51397" w:rsidRPr="0048640D">
        <w:rPr>
          <w:rFonts w:ascii="Arial" w:hAnsi="Arial" w:cs="Arial"/>
          <w:bCs/>
          <w:sz w:val="20"/>
          <w:szCs w:val="20"/>
          <w:lang w:val="en-US"/>
        </w:rPr>
        <w:t xml:space="preserve"> fossil counterpart in USD </w:t>
      </w:r>
      <w:proofErr w:type="gramStart"/>
      <w:r w:rsidR="00A51397" w:rsidRPr="0048640D">
        <w:rPr>
          <w:rFonts w:ascii="Arial" w:hAnsi="Arial" w:cs="Arial"/>
          <w:bCs/>
          <w:sz w:val="20"/>
          <w:szCs w:val="20"/>
          <w:lang w:val="en-US"/>
        </w:rPr>
        <w:t>kg</w:t>
      </w:r>
      <w:r w:rsidR="00BF1138" w:rsidRPr="0048640D">
        <w:rPr>
          <w:rFonts w:ascii="Arial" w:hAnsi="Arial" w:cs="Arial"/>
          <w:bCs/>
          <w:sz w:val="20"/>
          <w:szCs w:val="20"/>
          <w:vertAlign w:val="superscript"/>
          <w:lang w:val="en-US"/>
        </w:rPr>
        <w:t>–</w:t>
      </w:r>
      <w:r w:rsidR="00A51397" w:rsidRPr="0048640D">
        <w:rPr>
          <w:rFonts w:ascii="Arial" w:hAnsi="Arial" w:cs="Arial"/>
          <w:bCs/>
          <w:sz w:val="20"/>
          <w:szCs w:val="20"/>
          <w:vertAlign w:val="superscript"/>
          <w:lang w:val="en-US"/>
        </w:rPr>
        <w:t>1</w:t>
      </w:r>
      <w:proofErr w:type="gramEnd"/>
      <w:r w:rsidRPr="0048640D">
        <w:rPr>
          <w:rFonts w:ascii="Arial" w:hAnsi="Arial" w:cs="Arial"/>
          <w:bCs/>
          <w:sz w:val="20"/>
          <w:szCs w:val="20"/>
          <w:lang w:val="en-US"/>
        </w:rPr>
        <w:t>.</w:t>
      </w:r>
      <w:r w:rsidR="00134460" w:rsidRPr="0048640D">
        <w:rPr>
          <w:rFonts w:ascii="Arial" w:hAnsi="Arial" w:cs="Arial"/>
          <w:bCs/>
          <w:sz w:val="20"/>
          <w:szCs w:val="20"/>
          <w:lang w:val="en-US"/>
        </w:rPr>
        <w:t xml:space="preserve"> </w:t>
      </w:r>
    </w:p>
    <w:p w14:paraId="5C0B534F" w14:textId="15EE8AEE" w:rsidR="00174BBC" w:rsidRPr="005302D7" w:rsidDel="005302D7" w:rsidRDefault="00F0716D" w:rsidP="005302D7">
      <w:pPr>
        <w:pStyle w:val="Bibliography"/>
        <w:rPr>
          <w:del w:id="6" w:author="Martin Fernandez  Antonio José" w:date="2023-05-26T09:17:00Z"/>
          <w:rFonts w:ascii="Arial" w:hAnsi="Arial" w:cs="Arial"/>
          <w:sz w:val="18"/>
          <w:lang w:val="en-US"/>
        </w:rPr>
        <w:pPrChange w:id="7" w:author="Martin Fernandez  Antonio José" w:date="2023-05-26T09:17:00Z">
          <w:pPr>
            <w:pStyle w:val="Bibliography"/>
          </w:pPr>
        </w:pPrChange>
      </w:pPr>
      <w:del w:id="8" w:author="Martin Fernandez  Antonio José" w:date="2023-05-26T09:17:00Z">
        <w:r w:rsidRPr="0048640D" w:rsidDel="005302D7">
          <w:rPr>
            <w:rFonts w:ascii="Arial" w:hAnsi="Arial" w:cs="Arial"/>
            <w:bCs/>
            <w:sz w:val="18"/>
            <w:szCs w:val="18"/>
            <w:lang w:val="en-US"/>
          </w:rPr>
          <w:fldChar w:fldCharType="begin"/>
        </w:r>
        <w:r w:rsidR="00174BBC" w:rsidDel="005302D7">
          <w:rPr>
            <w:rFonts w:ascii="Arial" w:hAnsi="Arial" w:cs="Arial"/>
            <w:bCs/>
            <w:sz w:val="18"/>
            <w:szCs w:val="18"/>
            <w:lang w:val="en-US"/>
          </w:rPr>
          <w:delInstrText xml:space="preserve"> ADDIN ZOTERO_BIBL {"uncited":[],"omitted":[],"custom":[]} CSL_BIBLIOGRAPHY </w:delInstrText>
        </w:r>
        <w:r w:rsidRPr="0048640D" w:rsidDel="005302D7">
          <w:rPr>
            <w:rFonts w:ascii="Arial" w:hAnsi="Arial" w:cs="Arial"/>
            <w:bCs/>
            <w:sz w:val="18"/>
            <w:szCs w:val="18"/>
            <w:lang w:val="en-US"/>
          </w:rPr>
          <w:fldChar w:fldCharType="separate"/>
        </w:r>
        <w:r w:rsidR="00174BBC" w:rsidRPr="005302D7" w:rsidDel="005302D7">
          <w:rPr>
            <w:rFonts w:ascii="Arial" w:hAnsi="Arial" w:cs="Arial"/>
            <w:sz w:val="18"/>
            <w:lang w:val="en-US"/>
          </w:rPr>
          <w:delText xml:space="preserve">[1] </w:delText>
        </w:r>
        <w:r w:rsidR="00174BBC" w:rsidRPr="005302D7" w:rsidDel="005302D7">
          <w:rPr>
            <w:rFonts w:ascii="Arial" w:hAnsi="Arial" w:cs="Arial"/>
            <w:sz w:val="18"/>
            <w:lang w:val="en-US"/>
          </w:rPr>
          <w:tab/>
          <w:delText>F</w:delText>
        </w:r>
      </w:del>
      <w:del w:id="9" w:author="Martin Fernandez  Antonio José" w:date="2023-05-26T09:13:00Z">
        <w:r w:rsidR="00174BBC" w:rsidRPr="005302D7" w:rsidDel="005302D7">
          <w:rPr>
            <w:rFonts w:ascii="Arial" w:hAnsi="Arial" w:cs="Arial"/>
            <w:sz w:val="18"/>
            <w:lang w:val="en-US"/>
          </w:rPr>
          <w:delText>redric</w:delText>
        </w:r>
      </w:del>
      <w:del w:id="10" w:author="Martin Fernandez  Antonio José" w:date="2023-05-26T09:17:00Z">
        <w:r w:rsidR="00174BBC" w:rsidRPr="005302D7" w:rsidDel="005302D7">
          <w:rPr>
            <w:rFonts w:ascii="Arial" w:hAnsi="Arial" w:cs="Arial"/>
            <w:sz w:val="18"/>
            <w:lang w:val="en-US"/>
          </w:rPr>
          <w:delText xml:space="preserve"> Bauer, J</w:delText>
        </w:r>
      </w:del>
      <w:del w:id="11" w:author="Martin Fernandez  Antonio José" w:date="2023-05-26T09:13:00Z">
        <w:r w:rsidR="00174BBC" w:rsidRPr="005302D7" w:rsidDel="005302D7">
          <w:rPr>
            <w:rFonts w:ascii="Arial" w:hAnsi="Arial" w:cs="Arial"/>
            <w:sz w:val="18"/>
            <w:lang w:val="en-US"/>
          </w:rPr>
          <w:delText xml:space="preserve">oachim </w:delText>
        </w:r>
      </w:del>
      <w:del w:id="12" w:author="Martin Fernandez  Antonio José" w:date="2023-05-26T09:17:00Z">
        <w:r w:rsidR="00174BBC" w:rsidRPr="005302D7" w:rsidDel="005302D7">
          <w:rPr>
            <w:rFonts w:ascii="Arial" w:hAnsi="Arial" w:cs="Arial"/>
            <w:sz w:val="18"/>
            <w:lang w:val="en-US"/>
          </w:rPr>
          <w:delText>P. Tilsted, S</w:delText>
        </w:r>
      </w:del>
      <w:del w:id="13" w:author="Martin Fernandez  Antonio José" w:date="2023-05-26T09:13:00Z">
        <w:r w:rsidR="00174BBC" w:rsidRPr="005302D7" w:rsidDel="005302D7">
          <w:rPr>
            <w:rFonts w:ascii="Arial" w:hAnsi="Arial" w:cs="Arial"/>
            <w:sz w:val="18"/>
            <w:lang w:val="en-US"/>
          </w:rPr>
          <w:delText>tephan</w:delText>
        </w:r>
      </w:del>
      <w:del w:id="14" w:author="Martin Fernandez  Antonio José" w:date="2023-05-26T09:17:00Z">
        <w:r w:rsidR="00174BBC" w:rsidRPr="005302D7" w:rsidDel="005302D7">
          <w:rPr>
            <w:rFonts w:ascii="Arial" w:hAnsi="Arial" w:cs="Arial"/>
            <w:sz w:val="18"/>
            <w:lang w:val="en-US"/>
          </w:rPr>
          <w:delText xml:space="preserve"> Pfister, C</w:delText>
        </w:r>
      </w:del>
      <w:del w:id="15" w:author="Martin Fernandez  Antonio José" w:date="2023-05-26T09:13:00Z">
        <w:r w:rsidR="00174BBC" w:rsidRPr="005302D7" w:rsidDel="005302D7">
          <w:rPr>
            <w:rFonts w:ascii="Arial" w:hAnsi="Arial" w:cs="Arial"/>
            <w:sz w:val="18"/>
            <w:lang w:val="en-US"/>
          </w:rPr>
          <w:delText>hristopher</w:delText>
        </w:r>
      </w:del>
      <w:del w:id="16" w:author="Martin Fernandez  Antonio José" w:date="2023-05-26T09:17:00Z">
        <w:r w:rsidR="00174BBC" w:rsidRPr="005302D7" w:rsidDel="005302D7">
          <w:rPr>
            <w:rFonts w:ascii="Arial" w:hAnsi="Arial" w:cs="Arial"/>
            <w:sz w:val="18"/>
            <w:lang w:val="en-US"/>
          </w:rPr>
          <w:delText xml:space="preserve"> Oberschelp, V</w:delText>
        </w:r>
      </w:del>
      <w:del w:id="17" w:author="Martin Fernandez  Antonio José" w:date="2023-05-26T09:13:00Z">
        <w:r w:rsidR="00174BBC" w:rsidRPr="005302D7" w:rsidDel="005302D7">
          <w:rPr>
            <w:rFonts w:ascii="Arial" w:hAnsi="Arial" w:cs="Arial"/>
            <w:sz w:val="18"/>
            <w:lang w:val="en-US"/>
          </w:rPr>
          <w:delText>iktoras</w:delText>
        </w:r>
      </w:del>
      <w:del w:id="18" w:author="Martin Fernandez  Antonio José" w:date="2023-05-26T09:17:00Z">
        <w:r w:rsidR="00174BBC" w:rsidRPr="005302D7" w:rsidDel="005302D7">
          <w:rPr>
            <w:rFonts w:ascii="Arial" w:hAnsi="Arial" w:cs="Arial"/>
            <w:sz w:val="18"/>
            <w:lang w:val="en-US"/>
          </w:rPr>
          <w:delText xml:space="preserve"> Kulionis, </w:delText>
        </w:r>
        <w:r w:rsidR="00174BBC" w:rsidRPr="005302D7" w:rsidDel="005302D7">
          <w:rPr>
            <w:rFonts w:ascii="Arial" w:hAnsi="Arial" w:cs="Arial"/>
            <w:i/>
            <w:iCs/>
            <w:sz w:val="18"/>
            <w:lang w:val="en-US"/>
          </w:rPr>
          <w:delText>Current Opinion in Chemical Engineering</w:delText>
        </w:r>
        <w:r w:rsidR="00174BBC" w:rsidRPr="005302D7" w:rsidDel="005302D7">
          <w:rPr>
            <w:rFonts w:ascii="Arial" w:hAnsi="Arial" w:cs="Arial"/>
            <w:sz w:val="18"/>
            <w:lang w:val="en-US"/>
          </w:rPr>
          <w:delText xml:space="preserve"> </w:delText>
        </w:r>
        <w:r w:rsidR="00174BBC" w:rsidRPr="005302D7" w:rsidDel="005302D7">
          <w:rPr>
            <w:rFonts w:ascii="Arial" w:hAnsi="Arial" w:cs="Arial"/>
            <w:b/>
            <w:bCs/>
            <w:sz w:val="18"/>
            <w:lang w:val="en-US"/>
          </w:rPr>
          <w:delText>2023</w:delText>
        </w:r>
        <w:r w:rsidR="00174BBC" w:rsidRPr="005302D7" w:rsidDel="005302D7">
          <w:rPr>
            <w:rFonts w:ascii="Arial" w:hAnsi="Arial" w:cs="Arial"/>
            <w:sz w:val="18"/>
            <w:lang w:val="en-US"/>
          </w:rPr>
          <w:delText xml:space="preserve">, </w:delText>
        </w:r>
        <w:r w:rsidR="00174BBC" w:rsidRPr="005302D7" w:rsidDel="005302D7">
          <w:rPr>
            <w:rFonts w:ascii="Arial" w:hAnsi="Arial" w:cs="Arial"/>
            <w:i/>
            <w:iCs/>
            <w:sz w:val="18"/>
            <w:lang w:val="en-US"/>
          </w:rPr>
          <w:delText>39</w:delText>
        </w:r>
        <w:r w:rsidR="00174BBC" w:rsidRPr="005302D7" w:rsidDel="005302D7">
          <w:rPr>
            <w:rFonts w:ascii="Arial" w:hAnsi="Arial" w:cs="Arial"/>
            <w:sz w:val="18"/>
            <w:lang w:val="en-US"/>
          </w:rPr>
          <w:delText>, 100881.</w:delText>
        </w:r>
      </w:del>
    </w:p>
    <w:p w14:paraId="77DCD5FC" w14:textId="7A75BCEF" w:rsidR="005302D7" w:rsidRPr="005302D7" w:rsidRDefault="00174BBC" w:rsidP="005302D7">
      <w:pPr>
        <w:spacing w:after="0"/>
        <w:rPr>
          <w:ins w:id="19" w:author="Martin Fernandez  Antonio José" w:date="2023-05-26T09:15:00Z"/>
          <w:rFonts w:ascii="Arial" w:hAnsi="Arial" w:cs="Arial"/>
          <w:sz w:val="18"/>
          <w:szCs w:val="18"/>
          <w:rPrChange w:id="20" w:author="Martin Fernandez  Antonio José" w:date="2023-05-26T09:16:00Z">
            <w:rPr>
              <w:ins w:id="21" w:author="Martin Fernandez  Antonio José" w:date="2023-05-26T09:15:00Z"/>
              <w:lang w:val="en-US"/>
            </w:rPr>
          </w:rPrChange>
        </w:rPr>
        <w:pPrChange w:id="22" w:author="Martin Fernandez  Antonio José" w:date="2023-05-26T09:17:00Z">
          <w:pPr/>
        </w:pPrChange>
      </w:pPr>
      <w:del w:id="23" w:author="Martin Fernandez  Antonio José" w:date="2023-05-26T09:17:00Z">
        <w:r w:rsidRPr="005302D7" w:rsidDel="005302D7">
          <w:rPr>
            <w:rFonts w:ascii="Arial" w:hAnsi="Arial" w:cs="Arial"/>
            <w:sz w:val="18"/>
            <w:rPrChange w:id="24" w:author="Martin Fernandez  Antonio José" w:date="2023-05-26T09:17:00Z">
              <w:rPr>
                <w:rFonts w:ascii="Arial" w:hAnsi="Arial" w:cs="Arial"/>
                <w:sz w:val="18"/>
                <w:lang w:val="en-US"/>
              </w:rPr>
            </w:rPrChange>
          </w:rPr>
          <w:delText xml:space="preserve">[2] </w:delText>
        </w:r>
        <w:r w:rsidRPr="005302D7" w:rsidDel="005302D7">
          <w:rPr>
            <w:rFonts w:ascii="Arial" w:hAnsi="Arial" w:cs="Arial"/>
            <w:sz w:val="18"/>
            <w:rPrChange w:id="25" w:author="Martin Fernandez  Antonio José" w:date="2023-05-26T09:17:00Z">
              <w:rPr>
                <w:rFonts w:ascii="Arial" w:hAnsi="Arial" w:cs="Arial"/>
                <w:sz w:val="18"/>
                <w:lang w:val="en-US"/>
              </w:rPr>
            </w:rPrChange>
          </w:rPr>
          <w:tab/>
          <w:delText xml:space="preserve">Ángel Galán-Martín, Victor Tulus, Ismael Díaz, Carlos Pozo, Javier Pérez-Ramírez, Gonzalo Guillén-Gosálbez, </w:delText>
        </w:r>
        <w:r w:rsidRPr="005302D7" w:rsidDel="005302D7">
          <w:rPr>
            <w:rFonts w:ascii="Arial" w:hAnsi="Arial" w:cs="Arial"/>
            <w:i/>
            <w:iCs/>
            <w:sz w:val="18"/>
            <w:rPrChange w:id="26" w:author="Martin Fernandez  Antonio José" w:date="2023-05-26T09:17:00Z">
              <w:rPr>
                <w:rFonts w:ascii="Arial" w:hAnsi="Arial" w:cs="Arial"/>
                <w:i/>
                <w:iCs/>
                <w:sz w:val="18"/>
                <w:lang w:val="en-US"/>
              </w:rPr>
            </w:rPrChange>
          </w:rPr>
          <w:delText>One Earth</w:delText>
        </w:r>
        <w:r w:rsidRPr="005302D7" w:rsidDel="005302D7">
          <w:rPr>
            <w:rFonts w:ascii="Arial" w:hAnsi="Arial" w:cs="Arial"/>
            <w:sz w:val="18"/>
            <w:rPrChange w:id="27" w:author="Martin Fernandez  Antonio José" w:date="2023-05-26T09:17:00Z">
              <w:rPr>
                <w:rFonts w:ascii="Arial" w:hAnsi="Arial" w:cs="Arial"/>
                <w:sz w:val="18"/>
                <w:lang w:val="en-US"/>
              </w:rPr>
            </w:rPrChange>
          </w:rPr>
          <w:delText xml:space="preserve"> </w:delText>
        </w:r>
        <w:r w:rsidRPr="005302D7" w:rsidDel="005302D7">
          <w:rPr>
            <w:rFonts w:ascii="Arial" w:hAnsi="Arial" w:cs="Arial"/>
            <w:b/>
            <w:bCs/>
            <w:sz w:val="18"/>
            <w:rPrChange w:id="28" w:author="Martin Fernandez  Antonio José" w:date="2023-05-26T09:17:00Z">
              <w:rPr>
                <w:rFonts w:ascii="Arial" w:hAnsi="Arial" w:cs="Arial"/>
                <w:b/>
                <w:bCs/>
                <w:sz w:val="18"/>
                <w:lang w:val="en-US"/>
              </w:rPr>
            </w:rPrChange>
          </w:rPr>
          <w:delText>2021</w:delText>
        </w:r>
        <w:r w:rsidRPr="005302D7" w:rsidDel="005302D7">
          <w:rPr>
            <w:rFonts w:ascii="Arial" w:hAnsi="Arial" w:cs="Arial"/>
            <w:sz w:val="18"/>
            <w:rPrChange w:id="29" w:author="Martin Fernandez  Antonio José" w:date="2023-05-26T09:17:00Z">
              <w:rPr>
                <w:rFonts w:ascii="Arial" w:hAnsi="Arial" w:cs="Arial"/>
                <w:sz w:val="18"/>
                <w:lang w:val="en-US"/>
              </w:rPr>
            </w:rPrChange>
          </w:rPr>
          <w:delText xml:space="preserve">, </w:delText>
        </w:r>
        <w:r w:rsidRPr="005302D7" w:rsidDel="005302D7">
          <w:rPr>
            <w:rFonts w:ascii="Arial" w:hAnsi="Arial" w:cs="Arial"/>
            <w:i/>
            <w:iCs/>
            <w:sz w:val="18"/>
            <w:rPrChange w:id="30" w:author="Martin Fernandez  Antonio José" w:date="2023-05-26T09:17:00Z">
              <w:rPr>
                <w:rFonts w:ascii="Arial" w:hAnsi="Arial" w:cs="Arial"/>
                <w:i/>
                <w:iCs/>
                <w:sz w:val="18"/>
                <w:lang w:val="en-US"/>
              </w:rPr>
            </w:rPrChange>
          </w:rPr>
          <w:delText>4</w:delText>
        </w:r>
        <w:r w:rsidRPr="005302D7" w:rsidDel="005302D7">
          <w:rPr>
            <w:rFonts w:ascii="Arial" w:hAnsi="Arial" w:cs="Arial"/>
            <w:sz w:val="18"/>
            <w:rPrChange w:id="31" w:author="Martin Fernandez  Antonio José" w:date="2023-05-26T09:17:00Z">
              <w:rPr>
                <w:rFonts w:ascii="Arial" w:hAnsi="Arial" w:cs="Arial"/>
                <w:sz w:val="18"/>
                <w:lang w:val="en-US"/>
              </w:rPr>
            </w:rPrChange>
          </w:rPr>
          <w:delText>, 565.</w:delText>
        </w:r>
        <w:r w:rsidR="00F0716D" w:rsidRPr="0048640D" w:rsidDel="005302D7">
          <w:rPr>
            <w:rFonts w:ascii="Arial" w:hAnsi="Arial" w:cs="Arial"/>
            <w:bCs/>
            <w:sz w:val="18"/>
            <w:szCs w:val="18"/>
            <w:lang w:val="en-US"/>
          </w:rPr>
          <w:fldChar w:fldCharType="end"/>
        </w:r>
      </w:del>
      <w:ins w:id="32" w:author="Martin Fernandez  Antonio José" w:date="2023-05-26T09:16:00Z">
        <w:r w:rsidR="005302D7">
          <w:rPr>
            <w:rFonts w:ascii="Arial" w:hAnsi="Arial" w:cs="Arial"/>
            <w:sz w:val="18"/>
            <w:szCs w:val="18"/>
          </w:rPr>
          <w:t>[1] </w:t>
        </w:r>
      </w:ins>
      <w:ins w:id="33" w:author="Martin Fernandez  Antonio José" w:date="2023-05-26T09:15:00Z">
        <w:r w:rsidR="005302D7" w:rsidRPr="005302D7">
          <w:rPr>
            <w:rFonts w:ascii="Arial" w:hAnsi="Arial" w:cs="Arial"/>
            <w:sz w:val="18"/>
            <w:szCs w:val="18"/>
            <w:rPrChange w:id="34" w:author="Martin Fernandez  Antonio José" w:date="2023-05-26T09:16:00Z">
              <w:rPr>
                <w:lang w:val="en-US"/>
              </w:rPr>
            </w:rPrChange>
          </w:rPr>
          <w:t xml:space="preserve">F. Bauer, J. P. Tilsted, S. Pfister, C. Oberschelp, V. Kulionis, </w:t>
        </w:r>
      </w:ins>
      <w:ins w:id="35" w:author="Martin Fernandez  Antonio José" w:date="2023-05-26T09:16:00Z">
        <w:r w:rsidR="005302D7" w:rsidRPr="005302D7">
          <w:rPr>
            <w:rFonts w:ascii="Arial" w:hAnsi="Arial" w:cs="Arial"/>
            <w:i/>
            <w:iCs/>
            <w:sz w:val="18"/>
            <w:szCs w:val="18"/>
            <w:rPrChange w:id="36" w:author="Martin Fernandez  Antonio José" w:date="2023-05-26T09:16:00Z">
              <w:rPr>
                <w:rFonts w:ascii="Arial" w:hAnsi="Arial" w:cs="Arial"/>
                <w:i/>
                <w:iCs/>
                <w:sz w:val="18"/>
                <w:szCs w:val="18"/>
                <w:lang w:val="en-US"/>
              </w:rPr>
            </w:rPrChange>
          </w:rPr>
          <w:t xml:space="preserve">Curr. Opin. Chem. Eng. </w:t>
        </w:r>
      </w:ins>
      <w:ins w:id="37" w:author="Martin Fernandez  Antonio José" w:date="2023-05-26T09:15:00Z">
        <w:r w:rsidR="005302D7" w:rsidRPr="005302D7">
          <w:rPr>
            <w:rFonts w:ascii="Arial" w:hAnsi="Arial" w:cs="Arial"/>
            <w:b/>
            <w:bCs/>
            <w:sz w:val="18"/>
            <w:szCs w:val="18"/>
            <w:rPrChange w:id="38" w:author="Martin Fernandez  Antonio José" w:date="2023-05-26T09:16:00Z">
              <w:rPr>
                <w:b/>
                <w:bCs/>
                <w:lang w:val="en-US"/>
              </w:rPr>
            </w:rPrChange>
          </w:rPr>
          <w:t>2023</w:t>
        </w:r>
        <w:r w:rsidR="005302D7" w:rsidRPr="005302D7">
          <w:rPr>
            <w:rFonts w:ascii="Arial" w:hAnsi="Arial" w:cs="Arial"/>
            <w:sz w:val="18"/>
            <w:szCs w:val="18"/>
            <w:rPrChange w:id="39" w:author="Martin Fernandez  Antonio José" w:date="2023-05-26T09:16:00Z">
              <w:rPr>
                <w:lang w:val="en-US"/>
              </w:rPr>
            </w:rPrChange>
          </w:rPr>
          <w:t xml:space="preserve">, </w:t>
        </w:r>
        <w:r w:rsidR="005302D7" w:rsidRPr="005302D7">
          <w:rPr>
            <w:rFonts w:ascii="Arial" w:hAnsi="Arial" w:cs="Arial"/>
            <w:i/>
            <w:iCs/>
            <w:sz w:val="18"/>
            <w:szCs w:val="18"/>
            <w:rPrChange w:id="40" w:author="Martin Fernandez  Antonio José" w:date="2023-05-26T09:16:00Z">
              <w:rPr>
                <w:i/>
                <w:iCs/>
                <w:lang w:val="en-US"/>
              </w:rPr>
            </w:rPrChange>
          </w:rPr>
          <w:t>39</w:t>
        </w:r>
        <w:r w:rsidR="005302D7" w:rsidRPr="005302D7">
          <w:rPr>
            <w:rFonts w:ascii="Arial" w:hAnsi="Arial" w:cs="Arial"/>
            <w:sz w:val="18"/>
            <w:szCs w:val="18"/>
            <w:rPrChange w:id="41" w:author="Martin Fernandez  Antonio José" w:date="2023-05-26T09:16:00Z">
              <w:rPr>
                <w:lang w:val="en-US"/>
              </w:rPr>
            </w:rPrChange>
          </w:rPr>
          <w:t>, 100881.</w:t>
        </w:r>
      </w:ins>
    </w:p>
    <w:p w14:paraId="7F59A5EE" w14:textId="28E994A1" w:rsidR="005302D7" w:rsidRPr="005302D7" w:rsidRDefault="005302D7" w:rsidP="005302D7">
      <w:pPr>
        <w:spacing w:after="0"/>
        <w:rPr>
          <w:rFonts w:ascii="Arial" w:hAnsi="Arial" w:cs="Arial"/>
          <w:sz w:val="18"/>
          <w:szCs w:val="18"/>
          <w:rPrChange w:id="42" w:author="Martin Fernandez  Antonio José" w:date="2023-05-26T09:16:00Z">
            <w:rPr>
              <w:rFonts w:ascii="Arial" w:hAnsi="Arial" w:cs="Arial"/>
              <w:bCs/>
              <w:sz w:val="20"/>
              <w:lang w:val="en-US"/>
            </w:rPr>
          </w:rPrChange>
        </w:rPr>
        <w:pPrChange w:id="43" w:author="Martin Fernandez  Antonio José" w:date="2023-05-26T09:17:00Z">
          <w:pPr>
            <w:pStyle w:val="Bibliography"/>
          </w:pPr>
        </w:pPrChange>
      </w:pPr>
      <w:ins w:id="44" w:author="Martin Fernandez  Antonio José" w:date="2023-05-26T09:15:00Z">
        <w:r w:rsidRPr="005302D7">
          <w:rPr>
            <w:rFonts w:ascii="Arial" w:hAnsi="Arial" w:cs="Arial"/>
            <w:sz w:val="18"/>
            <w:szCs w:val="18"/>
            <w:rPrChange w:id="45" w:author="Martin Fernandez  Antonio José" w:date="2023-05-26T09:16:00Z">
              <w:rPr>
                <w:lang w:val="en-US"/>
              </w:rPr>
            </w:rPrChange>
          </w:rPr>
          <w:t>[2]</w:t>
        </w:r>
      </w:ins>
      <w:ins w:id="46" w:author="Martin Fernandez  Antonio José" w:date="2023-05-26T09:17:00Z">
        <w:r>
          <w:rPr>
            <w:rFonts w:ascii="Arial" w:hAnsi="Arial" w:cs="Arial"/>
            <w:sz w:val="18"/>
            <w:szCs w:val="18"/>
          </w:rPr>
          <w:t> </w:t>
        </w:r>
      </w:ins>
      <w:ins w:id="47" w:author="Martin Fernandez  Antonio José" w:date="2023-05-26T09:16:00Z">
        <w:r w:rsidRPr="005302D7">
          <w:rPr>
            <w:rFonts w:ascii="Arial" w:hAnsi="Arial" w:cs="Arial"/>
            <w:sz w:val="18"/>
            <w:szCs w:val="18"/>
            <w:rPrChange w:id="48" w:author="Martin Fernandez  Antonio José" w:date="2023-05-26T09:16:00Z">
              <w:rPr>
                <w:rFonts w:ascii="Arial" w:hAnsi="Arial" w:cs="Arial"/>
                <w:sz w:val="18"/>
                <w:szCs w:val="18"/>
                <w:lang w:val="en-US"/>
              </w:rPr>
            </w:rPrChange>
          </w:rPr>
          <w:t>A</w:t>
        </w:r>
        <w:r>
          <w:rPr>
            <w:rFonts w:ascii="Arial" w:hAnsi="Arial" w:cs="Arial"/>
            <w:sz w:val="18"/>
            <w:szCs w:val="18"/>
          </w:rPr>
          <w:t xml:space="preserve">. </w:t>
        </w:r>
      </w:ins>
      <w:ins w:id="49" w:author="Martin Fernandez  Antonio José" w:date="2023-05-26T09:15:00Z">
        <w:r w:rsidRPr="005302D7">
          <w:rPr>
            <w:rFonts w:ascii="Arial" w:hAnsi="Arial" w:cs="Arial"/>
            <w:sz w:val="18"/>
            <w:szCs w:val="18"/>
            <w:rPrChange w:id="50" w:author="Martin Fernandez  Antonio José" w:date="2023-05-26T09:16:00Z">
              <w:rPr>
                <w:lang w:val="en-US"/>
              </w:rPr>
            </w:rPrChange>
          </w:rPr>
          <w:t>Galán-Martín, V</w:t>
        </w:r>
      </w:ins>
      <w:ins w:id="51" w:author="Martin Fernandez  Antonio José" w:date="2023-05-26T09:16:00Z">
        <w:r>
          <w:rPr>
            <w:rFonts w:ascii="Arial" w:hAnsi="Arial" w:cs="Arial"/>
            <w:sz w:val="18"/>
            <w:szCs w:val="18"/>
          </w:rPr>
          <w:t>.</w:t>
        </w:r>
      </w:ins>
      <w:ins w:id="52" w:author="Martin Fernandez  Antonio José" w:date="2023-05-26T09:15:00Z">
        <w:r w:rsidRPr="005302D7">
          <w:rPr>
            <w:rFonts w:ascii="Arial" w:hAnsi="Arial" w:cs="Arial"/>
            <w:sz w:val="18"/>
            <w:szCs w:val="18"/>
            <w:rPrChange w:id="53" w:author="Martin Fernandez  Antonio José" w:date="2023-05-26T09:16:00Z">
              <w:rPr>
                <w:lang w:val="en-US"/>
              </w:rPr>
            </w:rPrChange>
          </w:rPr>
          <w:t xml:space="preserve"> Tulus, I</w:t>
        </w:r>
      </w:ins>
      <w:ins w:id="54" w:author="Martin Fernandez  Antonio José" w:date="2023-05-26T09:16:00Z">
        <w:r>
          <w:rPr>
            <w:rFonts w:ascii="Arial" w:hAnsi="Arial" w:cs="Arial"/>
            <w:sz w:val="18"/>
            <w:szCs w:val="18"/>
          </w:rPr>
          <w:t>.</w:t>
        </w:r>
      </w:ins>
      <w:ins w:id="55" w:author="Martin Fernandez  Antonio José" w:date="2023-05-26T09:15:00Z">
        <w:r w:rsidRPr="005302D7">
          <w:rPr>
            <w:rFonts w:ascii="Arial" w:hAnsi="Arial" w:cs="Arial"/>
            <w:sz w:val="18"/>
            <w:szCs w:val="18"/>
            <w:rPrChange w:id="56" w:author="Martin Fernandez  Antonio José" w:date="2023-05-26T09:16:00Z">
              <w:rPr>
                <w:lang w:val="en-US"/>
              </w:rPr>
            </w:rPrChange>
          </w:rPr>
          <w:t xml:space="preserve"> Díaz, C</w:t>
        </w:r>
      </w:ins>
      <w:ins w:id="57" w:author="Martin Fernandez  Antonio José" w:date="2023-05-26T09:16:00Z">
        <w:r>
          <w:rPr>
            <w:rFonts w:ascii="Arial" w:hAnsi="Arial" w:cs="Arial"/>
            <w:sz w:val="18"/>
            <w:szCs w:val="18"/>
          </w:rPr>
          <w:t>.</w:t>
        </w:r>
      </w:ins>
      <w:ins w:id="58" w:author="Martin Fernandez  Antonio José" w:date="2023-05-26T09:15:00Z">
        <w:r w:rsidRPr="005302D7">
          <w:rPr>
            <w:rFonts w:ascii="Arial" w:hAnsi="Arial" w:cs="Arial"/>
            <w:sz w:val="18"/>
            <w:szCs w:val="18"/>
            <w:rPrChange w:id="59" w:author="Martin Fernandez  Antonio José" w:date="2023-05-26T09:16:00Z">
              <w:rPr>
                <w:lang w:val="en-US"/>
              </w:rPr>
            </w:rPrChange>
          </w:rPr>
          <w:t xml:space="preserve"> Pozo, J</w:t>
        </w:r>
      </w:ins>
      <w:ins w:id="60" w:author="Martin Fernandez  Antonio José" w:date="2023-05-26T09:16:00Z">
        <w:r>
          <w:rPr>
            <w:rFonts w:ascii="Arial" w:hAnsi="Arial" w:cs="Arial"/>
            <w:sz w:val="18"/>
            <w:szCs w:val="18"/>
          </w:rPr>
          <w:t>.</w:t>
        </w:r>
      </w:ins>
      <w:ins w:id="61" w:author="Martin Fernandez  Antonio José" w:date="2023-05-26T09:15:00Z">
        <w:r w:rsidRPr="005302D7">
          <w:rPr>
            <w:rFonts w:ascii="Arial" w:hAnsi="Arial" w:cs="Arial"/>
            <w:sz w:val="18"/>
            <w:szCs w:val="18"/>
            <w:rPrChange w:id="62" w:author="Martin Fernandez  Antonio José" w:date="2023-05-26T09:16:00Z">
              <w:rPr>
                <w:lang w:val="en-US"/>
              </w:rPr>
            </w:rPrChange>
          </w:rPr>
          <w:t xml:space="preserve"> Pérez-Ramírez, G</w:t>
        </w:r>
      </w:ins>
      <w:ins w:id="63" w:author="Martin Fernandez  Antonio José" w:date="2023-05-26T09:16:00Z">
        <w:r>
          <w:rPr>
            <w:rFonts w:ascii="Arial" w:hAnsi="Arial" w:cs="Arial"/>
            <w:sz w:val="18"/>
            <w:szCs w:val="18"/>
          </w:rPr>
          <w:t>.</w:t>
        </w:r>
      </w:ins>
      <w:ins w:id="64" w:author="Martin Fernandez  Antonio José" w:date="2023-05-26T09:15:00Z">
        <w:r w:rsidRPr="005302D7">
          <w:rPr>
            <w:rFonts w:ascii="Arial" w:hAnsi="Arial" w:cs="Arial"/>
            <w:sz w:val="18"/>
            <w:szCs w:val="18"/>
            <w:rPrChange w:id="65" w:author="Martin Fernandez  Antonio José" w:date="2023-05-26T09:16:00Z">
              <w:rPr>
                <w:lang w:val="en-US"/>
              </w:rPr>
            </w:rPrChange>
          </w:rPr>
          <w:t xml:space="preserve"> Guillén-Gosálbez, </w:t>
        </w:r>
        <w:r w:rsidRPr="005302D7">
          <w:rPr>
            <w:rFonts w:ascii="Arial" w:hAnsi="Arial" w:cs="Arial"/>
            <w:i/>
            <w:iCs/>
            <w:sz w:val="18"/>
            <w:szCs w:val="18"/>
            <w:rPrChange w:id="66" w:author="Martin Fernandez  Antonio José" w:date="2023-05-26T09:16:00Z">
              <w:rPr>
                <w:i/>
                <w:iCs/>
                <w:lang w:val="en-US"/>
              </w:rPr>
            </w:rPrChange>
          </w:rPr>
          <w:t>One Earth</w:t>
        </w:r>
        <w:r w:rsidRPr="005302D7">
          <w:rPr>
            <w:rFonts w:ascii="Arial" w:hAnsi="Arial" w:cs="Arial"/>
            <w:sz w:val="18"/>
            <w:szCs w:val="18"/>
            <w:rPrChange w:id="67" w:author="Martin Fernandez  Antonio José" w:date="2023-05-26T09:16:00Z">
              <w:rPr>
                <w:lang w:val="en-US"/>
              </w:rPr>
            </w:rPrChange>
          </w:rPr>
          <w:t xml:space="preserve"> </w:t>
        </w:r>
        <w:r w:rsidRPr="005302D7">
          <w:rPr>
            <w:rFonts w:ascii="Arial" w:hAnsi="Arial" w:cs="Arial"/>
            <w:b/>
            <w:bCs/>
            <w:sz w:val="18"/>
            <w:szCs w:val="18"/>
            <w:rPrChange w:id="68" w:author="Martin Fernandez  Antonio José" w:date="2023-05-26T09:16:00Z">
              <w:rPr>
                <w:b/>
                <w:bCs/>
                <w:lang w:val="en-US"/>
              </w:rPr>
            </w:rPrChange>
          </w:rPr>
          <w:t>2021</w:t>
        </w:r>
        <w:r w:rsidRPr="005302D7">
          <w:rPr>
            <w:rFonts w:ascii="Arial" w:hAnsi="Arial" w:cs="Arial"/>
            <w:sz w:val="18"/>
            <w:szCs w:val="18"/>
            <w:rPrChange w:id="69" w:author="Martin Fernandez  Antonio José" w:date="2023-05-26T09:16:00Z">
              <w:rPr>
                <w:lang w:val="en-US"/>
              </w:rPr>
            </w:rPrChange>
          </w:rPr>
          <w:t xml:space="preserve">, </w:t>
        </w:r>
        <w:r w:rsidRPr="005302D7">
          <w:rPr>
            <w:rFonts w:ascii="Arial" w:hAnsi="Arial" w:cs="Arial"/>
            <w:i/>
            <w:iCs/>
            <w:sz w:val="18"/>
            <w:szCs w:val="18"/>
            <w:rPrChange w:id="70" w:author="Martin Fernandez  Antonio José" w:date="2023-05-26T09:16:00Z">
              <w:rPr>
                <w:i/>
                <w:iCs/>
                <w:lang w:val="en-US"/>
              </w:rPr>
            </w:rPrChange>
          </w:rPr>
          <w:t>4</w:t>
        </w:r>
        <w:r w:rsidRPr="005302D7">
          <w:rPr>
            <w:rFonts w:ascii="Arial" w:hAnsi="Arial" w:cs="Arial"/>
            <w:sz w:val="18"/>
            <w:szCs w:val="18"/>
            <w:rPrChange w:id="71" w:author="Martin Fernandez  Antonio José" w:date="2023-05-26T09:16:00Z">
              <w:rPr>
                <w:lang w:val="en-US"/>
              </w:rPr>
            </w:rPrChange>
          </w:rPr>
          <w:t>, 565</w:t>
        </w:r>
      </w:ins>
    </w:p>
    <w:sectPr w:rsidR="005302D7" w:rsidRPr="005302D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rtin Fernandez  Antonio José" w:date="2023-05-26T09:19:00Z" w:initials="MFAJ">
    <w:p w14:paraId="542D448A" w14:textId="77777777" w:rsidR="00794564" w:rsidRDefault="005302D7" w:rsidP="00CB1305">
      <w:pPr>
        <w:pStyle w:val="CommentText"/>
      </w:pPr>
      <w:r>
        <w:rPr>
          <w:rStyle w:val="CommentReference"/>
        </w:rPr>
        <w:annotationRef/>
      </w:r>
      <w:r w:rsidR="00794564">
        <w:rPr>
          <w:lang w:val="es-ES"/>
        </w:rPr>
        <w:t>Please reduce the size of the top labels following the size of the template i sent. Especially a, b labels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2D44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AF832" w16cex:dateUtc="2023-05-26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2D448A" w16cid:durableId="281AF8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79"/>
    <w:rsid w:val="000201C6"/>
    <w:rsid w:val="0003123B"/>
    <w:rsid w:val="0006062D"/>
    <w:rsid w:val="001023A9"/>
    <w:rsid w:val="00102A51"/>
    <w:rsid w:val="001235B9"/>
    <w:rsid w:val="00134460"/>
    <w:rsid w:val="00137879"/>
    <w:rsid w:val="00150777"/>
    <w:rsid w:val="00174BBC"/>
    <w:rsid w:val="00243857"/>
    <w:rsid w:val="0025741E"/>
    <w:rsid w:val="00281C69"/>
    <w:rsid w:val="002F2B0B"/>
    <w:rsid w:val="002F4016"/>
    <w:rsid w:val="00325EAF"/>
    <w:rsid w:val="00435FE4"/>
    <w:rsid w:val="0048640D"/>
    <w:rsid w:val="005302D7"/>
    <w:rsid w:val="005437BA"/>
    <w:rsid w:val="005E3F39"/>
    <w:rsid w:val="006667C8"/>
    <w:rsid w:val="00695083"/>
    <w:rsid w:val="006E0619"/>
    <w:rsid w:val="00731330"/>
    <w:rsid w:val="00784462"/>
    <w:rsid w:val="00787A43"/>
    <w:rsid w:val="00794564"/>
    <w:rsid w:val="007C6D52"/>
    <w:rsid w:val="009E1777"/>
    <w:rsid w:val="00A51397"/>
    <w:rsid w:val="00A57289"/>
    <w:rsid w:val="00AB3714"/>
    <w:rsid w:val="00B275AF"/>
    <w:rsid w:val="00BF1138"/>
    <w:rsid w:val="00C0730A"/>
    <w:rsid w:val="00D37431"/>
    <w:rsid w:val="00D73B27"/>
    <w:rsid w:val="00DC0FF6"/>
    <w:rsid w:val="00DD768E"/>
    <w:rsid w:val="00E047F5"/>
    <w:rsid w:val="00E47DE2"/>
    <w:rsid w:val="00F0716D"/>
    <w:rsid w:val="00F17237"/>
    <w:rsid w:val="00F2331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B3AC9"/>
  <w14:defaultImageDpi w14:val="32767"/>
  <w15:chartTrackingRefBased/>
  <w15:docId w15:val="{7A56BEC1-F879-470D-AAE7-3178E574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2D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879"/>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Bibliography">
    <w:name w:val="Bibliography"/>
    <w:basedOn w:val="Normal"/>
    <w:next w:val="Normal"/>
    <w:uiPriority w:val="37"/>
    <w:unhideWhenUsed/>
    <w:rsid w:val="00F0716D"/>
    <w:pPr>
      <w:tabs>
        <w:tab w:val="left" w:pos="504"/>
      </w:tabs>
      <w:spacing w:after="0" w:line="240" w:lineRule="auto"/>
      <w:ind w:left="504" w:hanging="504"/>
    </w:pPr>
  </w:style>
  <w:style w:type="paragraph" w:styleId="Revision">
    <w:name w:val="Revision"/>
    <w:hidden/>
    <w:uiPriority w:val="99"/>
    <w:semiHidden/>
    <w:rsid w:val="005302D7"/>
    <w:pPr>
      <w:spacing w:after="0" w:line="240" w:lineRule="auto"/>
    </w:pPr>
  </w:style>
  <w:style w:type="character" w:styleId="CommentReference">
    <w:name w:val="annotation reference"/>
    <w:basedOn w:val="DefaultParagraphFont"/>
    <w:uiPriority w:val="99"/>
    <w:semiHidden/>
    <w:unhideWhenUsed/>
    <w:rsid w:val="005302D7"/>
    <w:rPr>
      <w:sz w:val="16"/>
      <w:szCs w:val="16"/>
    </w:rPr>
  </w:style>
  <w:style w:type="paragraph" w:styleId="CommentText">
    <w:name w:val="annotation text"/>
    <w:basedOn w:val="Normal"/>
    <w:link w:val="CommentTextChar"/>
    <w:uiPriority w:val="99"/>
    <w:unhideWhenUsed/>
    <w:rsid w:val="005302D7"/>
    <w:pPr>
      <w:spacing w:line="240" w:lineRule="auto"/>
    </w:pPr>
    <w:rPr>
      <w:sz w:val="20"/>
      <w:szCs w:val="20"/>
    </w:rPr>
  </w:style>
  <w:style w:type="character" w:customStyle="1" w:styleId="CommentTextChar">
    <w:name w:val="Comment Text Char"/>
    <w:basedOn w:val="DefaultParagraphFont"/>
    <w:link w:val="CommentText"/>
    <w:uiPriority w:val="99"/>
    <w:rsid w:val="005302D7"/>
    <w:rPr>
      <w:sz w:val="20"/>
      <w:szCs w:val="20"/>
    </w:rPr>
  </w:style>
  <w:style w:type="paragraph" w:styleId="CommentSubject">
    <w:name w:val="annotation subject"/>
    <w:basedOn w:val="CommentText"/>
    <w:next w:val="CommentText"/>
    <w:link w:val="CommentSubjectChar"/>
    <w:uiPriority w:val="99"/>
    <w:semiHidden/>
    <w:unhideWhenUsed/>
    <w:rsid w:val="005302D7"/>
    <w:rPr>
      <w:b/>
      <w:bCs/>
    </w:rPr>
  </w:style>
  <w:style w:type="character" w:customStyle="1" w:styleId="CommentSubjectChar">
    <w:name w:val="Comment Subject Char"/>
    <w:basedOn w:val="CommentTextChar"/>
    <w:link w:val="CommentSubject"/>
    <w:uiPriority w:val="99"/>
    <w:semiHidden/>
    <w:rsid w:val="005302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164912">
      <w:bodyDiv w:val="1"/>
      <w:marLeft w:val="0"/>
      <w:marRight w:val="0"/>
      <w:marTop w:val="0"/>
      <w:marBottom w:val="0"/>
      <w:divBdr>
        <w:top w:val="none" w:sz="0" w:space="0" w:color="auto"/>
        <w:left w:val="none" w:sz="0" w:space="0" w:color="auto"/>
        <w:bottom w:val="none" w:sz="0" w:space="0" w:color="auto"/>
        <w:right w:val="none" w:sz="0" w:space="0" w:color="auto"/>
      </w:divBdr>
    </w:div>
    <w:div w:id="1107429524">
      <w:bodyDiv w:val="1"/>
      <w:marLeft w:val="0"/>
      <w:marRight w:val="0"/>
      <w:marTop w:val="0"/>
      <w:marBottom w:val="0"/>
      <w:divBdr>
        <w:top w:val="none" w:sz="0" w:space="0" w:color="auto"/>
        <w:left w:val="none" w:sz="0" w:space="0" w:color="auto"/>
        <w:bottom w:val="none" w:sz="0" w:space="0" w:color="auto"/>
        <w:right w:val="none" w:sz="0" w:space="0" w:color="auto"/>
      </w:divBdr>
    </w:div>
    <w:div w:id="1237545697">
      <w:bodyDiv w:val="1"/>
      <w:marLeft w:val="0"/>
      <w:marRight w:val="0"/>
      <w:marTop w:val="0"/>
      <w:marBottom w:val="0"/>
      <w:divBdr>
        <w:top w:val="none" w:sz="0" w:space="0" w:color="auto"/>
        <w:left w:val="none" w:sz="0" w:space="0" w:color="auto"/>
        <w:bottom w:val="none" w:sz="0" w:space="0" w:color="auto"/>
        <w:right w:val="none" w:sz="0" w:space="0" w:color="auto"/>
      </w:divBdr>
    </w:div>
    <w:div w:id="1574780928">
      <w:bodyDiv w:val="1"/>
      <w:marLeft w:val="0"/>
      <w:marRight w:val="0"/>
      <w:marTop w:val="0"/>
      <w:marBottom w:val="0"/>
      <w:divBdr>
        <w:top w:val="none" w:sz="0" w:space="0" w:color="auto"/>
        <w:left w:val="none" w:sz="0" w:space="0" w:color="auto"/>
        <w:bottom w:val="none" w:sz="0" w:space="0" w:color="auto"/>
        <w:right w:val="none" w:sz="0" w:space="0" w:color="auto"/>
      </w:divBdr>
    </w:div>
    <w:div w:id="21362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2F17F-4625-457B-8C2D-5379E304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1191</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Martin Fernandez  Antonio José</cp:lastModifiedBy>
  <cp:revision>43</cp:revision>
  <dcterms:created xsi:type="dcterms:W3CDTF">2023-05-25T12:42:00Z</dcterms:created>
  <dcterms:modified xsi:type="dcterms:W3CDTF">2023-05-26T07:22:00Z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id="wNtIt24r"/&gt;&lt;style id="http://www.zotero.org/styles/chimia" hasBibliography="1" bibliographyStyleHasBeenSet="1"/&gt;&lt;prefs&gt;&lt;pref name="fieldType" value="Field"/&gt;&lt;/prefs&gt;&lt;/data&gt;</vt:lpwstr>
  </property>
</Properties>
</file>