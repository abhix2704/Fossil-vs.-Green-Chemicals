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48152" w14:textId="77777777" w:rsidR="00137879" w:rsidRPr="00A9000A" w:rsidRDefault="00137879" w:rsidP="00137879">
      <w:pPr>
        <w:pStyle w:val="NormalWeb"/>
        <w:spacing w:before="0" w:beforeAutospacing="0" w:after="60" w:afterAutospacing="0" w:line="259" w:lineRule="auto"/>
        <w:jc w:val="center"/>
        <w:rPr>
          <w:rFonts w:ascii="Arial" w:eastAsia="MS Mincho" w:hAnsi="Arial" w:cs="Arial"/>
          <w:b/>
          <w:bCs/>
          <w:sz w:val="22"/>
          <w:szCs w:val="22"/>
          <w:lang w:val="en-US" w:eastAsia="ja-JP"/>
        </w:rPr>
      </w:pPr>
      <w:bookmarkStart w:id="0" w:name="_Hlk103592374"/>
      <w:r w:rsidRPr="00A9000A">
        <w:rPr>
          <w:rFonts w:ascii="Arial" w:eastAsia="MS Mincho" w:hAnsi="Arial" w:cs="Arial"/>
          <w:b/>
          <w:bCs/>
          <w:sz w:val="22"/>
          <w:szCs w:val="22"/>
          <w:lang w:val="en-US" w:eastAsia="ja-JP"/>
        </w:rPr>
        <w:t>Green Chemicals: The Ultimate Win-Win Solution Amidst Europe's Energy Crisis</w:t>
      </w:r>
    </w:p>
    <w:p w14:paraId="40B1E774" w14:textId="59E2EE0B" w:rsidR="00137879" w:rsidRPr="00DD48A0" w:rsidRDefault="00137879" w:rsidP="00137879">
      <w:pPr>
        <w:pStyle w:val="NormalWeb"/>
        <w:spacing w:before="0" w:beforeAutospacing="0" w:after="60" w:afterAutospacing="0" w:line="259" w:lineRule="auto"/>
        <w:jc w:val="center"/>
        <w:rPr>
          <w:rFonts w:ascii="Arial" w:eastAsia="Roboto" w:hAnsi="Arial" w:cs="Arial"/>
          <w:bCs/>
          <w:color w:val="000000"/>
          <w:kern w:val="24"/>
          <w:sz w:val="22"/>
          <w:szCs w:val="22"/>
          <w:lang w:val="es-ES"/>
        </w:rPr>
      </w:pPr>
      <w:r w:rsidRPr="00DD48A0">
        <w:rPr>
          <w:rFonts w:ascii="Arial" w:eastAsia="Roboto" w:hAnsi="Arial" w:cs="Arial"/>
          <w:bCs/>
          <w:color w:val="000000"/>
          <w:kern w:val="24"/>
          <w:sz w:val="22"/>
          <w:szCs w:val="22"/>
          <w:u w:val="single"/>
          <w:lang w:val="es-ES"/>
        </w:rPr>
        <w:t>Abhinandan Nabera</w:t>
      </w:r>
      <w:r w:rsidRPr="00DD48A0">
        <w:rPr>
          <w:rFonts w:ascii="Arial" w:eastAsia="Roboto" w:hAnsi="Arial" w:cs="Arial"/>
          <w:bCs/>
          <w:color w:val="000000"/>
          <w:kern w:val="24"/>
          <w:sz w:val="22"/>
          <w:szCs w:val="22"/>
          <w:lang w:val="es-ES"/>
        </w:rPr>
        <w:t>, Ioan-Robert Istrate, Antonio J</w:t>
      </w:r>
      <w:r w:rsidR="00D25E48">
        <w:rPr>
          <w:rFonts w:ascii="Arial" w:eastAsia="Roboto" w:hAnsi="Arial" w:cs="Arial"/>
          <w:bCs/>
          <w:color w:val="000000"/>
          <w:kern w:val="24"/>
          <w:sz w:val="22"/>
          <w:szCs w:val="22"/>
          <w:lang w:val="es-ES"/>
        </w:rPr>
        <w:t>.</w:t>
      </w:r>
      <w:r w:rsidRPr="00DD48A0">
        <w:rPr>
          <w:rFonts w:ascii="Arial" w:eastAsia="Roboto" w:hAnsi="Arial" w:cs="Arial"/>
          <w:bCs/>
          <w:color w:val="000000"/>
          <w:kern w:val="24"/>
          <w:sz w:val="22"/>
          <w:szCs w:val="22"/>
          <w:lang w:val="es-ES"/>
        </w:rPr>
        <w:t xml:space="preserve"> Martín, Javier Pérez-Ramírez*</w:t>
      </w:r>
      <w:bookmarkEnd w:id="0"/>
      <w:r w:rsidR="00DD48A0">
        <w:rPr>
          <w:rFonts w:ascii="Arial" w:eastAsia="Roboto" w:hAnsi="Arial" w:cs="Arial"/>
          <w:bCs/>
          <w:color w:val="000000"/>
          <w:kern w:val="24"/>
          <w:sz w:val="22"/>
          <w:szCs w:val="22"/>
          <w:lang w:val="es-ES"/>
        </w:rPr>
        <w:t xml:space="preserve">, </w:t>
      </w:r>
      <w:r w:rsidRPr="00DD48A0">
        <w:rPr>
          <w:rFonts w:ascii="Arial" w:eastAsia="Roboto" w:hAnsi="Arial" w:cs="Arial"/>
          <w:bCs/>
          <w:color w:val="000000"/>
          <w:kern w:val="24"/>
          <w:sz w:val="22"/>
          <w:szCs w:val="22"/>
          <w:lang w:val="es-ES"/>
        </w:rPr>
        <w:t>Gonzalo Guillén-Gosálbez*</w:t>
      </w:r>
    </w:p>
    <w:p w14:paraId="04091D9E" w14:textId="77777777" w:rsidR="00137879" w:rsidRPr="00A9000A" w:rsidRDefault="00137879" w:rsidP="00137879">
      <w:pPr>
        <w:pStyle w:val="NormalWeb"/>
        <w:spacing w:before="0" w:beforeAutospacing="0" w:after="60" w:afterAutospacing="0" w:line="259" w:lineRule="auto"/>
        <w:jc w:val="center"/>
        <w:rPr>
          <w:rFonts w:ascii="Arial" w:eastAsia="Roboto" w:hAnsi="Arial" w:cs="Arial"/>
          <w:bCs/>
          <w:color w:val="000000"/>
          <w:kern w:val="24"/>
          <w:sz w:val="22"/>
          <w:szCs w:val="22"/>
          <w:lang w:val="en-US"/>
        </w:rPr>
      </w:pPr>
      <w:r w:rsidRPr="00A9000A">
        <w:rPr>
          <w:rFonts w:ascii="Arial" w:eastAsia="Roboto" w:hAnsi="Arial" w:cs="Arial"/>
          <w:bCs/>
          <w:color w:val="000000"/>
          <w:kern w:val="24"/>
          <w:sz w:val="22"/>
          <w:szCs w:val="22"/>
          <w:lang w:val="en-US"/>
        </w:rPr>
        <w:t>ETH Zürich</w:t>
      </w:r>
    </w:p>
    <w:p w14:paraId="3E5F926E" w14:textId="77777777" w:rsidR="004F041B" w:rsidDel="001B704B" w:rsidRDefault="00150777" w:rsidP="00150777">
      <w:pPr>
        <w:jc w:val="both"/>
        <w:rPr>
          <w:ins w:id="1" w:author="Guillén Gosalbez  Gonzalo" w:date="2023-05-29T10:08:00Z"/>
          <w:del w:id="2" w:author="Nabera  Abhinandan" w:date="2023-05-29T12:48:00Z"/>
          <w:rFonts w:ascii="Arial" w:hAnsi="Arial" w:cs="Arial"/>
          <w:lang w:val="en-US"/>
        </w:rPr>
      </w:pPr>
      <w:r w:rsidRPr="00A9000A">
        <w:rPr>
          <w:rFonts w:ascii="Arial" w:hAnsi="Arial" w:cs="Arial"/>
          <w:lang w:val="en-US"/>
        </w:rPr>
        <w:t xml:space="preserve">The chemical industry strongly depends on fossil fuels, </w:t>
      </w:r>
      <w:del w:id="3" w:author="Guillén Gosalbez  Gonzalo" w:date="2023-05-29T10:04:00Z">
        <w:r w:rsidRPr="00A9000A" w:rsidDel="004F041B">
          <w:rPr>
            <w:rFonts w:ascii="Arial" w:hAnsi="Arial" w:cs="Arial"/>
            <w:lang w:val="en-US"/>
          </w:rPr>
          <w:delText>constituting the highest energy demand among all sectors. It is</w:delText>
        </w:r>
      </w:del>
      <w:ins w:id="4" w:author="Guillén Gosalbez  Gonzalo" w:date="2023-05-29T10:04:00Z">
        <w:r w:rsidR="004F041B">
          <w:rPr>
            <w:rFonts w:ascii="Arial" w:hAnsi="Arial" w:cs="Arial"/>
            <w:lang w:val="en-US"/>
          </w:rPr>
          <w:t>being currently</w:t>
        </w:r>
      </w:ins>
      <w:r w:rsidRPr="00A9000A">
        <w:rPr>
          <w:rFonts w:ascii="Arial" w:hAnsi="Arial" w:cs="Arial"/>
          <w:lang w:val="en-US"/>
        </w:rPr>
        <w:t xml:space="preserve"> responsible for approximately </w:t>
      </w:r>
      <w:commentRangeStart w:id="5"/>
      <w:del w:id="6" w:author="Guillén Gosalbez  Gonzalo" w:date="2023-05-29T10:05:00Z">
        <w:r w:rsidRPr="00A9000A" w:rsidDel="004F041B">
          <w:rPr>
            <w:rFonts w:ascii="Arial" w:hAnsi="Arial" w:cs="Arial"/>
            <w:lang w:val="en-US"/>
          </w:rPr>
          <w:delText>5.6 Gt CO</w:delText>
        </w:r>
        <w:r w:rsidRPr="00A9000A" w:rsidDel="004F041B">
          <w:rPr>
            <w:rFonts w:ascii="Arial" w:hAnsi="Arial" w:cs="Arial"/>
            <w:vertAlign w:val="subscript"/>
            <w:lang w:val="en-US"/>
          </w:rPr>
          <w:delText>2</w:delText>
        </w:r>
        <w:r w:rsidRPr="00A9000A" w:rsidDel="004F041B">
          <w:rPr>
            <w:rFonts w:ascii="Arial" w:hAnsi="Arial" w:cs="Arial"/>
            <w:lang w:val="en-US"/>
          </w:rPr>
          <w:noBreakHyphen/>
          <w:delText>eq yr</w:delText>
        </w:r>
        <w:r w:rsidRPr="00A9000A" w:rsidDel="004F041B">
          <w:rPr>
            <w:rFonts w:ascii="Arial" w:hAnsi="Arial" w:cs="Arial"/>
            <w:vertAlign w:val="superscript"/>
            <w:lang w:val="en-US"/>
          </w:rPr>
          <w:delText>–1</w:delText>
        </w:r>
        <w:commentRangeEnd w:id="5"/>
        <w:r w:rsidR="004F041B" w:rsidDel="004F041B">
          <w:rPr>
            <w:rStyle w:val="CommentReference"/>
          </w:rPr>
          <w:commentReference w:id="5"/>
        </w:r>
        <w:r w:rsidRPr="00A9000A" w:rsidDel="004F041B">
          <w:rPr>
            <w:rFonts w:ascii="Arial" w:hAnsi="Arial" w:cs="Arial"/>
            <w:lang w:val="en-US"/>
          </w:rPr>
          <w:delText xml:space="preserve">, which accounts for nearly </w:delText>
        </w:r>
      </w:del>
      <w:r w:rsidRPr="00A9000A">
        <w:rPr>
          <w:rFonts w:ascii="Arial" w:hAnsi="Arial" w:cs="Arial"/>
          <w:lang w:val="en-US"/>
        </w:rPr>
        <w:t>10% of global greenhouse gas emissions.</w:t>
      </w:r>
      <w:r w:rsidR="00F0716D" w:rsidRPr="00A9000A">
        <w:rPr>
          <w:rFonts w:ascii="Arial" w:hAnsi="Arial" w:cs="Arial"/>
          <w:vertAlign w:val="superscript"/>
          <w:lang w:val="en-US"/>
        </w:rPr>
        <w:fldChar w:fldCharType="begin"/>
      </w:r>
      <w:r w:rsidR="00BC0242" w:rsidRPr="00A9000A">
        <w:rPr>
          <w:rFonts w:ascii="Arial" w:hAnsi="Arial" w:cs="Arial"/>
          <w:vertAlign w:val="superscript"/>
          <w:lang w:val="en-US"/>
        </w:rPr>
        <w:instrText xml:space="preserve"> ADDIN ZOTERO_ITEM CSL_CITATION {"citationID":"WvH6wWNe","properties":{"formattedCitation":"\\super [1]\\nosupersub{}","plainCitation":"[1]","noteIndex":0},"citationItems":[{"id":189,"uris":["http://zotero.org/users/local/gMmtBwrT/items/DGN7SFQM"],"itemData":{"id":189,"type":"article-journal","abstract":"Chemicals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F0716D" w:rsidRPr="00A9000A">
        <w:rPr>
          <w:rFonts w:ascii="Arial" w:hAnsi="Arial" w:cs="Arial"/>
          <w:vertAlign w:val="superscript"/>
          <w:lang w:val="en-US"/>
        </w:rPr>
        <w:fldChar w:fldCharType="separate"/>
      </w:r>
      <w:r w:rsidR="00BC0242" w:rsidRPr="00A9000A">
        <w:rPr>
          <w:rFonts w:ascii="Arial" w:hAnsi="Arial" w:cs="Arial"/>
          <w:szCs w:val="24"/>
          <w:vertAlign w:val="superscript"/>
          <w:lang w:val="en-US"/>
        </w:rPr>
        <w:t>[1]</w:t>
      </w:r>
      <w:r w:rsidR="00F0716D" w:rsidRPr="00A9000A">
        <w:rPr>
          <w:rFonts w:ascii="Arial" w:hAnsi="Arial" w:cs="Arial"/>
          <w:vertAlign w:val="superscript"/>
          <w:lang w:val="en-US"/>
        </w:rPr>
        <w:fldChar w:fldCharType="end"/>
      </w:r>
      <w:r w:rsidR="007C6D52" w:rsidRPr="00A9000A">
        <w:rPr>
          <w:rFonts w:ascii="Arial" w:hAnsi="Arial" w:cs="Arial"/>
          <w:lang w:val="en-US"/>
        </w:rPr>
        <w:t xml:space="preserve"> </w:t>
      </w:r>
      <w:r w:rsidRPr="00A9000A">
        <w:rPr>
          <w:rFonts w:ascii="Arial" w:hAnsi="Arial" w:cs="Arial"/>
          <w:lang w:val="en-US"/>
        </w:rPr>
        <w:t>Ammonia and methanol are essential platform chemicals that se</w:t>
      </w:r>
      <w:bookmarkStart w:id="7" w:name="_GoBack"/>
      <w:bookmarkEnd w:id="7"/>
      <w:r w:rsidRPr="00A9000A">
        <w:rPr>
          <w:rFonts w:ascii="Arial" w:hAnsi="Arial" w:cs="Arial"/>
          <w:lang w:val="en-US"/>
        </w:rPr>
        <w:t xml:space="preserve">rve as primary building blocks for producing </w:t>
      </w:r>
      <w:ins w:id="8" w:author="Guillén Gosalbez  Gonzalo" w:date="2023-05-29T10:06:00Z">
        <w:r w:rsidR="004F041B">
          <w:rPr>
            <w:rFonts w:ascii="Arial" w:hAnsi="Arial" w:cs="Arial"/>
            <w:lang w:val="en-US"/>
          </w:rPr>
          <w:t>a myriad</w:t>
        </w:r>
      </w:ins>
      <w:del w:id="9" w:author="Guillén Gosalbez  Gonzalo" w:date="2023-05-29T10:06:00Z">
        <w:r w:rsidRPr="00A9000A" w:rsidDel="004F041B">
          <w:rPr>
            <w:rFonts w:ascii="Arial" w:hAnsi="Arial" w:cs="Arial"/>
            <w:lang w:val="en-US"/>
          </w:rPr>
          <w:delText>valuable</w:delText>
        </w:r>
      </w:del>
      <w:r w:rsidRPr="00A9000A">
        <w:rPr>
          <w:rFonts w:ascii="Arial" w:hAnsi="Arial" w:cs="Arial"/>
          <w:lang w:val="en-US"/>
        </w:rPr>
        <w:t xml:space="preserve"> </w:t>
      </w:r>
      <w:ins w:id="10" w:author="Guillén Gosalbez  Gonzalo" w:date="2023-05-29T10:06:00Z">
        <w:r w:rsidR="004F041B">
          <w:rPr>
            <w:rFonts w:ascii="Arial" w:hAnsi="Arial" w:cs="Arial"/>
            <w:lang w:val="en-US"/>
          </w:rPr>
          <w:t xml:space="preserve">of </w:t>
        </w:r>
      </w:ins>
      <w:r w:rsidRPr="00A9000A">
        <w:rPr>
          <w:rFonts w:ascii="Arial" w:hAnsi="Arial" w:cs="Arial"/>
          <w:lang w:val="en-US"/>
        </w:rPr>
        <w:t>products with diverse applications</w:t>
      </w:r>
      <w:ins w:id="11" w:author="Guillén Gosalbez  Gonzalo" w:date="2023-05-29T10:06:00Z">
        <w:r w:rsidR="004F041B">
          <w:rPr>
            <w:rFonts w:ascii="Arial" w:hAnsi="Arial" w:cs="Arial"/>
            <w:lang w:val="en-US"/>
          </w:rPr>
          <w:t xml:space="preserve"> in a range of industrial sectors</w:t>
        </w:r>
      </w:ins>
      <w:ins w:id="12" w:author="Guillén Gosalbez  Gonzalo" w:date="2023-05-29T10:07:00Z">
        <w:r w:rsidR="004F041B">
          <w:rPr>
            <w:rFonts w:ascii="Arial" w:hAnsi="Arial" w:cs="Arial"/>
            <w:lang w:val="en-US"/>
          </w:rPr>
          <w:t xml:space="preserve"> and directly consumed by households</w:t>
        </w:r>
      </w:ins>
      <w:r w:rsidRPr="00A9000A">
        <w:rPr>
          <w:rFonts w:ascii="Arial" w:hAnsi="Arial" w:cs="Arial"/>
          <w:lang w:val="en-US"/>
        </w:rPr>
        <w:t xml:space="preserve">. Currently, 60–70% of global ammonia and methanol </w:t>
      </w:r>
      <w:del w:id="13" w:author="Guillén Gosalbez  Gonzalo" w:date="2023-05-29T10:06:00Z">
        <w:r w:rsidRPr="00A9000A" w:rsidDel="004F041B">
          <w:rPr>
            <w:rFonts w:ascii="Arial" w:hAnsi="Arial" w:cs="Arial"/>
            <w:lang w:val="en-US"/>
          </w:rPr>
          <w:delText>production depends on</w:delText>
        </w:r>
      </w:del>
      <w:ins w:id="14" w:author="Guillén Gosalbez  Gonzalo" w:date="2023-05-29T10:06:00Z">
        <w:r w:rsidR="004F041B">
          <w:rPr>
            <w:rFonts w:ascii="Arial" w:hAnsi="Arial" w:cs="Arial"/>
            <w:lang w:val="en-US"/>
          </w:rPr>
          <w:t>are produced from</w:t>
        </w:r>
      </w:ins>
      <w:r w:rsidRPr="00A9000A">
        <w:rPr>
          <w:rFonts w:ascii="Arial" w:hAnsi="Arial" w:cs="Arial"/>
          <w:lang w:val="en-US"/>
        </w:rPr>
        <w:t xml:space="preserve"> syngas</w:t>
      </w:r>
      <w:ins w:id="15" w:author="Guillén Gosalbez  Gonzalo" w:date="2023-05-29T10:07:00Z">
        <w:r w:rsidR="004F041B">
          <w:rPr>
            <w:rFonts w:ascii="Arial" w:hAnsi="Arial" w:cs="Arial"/>
            <w:lang w:val="en-US"/>
          </w:rPr>
          <w:t>, which is</w:t>
        </w:r>
      </w:ins>
      <w:r w:rsidRPr="00A9000A">
        <w:rPr>
          <w:rFonts w:ascii="Arial" w:hAnsi="Arial" w:cs="Arial"/>
          <w:lang w:val="en-US"/>
        </w:rPr>
        <w:t xml:space="preserve"> obtained primarily through steam reforming of natural gas, contributing to GHG emissions of 0.8 Gt CO</w:t>
      </w:r>
      <w:r w:rsidRPr="00A9000A">
        <w:rPr>
          <w:rFonts w:ascii="Arial" w:hAnsi="Arial" w:cs="Arial"/>
          <w:vertAlign w:val="subscript"/>
          <w:lang w:val="en-US"/>
        </w:rPr>
        <w:t>2</w:t>
      </w:r>
      <w:r w:rsidRPr="00A9000A">
        <w:rPr>
          <w:rFonts w:ascii="Arial" w:hAnsi="Arial" w:cs="Arial"/>
          <w:lang w:val="en-US"/>
        </w:rPr>
        <w:noBreakHyphen/>
        <w:t>eq yr</w:t>
      </w:r>
      <w:r w:rsidRPr="00A9000A">
        <w:rPr>
          <w:rFonts w:ascii="Arial" w:hAnsi="Arial" w:cs="Arial"/>
          <w:vertAlign w:val="superscript"/>
          <w:lang w:val="en-US"/>
        </w:rPr>
        <w:t>–1</w:t>
      </w:r>
      <w:r w:rsidR="00F0716D" w:rsidRPr="00A9000A">
        <w:rPr>
          <w:rFonts w:ascii="Arial" w:hAnsi="Arial" w:cs="Arial"/>
          <w:lang w:val="en-US"/>
        </w:rPr>
        <w:t>.</w:t>
      </w:r>
      <w:r w:rsidR="00F0716D" w:rsidRPr="00A9000A">
        <w:rPr>
          <w:rFonts w:ascii="Arial" w:hAnsi="Arial" w:cs="Arial"/>
          <w:vertAlign w:val="superscript"/>
          <w:lang w:val="en-US"/>
        </w:rPr>
        <w:fldChar w:fldCharType="begin"/>
      </w:r>
      <w:r w:rsidR="00BC0242" w:rsidRPr="00A9000A">
        <w:rPr>
          <w:rFonts w:ascii="Arial" w:hAnsi="Arial" w:cs="Arial"/>
          <w:vertAlign w:val="superscript"/>
          <w:lang w:val="en-US"/>
        </w:rPr>
        <w:instrText xml:space="preserve"> ADDIN ZOTERO_ITEM CSL_CITATION {"citationID":"ZHMpbKZO","properties":{"formattedCitation":"\\super [1]\\nosupersub{}","plainCitation":"[1]","noteIndex":0},"citationItems":[{"id":189,"uris":["http://zotero.org/users/local/gMmtBwrT/items/DGN7SFQM"],"itemData":{"id":189,"type":"article-journal","abstract":"Chemicals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F0716D" w:rsidRPr="00A9000A">
        <w:rPr>
          <w:rFonts w:ascii="Arial" w:hAnsi="Arial" w:cs="Arial"/>
          <w:vertAlign w:val="superscript"/>
          <w:lang w:val="en-US"/>
        </w:rPr>
        <w:fldChar w:fldCharType="separate"/>
      </w:r>
      <w:r w:rsidR="00BC0242" w:rsidRPr="00A9000A">
        <w:rPr>
          <w:rFonts w:ascii="Arial" w:hAnsi="Arial" w:cs="Arial"/>
          <w:szCs w:val="24"/>
          <w:vertAlign w:val="superscript"/>
          <w:lang w:val="en-US"/>
        </w:rPr>
        <w:t>[1]</w:t>
      </w:r>
      <w:r w:rsidR="00F0716D" w:rsidRPr="00A9000A">
        <w:rPr>
          <w:rFonts w:ascii="Arial" w:hAnsi="Arial" w:cs="Arial"/>
          <w:vertAlign w:val="superscript"/>
          <w:lang w:val="en-US"/>
        </w:rPr>
        <w:fldChar w:fldCharType="end"/>
      </w:r>
      <w:r w:rsidR="00F0716D" w:rsidRPr="00A9000A">
        <w:rPr>
          <w:rFonts w:ascii="Arial" w:hAnsi="Arial" w:cs="Arial"/>
          <w:lang w:val="en-US"/>
        </w:rPr>
        <w:t xml:space="preserve"> </w:t>
      </w:r>
    </w:p>
    <w:p w14:paraId="7DD976A5" w14:textId="00B8AE5A" w:rsidR="004F041B" w:rsidDel="001B704B" w:rsidRDefault="00150777" w:rsidP="00150777">
      <w:pPr>
        <w:jc w:val="both"/>
        <w:rPr>
          <w:ins w:id="16" w:author="Guillén Gosalbez  Gonzalo" w:date="2023-05-29T10:08:00Z"/>
          <w:del w:id="17" w:author="Nabera  Abhinandan" w:date="2023-05-29T12:48:00Z"/>
          <w:rFonts w:ascii="Arial" w:hAnsi="Arial" w:cs="Arial"/>
          <w:lang w:val="en-US"/>
        </w:rPr>
      </w:pPr>
      <w:r w:rsidRPr="00A9000A">
        <w:rPr>
          <w:rFonts w:ascii="Arial" w:hAnsi="Arial" w:cs="Arial"/>
          <w:lang w:val="en-US"/>
        </w:rPr>
        <w:t xml:space="preserve">Previous studies have demonstrated the technical feasibility and potential climate benefits of using </w:t>
      </w:r>
      <w:del w:id="18" w:author="Guillén Gosalbez  Gonzalo" w:date="2023-05-29T10:07:00Z">
        <w:r w:rsidRPr="00A9000A" w:rsidDel="004F041B">
          <w:rPr>
            <w:rFonts w:ascii="Arial" w:hAnsi="Arial" w:cs="Arial"/>
            <w:lang w:val="en-US"/>
          </w:rPr>
          <w:delText xml:space="preserve">low-carbon or </w:delText>
        </w:r>
      </w:del>
      <w:r w:rsidRPr="00A9000A">
        <w:rPr>
          <w:rFonts w:ascii="Arial" w:hAnsi="Arial" w:cs="Arial"/>
          <w:lang w:val="en-US"/>
        </w:rPr>
        <w:t>green hydrogen in ammonia and methanol production.</w:t>
      </w:r>
      <w:r w:rsidR="007C6D52" w:rsidRPr="00A9000A">
        <w:rPr>
          <w:rFonts w:ascii="Arial" w:hAnsi="Arial" w:cs="Arial"/>
          <w:vertAlign w:val="superscript"/>
          <w:lang w:val="en-US"/>
        </w:rPr>
        <w:fldChar w:fldCharType="begin"/>
      </w:r>
      <w:r w:rsidR="00BC0242" w:rsidRPr="00A9000A">
        <w:rPr>
          <w:rFonts w:ascii="Arial" w:hAnsi="Arial" w:cs="Arial"/>
          <w:vertAlign w:val="superscript"/>
          <w:lang w:val="en-US"/>
        </w:rPr>
        <w:instrText xml:space="preserve"> ADDIN ZOTERO_ITEM CSL_CITATION {"citationID":"ybupUDcP","properties":{"formattedCitation":"\\super [2]\\nosupersub{}","plainCitation":"[2]","noteIndex":0},"citationItems":[{"id":197,"uris":["http://zotero.org/users/local/gMmtBwrT/items/YLXPFX77"],"itemData":{"id":197,"type":"article-journal","abstract":"Summary 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Earth","DOI":"https://doi.org/10.1016/j.oneear.2021.04.001","ISSN":"2590-3322","issue":"4","page":"565-583","title":"Sustainability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schema":"https://github.com/citation-style-language/schema/raw/master/csl-citation.json"} </w:instrText>
      </w:r>
      <w:r w:rsidR="007C6D52" w:rsidRPr="00A9000A">
        <w:rPr>
          <w:rFonts w:ascii="Arial" w:hAnsi="Arial" w:cs="Arial"/>
          <w:vertAlign w:val="superscript"/>
          <w:lang w:val="en-US"/>
        </w:rPr>
        <w:fldChar w:fldCharType="separate"/>
      </w:r>
      <w:r w:rsidR="00BC0242" w:rsidRPr="00A9000A">
        <w:rPr>
          <w:rFonts w:ascii="Arial" w:hAnsi="Arial" w:cs="Arial"/>
          <w:szCs w:val="24"/>
          <w:vertAlign w:val="superscript"/>
          <w:lang w:val="en-US"/>
        </w:rPr>
        <w:t>[2]</w:t>
      </w:r>
      <w:r w:rsidR="007C6D52" w:rsidRPr="00A9000A">
        <w:rPr>
          <w:rFonts w:ascii="Arial" w:hAnsi="Arial" w:cs="Arial"/>
          <w:vertAlign w:val="superscript"/>
          <w:lang w:val="en-US"/>
        </w:rPr>
        <w:fldChar w:fldCharType="end"/>
      </w:r>
      <w:r w:rsidRPr="00A9000A">
        <w:rPr>
          <w:rFonts w:ascii="Arial" w:hAnsi="Arial" w:cs="Arial"/>
          <w:lang w:val="en-US"/>
        </w:rPr>
        <w:t xml:space="preserve"> However, the fundamental barrier </w:t>
      </w:r>
      <w:r w:rsidR="00073F32">
        <w:rPr>
          <w:rFonts w:ascii="Arial" w:hAnsi="Arial" w:cs="Arial"/>
          <w:lang w:val="en-US"/>
        </w:rPr>
        <w:t xml:space="preserve">towards implementation </w:t>
      </w:r>
      <w:r w:rsidRPr="00A9000A">
        <w:rPr>
          <w:rFonts w:ascii="Arial" w:hAnsi="Arial" w:cs="Arial"/>
          <w:lang w:val="en-US"/>
        </w:rPr>
        <w:t xml:space="preserve">has always been the higher production costs than their fossil-based counterparts. The current geopolitical scenario has dramatically altered this situation, leading to a surge in natural gas and electricity prices, resulting in higher production costs for fossil-based ammonia and methanol </w:t>
      </w:r>
      <w:del w:id="19" w:author="Guillén Gosalbez  Gonzalo" w:date="2023-05-29T10:14:00Z">
        <w:r w:rsidRPr="00A9000A" w:rsidDel="00235592">
          <w:rPr>
            <w:rFonts w:ascii="Arial" w:hAnsi="Arial" w:cs="Arial"/>
            <w:lang w:val="en-US"/>
          </w:rPr>
          <w:delText xml:space="preserve">production </w:delText>
        </w:r>
      </w:del>
      <w:r w:rsidRPr="00A9000A">
        <w:rPr>
          <w:rFonts w:ascii="Arial" w:hAnsi="Arial" w:cs="Arial"/>
          <w:lang w:val="en-US"/>
        </w:rPr>
        <w:t xml:space="preserve">in Europe. Consequently, </w:t>
      </w:r>
      <w:ins w:id="20" w:author="Guillén Gosalbez  Gonzalo" w:date="2023-05-29T10:08:00Z">
        <w:r w:rsidR="004F041B">
          <w:rPr>
            <w:rFonts w:ascii="Arial" w:hAnsi="Arial" w:cs="Arial"/>
            <w:lang w:val="en-US"/>
          </w:rPr>
          <w:t xml:space="preserve">under this scenario, </w:t>
        </w:r>
      </w:ins>
      <w:r w:rsidRPr="00A9000A">
        <w:rPr>
          <w:rFonts w:ascii="Arial" w:hAnsi="Arial" w:cs="Arial"/>
          <w:lang w:val="en-US"/>
        </w:rPr>
        <w:t xml:space="preserve">low-carbon ammonia and methanol production </w:t>
      </w:r>
      <w:ins w:id="21" w:author="Guillén Gosalbez  Gonzalo" w:date="2023-05-29T10:08:00Z">
        <w:r w:rsidR="004F041B">
          <w:rPr>
            <w:rFonts w:ascii="Arial" w:hAnsi="Arial" w:cs="Arial"/>
            <w:lang w:val="en-US"/>
          </w:rPr>
          <w:t xml:space="preserve">could </w:t>
        </w:r>
      </w:ins>
      <w:r w:rsidRPr="00A9000A">
        <w:rPr>
          <w:rFonts w:ascii="Arial" w:hAnsi="Arial" w:cs="Arial"/>
          <w:lang w:val="en-US"/>
        </w:rPr>
        <w:t>have the potential to become economically (in addition to environmentally) appealing.</w:t>
      </w:r>
      <w:ins w:id="22" w:author="Nabera  Abhinandan" w:date="2023-05-29T12:48:00Z">
        <w:r w:rsidR="001B704B">
          <w:rPr>
            <w:rFonts w:ascii="Arial" w:hAnsi="Arial" w:cs="Arial"/>
            <w:lang w:val="en-US"/>
          </w:rPr>
          <w:t xml:space="preserve"> </w:t>
        </w:r>
      </w:ins>
      <w:del w:id="23" w:author="Nabera  Abhinandan" w:date="2023-05-29T12:48:00Z">
        <w:r w:rsidRPr="00A9000A" w:rsidDel="001B704B">
          <w:rPr>
            <w:rFonts w:ascii="Arial" w:hAnsi="Arial" w:cs="Arial"/>
            <w:lang w:val="en-US"/>
          </w:rPr>
          <w:delText xml:space="preserve"> </w:delText>
        </w:r>
      </w:del>
    </w:p>
    <w:p w14:paraId="6CC1ED05" w14:textId="3A2C6FCD" w:rsidR="00150777" w:rsidRDefault="00150777" w:rsidP="00150777">
      <w:pPr>
        <w:jc w:val="both"/>
        <w:rPr>
          <w:rFonts w:ascii="Arial" w:hAnsi="Arial" w:cs="Arial"/>
          <w:lang w:val="en-US"/>
        </w:rPr>
      </w:pPr>
      <w:r w:rsidRPr="00A9000A">
        <w:rPr>
          <w:rFonts w:ascii="Arial" w:hAnsi="Arial" w:cs="Arial"/>
          <w:lang w:val="en-US"/>
        </w:rPr>
        <w:t xml:space="preserve">In this study, we employ process simulation and techno-economic assessment tools to examine </w:t>
      </w:r>
      <w:ins w:id="24" w:author="Guillén Gosalbez  Gonzalo" w:date="2023-05-29T10:09:00Z">
        <w:r w:rsidR="004F041B">
          <w:rPr>
            <w:rFonts w:ascii="Arial" w:hAnsi="Arial" w:cs="Arial"/>
            <w:lang w:val="en-US"/>
          </w:rPr>
          <w:t xml:space="preserve">the extent to which </w:t>
        </w:r>
      </w:ins>
      <w:del w:id="25" w:author="Guillén Gosalbez  Gonzalo" w:date="2023-05-29T10:09:00Z">
        <w:r w:rsidRPr="00A9000A" w:rsidDel="004F041B">
          <w:rPr>
            <w:rFonts w:ascii="Arial" w:hAnsi="Arial" w:cs="Arial"/>
            <w:lang w:val="en-US"/>
          </w:rPr>
          <w:delText xml:space="preserve">whether </w:delText>
        </w:r>
      </w:del>
      <w:r w:rsidRPr="00A9000A">
        <w:rPr>
          <w:rFonts w:ascii="Arial" w:hAnsi="Arial" w:cs="Arial"/>
          <w:lang w:val="en-US"/>
        </w:rPr>
        <w:t xml:space="preserve">the ongoing energy crisis in Europe has </w:t>
      </w:r>
      <w:del w:id="26" w:author="Guillén Gosalbez  Gonzalo" w:date="2023-05-29T10:09:00Z">
        <w:r w:rsidRPr="00A9000A" w:rsidDel="004F041B">
          <w:rPr>
            <w:rFonts w:ascii="Arial" w:hAnsi="Arial" w:cs="Arial"/>
            <w:lang w:val="en-US"/>
          </w:rPr>
          <w:delText xml:space="preserve">altered the </w:delText>
        </w:r>
      </w:del>
      <w:ins w:id="27" w:author="Guillén Gosalbez  Gonzalo" w:date="2023-05-29T10:09:00Z">
        <w:r w:rsidR="004F041B">
          <w:rPr>
            <w:rFonts w:ascii="Arial" w:hAnsi="Arial" w:cs="Arial"/>
            <w:lang w:val="en-US"/>
          </w:rPr>
          <w:t xml:space="preserve">affected the </w:t>
        </w:r>
      </w:ins>
      <w:del w:id="28" w:author="Guillén Gosalbez  Gonzalo" w:date="2023-05-29T10:10:00Z">
        <w:r w:rsidRPr="00A9000A" w:rsidDel="004F041B">
          <w:rPr>
            <w:rFonts w:ascii="Arial" w:hAnsi="Arial" w:cs="Arial"/>
            <w:lang w:val="en-US"/>
          </w:rPr>
          <w:delText xml:space="preserve">cost </w:delText>
        </w:r>
      </w:del>
      <w:ins w:id="29" w:author="Guillén Gosalbez  Gonzalo" w:date="2023-05-29T10:10:00Z">
        <w:r w:rsidR="004F041B">
          <w:rPr>
            <w:rFonts w:ascii="Arial" w:hAnsi="Arial" w:cs="Arial"/>
            <w:lang w:val="en-US"/>
          </w:rPr>
          <w:t>economic</w:t>
        </w:r>
        <w:r w:rsidR="004F041B" w:rsidRPr="00A9000A">
          <w:rPr>
            <w:rFonts w:ascii="Arial" w:hAnsi="Arial" w:cs="Arial"/>
            <w:lang w:val="en-US"/>
          </w:rPr>
          <w:t xml:space="preserve"> </w:t>
        </w:r>
      </w:ins>
      <w:del w:id="30" w:author="Guillén Gosalbez  Gonzalo" w:date="2023-05-29T10:09:00Z">
        <w:r w:rsidRPr="00A9000A" w:rsidDel="004F041B">
          <w:rPr>
            <w:rFonts w:ascii="Arial" w:hAnsi="Arial" w:cs="Arial"/>
            <w:lang w:val="en-US"/>
          </w:rPr>
          <w:delText xml:space="preserve">dynamics </w:delText>
        </w:r>
      </w:del>
      <w:ins w:id="31" w:author="Guillén Gosalbez  Gonzalo" w:date="2023-05-29T10:09:00Z">
        <w:r w:rsidR="004F041B">
          <w:rPr>
            <w:rFonts w:ascii="Arial" w:hAnsi="Arial" w:cs="Arial"/>
            <w:lang w:val="en-US"/>
          </w:rPr>
          <w:t>competitiveness</w:t>
        </w:r>
        <w:r w:rsidR="004F041B" w:rsidRPr="00A9000A">
          <w:rPr>
            <w:rFonts w:ascii="Arial" w:hAnsi="Arial" w:cs="Arial"/>
            <w:lang w:val="en-US"/>
          </w:rPr>
          <w:t xml:space="preserve"> </w:t>
        </w:r>
      </w:ins>
      <w:r w:rsidRPr="00A9000A">
        <w:rPr>
          <w:rFonts w:ascii="Arial" w:hAnsi="Arial" w:cs="Arial"/>
          <w:lang w:val="en-US"/>
        </w:rPr>
        <w:t xml:space="preserve">of </w:t>
      </w:r>
      <w:del w:id="32" w:author="Guillén Gosalbez  Gonzalo" w:date="2023-05-29T10:10:00Z">
        <w:r w:rsidRPr="00A9000A" w:rsidDel="004F041B">
          <w:rPr>
            <w:rFonts w:ascii="Arial" w:hAnsi="Arial" w:cs="Arial"/>
            <w:lang w:val="en-US"/>
          </w:rPr>
          <w:delText xml:space="preserve">fossil and </w:delText>
        </w:r>
      </w:del>
      <w:r w:rsidRPr="00A9000A">
        <w:rPr>
          <w:rFonts w:ascii="Arial" w:hAnsi="Arial" w:cs="Arial"/>
          <w:lang w:val="en-US"/>
        </w:rPr>
        <w:t>green ammonia and methanol</w:t>
      </w:r>
      <w:del w:id="33" w:author="Guillén Gosalbez  Gonzalo" w:date="2023-05-29T10:10:00Z">
        <w:r w:rsidRPr="00A9000A" w:rsidDel="004F041B">
          <w:rPr>
            <w:rFonts w:ascii="Arial" w:hAnsi="Arial" w:cs="Arial"/>
            <w:lang w:val="en-US"/>
          </w:rPr>
          <w:delText xml:space="preserve"> production</w:delText>
        </w:r>
      </w:del>
      <w:r w:rsidRPr="00A9000A">
        <w:rPr>
          <w:rFonts w:ascii="Arial" w:hAnsi="Arial" w:cs="Arial"/>
          <w:lang w:val="en-US"/>
        </w:rPr>
        <w:t xml:space="preserve">. According to our study, </w:t>
      </w:r>
      <w:del w:id="34" w:author="Guillén Gosalbez  Gonzalo" w:date="2023-05-29T10:11:00Z">
        <w:r w:rsidRPr="00A9000A" w:rsidDel="004F041B">
          <w:rPr>
            <w:rFonts w:ascii="Arial" w:hAnsi="Arial" w:cs="Arial"/>
            <w:lang w:val="en-US"/>
          </w:rPr>
          <w:delText xml:space="preserve">the production costs for </w:delText>
        </w:r>
      </w:del>
      <w:r w:rsidRPr="00A9000A">
        <w:rPr>
          <w:rFonts w:ascii="Arial" w:hAnsi="Arial" w:cs="Arial"/>
          <w:lang w:val="en-US"/>
        </w:rPr>
        <w:t xml:space="preserve">fossil ammonia and methanol </w:t>
      </w:r>
      <w:del w:id="35" w:author="Guillén Gosalbez  Gonzalo" w:date="2023-05-29T10:11:00Z">
        <w:r w:rsidRPr="00A9000A" w:rsidDel="004F041B">
          <w:rPr>
            <w:rFonts w:ascii="Arial" w:hAnsi="Arial" w:cs="Arial"/>
            <w:lang w:val="en-US"/>
          </w:rPr>
          <w:delText>were estimated to be around</w:delText>
        </w:r>
      </w:del>
      <w:ins w:id="36" w:author="Guillén Gosalbez  Gonzalo" w:date="2023-05-29T10:11:00Z">
        <w:r w:rsidR="004F041B">
          <w:rPr>
            <w:rFonts w:ascii="Arial" w:hAnsi="Arial" w:cs="Arial"/>
            <w:lang w:val="en-US"/>
          </w:rPr>
          <w:t>reached production costs of</w:t>
        </w:r>
      </w:ins>
      <w:r w:rsidRPr="00A9000A">
        <w:rPr>
          <w:rFonts w:ascii="Arial" w:hAnsi="Arial" w:cs="Arial"/>
          <w:lang w:val="en-US"/>
        </w:rPr>
        <w:t xml:space="preserve"> 2.4 and 2.2</w:t>
      </w:r>
      <w:r w:rsidR="00BF1138" w:rsidRPr="00A9000A">
        <w:rPr>
          <w:rFonts w:ascii="Arial" w:hAnsi="Arial" w:cs="Arial"/>
          <w:lang w:val="en-US"/>
        </w:rPr>
        <w:t> </w:t>
      </w:r>
      <w:r w:rsidRPr="00A9000A">
        <w:rPr>
          <w:rFonts w:ascii="Arial" w:hAnsi="Arial" w:cs="Arial"/>
          <w:lang w:val="en-US"/>
        </w:rPr>
        <w:t>USD</w:t>
      </w:r>
      <w:r w:rsidR="00BF1138" w:rsidRPr="00A9000A">
        <w:rPr>
          <w:rFonts w:ascii="Arial" w:hAnsi="Arial" w:cs="Arial"/>
          <w:lang w:val="en-US"/>
        </w:rPr>
        <w:t> </w:t>
      </w:r>
      <w:r w:rsidRPr="00A9000A">
        <w:rPr>
          <w:rFonts w:ascii="Arial" w:hAnsi="Arial" w:cs="Arial"/>
          <w:lang w:val="en-US"/>
        </w:rPr>
        <w:t>kg</w:t>
      </w:r>
      <w:r w:rsidR="00BF1138" w:rsidRPr="00A9000A">
        <w:rPr>
          <w:rFonts w:ascii="Arial" w:hAnsi="Arial" w:cs="Arial"/>
          <w:vertAlign w:val="superscript"/>
          <w:lang w:val="en-US"/>
        </w:rPr>
        <w:t>–</w:t>
      </w:r>
      <w:r w:rsidRPr="00A9000A">
        <w:rPr>
          <w:rFonts w:ascii="Arial" w:hAnsi="Arial" w:cs="Arial"/>
          <w:vertAlign w:val="superscript"/>
          <w:lang w:val="en-US"/>
        </w:rPr>
        <w:t>1</w:t>
      </w:r>
      <w:r w:rsidRPr="00A9000A">
        <w:rPr>
          <w:rFonts w:ascii="Arial" w:hAnsi="Arial" w:cs="Arial"/>
          <w:lang w:val="en-US"/>
        </w:rPr>
        <w:t>, respectively, during the peak of natural gas spot prices in August</w:t>
      </w:r>
      <w:r w:rsidR="00BF1138" w:rsidRPr="00A9000A">
        <w:rPr>
          <w:rFonts w:ascii="Arial" w:hAnsi="Arial" w:cs="Arial"/>
          <w:lang w:val="en-US"/>
        </w:rPr>
        <w:t> </w:t>
      </w:r>
      <w:r w:rsidRPr="00A9000A">
        <w:rPr>
          <w:rFonts w:ascii="Arial" w:hAnsi="Arial" w:cs="Arial"/>
          <w:lang w:val="en-US"/>
        </w:rPr>
        <w:t>2022 (</w:t>
      </w:r>
      <w:r w:rsidRPr="00A9000A">
        <w:rPr>
          <w:rFonts w:ascii="Arial" w:hAnsi="Arial" w:cs="Arial"/>
          <w:b/>
          <w:lang w:val="en-US"/>
        </w:rPr>
        <w:t>Fig.</w:t>
      </w:r>
      <w:r w:rsidR="00BF1138" w:rsidRPr="00A9000A">
        <w:rPr>
          <w:rFonts w:ascii="Arial" w:hAnsi="Arial" w:cs="Arial"/>
          <w:b/>
          <w:lang w:val="en-US"/>
        </w:rPr>
        <w:t> </w:t>
      </w:r>
      <w:r w:rsidRPr="00A9000A">
        <w:rPr>
          <w:rFonts w:ascii="Arial" w:hAnsi="Arial" w:cs="Arial"/>
          <w:b/>
          <w:lang w:val="en-US"/>
        </w:rPr>
        <w:t>1</w:t>
      </w:r>
      <w:r w:rsidRPr="00A9000A">
        <w:rPr>
          <w:rFonts w:ascii="Arial" w:hAnsi="Arial" w:cs="Arial"/>
          <w:lang w:val="en-US"/>
        </w:rPr>
        <w:t>)</w:t>
      </w:r>
      <w:ins w:id="37" w:author="Guillén Gosalbez  Gonzalo" w:date="2023-05-29T10:12:00Z">
        <w:r w:rsidR="00082491">
          <w:rPr>
            <w:rFonts w:ascii="Arial" w:hAnsi="Arial" w:cs="Arial"/>
            <w:lang w:val="en-US"/>
          </w:rPr>
          <w:t>. This high prices</w:t>
        </w:r>
      </w:ins>
      <w:ins w:id="38" w:author="Guillén Gosalbez  Gonzalo" w:date="2023-05-29T10:11:00Z">
        <w:r w:rsidR="004F041B">
          <w:rPr>
            <w:rFonts w:ascii="Arial" w:hAnsi="Arial" w:cs="Arial"/>
            <w:lang w:val="en-US"/>
          </w:rPr>
          <w:t xml:space="preserve">, i.e., </w:t>
        </w:r>
      </w:ins>
      <w:del w:id="39" w:author="Guillén Gosalbez  Gonzalo" w:date="2023-05-29T10:11:00Z">
        <w:r w:rsidRPr="00A9000A" w:rsidDel="004F041B">
          <w:rPr>
            <w:rFonts w:ascii="Arial" w:hAnsi="Arial" w:cs="Arial"/>
            <w:lang w:val="en-US"/>
          </w:rPr>
          <w:delText xml:space="preserve">. These costs were approximately </w:delText>
        </w:r>
      </w:del>
      <w:r w:rsidRPr="00A9000A">
        <w:rPr>
          <w:rFonts w:ascii="Arial" w:hAnsi="Arial" w:cs="Arial"/>
          <w:lang w:val="en-US"/>
        </w:rPr>
        <w:t>3</w:t>
      </w:r>
      <w:r w:rsidR="00BF1138" w:rsidRPr="00A9000A">
        <w:rPr>
          <w:rFonts w:ascii="Arial" w:hAnsi="Arial" w:cs="Arial"/>
          <w:lang w:val="en-US"/>
        </w:rPr>
        <w:t>–</w:t>
      </w:r>
      <w:r w:rsidRPr="00A9000A">
        <w:rPr>
          <w:rFonts w:ascii="Arial" w:hAnsi="Arial" w:cs="Arial"/>
          <w:lang w:val="en-US"/>
        </w:rPr>
        <w:t xml:space="preserve">4 times higher than </w:t>
      </w:r>
      <w:ins w:id="40" w:author="Guillén Gosalbez  Gonzalo" w:date="2023-05-29T10:11:00Z">
        <w:r w:rsidR="004F041B">
          <w:rPr>
            <w:rFonts w:ascii="Arial" w:hAnsi="Arial" w:cs="Arial"/>
            <w:lang w:val="en-US"/>
          </w:rPr>
          <w:t xml:space="preserve">in </w:t>
        </w:r>
      </w:ins>
      <w:r w:rsidRPr="00A9000A">
        <w:rPr>
          <w:rFonts w:ascii="Arial" w:hAnsi="Arial" w:cs="Arial"/>
          <w:lang w:val="en-US"/>
        </w:rPr>
        <w:t>the same period in 2021</w:t>
      </w:r>
      <w:ins w:id="41" w:author="Guillén Gosalbez  Gonzalo" w:date="2023-05-29T10:12:00Z">
        <w:r w:rsidR="00082491">
          <w:rPr>
            <w:rFonts w:ascii="Arial" w:hAnsi="Arial" w:cs="Arial"/>
            <w:lang w:val="en-US"/>
          </w:rPr>
          <w:t xml:space="preserve">, made </w:t>
        </w:r>
      </w:ins>
      <w:del w:id="42" w:author="Guillén Gosalbez  Gonzalo" w:date="2023-05-29T10:12:00Z">
        <w:r w:rsidRPr="00A9000A" w:rsidDel="00082491">
          <w:rPr>
            <w:rFonts w:ascii="Arial" w:hAnsi="Arial" w:cs="Arial"/>
            <w:lang w:val="en-US"/>
          </w:rPr>
          <w:delText xml:space="preserve">. However, based on our production cost estimates, </w:delText>
        </w:r>
      </w:del>
      <w:r w:rsidRPr="00A9000A">
        <w:rPr>
          <w:rFonts w:ascii="Arial" w:hAnsi="Arial" w:cs="Arial"/>
          <w:lang w:val="en-US"/>
        </w:rPr>
        <w:t xml:space="preserve">green ammonia and methanol </w:t>
      </w:r>
      <w:del w:id="43" w:author="Guillén Gosalbez  Gonzalo" w:date="2023-05-29T10:12:00Z">
        <w:r w:rsidRPr="00A9000A" w:rsidDel="00082491">
          <w:rPr>
            <w:rFonts w:ascii="Arial" w:hAnsi="Arial" w:cs="Arial"/>
            <w:lang w:val="en-US"/>
          </w:rPr>
          <w:delText>produced through</w:delText>
        </w:r>
      </w:del>
      <w:ins w:id="44" w:author="Guillén Gosalbez  Gonzalo" w:date="2023-05-29T10:12:00Z">
        <w:r w:rsidR="00082491">
          <w:rPr>
            <w:rFonts w:ascii="Arial" w:hAnsi="Arial" w:cs="Arial"/>
            <w:lang w:val="en-US"/>
          </w:rPr>
          <w:t>from</w:t>
        </w:r>
      </w:ins>
      <w:r w:rsidRPr="00A9000A">
        <w:rPr>
          <w:rFonts w:ascii="Arial" w:hAnsi="Arial" w:cs="Arial"/>
          <w:lang w:val="en-US"/>
        </w:rPr>
        <w:t xml:space="preserve"> on</w:t>
      </w:r>
      <w:r w:rsidR="00BF1138" w:rsidRPr="00A9000A">
        <w:rPr>
          <w:rFonts w:ascii="Arial" w:hAnsi="Arial" w:cs="Arial"/>
          <w:lang w:val="en-US"/>
        </w:rPr>
        <w:noBreakHyphen/>
      </w:r>
      <w:r w:rsidRPr="00A9000A">
        <w:rPr>
          <w:rFonts w:ascii="Arial" w:hAnsi="Arial" w:cs="Arial"/>
          <w:lang w:val="en-US"/>
        </w:rPr>
        <w:t xml:space="preserve">shore wind electricity </w:t>
      </w:r>
      <w:del w:id="45" w:author="Guillén Gosalbez  Gonzalo" w:date="2023-05-29T10:12:00Z">
        <w:r w:rsidRPr="00A9000A" w:rsidDel="00082491">
          <w:rPr>
            <w:rFonts w:ascii="Arial" w:hAnsi="Arial" w:cs="Arial"/>
            <w:lang w:val="en-US"/>
          </w:rPr>
          <w:delText xml:space="preserve">via water electrolysis became </w:delText>
        </w:r>
      </w:del>
      <w:r w:rsidRPr="00A9000A">
        <w:rPr>
          <w:rFonts w:ascii="Arial" w:hAnsi="Arial" w:cs="Arial"/>
          <w:lang w:val="en-US"/>
        </w:rPr>
        <w:t>economically competitive during the same period (</w:t>
      </w:r>
      <w:r w:rsidRPr="00A9000A">
        <w:rPr>
          <w:rFonts w:ascii="Arial" w:hAnsi="Arial" w:cs="Arial"/>
          <w:b/>
          <w:lang w:val="en-US"/>
        </w:rPr>
        <w:t>Fig.</w:t>
      </w:r>
      <w:r w:rsidR="00BF1138" w:rsidRPr="00A9000A">
        <w:rPr>
          <w:rFonts w:ascii="Arial" w:hAnsi="Arial" w:cs="Arial"/>
          <w:b/>
          <w:lang w:val="en-US"/>
        </w:rPr>
        <w:t> </w:t>
      </w:r>
      <w:r w:rsidRPr="00A9000A">
        <w:rPr>
          <w:rFonts w:ascii="Arial" w:hAnsi="Arial" w:cs="Arial"/>
          <w:b/>
          <w:lang w:val="en-US"/>
        </w:rPr>
        <w:t>1</w:t>
      </w:r>
      <w:r w:rsidRPr="00A9000A">
        <w:rPr>
          <w:rFonts w:ascii="Arial" w:hAnsi="Arial" w:cs="Arial"/>
          <w:lang w:val="en-US"/>
        </w:rPr>
        <w:t>). Wind</w:t>
      </w:r>
      <w:r w:rsidR="00BF1138" w:rsidRPr="00A9000A">
        <w:rPr>
          <w:rFonts w:ascii="Arial" w:hAnsi="Arial" w:cs="Arial"/>
          <w:lang w:val="en-US"/>
        </w:rPr>
        <w:noBreakHyphen/>
      </w:r>
      <w:r w:rsidRPr="00A9000A">
        <w:rPr>
          <w:rFonts w:ascii="Arial" w:hAnsi="Arial" w:cs="Arial"/>
          <w:lang w:val="en-US"/>
        </w:rPr>
        <w:t>based ammonia, in particular, exhibited a significant advantage, with costs ranging from 1.3 to 1.6</w:t>
      </w:r>
      <w:r w:rsidR="00BF1138" w:rsidRPr="00A9000A">
        <w:rPr>
          <w:rFonts w:ascii="Arial" w:hAnsi="Arial" w:cs="Arial"/>
          <w:lang w:val="en-US"/>
        </w:rPr>
        <w:t> </w:t>
      </w:r>
      <w:r w:rsidRPr="00A9000A">
        <w:rPr>
          <w:rFonts w:ascii="Arial" w:hAnsi="Arial" w:cs="Arial"/>
          <w:lang w:val="en-US"/>
        </w:rPr>
        <w:t>USD</w:t>
      </w:r>
      <w:r w:rsidR="00BF1138" w:rsidRPr="00A9000A">
        <w:rPr>
          <w:rFonts w:ascii="Arial" w:hAnsi="Arial" w:cs="Arial"/>
          <w:lang w:val="en-US"/>
        </w:rPr>
        <w:t> </w:t>
      </w:r>
      <w:r w:rsidRPr="00A9000A">
        <w:rPr>
          <w:rFonts w:ascii="Arial" w:hAnsi="Arial" w:cs="Arial"/>
          <w:lang w:val="en-US"/>
        </w:rPr>
        <w:t>kg</w:t>
      </w:r>
      <w:r w:rsidR="00BF1138" w:rsidRPr="00A9000A">
        <w:rPr>
          <w:rFonts w:ascii="Arial" w:hAnsi="Arial" w:cs="Arial"/>
          <w:vertAlign w:val="superscript"/>
          <w:lang w:val="en-US"/>
        </w:rPr>
        <w:t>–</w:t>
      </w:r>
      <w:r w:rsidRPr="00A9000A">
        <w:rPr>
          <w:rFonts w:ascii="Arial" w:hAnsi="Arial" w:cs="Arial"/>
          <w:vertAlign w:val="superscript"/>
          <w:lang w:val="en-US"/>
        </w:rPr>
        <w:t>1</w:t>
      </w:r>
      <w:r w:rsidRPr="00A9000A">
        <w:rPr>
          <w:rFonts w:ascii="Arial" w:hAnsi="Arial" w:cs="Arial"/>
          <w:lang w:val="en-US"/>
        </w:rPr>
        <w:t xml:space="preserve">, </w:t>
      </w:r>
      <w:ins w:id="46" w:author="Guillén Gosalbez  Gonzalo" w:date="2023-05-29T10:13:00Z">
        <w:r w:rsidR="00082491">
          <w:rPr>
            <w:rFonts w:ascii="Arial" w:hAnsi="Arial" w:cs="Arial"/>
            <w:lang w:val="en-US"/>
          </w:rPr>
          <w:t xml:space="preserve">clearly </w:t>
        </w:r>
      </w:ins>
      <w:r w:rsidRPr="00A9000A">
        <w:rPr>
          <w:rFonts w:ascii="Arial" w:hAnsi="Arial" w:cs="Arial"/>
          <w:lang w:val="en-US"/>
        </w:rPr>
        <w:t xml:space="preserve">outperforming its fossil counterpart (blue shaded area in </w:t>
      </w:r>
      <w:r w:rsidRPr="00A9000A">
        <w:rPr>
          <w:rFonts w:ascii="Arial" w:hAnsi="Arial" w:cs="Arial"/>
          <w:b/>
          <w:lang w:val="en-US"/>
        </w:rPr>
        <w:t>Fig.</w:t>
      </w:r>
      <w:r w:rsidR="00BF1138" w:rsidRPr="00A9000A">
        <w:rPr>
          <w:rFonts w:ascii="Arial" w:hAnsi="Arial" w:cs="Arial"/>
          <w:b/>
          <w:lang w:val="en-US"/>
        </w:rPr>
        <w:t> </w:t>
      </w:r>
      <w:r w:rsidRPr="00A9000A">
        <w:rPr>
          <w:rFonts w:ascii="Arial" w:hAnsi="Arial" w:cs="Arial"/>
          <w:b/>
          <w:lang w:val="en-US"/>
        </w:rPr>
        <w:t>1a</w:t>
      </w:r>
      <w:r w:rsidRPr="00A9000A">
        <w:rPr>
          <w:rFonts w:ascii="Arial" w:hAnsi="Arial" w:cs="Arial"/>
          <w:lang w:val="en-US"/>
        </w:rPr>
        <w:t xml:space="preserve">). </w:t>
      </w:r>
      <w:del w:id="47" w:author="Guillén Gosalbez  Gonzalo" w:date="2023-05-29T10:15:00Z">
        <w:r w:rsidRPr="00A9000A" w:rsidDel="00235592">
          <w:rPr>
            <w:rFonts w:ascii="Arial" w:hAnsi="Arial" w:cs="Arial"/>
            <w:lang w:val="en-US"/>
          </w:rPr>
          <w:delText>These results</w:delText>
        </w:r>
      </w:del>
      <w:ins w:id="48" w:author="Guillén Gosalbez  Gonzalo" w:date="2023-05-29T10:15:00Z">
        <w:r w:rsidR="00235592">
          <w:rPr>
            <w:rFonts w:ascii="Arial" w:hAnsi="Arial" w:cs="Arial"/>
            <w:lang w:val="en-US"/>
          </w:rPr>
          <w:t>Our study</w:t>
        </w:r>
      </w:ins>
      <w:r w:rsidRPr="00A9000A">
        <w:rPr>
          <w:rFonts w:ascii="Arial" w:hAnsi="Arial" w:cs="Arial"/>
          <w:lang w:val="en-US"/>
        </w:rPr>
        <w:t xml:space="preserve"> highlight</w:t>
      </w:r>
      <w:ins w:id="49" w:author="Guillén Gosalbez  Gonzalo" w:date="2023-05-29T10:15:00Z">
        <w:r w:rsidR="00235592">
          <w:rPr>
            <w:rFonts w:ascii="Arial" w:hAnsi="Arial" w:cs="Arial"/>
            <w:lang w:val="en-US"/>
          </w:rPr>
          <w:t>s</w:t>
        </w:r>
      </w:ins>
      <w:r w:rsidRPr="00A9000A">
        <w:rPr>
          <w:rFonts w:ascii="Arial" w:hAnsi="Arial" w:cs="Arial"/>
          <w:lang w:val="en-US"/>
        </w:rPr>
        <w:t xml:space="preserve"> the tremendous potential for Europe to lead the grand transition towards a sustainable chemical industry, given the evident uncertainty in natural gas supply and the price fluctuations.</w:t>
      </w:r>
    </w:p>
    <w:p w14:paraId="66AEC29D" w14:textId="77777777" w:rsidR="0077715D" w:rsidRPr="00A9000A" w:rsidRDefault="0077715D" w:rsidP="0077715D">
      <w:pPr>
        <w:jc w:val="center"/>
        <w:rPr>
          <w:rFonts w:ascii="Arial" w:hAnsi="Arial" w:cs="Arial"/>
          <w:lang w:val="en-US"/>
        </w:rPr>
      </w:pPr>
      <w:r>
        <w:rPr>
          <w:rFonts w:ascii="Arial" w:hAnsi="Arial" w:cs="Arial"/>
          <w:noProof/>
          <w:lang w:val="en-US"/>
        </w:rPr>
        <w:drawing>
          <wp:inline distT="0" distB="0" distL="0" distR="0" wp14:anchorId="2BA8F374" wp14:editId="0B90659C">
            <wp:extent cx="5760720" cy="25463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bstract figure.png"/>
                    <pic:cNvPicPr/>
                  </pic:nvPicPr>
                  <pic:blipFill>
                    <a:blip r:embed="rId7"/>
                    <a:stretch>
                      <a:fillRect/>
                    </a:stretch>
                  </pic:blipFill>
                  <pic:spPr>
                    <a:xfrm>
                      <a:off x="0" y="0"/>
                      <a:ext cx="5760720" cy="2546350"/>
                    </a:xfrm>
                    <a:prstGeom prst="rect">
                      <a:avLst/>
                    </a:prstGeom>
                  </pic:spPr>
                </pic:pic>
              </a:graphicData>
            </a:graphic>
          </wp:inline>
        </w:drawing>
      </w:r>
    </w:p>
    <w:p w14:paraId="596CED28" w14:textId="02F3D443" w:rsidR="004C3AD9" w:rsidRPr="00A9000A" w:rsidRDefault="00137879" w:rsidP="00BF1138">
      <w:pPr>
        <w:spacing w:after="80"/>
        <w:jc w:val="both"/>
        <w:rPr>
          <w:rFonts w:ascii="Arial" w:hAnsi="Arial" w:cs="Arial"/>
          <w:bCs/>
          <w:sz w:val="18"/>
          <w:szCs w:val="18"/>
          <w:lang w:val="en-US"/>
        </w:rPr>
      </w:pPr>
      <w:r w:rsidRPr="00A9000A">
        <w:rPr>
          <w:rFonts w:ascii="Arial" w:hAnsi="Arial" w:cs="Arial"/>
          <w:b/>
          <w:bCs/>
          <w:sz w:val="20"/>
          <w:szCs w:val="20"/>
          <w:lang w:val="en-US"/>
        </w:rPr>
        <w:t>Fig</w:t>
      </w:r>
      <w:r w:rsidR="00134460" w:rsidRPr="00A9000A">
        <w:rPr>
          <w:rFonts w:ascii="Arial" w:hAnsi="Arial" w:cs="Arial"/>
          <w:b/>
          <w:bCs/>
          <w:sz w:val="20"/>
          <w:szCs w:val="20"/>
          <w:lang w:val="en-US"/>
        </w:rPr>
        <w:t>.</w:t>
      </w:r>
      <w:r w:rsidRPr="00A9000A">
        <w:rPr>
          <w:rFonts w:ascii="Arial" w:hAnsi="Arial" w:cs="Arial"/>
          <w:b/>
          <w:bCs/>
          <w:sz w:val="20"/>
          <w:szCs w:val="20"/>
          <w:lang w:val="en-US"/>
        </w:rPr>
        <w:t> 1</w:t>
      </w:r>
      <w:r w:rsidRPr="00A9000A">
        <w:rPr>
          <w:rFonts w:ascii="Arial" w:hAnsi="Arial" w:cs="Arial"/>
          <w:bCs/>
          <w:sz w:val="20"/>
          <w:szCs w:val="20"/>
          <w:lang w:val="en-US"/>
        </w:rPr>
        <w:t xml:space="preserve"> </w:t>
      </w:r>
      <w:r w:rsidR="00FE277E" w:rsidRPr="00A9000A">
        <w:rPr>
          <w:rFonts w:ascii="Arial" w:hAnsi="Arial" w:cs="Arial"/>
          <w:bCs/>
          <w:sz w:val="20"/>
          <w:szCs w:val="20"/>
          <w:lang w:val="en-US"/>
        </w:rPr>
        <w:t>Temporal evolution of e</w:t>
      </w:r>
      <w:r w:rsidR="00A51397" w:rsidRPr="00A9000A">
        <w:rPr>
          <w:rFonts w:ascii="Arial" w:hAnsi="Arial" w:cs="Arial"/>
          <w:bCs/>
          <w:sz w:val="20"/>
          <w:szCs w:val="20"/>
          <w:lang w:val="en-US"/>
        </w:rPr>
        <w:t>stimated production cost for wind</w:t>
      </w:r>
      <w:r w:rsidR="00A51397" w:rsidRPr="00A9000A">
        <w:rPr>
          <w:rFonts w:ascii="Arial" w:hAnsi="Arial" w:cs="Arial"/>
          <w:bCs/>
          <w:sz w:val="20"/>
          <w:szCs w:val="20"/>
          <w:lang w:val="en-US"/>
        </w:rPr>
        <w:noBreakHyphen/>
        <w:t xml:space="preserve">based </w:t>
      </w:r>
      <w:r w:rsidR="00083E94" w:rsidRPr="00083E94">
        <w:rPr>
          <w:rFonts w:ascii="Arial" w:hAnsi="Arial" w:cs="Arial"/>
          <w:b/>
          <w:bCs/>
          <w:sz w:val="20"/>
          <w:szCs w:val="20"/>
          <w:lang w:val="en-US"/>
        </w:rPr>
        <w:t>(</w:t>
      </w:r>
      <w:r w:rsidR="006C561C" w:rsidRPr="00083E94">
        <w:rPr>
          <w:rFonts w:ascii="Arial" w:hAnsi="Arial" w:cs="Arial"/>
          <w:b/>
          <w:bCs/>
          <w:sz w:val="20"/>
          <w:szCs w:val="20"/>
          <w:lang w:val="en-US"/>
        </w:rPr>
        <w:t>a</w:t>
      </w:r>
      <w:r w:rsidR="00083E94" w:rsidRPr="00083E94">
        <w:rPr>
          <w:rFonts w:ascii="Arial" w:hAnsi="Arial" w:cs="Arial"/>
          <w:b/>
          <w:bCs/>
          <w:sz w:val="20"/>
          <w:szCs w:val="20"/>
          <w:lang w:val="en-US"/>
        </w:rPr>
        <w:t>)</w:t>
      </w:r>
      <w:r w:rsidR="00150777" w:rsidRPr="00A9000A">
        <w:rPr>
          <w:rFonts w:ascii="Arial" w:hAnsi="Arial" w:cs="Arial"/>
          <w:b/>
          <w:bCs/>
          <w:sz w:val="20"/>
          <w:szCs w:val="20"/>
          <w:lang w:val="en-US"/>
        </w:rPr>
        <w:t xml:space="preserve"> </w:t>
      </w:r>
      <w:r w:rsidR="00A51397" w:rsidRPr="00A9000A">
        <w:rPr>
          <w:rFonts w:ascii="Arial" w:hAnsi="Arial" w:cs="Arial"/>
          <w:bCs/>
          <w:sz w:val="20"/>
          <w:szCs w:val="20"/>
          <w:lang w:val="en-US"/>
        </w:rPr>
        <w:t xml:space="preserve">ammonia and </w:t>
      </w:r>
      <w:r w:rsidR="00083E94" w:rsidRPr="00083E94">
        <w:rPr>
          <w:rFonts w:ascii="Arial" w:hAnsi="Arial" w:cs="Arial"/>
          <w:b/>
          <w:bCs/>
          <w:sz w:val="20"/>
          <w:szCs w:val="20"/>
          <w:lang w:val="en-US"/>
        </w:rPr>
        <w:t>(</w:t>
      </w:r>
      <w:r w:rsidR="00150777" w:rsidRPr="00083E94">
        <w:rPr>
          <w:rFonts w:ascii="Arial" w:hAnsi="Arial" w:cs="Arial"/>
          <w:b/>
          <w:bCs/>
          <w:sz w:val="20"/>
          <w:szCs w:val="20"/>
          <w:lang w:val="en-US"/>
        </w:rPr>
        <w:t>b</w:t>
      </w:r>
      <w:r w:rsidR="00083E94" w:rsidRPr="00083E94">
        <w:rPr>
          <w:rFonts w:ascii="Arial" w:hAnsi="Arial" w:cs="Arial"/>
          <w:b/>
          <w:bCs/>
          <w:sz w:val="20"/>
          <w:szCs w:val="20"/>
          <w:lang w:val="en-US"/>
        </w:rPr>
        <w:t>)</w:t>
      </w:r>
      <w:r w:rsidR="00150777" w:rsidRPr="00A9000A">
        <w:rPr>
          <w:rFonts w:ascii="Arial" w:hAnsi="Arial" w:cs="Arial"/>
          <w:b/>
          <w:bCs/>
          <w:sz w:val="20"/>
          <w:szCs w:val="20"/>
          <w:lang w:val="en-US"/>
        </w:rPr>
        <w:t xml:space="preserve"> </w:t>
      </w:r>
      <w:r w:rsidR="00A51397" w:rsidRPr="00A9000A">
        <w:rPr>
          <w:rFonts w:ascii="Arial" w:hAnsi="Arial" w:cs="Arial"/>
          <w:bCs/>
          <w:sz w:val="20"/>
          <w:szCs w:val="20"/>
          <w:lang w:val="en-US"/>
        </w:rPr>
        <w:t>methanol in Europe compared with the</w:t>
      </w:r>
      <w:r w:rsidR="00150777" w:rsidRPr="00A9000A">
        <w:rPr>
          <w:rFonts w:ascii="Arial" w:hAnsi="Arial" w:cs="Arial"/>
          <w:bCs/>
          <w:sz w:val="20"/>
          <w:szCs w:val="20"/>
          <w:lang w:val="en-US"/>
        </w:rPr>
        <w:t>ir</w:t>
      </w:r>
      <w:r w:rsidR="00A51397" w:rsidRPr="00A9000A">
        <w:rPr>
          <w:rFonts w:ascii="Arial" w:hAnsi="Arial" w:cs="Arial"/>
          <w:bCs/>
          <w:sz w:val="20"/>
          <w:szCs w:val="20"/>
          <w:lang w:val="en-US"/>
        </w:rPr>
        <w:t xml:space="preserve"> fossil counterpart in USD kg</w:t>
      </w:r>
      <w:r w:rsidR="00BF1138" w:rsidRPr="00A9000A">
        <w:rPr>
          <w:rFonts w:ascii="Arial" w:hAnsi="Arial" w:cs="Arial"/>
          <w:bCs/>
          <w:sz w:val="20"/>
          <w:szCs w:val="20"/>
          <w:vertAlign w:val="superscript"/>
          <w:lang w:val="en-US"/>
        </w:rPr>
        <w:t>–</w:t>
      </w:r>
      <w:r w:rsidR="00A51397" w:rsidRPr="00A9000A">
        <w:rPr>
          <w:rFonts w:ascii="Arial" w:hAnsi="Arial" w:cs="Arial"/>
          <w:bCs/>
          <w:sz w:val="20"/>
          <w:szCs w:val="20"/>
          <w:vertAlign w:val="superscript"/>
          <w:lang w:val="en-US"/>
        </w:rPr>
        <w:t>1</w:t>
      </w:r>
      <w:r w:rsidRPr="00A9000A">
        <w:rPr>
          <w:rFonts w:ascii="Arial" w:hAnsi="Arial" w:cs="Arial"/>
          <w:bCs/>
          <w:sz w:val="20"/>
          <w:szCs w:val="20"/>
          <w:lang w:val="en-US"/>
        </w:rPr>
        <w:t>.</w:t>
      </w:r>
      <w:r w:rsidR="00FE277E" w:rsidRPr="00A9000A">
        <w:rPr>
          <w:rFonts w:ascii="Arial" w:hAnsi="Arial" w:cs="Arial"/>
          <w:bCs/>
          <w:sz w:val="20"/>
          <w:szCs w:val="20"/>
          <w:lang w:val="en-US"/>
        </w:rPr>
        <w:t xml:space="preserve"> The blue shaded area in </w:t>
      </w:r>
      <w:r w:rsidR="00FE277E" w:rsidRPr="0036270F">
        <w:rPr>
          <w:rFonts w:ascii="Arial" w:hAnsi="Arial" w:cs="Arial"/>
          <w:b/>
          <w:bCs/>
          <w:sz w:val="20"/>
          <w:szCs w:val="20"/>
          <w:lang w:val="en-US"/>
        </w:rPr>
        <w:t>(a)</w:t>
      </w:r>
      <w:r w:rsidR="00FE277E" w:rsidRPr="00A9000A">
        <w:rPr>
          <w:rFonts w:ascii="Arial" w:hAnsi="Arial" w:cs="Arial"/>
          <w:bCs/>
          <w:sz w:val="20"/>
          <w:szCs w:val="20"/>
          <w:lang w:val="en-US"/>
        </w:rPr>
        <w:t xml:space="preserve"> demonstrates the economic viability of wind-based ammonia.</w:t>
      </w:r>
    </w:p>
    <w:p w14:paraId="42D2F57E" w14:textId="77777777" w:rsidR="00BC0242" w:rsidRPr="00DD48A0" w:rsidRDefault="00BC0242" w:rsidP="004B26AF">
      <w:pPr>
        <w:pStyle w:val="Bibliography"/>
        <w:jc w:val="both"/>
        <w:rPr>
          <w:rFonts w:ascii="Arial" w:hAnsi="Arial" w:cs="Arial"/>
          <w:sz w:val="18"/>
          <w:szCs w:val="18"/>
        </w:rPr>
      </w:pPr>
      <w:r w:rsidRPr="00A9000A">
        <w:rPr>
          <w:rFonts w:ascii="Arial" w:hAnsi="Arial" w:cs="Arial"/>
          <w:bCs/>
          <w:sz w:val="18"/>
          <w:szCs w:val="18"/>
          <w:lang w:val="en-US"/>
        </w:rPr>
        <w:fldChar w:fldCharType="begin"/>
      </w:r>
      <w:r w:rsidRPr="00DD48A0">
        <w:rPr>
          <w:rFonts w:ascii="Arial" w:hAnsi="Arial" w:cs="Arial"/>
          <w:bCs/>
          <w:sz w:val="18"/>
          <w:szCs w:val="18"/>
        </w:rPr>
        <w:instrText xml:space="preserve"> ADDIN ZOTERO_BIBL {"uncited":[],"omitted":[],"custom":[]} CSL_BIBLIOGRAPHY </w:instrText>
      </w:r>
      <w:r w:rsidRPr="00A9000A">
        <w:rPr>
          <w:rFonts w:ascii="Arial" w:hAnsi="Arial" w:cs="Arial"/>
          <w:bCs/>
          <w:sz w:val="18"/>
          <w:szCs w:val="18"/>
          <w:lang w:val="en-US"/>
        </w:rPr>
        <w:fldChar w:fldCharType="separate"/>
      </w:r>
      <w:r w:rsidRPr="00DD48A0">
        <w:rPr>
          <w:rFonts w:ascii="Arial" w:hAnsi="Arial" w:cs="Arial"/>
          <w:sz w:val="18"/>
          <w:szCs w:val="18"/>
        </w:rPr>
        <w:t xml:space="preserve">[1] F. Bauer, J. P. Tilsted, S. Pfister, C. Oberschelp, V. Kulionis, </w:t>
      </w:r>
      <w:r w:rsidRPr="00DD48A0">
        <w:rPr>
          <w:rFonts w:ascii="Arial" w:hAnsi="Arial" w:cs="Arial"/>
          <w:i/>
          <w:iCs/>
          <w:sz w:val="18"/>
          <w:szCs w:val="18"/>
        </w:rPr>
        <w:t>Curr. Opin. Chem. Eng.</w:t>
      </w:r>
      <w:r w:rsidRPr="00DD48A0">
        <w:rPr>
          <w:rFonts w:ascii="Arial" w:hAnsi="Arial" w:cs="Arial"/>
          <w:sz w:val="18"/>
          <w:szCs w:val="18"/>
        </w:rPr>
        <w:t xml:space="preserve"> </w:t>
      </w:r>
      <w:r w:rsidRPr="00DD48A0">
        <w:rPr>
          <w:rFonts w:ascii="Arial" w:hAnsi="Arial" w:cs="Arial"/>
          <w:b/>
          <w:bCs/>
          <w:sz w:val="18"/>
          <w:szCs w:val="18"/>
        </w:rPr>
        <w:t>2023</w:t>
      </w:r>
      <w:r w:rsidRPr="00DD48A0">
        <w:rPr>
          <w:rFonts w:ascii="Arial" w:hAnsi="Arial" w:cs="Arial"/>
          <w:sz w:val="18"/>
          <w:szCs w:val="18"/>
        </w:rPr>
        <w:t xml:space="preserve">, </w:t>
      </w:r>
      <w:r w:rsidRPr="0051129D">
        <w:rPr>
          <w:rFonts w:ascii="Arial" w:hAnsi="Arial" w:cs="Arial"/>
          <w:iCs/>
          <w:sz w:val="18"/>
          <w:szCs w:val="18"/>
        </w:rPr>
        <w:t>39</w:t>
      </w:r>
      <w:r w:rsidRPr="0051129D">
        <w:rPr>
          <w:rFonts w:ascii="Arial" w:hAnsi="Arial" w:cs="Arial"/>
          <w:sz w:val="18"/>
          <w:szCs w:val="18"/>
        </w:rPr>
        <w:t>,</w:t>
      </w:r>
      <w:r w:rsidRPr="00DD48A0">
        <w:rPr>
          <w:rFonts w:ascii="Arial" w:hAnsi="Arial" w:cs="Arial"/>
          <w:sz w:val="18"/>
          <w:szCs w:val="18"/>
        </w:rPr>
        <w:t xml:space="preserve"> 100881.</w:t>
      </w:r>
    </w:p>
    <w:p w14:paraId="3220B412" w14:textId="77777777" w:rsidR="00F0716D" w:rsidRPr="00DD48A0" w:rsidRDefault="00BC0242" w:rsidP="004B26AF">
      <w:pPr>
        <w:pStyle w:val="Bibliography"/>
        <w:jc w:val="both"/>
        <w:rPr>
          <w:rFonts w:ascii="Arial" w:hAnsi="Arial" w:cs="Arial"/>
          <w:bCs/>
          <w:sz w:val="18"/>
          <w:szCs w:val="18"/>
        </w:rPr>
      </w:pPr>
      <w:r w:rsidRPr="00DD48A0">
        <w:rPr>
          <w:rFonts w:ascii="Arial" w:hAnsi="Arial" w:cs="Arial"/>
          <w:sz w:val="18"/>
          <w:szCs w:val="18"/>
        </w:rPr>
        <w:t xml:space="preserve">[2] Á. Galán-Martín, V. Tulus, I. Díaz, C. Pozo, J. Pérez-Ramírez, G. Guillén-Gosálbez, </w:t>
      </w:r>
      <w:r w:rsidRPr="00DD48A0">
        <w:rPr>
          <w:rFonts w:ascii="Arial" w:hAnsi="Arial" w:cs="Arial"/>
          <w:i/>
          <w:iCs/>
          <w:sz w:val="18"/>
          <w:szCs w:val="18"/>
        </w:rPr>
        <w:t>One Earth</w:t>
      </w:r>
      <w:r w:rsidRPr="00DD48A0">
        <w:rPr>
          <w:rFonts w:ascii="Arial" w:hAnsi="Arial" w:cs="Arial"/>
          <w:sz w:val="18"/>
          <w:szCs w:val="18"/>
        </w:rPr>
        <w:t xml:space="preserve"> </w:t>
      </w:r>
      <w:r w:rsidRPr="00DD48A0">
        <w:rPr>
          <w:rFonts w:ascii="Arial" w:hAnsi="Arial" w:cs="Arial"/>
          <w:b/>
          <w:bCs/>
          <w:sz w:val="18"/>
          <w:szCs w:val="18"/>
        </w:rPr>
        <w:t>2021</w:t>
      </w:r>
      <w:r w:rsidRPr="00DD48A0">
        <w:rPr>
          <w:rFonts w:ascii="Arial" w:hAnsi="Arial" w:cs="Arial"/>
          <w:sz w:val="18"/>
          <w:szCs w:val="18"/>
        </w:rPr>
        <w:t xml:space="preserve">, </w:t>
      </w:r>
      <w:r w:rsidRPr="0051129D">
        <w:rPr>
          <w:rFonts w:ascii="Arial" w:hAnsi="Arial" w:cs="Arial"/>
          <w:iCs/>
          <w:sz w:val="18"/>
          <w:szCs w:val="18"/>
        </w:rPr>
        <w:t>4</w:t>
      </w:r>
      <w:r w:rsidRPr="0051129D">
        <w:rPr>
          <w:rFonts w:ascii="Arial" w:hAnsi="Arial" w:cs="Arial"/>
          <w:sz w:val="18"/>
          <w:szCs w:val="18"/>
        </w:rPr>
        <w:t>,</w:t>
      </w:r>
      <w:r w:rsidRPr="00DD48A0">
        <w:rPr>
          <w:rFonts w:ascii="Arial" w:hAnsi="Arial" w:cs="Arial"/>
          <w:sz w:val="18"/>
          <w:szCs w:val="18"/>
        </w:rPr>
        <w:t xml:space="preserve"> 565.</w:t>
      </w:r>
      <w:r w:rsidRPr="00A9000A">
        <w:rPr>
          <w:rFonts w:ascii="Arial" w:hAnsi="Arial" w:cs="Arial"/>
          <w:bCs/>
          <w:sz w:val="18"/>
          <w:szCs w:val="18"/>
          <w:lang w:val="en-US"/>
        </w:rPr>
        <w:fldChar w:fldCharType="end"/>
      </w:r>
    </w:p>
    <w:sectPr w:rsidR="00F0716D" w:rsidRPr="00DD48A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Guillén Gosalbez  Gonzalo" w:date="2023-05-29T10:04:00Z" w:initials="GGG">
    <w:p w14:paraId="7C69F9B5" w14:textId="6BA04921" w:rsidR="004F041B" w:rsidRPr="004F041B" w:rsidRDefault="004F041B">
      <w:pPr>
        <w:pStyle w:val="CommentText"/>
        <w:rPr>
          <w:lang w:val="en-GB"/>
        </w:rPr>
      </w:pPr>
      <w:r>
        <w:rPr>
          <w:rStyle w:val="CommentReference"/>
        </w:rPr>
        <w:annotationRef/>
      </w:r>
      <w:r w:rsidRPr="004F041B">
        <w:rPr>
          <w:lang w:val="en-GB"/>
        </w:rPr>
        <w:t>Where is this number coming from? I think it is too high… Is it life cycle? Is it cradle to grave?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C69F9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C69F9B5" w16cid:durableId="281F1B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uillén Gosalbez  Gonzalo">
    <w15:presenceInfo w15:providerId="None" w15:userId="Guillén Gosalbez  Gonzalo"/>
  </w15:person>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rQwMjQwtrQ0NzIzNjFW0lEKTi0uzszPAykwrAUAXdou4ywAAAA="/>
  </w:docVars>
  <w:rsids>
    <w:rsidRoot w:val="00137879"/>
    <w:rsid w:val="000201C6"/>
    <w:rsid w:val="0003123B"/>
    <w:rsid w:val="0006062D"/>
    <w:rsid w:val="00073F32"/>
    <w:rsid w:val="00082491"/>
    <w:rsid w:val="00083E94"/>
    <w:rsid w:val="001023A9"/>
    <w:rsid w:val="00102A51"/>
    <w:rsid w:val="001235B9"/>
    <w:rsid w:val="00134460"/>
    <w:rsid w:val="00137879"/>
    <w:rsid w:val="00150777"/>
    <w:rsid w:val="00174BBC"/>
    <w:rsid w:val="001B704B"/>
    <w:rsid w:val="00235592"/>
    <w:rsid w:val="00243857"/>
    <w:rsid w:val="0025741E"/>
    <w:rsid w:val="00281C69"/>
    <w:rsid w:val="002F2B0B"/>
    <w:rsid w:val="002F4016"/>
    <w:rsid w:val="0030527B"/>
    <w:rsid w:val="00325EAF"/>
    <w:rsid w:val="0036270F"/>
    <w:rsid w:val="00435FE4"/>
    <w:rsid w:val="00481A2E"/>
    <w:rsid w:val="0048640D"/>
    <w:rsid w:val="004B26AF"/>
    <w:rsid w:val="004F041B"/>
    <w:rsid w:val="0051129D"/>
    <w:rsid w:val="005437BA"/>
    <w:rsid w:val="00565531"/>
    <w:rsid w:val="005E3F39"/>
    <w:rsid w:val="006667C8"/>
    <w:rsid w:val="00695083"/>
    <w:rsid w:val="006C561C"/>
    <w:rsid w:val="006E0619"/>
    <w:rsid w:val="00731330"/>
    <w:rsid w:val="0077715D"/>
    <w:rsid w:val="00784462"/>
    <w:rsid w:val="00787A43"/>
    <w:rsid w:val="007C6D52"/>
    <w:rsid w:val="009E1777"/>
    <w:rsid w:val="00A47FBE"/>
    <w:rsid w:val="00A51397"/>
    <w:rsid w:val="00A57289"/>
    <w:rsid w:val="00A9000A"/>
    <w:rsid w:val="00AB3714"/>
    <w:rsid w:val="00B275AF"/>
    <w:rsid w:val="00B746F7"/>
    <w:rsid w:val="00BC0242"/>
    <w:rsid w:val="00BF1138"/>
    <w:rsid w:val="00C0730A"/>
    <w:rsid w:val="00D07290"/>
    <w:rsid w:val="00D25E48"/>
    <w:rsid w:val="00D37431"/>
    <w:rsid w:val="00D73B27"/>
    <w:rsid w:val="00DC0FF6"/>
    <w:rsid w:val="00DD48A0"/>
    <w:rsid w:val="00DD768E"/>
    <w:rsid w:val="00E047F5"/>
    <w:rsid w:val="00E47DE2"/>
    <w:rsid w:val="00F0716D"/>
    <w:rsid w:val="00F17237"/>
    <w:rsid w:val="00F23315"/>
    <w:rsid w:val="00FE277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18DCE"/>
  <w14:defaultImageDpi w14:val="330"/>
  <w15:chartTrackingRefBased/>
  <w15:docId w15:val="{7A56BEC1-F879-470D-AAE7-3178E574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78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7879"/>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Bibliography">
    <w:name w:val="Bibliography"/>
    <w:basedOn w:val="Normal"/>
    <w:next w:val="Normal"/>
    <w:uiPriority w:val="37"/>
    <w:unhideWhenUsed/>
    <w:rsid w:val="00F0716D"/>
    <w:pPr>
      <w:tabs>
        <w:tab w:val="left" w:pos="504"/>
      </w:tabs>
      <w:spacing w:after="0" w:line="240" w:lineRule="auto"/>
      <w:ind w:left="504" w:hanging="504"/>
    </w:pPr>
  </w:style>
  <w:style w:type="paragraph" w:styleId="BalloonText">
    <w:name w:val="Balloon Text"/>
    <w:basedOn w:val="Normal"/>
    <w:link w:val="BalloonTextChar"/>
    <w:uiPriority w:val="99"/>
    <w:semiHidden/>
    <w:unhideWhenUsed/>
    <w:rsid w:val="004F04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041B"/>
    <w:rPr>
      <w:rFonts w:ascii="Segoe UI" w:hAnsi="Segoe UI" w:cs="Segoe UI"/>
      <w:sz w:val="18"/>
      <w:szCs w:val="18"/>
    </w:rPr>
  </w:style>
  <w:style w:type="character" w:styleId="CommentReference">
    <w:name w:val="annotation reference"/>
    <w:basedOn w:val="DefaultParagraphFont"/>
    <w:uiPriority w:val="99"/>
    <w:semiHidden/>
    <w:unhideWhenUsed/>
    <w:rsid w:val="004F041B"/>
    <w:rPr>
      <w:sz w:val="16"/>
      <w:szCs w:val="16"/>
    </w:rPr>
  </w:style>
  <w:style w:type="paragraph" w:styleId="CommentText">
    <w:name w:val="annotation text"/>
    <w:basedOn w:val="Normal"/>
    <w:link w:val="CommentTextChar"/>
    <w:uiPriority w:val="99"/>
    <w:semiHidden/>
    <w:unhideWhenUsed/>
    <w:rsid w:val="004F041B"/>
    <w:pPr>
      <w:spacing w:line="240" w:lineRule="auto"/>
    </w:pPr>
    <w:rPr>
      <w:sz w:val="20"/>
      <w:szCs w:val="20"/>
    </w:rPr>
  </w:style>
  <w:style w:type="character" w:customStyle="1" w:styleId="CommentTextChar">
    <w:name w:val="Comment Text Char"/>
    <w:basedOn w:val="DefaultParagraphFont"/>
    <w:link w:val="CommentText"/>
    <w:uiPriority w:val="99"/>
    <w:semiHidden/>
    <w:rsid w:val="004F041B"/>
    <w:rPr>
      <w:sz w:val="20"/>
      <w:szCs w:val="20"/>
    </w:rPr>
  </w:style>
  <w:style w:type="paragraph" w:styleId="CommentSubject">
    <w:name w:val="annotation subject"/>
    <w:basedOn w:val="CommentText"/>
    <w:next w:val="CommentText"/>
    <w:link w:val="CommentSubjectChar"/>
    <w:uiPriority w:val="99"/>
    <w:semiHidden/>
    <w:unhideWhenUsed/>
    <w:rsid w:val="004F041B"/>
    <w:rPr>
      <w:b/>
      <w:bCs/>
    </w:rPr>
  </w:style>
  <w:style w:type="character" w:customStyle="1" w:styleId="CommentSubjectChar">
    <w:name w:val="Comment Subject Char"/>
    <w:basedOn w:val="CommentTextChar"/>
    <w:link w:val="CommentSubject"/>
    <w:uiPriority w:val="99"/>
    <w:semiHidden/>
    <w:rsid w:val="004F04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164912">
      <w:bodyDiv w:val="1"/>
      <w:marLeft w:val="0"/>
      <w:marRight w:val="0"/>
      <w:marTop w:val="0"/>
      <w:marBottom w:val="0"/>
      <w:divBdr>
        <w:top w:val="none" w:sz="0" w:space="0" w:color="auto"/>
        <w:left w:val="none" w:sz="0" w:space="0" w:color="auto"/>
        <w:bottom w:val="none" w:sz="0" w:space="0" w:color="auto"/>
        <w:right w:val="none" w:sz="0" w:space="0" w:color="auto"/>
      </w:divBdr>
    </w:div>
    <w:div w:id="1107429524">
      <w:bodyDiv w:val="1"/>
      <w:marLeft w:val="0"/>
      <w:marRight w:val="0"/>
      <w:marTop w:val="0"/>
      <w:marBottom w:val="0"/>
      <w:divBdr>
        <w:top w:val="none" w:sz="0" w:space="0" w:color="auto"/>
        <w:left w:val="none" w:sz="0" w:space="0" w:color="auto"/>
        <w:bottom w:val="none" w:sz="0" w:space="0" w:color="auto"/>
        <w:right w:val="none" w:sz="0" w:space="0" w:color="auto"/>
      </w:divBdr>
    </w:div>
    <w:div w:id="1237545697">
      <w:bodyDiv w:val="1"/>
      <w:marLeft w:val="0"/>
      <w:marRight w:val="0"/>
      <w:marTop w:val="0"/>
      <w:marBottom w:val="0"/>
      <w:divBdr>
        <w:top w:val="none" w:sz="0" w:space="0" w:color="auto"/>
        <w:left w:val="none" w:sz="0" w:space="0" w:color="auto"/>
        <w:bottom w:val="none" w:sz="0" w:space="0" w:color="auto"/>
        <w:right w:val="none" w:sz="0" w:space="0" w:color="auto"/>
      </w:divBdr>
    </w:div>
    <w:div w:id="157478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1203</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5</cp:revision>
  <dcterms:created xsi:type="dcterms:W3CDTF">2023-05-29T08:04:00Z</dcterms:created>
  <dcterms:modified xsi:type="dcterms:W3CDTF">2023-05-29T10:53:00Z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id="K7g1Qpqs"/&gt;&lt;style id="http://www.zotero.org/styles/chimia"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