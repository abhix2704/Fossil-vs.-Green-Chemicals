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5F687" w14:textId="77777777" w:rsidR="00241C5E" w:rsidRPr="00241C5E" w:rsidRDefault="00241C5E" w:rsidP="00241C5E">
      <w:pPr>
        <w:spacing w:before="60" w:after="60"/>
        <w:ind w:left="2124" w:firstLine="708"/>
        <w:jc w:val="right"/>
        <w:rPr>
          <w:rFonts w:ascii="Arial" w:hAnsi="Arial" w:cs="Arial"/>
          <w:b/>
        </w:rPr>
      </w:pPr>
      <w:bookmarkStart w:id="0" w:name="_Hlk128557527"/>
      <w:r w:rsidRPr="00241C5E">
        <w:rPr>
          <w:rFonts w:ascii="Arial" w:hAnsi="Arial" w:cs="Arial"/>
        </w:rPr>
        <w:t xml:space="preserve">Zurich, </w:t>
      </w:r>
      <w:bookmarkStart w:id="1" w:name="inhalt"/>
      <w:bookmarkEnd w:id="1"/>
      <w:r w:rsidRPr="00241C5E">
        <w:rPr>
          <w:rFonts w:ascii="Arial" w:hAnsi="Arial" w:cs="Arial"/>
        </w:rPr>
        <w:t>31.05.2023</w:t>
      </w:r>
    </w:p>
    <w:p w14:paraId="092F80D3" w14:textId="77777777" w:rsidR="00241C5E" w:rsidRPr="00241C5E" w:rsidRDefault="00241C5E" w:rsidP="00241C5E">
      <w:pPr>
        <w:spacing w:before="60" w:after="60"/>
        <w:rPr>
          <w:rFonts w:ascii="Arial" w:hAnsi="Arial" w:cs="Arial"/>
          <w:b/>
        </w:rPr>
      </w:pPr>
      <w:r w:rsidRPr="00241C5E">
        <w:rPr>
          <w:rFonts w:ascii="Arial" w:hAnsi="Arial" w:cs="Arial"/>
          <w:b/>
        </w:rPr>
        <w:t xml:space="preserve">Dr. Konoya Das </w:t>
      </w:r>
    </w:p>
    <w:p w14:paraId="7E6DC1B7" w14:textId="77777777" w:rsidR="00241C5E" w:rsidRPr="00241C5E" w:rsidRDefault="00241C5E" w:rsidP="00241C5E">
      <w:pPr>
        <w:spacing w:after="60"/>
        <w:rPr>
          <w:rFonts w:ascii="Arial" w:hAnsi="Arial" w:cs="Arial"/>
        </w:rPr>
      </w:pPr>
      <w:r w:rsidRPr="00241C5E">
        <w:rPr>
          <w:rFonts w:ascii="Arial" w:hAnsi="Arial" w:cs="Arial"/>
        </w:rPr>
        <w:t>Publishing Editor, Green Chemistry</w:t>
      </w:r>
    </w:p>
    <w:p w14:paraId="53AD89FB" w14:textId="77777777" w:rsidR="00241C5E" w:rsidRPr="00241C5E" w:rsidRDefault="00241C5E" w:rsidP="00241C5E">
      <w:pPr>
        <w:spacing w:after="60"/>
        <w:rPr>
          <w:rFonts w:ascii="Arial" w:hAnsi="Arial" w:cs="Arial"/>
        </w:rPr>
      </w:pPr>
      <w:r w:rsidRPr="00241C5E">
        <w:rPr>
          <w:rFonts w:ascii="Arial" w:hAnsi="Arial" w:cs="Arial"/>
        </w:rPr>
        <w:t>Royal Society of Chemistry</w:t>
      </w:r>
    </w:p>
    <w:p w14:paraId="43934FCE" w14:textId="77777777" w:rsidR="00241C5E" w:rsidRPr="00241C5E" w:rsidRDefault="00241C5E" w:rsidP="00241C5E">
      <w:pPr>
        <w:spacing w:after="60"/>
        <w:rPr>
          <w:rFonts w:ascii="Arial" w:hAnsi="Arial" w:cs="Arial"/>
        </w:rPr>
      </w:pPr>
    </w:p>
    <w:p w14:paraId="056961B7" w14:textId="77777777" w:rsidR="00241C5E" w:rsidRPr="00241C5E" w:rsidRDefault="00241C5E" w:rsidP="00241C5E">
      <w:pPr>
        <w:spacing w:after="60"/>
        <w:rPr>
          <w:rFonts w:ascii="Arial" w:hAnsi="Arial" w:cs="Arial"/>
        </w:rPr>
      </w:pPr>
      <w:r w:rsidRPr="00241C5E">
        <w:rPr>
          <w:rFonts w:ascii="Arial" w:hAnsi="Arial" w:cs="Arial"/>
          <w:b/>
        </w:rPr>
        <w:t xml:space="preserve">Subject: </w:t>
      </w:r>
      <w:r w:rsidRPr="00241C5E">
        <w:rPr>
          <w:rFonts w:ascii="Arial" w:hAnsi="Arial" w:cs="Arial"/>
        </w:rPr>
        <w:t>Revised GC-PER-03-2023-001053</w:t>
      </w:r>
    </w:p>
    <w:p w14:paraId="36D64EB9" w14:textId="77777777" w:rsidR="00241C5E" w:rsidRPr="00241C5E" w:rsidRDefault="00241C5E" w:rsidP="00241C5E">
      <w:pPr>
        <w:spacing w:before="240" w:after="80" w:line="288" w:lineRule="auto"/>
        <w:jc w:val="both"/>
        <w:rPr>
          <w:rFonts w:ascii="Arial" w:hAnsi="Arial" w:cs="Arial"/>
          <w:snapToGrid w:val="0"/>
          <w:color w:val="000000"/>
        </w:rPr>
      </w:pPr>
      <w:r w:rsidRPr="00241C5E">
        <w:rPr>
          <w:rFonts w:ascii="Arial" w:hAnsi="Arial" w:cs="Arial"/>
          <w:snapToGrid w:val="0"/>
          <w:color w:val="000000"/>
        </w:rPr>
        <w:t>Dear Dr. Das, dear Konoya,</w:t>
      </w:r>
    </w:p>
    <w:p w14:paraId="5696CD3F" w14:textId="78173B36" w:rsidR="00241C5E" w:rsidRPr="00241C5E" w:rsidRDefault="00241C5E" w:rsidP="00241C5E">
      <w:pPr>
        <w:spacing w:before="120" w:after="120" w:line="264" w:lineRule="auto"/>
        <w:jc w:val="both"/>
        <w:outlineLvl w:val="0"/>
        <w:rPr>
          <w:rFonts w:ascii="Arial" w:hAnsi="Arial" w:cs="Arial"/>
        </w:rPr>
      </w:pPr>
      <w:commentRangeStart w:id="2"/>
      <w:r w:rsidRPr="00241C5E">
        <w:rPr>
          <w:rFonts w:ascii="Arial" w:hAnsi="Arial" w:cs="Arial"/>
        </w:rPr>
        <w:t xml:space="preserve">We </w:t>
      </w:r>
      <w:r w:rsidR="0012456A">
        <w:rPr>
          <w:rFonts w:ascii="Arial" w:hAnsi="Arial" w:cs="Arial"/>
        </w:rPr>
        <w:t>are grateful</w:t>
      </w:r>
      <w:r w:rsidRPr="00241C5E">
        <w:rPr>
          <w:rFonts w:ascii="Arial" w:hAnsi="Arial" w:cs="Arial"/>
        </w:rPr>
        <w:t xml:space="preserve"> for the opportunity to revise and resubmit our manuscript </w:t>
      </w:r>
      <w:commentRangeEnd w:id="2"/>
      <w:r w:rsidR="00574071">
        <w:rPr>
          <w:rStyle w:val="CommentReference"/>
        </w:rPr>
        <w:commentReference w:id="2"/>
      </w:r>
      <w:r w:rsidRPr="00241C5E">
        <w:rPr>
          <w:rFonts w:ascii="Arial" w:hAnsi="Arial" w:cs="Arial"/>
        </w:rPr>
        <w:t xml:space="preserve">titled </w:t>
      </w:r>
      <w:r w:rsidR="00A42062" w:rsidRPr="00A42062">
        <w:rPr>
          <w:rFonts w:ascii="Arial" w:hAnsi="Arial" w:cs="Arial"/>
          <w:b/>
        </w:rPr>
        <w:t>‘</w:t>
      </w:r>
      <w:r w:rsidRPr="00A42062">
        <w:rPr>
          <w:rFonts w:ascii="Arial" w:hAnsi="Arial" w:cs="Arial"/>
          <w:b/>
        </w:rPr>
        <w:t>Energy</w:t>
      </w:r>
      <w:r w:rsidRPr="00241C5E">
        <w:rPr>
          <w:rFonts w:ascii="Arial" w:hAnsi="Arial" w:cs="Arial"/>
          <w:b/>
        </w:rPr>
        <w:t xml:space="preserve"> crisis in Europe triggers the economic competitiveness of green chemicals’ </w:t>
      </w:r>
      <w:r w:rsidRPr="00241C5E">
        <w:rPr>
          <w:rFonts w:ascii="Arial" w:hAnsi="Arial" w:cs="Arial"/>
        </w:rPr>
        <w:t>to Green Chemistry.</w:t>
      </w:r>
      <w:r w:rsidR="00354752">
        <w:rPr>
          <w:rFonts w:ascii="Arial" w:hAnsi="Arial" w:cs="Arial"/>
        </w:rPr>
        <w:t xml:space="preserve"> </w:t>
      </w:r>
      <w:r w:rsidR="00467A5F">
        <w:rPr>
          <w:rFonts w:ascii="Arial" w:hAnsi="Arial" w:cs="Arial"/>
        </w:rPr>
        <w:t>After careful consideration of</w:t>
      </w:r>
      <w:r w:rsidRPr="00241C5E">
        <w:rPr>
          <w:rFonts w:ascii="Arial" w:hAnsi="Arial" w:cs="Arial"/>
        </w:rPr>
        <w:t xml:space="preserve"> the Reviewers’ </w:t>
      </w:r>
      <w:r w:rsidR="00DE18BA">
        <w:rPr>
          <w:rFonts w:ascii="Arial" w:hAnsi="Arial" w:cs="Arial"/>
        </w:rPr>
        <w:t>suggestions</w:t>
      </w:r>
      <w:r w:rsidR="00467A5F">
        <w:rPr>
          <w:rFonts w:ascii="Arial" w:hAnsi="Arial" w:cs="Arial"/>
        </w:rPr>
        <w:t xml:space="preserve">, we have implemented the following </w:t>
      </w:r>
      <w:r w:rsidR="008C3952">
        <w:rPr>
          <w:rFonts w:ascii="Arial" w:hAnsi="Arial" w:cs="Arial"/>
        </w:rPr>
        <w:t>actions</w:t>
      </w:r>
      <w:r w:rsidRPr="00241C5E">
        <w:rPr>
          <w:rFonts w:ascii="Arial" w:hAnsi="Arial" w:cs="Arial"/>
        </w:rPr>
        <w:t xml:space="preserve">: </w:t>
      </w:r>
    </w:p>
    <w:p w14:paraId="1E9ACB3D" w14:textId="17C14EBE" w:rsidR="00F6355D" w:rsidRPr="00222945" w:rsidRDefault="00222945" w:rsidP="00222945">
      <w:pPr>
        <w:spacing w:before="120" w:after="120" w:line="264" w:lineRule="auto"/>
        <w:jc w:val="both"/>
        <w:outlineLvl w:val="0"/>
        <w:rPr>
          <w:rFonts w:ascii="Arial" w:hAnsi="Arial" w:cs="Arial"/>
        </w:rPr>
      </w:pPr>
      <w:r>
        <w:rPr>
          <w:rFonts w:ascii="Arial" w:hAnsi="Arial" w:cs="Arial"/>
        </w:rPr>
        <w:t xml:space="preserve">(i) </w:t>
      </w:r>
      <w:r w:rsidR="00DE18BA" w:rsidRPr="00222945">
        <w:rPr>
          <w:rFonts w:ascii="Arial" w:hAnsi="Arial" w:cs="Arial"/>
        </w:rPr>
        <w:t>Based on Reviewers #2 and #3</w:t>
      </w:r>
      <w:r w:rsidR="002A057C" w:rsidRPr="00222945">
        <w:rPr>
          <w:rFonts w:ascii="Arial" w:hAnsi="Arial" w:cs="Arial"/>
        </w:rPr>
        <w:t xml:space="preserve"> feedback</w:t>
      </w:r>
      <w:r w:rsidR="00DE18BA" w:rsidRPr="00222945">
        <w:rPr>
          <w:rFonts w:ascii="Arial" w:hAnsi="Arial" w:cs="Arial"/>
        </w:rPr>
        <w:t>, we have incorporated discussions on existing and upcoming</w:t>
      </w:r>
      <w:r w:rsidRPr="00222945">
        <w:rPr>
          <w:rFonts w:ascii="Arial" w:hAnsi="Arial" w:cs="Arial"/>
        </w:rPr>
        <w:t xml:space="preserve"> </w:t>
      </w:r>
      <w:r w:rsidR="00DE18BA" w:rsidRPr="00222945">
        <w:rPr>
          <w:rFonts w:ascii="Arial" w:hAnsi="Arial" w:cs="Arial"/>
        </w:rPr>
        <w:t xml:space="preserve">pathways for ammonia and methanol production and the effect of fossil energy prices on sustainable alternatives. These additions make </w:t>
      </w:r>
      <w:r w:rsidR="000A77A8">
        <w:rPr>
          <w:rFonts w:ascii="Arial" w:hAnsi="Arial" w:cs="Arial"/>
        </w:rPr>
        <w:t>the</w:t>
      </w:r>
      <w:r w:rsidR="00DE18BA" w:rsidRPr="00222945">
        <w:rPr>
          <w:rFonts w:ascii="Arial" w:hAnsi="Arial" w:cs="Arial"/>
        </w:rPr>
        <w:t xml:space="preserve"> revised manuscript more accessible and </w:t>
      </w:r>
      <w:r w:rsidR="00864410" w:rsidRPr="00222945">
        <w:rPr>
          <w:rFonts w:ascii="Arial" w:hAnsi="Arial" w:cs="Arial"/>
        </w:rPr>
        <w:t>enhance understanding</w:t>
      </w:r>
      <w:r w:rsidR="00DE18BA" w:rsidRPr="00222945">
        <w:rPr>
          <w:rFonts w:ascii="Arial" w:hAnsi="Arial" w:cs="Arial"/>
        </w:rPr>
        <w:t xml:space="preserve"> of green chemicals</w:t>
      </w:r>
      <w:r w:rsidR="00C52F54" w:rsidRPr="00222945">
        <w:rPr>
          <w:rFonts w:ascii="Arial" w:hAnsi="Arial" w:cs="Arial"/>
        </w:rPr>
        <w:t>’</w:t>
      </w:r>
      <w:r w:rsidR="00DE18BA" w:rsidRPr="00222945">
        <w:rPr>
          <w:rFonts w:ascii="Arial" w:hAnsi="Arial" w:cs="Arial"/>
        </w:rPr>
        <w:t xml:space="preserve"> economic competitiveness in light of the energy crisis.</w:t>
      </w:r>
    </w:p>
    <w:p w14:paraId="458BC10B" w14:textId="22875881"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 </w:t>
      </w:r>
      <w:r w:rsidR="00F47BAD" w:rsidRPr="00222945">
        <w:rPr>
          <w:rFonts w:ascii="Arial" w:hAnsi="Arial" w:cs="Arial"/>
        </w:rPr>
        <w:t>Reviewers #1 and #</w:t>
      </w:r>
      <w:r w:rsidR="002A057C" w:rsidRPr="00222945">
        <w:rPr>
          <w:rFonts w:ascii="Arial" w:hAnsi="Arial" w:cs="Arial"/>
        </w:rPr>
        <w:t>2</w:t>
      </w:r>
      <w:r w:rsidR="00F47BAD" w:rsidRPr="00222945">
        <w:rPr>
          <w:rFonts w:ascii="Arial" w:hAnsi="Arial" w:cs="Arial"/>
        </w:rPr>
        <w:t xml:space="preserve"> suggested discussing</w:t>
      </w:r>
      <w:r>
        <w:rPr>
          <w:rFonts w:ascii="Arial" w:hAnsi="Arial" w:cs="Arial"/>
        </w:rPr>
        <w:t xml:space="preserve"> </w:t>
      </w:r>
      <w:r w:rsidR="00F47BAD" w:rsidRPr="00222945">
        <w:rPr>
          <w:rFonts w:ascii="Arial" w:hAnsi="Arial" w:cs="Arial"/>
        </w:rPr>
        <w:t xml:space="preserve">future cost estimates for fossil and green routes. To address this, we performed a sensitivity analysis with varying energy prices to calculate production cost estimates for the fossil routes. This </w:t>
      </w:r>
      <w:del w:id="3" w:author="Pérez-Ramirez  Javier" w:date="2023-06-02T15:26:00Z">
        <w:r w:rsidR="00F47BAD" w:rsidRPr="00222945" w:rsidDel="00574071">
          <w:rPr>
            <w:rFonts w:ascii="Arial" w:hAnsi="Arial" w:cs="Arial"/>
          </w:rPr>
          <w:delText xml:space="preserve">study </w:delText>
        </w:r>
      </w:del>
      <w:ins w:id="4" w:author="Pérez-Ramirez  Javier" w:date="2023-06-02T15:26:00Z">
        <w:r w:rsidR="00574071">
          <w:rPr>
            <w:rFonts w:ascii="Arial" w:hAnsi="Arial" w:cs="Arial"/>
          </w:rPr>
          <w:t>addition</w:t>
        </w:r>
        <w:r w:rsidR="00574071" w:rsidRPr="00222945">
          <w:rPr>
            <w:rFonts w:ascii="Arial" w:hAnsi="Arial" w:cs="Arial"/>
          </w:rPr>
          <w:t xml:space="preserve"> </w:t>
        </w:r>
      </w:ins>
      <w:r w:rsidR="00F47BAD" w:rsidRPr="00222945">
        <w:rPr>
          <w:rFonts w:ascii="Arial" w:hAnsi="Arial" w:cs="Arial"/>
        </w:rPr>
        <w:t>helped us identify the breakeven prices of natural gas, indicating the economic viability of the projected future costs of wind-based pathways. Notably, the natural gas prices in 2022 significantly exceeded thes</w:t>
      </w:r>
      <w:bookmarkStart w:id="5" w:name="_GoBack"/>
      <w:bookmarkEnd w:id="5"/>
      <w:r w:rsidR="00F47BAD" w:rsidRPr="00222945">
        <w:rPr>
          <w:rFonts w:ascii="Arial" w:hAnsi="Arial" w:cs="Arial"/>
        </w:rPr>
        <w:t xml:space="preserve">e breakeven prices, strengthening the conclusions of our work. By highlighting the volatility of natural gas prices, </w:t>
      </w:r>
      <w:r>
        <w:rPr>
          <w:rFonts w:ascii="Arial" w:hAnsi="Arial" w:cs="Arial"/>
        </w:rPr>
        <w:t xml:space="preserve">our </w:t>
      </w:r>
      <w:del w:id="6" w:author="Pérez-Ramirez  Javier" w:date="2023-06-02T15:26:00Z">
        <w:r w:rsidDel="00574071">
          <w:rPr>
            <w:rFonts w:ascii="Arial" w:hAnsi="Arial" w:cs="Arial"/>
          </w:rPr>
          <w:delText>work</w:delText>
        </w:r>
        <w:r w:rsidR="00F47BAD" w:rsidRPr="00222945" w:rsidDel="00574071">
          <w:rPr>
            <w:rFonts w:ascii="Arial" w:hAnsi="Arial" w:cs="Arial"/>
          </w:rPr>
          <w:delText xml:space="preserve"> </w:delText>
        </w:r>
      </w:del>
      <w:ins w:id="7" w:author="Pérez-Ramirez  Javier" w:date="2023-06-02T15:26:00Z">
        <w:r w:rsidR="00574071">
          <w:rPr>
            <w:rFonts w:ascii="Arial" w:hAnsi="Arial" w:cs="Arial"/>
          </w:rPr>
          <w:t>study</w:t>
        </w:r>
        <w:r w:rsidR="00574071" w:rsidRPr="00222945">
          <w:rPr>
            <w:rFonts w:ascii="Arial" w:hAnsi="Arial" w:cs="Arial"/>
          </w:rPr>
          <w:t xml:space="preserve"> </w:t>
        </w:r>
      </w:ins>
      <w:r>
        <w:rPr>
          <w:rFonts w:ascii="Arial" w:hAnsi="Arial" w:cs="Arial"/>
        </w:rPr>
        <w:t xml:space="preserve">now </w:t>
      </w:r>
      <w:r w:rsidR="00F47BAD" w:rsidRPr="00222945">
        <w:rPr>
          <w:rFonts w:ascii="Arial" w:hAnsi="Arial" w:cs="Arial"/>
        </w:rPr>
        <w:t>underscore</w:t>
      </w:r>
      <w:r>
        <w:rPr>
          <w:rFonts w:ascii="Arial" w:hAnsi="Arial" w:cs="Arial"/>
        </w:rPr>
        <w:t>s more clearly</w:t>
      </w:r>
      <w:r w:rsidR="00F47BAD" w:rsidRPr="00222945">
        <w:rPr>
          <w:rFonts w:ascii="Arial" w:hAnsi="Arial" w:cs="Arial"/>
        </w:rPr>
        <w:t xml:space="preserve"> the long-term economic benefits of transitioning to the production of green chemicals.</w:t>
      </w:r>
    </w:p>
    <w:p w14:paraId="65FF6787" w14:textId="608CC110"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(iii) </w:t>
      </w:r>
      <w:r w:rsidR="00917BFC" w:rsidRPr="00222945">
        <w:rPr>
          <w:rFonts w:ascii="Arial" w:hAnsi="Arial" w:cs="Arial"/>
        </w:rPr>
        <w:t xml:space="preserve">Reviewer #2 recommended </w:t>
      </w:r>
      <w:r w:rsidR="00F47BAD" w:rsidRPr="00222945">
        <w:rPr>
          <w:rFonts w:ascii="Arial" w:hAnsi="Arial" w:cs="Arial"/>
        </w:rPr>
        <w:t>expanding our</w:t>
      </w:r>
      <w:r w:rsidR="00917BFC" w:rsidRPr="00222945">
        <w:rPr>
          <w:rFonts w:ascii="Arial" w:hAnsi="Arial" w:cs="Arial"/>
        </w:rPr>
        <w:t xml:space="preserve"> analysis </w:t>
      </w:r>
      <w:r w:rsidR="0090724B">
        <w:rPr>
          <w:rFonts w:ascii="Arial" w:hAnsi="Arial" w:cs="Arial"/>
        </w:rPr>
        <w:t>towards</w:t>
      </w:r>
      <w:r w:rsidR="00917BFC" w:rsidRPr="00222945">
        <w:rPr>
          <w:rFonts w:ascii="Arial" w:hAnsi="Arial" w:cs="Arial"/>
        </w:rPr>
        <w:t xml:space="preserve"> internal differences among European countries and regions</w:t>
      </w:r>
      <w:r w:rsidR="00F47BAD" w:rsidRPr="00222945">
        <w:rPr>
          <w:rFonts w:ascii="Arial" w:hAnsi="Arial" w:cs="Arial"/>
        </w:rPr>
        <w:t xml:space="preserve"> worldwide</w:t>
      </w:r>
      <w:r w:rsidR="00917BFC" w:rsidRPr="00222945">
        <w:rPr>
          <w:rFonts w:ascii="Arial" w:hAnsi="Arial" w:cs="Arial"/>
        </w:rPr>
        <w:t xml:space="preserve">. </w:t>
      </w:r>
      <w:r w:rsidR="0090724B">
        <w:rPr>
          <w:rFonts w:ascii="Arial" w:hAnsi="Arial" w:cs="Arial"/>
        </w:rPr>
        <w:t xml:space="preserve">Our findings reveal variations in production costs, with disparities of up to </w:t>
      </w:r>
      <w:r w:rsidR="00DA5C31">
        <w:rPr>
          <w:rFonts w:ascii="Arial" w:hAnsi="Arial" w:cs="Arial"/>
        </w:rPr>
        <w:t>34</w:t>
      </w:r>
      <w:r w:rsidR="0090724B">
        <w:rPr>
          <w:rFonts w:ascii="Arial" w:hAnsi="Arial" w:cs="Arial"/>
        </w:rPr>
        <w:t>% observed among European countries</w:t>
      </w:r>
      <w:r w:rsidR="000E20F2" w:rsidRPr="00222945">
        <w:rPr>
          <w:rFonts w:ascii="Arial" w:hAnsi="Arial" w:cs="Arial"/>
        </w:rPr>
        <w:t xml:space="preserve">. Spain </w:t>
      </w:r>
      <w:r w:rsidR="0083139E">
        <w:rPr>
          <w:rFonts w:ascii="Arial" w:hAnsi="Arial" w:cs="Arial"/>
        </w:rPr>
        <w:t>exhibited</w:t>
      </w:r>
      <w:r w:rsidR="000E20F2" w:rsidRPr="00222945">
        <w:rPr>
          <w:rFonts w:ascii="Arial" w:hAnsi="Arial" w:cs="Arial"/>
        </w:rPr>
        <w:t xml:space="preserve"> the lowest production costs for wind and solar</w:t>
      </w:r>
      <w:r w:rsidR="0083139E">
        <w:rPr>
          <w:rFonts w:ascii="Arial" w:hAnsi="Arial" w:cs="Arial"/>
        </w:rPr>
        <w:noBreakHyphen/>
      </w:r>
      <w:r w:rsidR="000E20F2" w:rsidRPr="00222945">
        <w:rPr>
          <w:rFonts w:ascii="Arial" w:hAnsi="Arial" w:cs="Arial"/>
        </w:rPr>
        <w:t xml:space="preserve">based ammonia, </w:t>
      </w:r>
      <w:r w:rsidR="0083139E">
        <w:rPr>
          <w:rFonts w:ascii="Arial" w:hAnsi="Arial" w:cs="Arial"/>
        </w:rPr>
        <w:t xml:space="preserve">with values </w:t>
      </w:r>
      <w:r w:rsidR="000E20F2" w:rsidRPr="00222945">
        <w:rPr>
          <w:rFonts w:ascii="Arial" w:hAnsi="Arial" w:cs="Arial"/>
        </w:rPr>
        <w:t xml:space="preserve">16% and 3% lower than the European averages. </w:t>
      </w:r>
      <w:r w:rsidR="0083139E">
        <w:rPr>
          <w:rFonts w:ascii="Arial" w:hAnsi="Arial" w:cs="Arial"/>
        </w:rPr>
        <w:t>Furthermore, our extended analysis has shed light on the absence of economic incentives promoting sustainable practices in the United States (US) chemical industry. This is evident from the stark price disparities observed between fossil ammonia and methanol in the US and Europe. In the US, these fossil</w:t>
      </w:r>
      <w:r w:rsidR="0083139E">
        <w:rPr>
          <w:rFonts w:ascii="Arial" w:hAnsi="Arial" w:cs="Arial"/>
        </w:rPr>
        <w:noBreakHyphen/>
        <w:t xml:space="preserve">based chemicals are 50% and 82% cheaper than their </w:t>
      </w:r>
      <w:r w:rsidR="00942B08">
        <w:rPr>
          <w:rFonts w:ascii="Arial" w:hAnsi="Arial" w:cs="Arial"/>
        </w:rPr>
        <w:t>European</w:t>
      </w:r>
      <w:r w:rsidR="0083139E">
        <w:rPr>
          <w:rFonts w:ascii="Arial" w:hAnsi="Arial" w:cs="Arial"/>
        </w:rPr>
        <w:t xml:space="preserve"> counterparts, primarily due to lower energy prices.</w:t>
      </w:r>
    </w:p>
    <w:p w14:paraId="35BA0757" w14:textId="2F4FCF71" w:rsidR="00241C5E" w:rsidRPr="005A2B4A" w:rsidRDefault="0083139E" w:rsidP="005A2B4A">
      <w:pPr>
        <w:spacing w:before="120" w:after="120" w:line="264" w:lineRule="auto"/>
        <w:jc w:val="both"/>
        <w:outlineLvl w:val="0"/>
        <w:rPr>
          <w:rFonts w:ascii="Arial" w:hAnsi="Arial" w:cs="Arial"/>
        </w:rPr>
      </w:pPr>
      <w:r>
        <w:rPr>
          <w:rFonts w:ascii="Arial" w:hAnsi="Arial" w:cs="Arial"/>
        </w:rPr>
        <w:t xml:space="preserve">We are confident that </w:t>
      </w:r>
      <w:del w:id="8" w:author="Pérez-Ramirez  Javier" w:date="2023-06-02T15:27:00Z">
        <w:r w:rsidDel="00574071">
          <w:rPr>
            <w:rFonts w:ascii="Arial" w:hAnsi="Arial" w:cs="Arial"/>
          </w:rPr>
          <w:delText xml:space="preserve">this </w:delText>
        </w:r>
      </w:del>
      <w:ins w:id="9" w:author="Pérez-Ramirez  Javier" w:date="2023-06-02T15:27:00Z">
        <w:r w:rsidR="00574071">
          <w:rPr>
            <w:rFonts w:ascii="Arial" w:hAnsi="Arial" w:cs="Arial"/>
          </w:rPr>
          <w:t>the amended</w:t>
        </w:r>
      </w:ins>
      <w:del w:id="10" w:author="Pérez-Ramirez  Javier" w:date="2023-06-02T15:27:00Z">
        <w:r w:rsidDel="00574071">
          <w:rPr>
            <w:rFonts w:ascii="Arial" w:hAnsi="Arial" w:cs="Arial"/>
          </w:rPr>
          <w:delText>revised</w:delText>
        </w:r>
      </w:del>
      <w:r>
        <w:rPr>
          <w:rFonts w:ascii="Arial" w:hAnsi="Arial" w:cs="Arial"/>
        </w:rPr>
        <w:t xml:space="preserve"> version will significantly contribute to the field and stimulate vigorous discussions to accelerate the transition towards sustainable chemical production. Herein, we attach the point</w:t>
      </w:r>
      <w:r>
        <w:rPr>
          <w:rFonts w:ascii="Arial" w:hAnsi="Arial" w:cs="Arial"/>
        </w:rPr>
        <w:noBreakHyphen/>
        <w:t>by</w:t>
      </w:r>
      <w:r>
        <w:rPr>
          <w:rFonts w:ascii="Arial" w:hAnsi="Arial" w:cs="Arial"/>
        </w:rPr>
        <w:noBreakHyphen/>
        <w:t>point response to the Reviewer’s comments, the revised manuscript, and electronic supplementary information presented with and without changes mark</w:t>
      </w:r>
      <w:r>
        <w:rPr>
          <w:rFonts w:ascii="Arial" w:hAnsi="Arial" w:cs="Arial"/>
        </w:rPr>
        <w:noBreakHyphen/>
        <w:t>up, along with the table of contents entry.</w:t>
      </w:r>
    </w:p>
    <w:p w14:paraId="3CB8629B" w14:textId="77777777"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We sincerely thank you for your consideration and look forward to your response.</w:t>
      </w:r>
    </w:p>
    <w:p w14:paraId="46281583" w14:textId="206A7688" w:rsidR="005A2B4A" w:rsidRDefault="00241C5E" w:rsidP="00241C5E">
      <w:pPr>
        <w:spacing w:before="120" w:after="120" w:line="264" w:lineRule="auto"/>
        <w:jc w:val="both"/>
        <w:outlineLvl w:val="0"/>
        <w:rPr>
          <w:rFonts w:ascii="Arial" w:hAnsi="Arial" w:cs="Arial"/>
        </w:rPr>
      </w:pPr>
      <w:r w:rsidRPr="00241C5E">
        <w:rPr>
          <w:rFonts w:ascii="Arial" w:hAnsi="Arial" w:cs="Arial"/>
        </w:rPr>
        <w:t>Best wishes,</w:t>
      </w:r>
    </w:p>
    <w:p w14:paraId="2F52029E" w14:textId="783B3E9D" w:rsidR="005A2B4A" w:rsidRDefault="005A2B4A" w:rsidP="00241C5E">
      <w:pPr>
        <w:spacing w:before="120" w:after="120" w:line="264" w:lineRule="auto"/>
        <w:jc w:val="both"/>
        <w:outlineLvl w:val="0"/>
        <w:rPr>
          <w:rFonts w:ascii="Arial" w:hAnsi="Arial" w:cs="Arial"/>
        </w:rPr>
      </w:pPr>
    </w:p>
    <w:p w14:paraId="28281291" w14:textId="77777777" w:rsidR="005A2B4A" w:rsidRPr="00241C5E" w:rsidRDefault="005A2B4A" w:rsidP="00241C5E">
      <w:pPr>
        <w:spacing w:before="120" w:after="120" w:line="264" w:lineRule="auto"/>
        <w:jc w:val="both"/>
        <w:outlineLvl w:val="0"/>
        <w:rPr>
          <w:rFonts w:ascii="Arial" w:hAnsi="Arial" w:cs="Arial"/>
        </w:rPr>
      </w:pPr>
    </w:p>
    <w:p w14:paraId="7B17D4A7" w14:textId="77777777" w:rsidR="00C879C8" w:rsidRDefault="00C879C8" w:rsidP="00042382">
      <w:pPr>
        <w:pStyle w:val="BriefBeilagen"/>
        <w:spacing w:before="120" w:after="120" w:line="264" w:lineRule="auto"/>
        <w:rPr>
          <w:rFonts w:cs="Arial"/>
          <w:sz w:val="20"/>
        </w:rPr>
      </w:pPr>
    </w:p>
    <w:p w14:paraId="5994A166" w14:textId="5C4606E6" w:rsidR="004C3AD9" w:rsidRPr="00241C5E" w:rsidRDefault="00241C5E" w:rsidP="00042382">
      <w:pPr>
        <w:pStyle w:val="BriefBeilagen"/>
        <w:spacing w:before="120" w:after="120" w:line="264" w:lineRule="auto"/>
      </w:pPr>
      <w:r w:rsidRPr="00241C5E">
        <w:rPr>
          <w:rFonts w:cs="Arial"/>
          <w:sz w:val="20"/>
        </w:rPr>
        <w:t>Prof. Dr. Gonzalo Guillén</w:t>
      </w:r>
      <w:r w:rsidRPr="00241C5E">
        <w:rPr>
          <w:rFonts w:cs="Arial"/>
          <w:sz w:val="20"/>
        </w:rPr>
        <w:noBreakHyphen/>
        <w:t>Gosálbez on behalf of all the co</w:t>
      </w:r>
      <w:r w:rsidRPr="00241C5E">
        <w:rPr>
          <w:rFonts w:cs="Arial"/>
          <w:sz w:val="20"/>
        </w:rPr>
        <w:noBreakHyphen/>
        <w:t xml:space="preserve">authors. </w:t>
      </w:r>
      <w:bookmarkEnd w:id="0"/>
    </w:p>
    <w:sectPr w:rsidR="004C3AD9" w:rsidRPr="00241C5E" w:rsidSect="00E2208B">
      <w:headerReference w:type="even" r:id="rId10"/>
      <w:headerReference w:type="default" r:id="rId11"/>
      <w:footerReference w:type="even" r:id="rId12"/>
      <w:footerReference w:type="default" r:id="rId13"/>
      <w:headerReference w:type="first" r:id="rId14"/>
      <w:footerReference w:type="first" r:id="rId15"/>
      <w:pgSz w:w="11906" w:h="16838" w:code="9"/>
      <w:pgMar w:top="1080" w:right="1247" w:bottom="360" w:left="1247" w:header="1134" w:footer="56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Pérez-Ramirez  Javier" w:date="2023-06-02T15:25:00Z" w:initials="JP">
    <w:p w14:paraId="4DF7B367" w14:textId="77777777" w:rsidR="00574071" w:rsidRDefault="00574071" w:rsidP="00BE4476">
      <w:r>
        <w:rPr>
          <w:rStyle w:val="CommentReference"/>
        </w:rPr>
        <w:annotationRef/>
      </w:r>
      <w:r>
        <w:t>This is not a good start. Thank the reviewers for the positive feedback and for the posed comments, which further enrich our MS. Like yourself a bit 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DF7B3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48853" w16cex:dateUtc="2023-06-02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DF7B367" w16cid:durableId="282488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B20400" w14:textId="77777777" w:rsidR="0073761E" w:rsidRDefault="0073761E">
      <w:r>
        <w:separator/>
      </w:r>
    </w:p>
  </w:endnote>
  <w:endnote w:type="continuationSeparator" w:id="0">
    <w:p w14:paraId="33AA9B17" w14:textId="77777777" w:rsidR="0073761E" w:rsidRDefault="00737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05E6D" w14:textId="77777777" w:rsidR="002E4F09" w:rsidRDefault="002E4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74BA7" w14:textId="77777777" w:rsidR="00DA04D7" w:rsidRDefault="00C559D0">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B5F8E" w14:textId="77777777" w:rsidR="00DA04D7" w:rsidRPr="00B21FA1" w:rsidRDefault="0073761E"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B28BC3" w14:textId="77777777" w:rsidR="0073761E" w:rsidRDefault="0073761E">
      <w:r>
        <w:separator/>
      </w:r>
    </w:p>
  </w:footnote>
  <w:footnote w:type="continuationSeparator" w:id="0">
    <w:p w14:paraId="0AE991E3" w14:textId="77777777" w:rsidR="0073761E" w:rsidRDefault="00737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CD4B" w14:textId="77777777" w:rsidR="002E4F09" w:rsidRDefault="002E4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D91FC" w14:textId="77777777" w:rsidR="002E4F09" w:rsidRDefault="002E4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ED3C" w14:textId="77777777" w:rsidR="00DA04D7" w:rsidRDefault="00C559D0">
    <w:pPr>
      <w:pStyle w:val="ETHBriefKopf1"/>
    </w:pPr>
    <w:r>
      <w:rPr>
        <w:lang w:val="en-US"/>
      </w:rPr>
      <mc:AlternateContent>
        <mc:Choice Requires="wps">
          <w:drawing>
            <wp:anchor distT="0" distB="0" distL="114300" distR="114300" simplePos="0" relativeHeight="251659264" behindDoc="0" locked="0" layoutInCell="1" allowOverlap="1" wp14:anchorId="4F339F6E" wp14:editId="0A781009">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574071" w:rsidRDefault="00C559D0" w:rsidP="00AC7CB9">
                          <w:pPr>
                            <w:pStyle w:val="ETHAbsName"/>
                            <w:spacing w:before="0"/>
                            <w:rPr>
                              <w:rFonts w:ascii="Arial" w:hAnsi="Arial" w:cs="Arial"/>
                              <w:b w:val="0"/>
                              <w:lang w:val="es-ES"/>
                            </w:rPr>
                          </w:pPr>
                          <w:r w:rsidRPr="00574071">
                            <w:rPr>
                              <w:rFonts w:ascii="Arial" w:hAnsi="Arial" w:cs="Arial"/>
                              <w:b w:val="0"/>
                              <w:lang w:val="es-ES"/>
                            </w:rPr>
                            <w:t>Prof. Dr. Gonzalo Guillén-Gosálbez</w:t>
                          </w:r>
                        </w:p>
                        <w:p w14:paraId="43B93232" w14:textId="77777777" w:rsidR="00AC7CB9" w:rsidRPr="00574071" w:rsidRDefault="00C559D0" w:rsidP="00AC7CB9">
                          <w:pPr>
                            <w:pStyle w:val="ETHAbsFliesstext"/>
                            <w:rPr>
                              <w:rFonts w:ascii="Arial" w:hAnsi="Arial" w:cs="Arial"/>
                              <w:lang w:val="es-ES"/>
                            </w:rPr>
                          </w:pPr>
                          <w:r w:rsidRPr="00574071">
                            <w:rPr>
                              <w:rFonts w:ascii="Arial" w:hAnsi="Arial" w:cs="Arial"/>
                              <w:lang w:val="es-ES"/>
                            </w:rPr>
                            <w:t>Vladimir-</w:t>
                          </w:r>
                          <w:proofErr w:type="spellStart"/>
                          <w:r w:rsidRPr="00574071">
                            <w:rPr>
                              <w:rFonts w:ascii="Arial" w:hAnsi="Arial" w:cs="Arial"/>
                              <w:lang w:val="es-ES"/>
                            </w:rPr>
                            <w:t>Prelog</w:t>
                          </w:r>
                          <w:proofErr w:type="spellEnd"/>
                          <w:r w:rsidRPr="00574071">
                            <w:rPr>
                              <w:rFonts w:ascii="Arial" w:hAnsi="Arial" w:cs="Arial"/>
                              <w:lang w:val="es-ES"/>
                            </w:rPr>
                            <w:t>-Weg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F339F6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" filled="f" stroked="f">
              <v:textbox inset="0,0,0,0">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574071" w:rsidRDefault="00C559D0" w:rsidP="00AC7CB9">
                    <w:pPr>
                      <w:pStyle w:val="ETHAbsName"/>
                      <w:spacing w:before="0"/>
                      <w:rPr>
                        <w:rFonts w:ascii="Arial" w:hAnsi="Arial" w:cs="Arial"/>
                        <w:b w:val="0"/>
                        <w:lang w:val="es-ES"/>
                      </w:rPr>
                    </w:pPr>
                    <w:r w:rsidRPr="00574071">
                      <w:rPr>
                        <w:rFonts w:ascii="Arial" w:hAnsi="Arial" w:cs="Arial"/>
                        <w:b w:val="0"/>
                        <w:lang w:val="es-ES"/>
                      </w:rPr>
                      <w:t>Prof. Dr. Gonzalo Guillén-</w:t>
                    </w:r>
                    <w:proofErr w:type="spellStart"/>
                    <w:r w:rsidRPr="00574071">
                      <w:rPr>
                        <w:rFonts w:ascii="Arial" w:hAnsi="Arial" w:cs="Arial"/>
                        <w:b w:val="0"/>
                        <w:lang w:val="es-ES"/>
                      </w:rPr>
                      <w:t>Gosálbez</w:t>
                    </w:r>
                    <w:proofErr w:type="spellEnd"/>
                  </w:p>
                  <w:p w14:paraId="43B93232" w14:textId="77777777" w:rsidR="00AC7CB9" w:rsidRPr="00574071" w:rsidRDefault="00C559D0" w:rsidP="00AC7CB9">
                    <w:pPr>
                      <w:pStyle w:val="ETHAbsFliesstext"/>
                      <w:rPr>
                        <w:rFonts w:ascii="Arial" w:hAnsi="Arial" w:cs="Arial"/>
                        <w:lang w:val="es-ES"/>
                      </w:rPr>
                    </w:pPr>
                    <w:r w:rsidRPr="00574071">
                      <w:rPr>
                        <w:rFonts w:ascii="Arial" w:hAnsi="Arial" w:cs="Arial"/>
                        <w:lang w:val="es-ES"/>
                      </w:rPr>
                      <w:t>Vladimir-</w:t>
                    </w:r>
                    <w:proofErr w:type="spellStart"/>
                    <w:r w:rsidRPr="00574071">
                      <w:rPr>
                        <w:rFonts w:ascii="Arial" w:hAnsi="Arial" w:cs="Arial"/>
                        <w:lang w:val="es-ES"/>
                      </w:rPr>
                      <w:t>Prelog</w:t>
                    </w:r>
                    <w:proofErr w:type="spellEnd"/>
                    <w:r w:rsidRPr="00574071">
                      <w:rPr>
                        <w:rFonts w:ascii="Arial" w:hAnsi="Arial" w:cs="Arial"/>
                        <w:lang w:val="es-ES"/>
                      </w:rPr>
                      <w:t>-</w:t>
                    </w:r>
                    <w:proofErr w:type="spellStart"/>
                    <w:r w:rsidRPr="00574071">
                      <w:rPr>
                        <w:rFonts w:ascii="Arial" w:hAnsi="Arial" w:cs="Arial"/>
                        <w:lang w:val="es-ES"/>
                      </w:rPr>
                      <w:t>Weg</w:t>
                    </w:r>
                    <w:proofErr w:type="spellEnd"/>
                    <w:r w:rsidRPr="00574071">
                      <w:rPr>
                        <w:rFonts w:ascii="Arial" w:hAnsi="Arial" w:cs="Arial"/>
                        <w:lang w:val="es-ES"/>
                      </w:rPr>
                      <w:t xml:space="preserve">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3B0BF147" wp14:editId="5433F99F">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B1571"/>
    <w:multiLevelType w:val="hybridMultilevel"/>
    <w:tmpl w:val="869A41DC"/>
    <w:lvl w:ilvl="0" w:tplc="46CC94DE">
      <w:start w:val="1"/>
      <w:numFmt w:val="low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F3D54A6"/>
    <w:multiLevelType w:val="hybridMultilevel"/>
    <w:tmpl w:val="3980397C"/>
    <w:lvl w:ilvl="0" w:tplc="46CC94DE">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791F61FA"/>
    <w:multiLevelType w:val="hybridMultilevel"/>
    <w:tmpl w:val="E00253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érez-Ramirez  Javier">
    <w15:presenceInfo w15:providerId="AD" w15:userId="S::jpr@ethz.ch::592cf504-c664-4b26-b115-e9ff9989dc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DU2tTQ2tDQ2NTVV0lEKTi0uzszPAykwqgUAD8eQpCwAAAA="/>
  </w:docVars>
  <w:rsids>
    <w:rsidRoot w:val="001C7A4A"/>
    <w:rsid w:val="000149CC"/>
    <w:rsid w:val="00042382"/>
    <w:rsid w:val="00067869"/>
    <w:rsid w:val="00083650"/>
    <w:rsid w:val="00084ACE"/>
    <w:rsid w:val="000A59E3"/>
    <w:rsid w:val="000A77A8"/>
    <w:rsid w:val="000D4907"/>
    <w:rsid w:val="000E20F2"/>
    <w:rsid w:val="00102A51"/>
    <w:rsid w:val="0012456A"/>
    <w:rsid w:val="00125604"/>
    <w:rsid w:val="00147FE1"/>
    <w:rsid w:val="001846AF"/>
    <w:rsid w:val="001C078C"/>
    <w:rsid w:val="001C7A4A"/>
    <w:rsid w:val="001F623A"/>
    <w:rsid w:val="00220083"/>
    <w:rsid w:val="00222945"/>
    <w:rsid w:val="00241C5E"/>
    <w:rsid w:val="00266E7B"/>
    <w:rsid w:val="002952E0"/>
    <w:rsid w:val="002A057C"/>
    <w:rsid w:val="002D28A4"/>
    <w:rsid w:val="002E4F09"/>
    <w:rsid w:val="002F1CAC"/>
    <w:rsid w:val="002F4016"/>
    <w:rsid w:val="00315844"/>
    <w:rsid w:val="00330F2F"/>
    <w:rsid w:val="0034561A"/>
    <w:rsid w:val="00354752"/>
    <w:rsid w:val="003C397C"/>
    <w:rsid w:val="003F75F6"/>
    <w:rsid w:val="00405E23"/>
    <w:rsid w:val="00460A7B"/>
    <w:rsid w:val="00467A5F"/>
    <w:rsid w:val="0047007E"/>
    <w:rsid w:val="00490E9F"/>
    <w:rsid w:val="004A0FBF"/>
    <w:rsid w:val="004D68D2"/>
    <w:rsid w:val="005326D2"/>
    <w:rsid w:val="00532E57"/>
    <w:rsid w:val="005437BA"/>
    <w:rsid w:val="00562C1E"/>
    <w:rsid w:val="0056525C"/>
    <w:rsid w:val="00574071"/>
    <w:rsid w:val="005A2B4A"/>
    <w:rsid w:val="005A713F"/>
    <w:rsid w:val="00620025"/>
    <w:rsid w:val="00627B89"/>
    <w:rsid w:val="006765DD"/>
    <w:rsid w:val="00683C38"/>
    <w:rsid w:val="00683D2E"/>
    <w:rsid w:val="006A1836"/>
    <w:rsid w:val="007214EB"/>
    <w:rsid w:val="0073761E"/>
    <w:rsid w:val="00760731"/>
    <w:rsid w:val="007616E2"/>
    <w:rsid w:val="00764A49"/>
    <w:rsid w:val="007F50ED"/>
    <w:rsid w:val="00802412"/>
    <w:rsid w:val="008059EF"/>
    <w:rsid w:val="0082453D"/>
    <w:rsid w:val="0083139E"/>
    <w:rsid w:val="00831945"/>
    <w:rsid w:val="00864410"/>
    <w:rsid w:val="00870AB5"/>
    <w:rsid w:val="0087750F"/>
    <w:rsid w:val="008821B2"/>
    <w:rsid w:val="008A6A11"/>
    <w:rsid w:val="008C3952"/>
    <w:rsid w:val="0090724B"/>
    <w:rsid w:val="00917BFC"/>
    <w:rsid w:val="00942B08"/>
    <w:rsid w:val="009772EF"/>
    <w:rsid w:val="009C6CB1"/>
    <w:rsid w:val="009D0A0E"/>
    <w:rsid w:val="00A06D26"/>
    <w:rsid w:val="00A07B56"/>
    <w:rsid w:val="00A22387"/>
    <w:rsid w:val="00A42062"/>
    <w:rsid w:val="00A6377A"/>
    <w:rsid w:val="00A900E0"/>
    <w:rsid w:val="00AA43F8"/>
    <w:rsid w:val="00AA6E23"/>
    <w:rsid w:val="00AB3714"/>
    <w:rsid w:val="00AE3D7B"/>
    <w:rsid w:val="00AF567C"/>
    <w:rsid w:val="00B076CA"/>
    <w:rsid w:val="00B607B5"/>
    <w:rsid w:val="00B62269"/>
    <w:rsid w:val="00C005AB"/>
    <w:rsid w:val="00C1179D"/>
    <w:rsid w:val="00C139CE"/>
    <w:rsid w:val="00C52ACE"/>
    <w:rsid w:val="00C52F54"/>
    <w:rsid w:val="00C559D0"/>
    <w:rsid w:val="00C561E5"/>
    <w:rsid w:val="00C66FEF"/>
    <w:rsid w:val="00C879C8"/>
    <w:rsid w:val="00CA3F33"/>
    <w:rsid w:val="00CB0126"/>
    <w:rsid w:val="00CC010F"/>
    <w:rsid w:val="00D37431"/>
    <w:rsid w:val="00D65851"/>
    <w:rsid w:val="00DA1B77"/>
    <w:rsid w:val="00DA5C31"/>
    <w:rsid w:val="00DC0FF6"/>
    <w:rsid w:val="00DD486B"/>
    <w:rsid w:val="00DE18BA"/>
    <w:rsid w:val="00E01138"/>
    <w:rsid w:val="00E047F5"/>
    <w:rsid w:val="00E21387"/>
    <w:rsid w:val="00E34A0F"/>
    <w:rsid w:val="00F12DBF"/>
    <w:rsid w:val="00F47BAD"/>
    <w:rsid w:val="00F54F66"/>
    <w:rsid w:val="00F6355D"/>
    <w:rsid w:val="00F6416B"/>
    <w:rsid w:val="00F66ACB"/>
    <w:rsid w:val="00F7387D"/>
    <w:rsid w:val="00F740E5"/>
    <w:rsid w:val="00F80109"/>
    <w:rsid w:val="00FA2A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FBEDA"/>
  <w15:chartTrackingRefBased/>
  <w15:docId w15:val="{CCB0406F-93E5-46C8-A438-9A524D8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A4A"/>
    <w:pPr>
      <w:spacing w:after="0" w:line="240" w:lineRule="auto"/>
    </w:pPr>
    <w:rPr>
      <w:rFonts w:ascii="ETH Light" w:eastAsia="PMingLiU" w:hAnsi="ETH Light"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1C7A4A"/>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1C7A4A"/>
    <w:pPr>
      <w:spacing w:after="0"/>
    </w:pPr>
    <w:rPr>
      <w:b w:val="0"/>
    </w:rPr>
  </w:style>
  <w:style w:type="paragraph" w:customStyle="1" w:styleId="ETHAbsName">
    <w:name w:val="ETH_Abs_Name"/>
    <w:basedOn w:val="ETHAbsAbteilung"/>
    <w:next w:val="ETHAbsFliesstext"/>
    <w:rsid w:val="001C7A4A"/>
    <w:pPr>
      <w:spacing w:before="230" w:after="0"/>
    </w:pPr>
  </w:style>
  <w:style w:type="paragraph" w:customStyle="1" w:styleId="ETHBriefKopf1">
    <w:name w:val="ETH_Brief_Kopf1"/>
    <w:basedOn w:val="Normal"/>
    <w:rsid w:val="001C7A4A"/>
    <w:pPr>
      <w:spacing w:after="1666" w:line="270" w:lineRule="exact"/>
    </w:pPr>
    <w:rPr>
      <w:b/>
      <w:noProof/>
      <w:lang w:val="de-CH"/>
    </w:rPr>
  </w:style>
  <w:style w:type="paragraph" w:styleId="Footer">
    <w:name w:val="footer"/>
    <w:basedOn w:val="Normal"/>
    <w:link w:val="FooterChar"/>
    <w:uiPriority w:val="99"/>
    <w:rsid w:val="001C7A4A"/>
    <w:pPr>
      <w:tabs>
        <w:tab w:val="right" w:pos="9441"/>
      </w:tabs>
      <w:spacing w:line="270" w:lineRule="exact"/>
    </w:pPr>
    <w:rPr>
      <w:lang w:val="de-CH"/>
    </w:rPr>
  </w:style>
  <w:style w:type="character" w:customStyle="1" w:styleId="FooterChar">
    <w:name w:val="Footer Char"/>
    <w:basedOn w:val="DefaultParagraphFont"/>
    <w:link w:val="Footer"/>
    <w:uiPriority w:val="99"/>
    <w:rsid w:val="001C7A4A"/>
    <w:rPr>
      <w:rFonts w:ascii="ETH Light" w:eastAsia="PMingLiU" w:hAnsi="ETH Light" w:cs="Times New Roman"/>
      <w:sz w:val="20"/>
      <w:szCs w:val="20"/>
    </w:rPr>
  </w:style>
  <w:style w:type="paragraph" w:customStyle="1" w:styleId="BriefBeilagen">
    <w:name w:val="Brief_Beilagen"/>
    <w:basedOn w:val="Normal"/>
    <w:qFormat/>
    <w:rsid w:val="001C7A4A"/>
    <w:pPr>
      <w:tabs>
        <w:tab w:val="left" w:pos="284"/>
      </w:tabs>
      <w:spacing w:line="250" w:lineRule="atLeast"/>
    </w:pPr>
    <w:rPr>
      <w:rFonts w:ascii="Arial" w:eastAsiaTheme="minorHAnsi" w:hAnsi="Arial"/>
      <w:sz w:val="19"/>
    </w:rPr>
  </w:style>
  <w:style w:type="paragraph" w:styleId="ListParagraph">
    <w:name w:val="List Paragraph"/>
    <w:basedOn w:val="Normal"/>
    <w:uiPriority w:val="34"/>
    <w:qFormat/>
    <w:rsid w:val="00802412"/>
    <w:pPr>
      <w:ind w:left="720"/>
      <w:contextualSpacing/>
    </w:pPr>
  </w:style>
  <w:style w:type="paragraph" w:styleId="BalloonText">
    <w:name w:val="Balloon Text"/>
    <w:basedOn w:val="Normal"/>
    <w:link w:val="BalloonTextChar"/>
    <w:uiPriority w:val="99"/>
    <w:semiHidden/>
    <w:unhideWhenUsed/>
    <w:rsid w:val="00C559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9D0"/>
    <w:rPr>
      <w:rFonts w:ascii="Segoe UI" w:eastAsia="PMingLiU" w:hAnsi="Segoe UI" w:cs="Segoe UI"/>
      <w:sz w:val="18"/>
      <w:szCs w:val="18"/>
      <w:lang w:val="en-GB"/>
    </w:rPr>
  </w:style>
  <w:style w:type="paragraph" w:styleId="Header">
    <w:name w:val="header"/>
    <w:basedOn w:val="Normal"/>
    <w:link w:val="HeaderChar"/>
    <w:uiPriority w:val="99"/>
    <w:unhideWhenUsed/>
    <w:rsid w:val="002E4F09"/>
    <w:pPr>
      <w:tabs>
        <w:tab w:val="center" w:pos="4536"/>
        <w:tab w:val="right" w:pos="9072"/>
      </w:tabs>
    </w:pPr>
  </w:style>
  <w:style w:type="character" w:customStyle="1" w:styleId="HeaderChar">
    <w:name w:val="Header Char"/>
    <w:basedOn w:val="DefaultParagraphFont"/>
    <w:link w:val="Header"/>
    <w:uiPriority w:val="99"/>
    <w:rsid w:val="002E4F09"/>
    <w:rPr>
      <w:rFonts w:ascii="ETH Light" w:eastAsia="PMingLiU" w:hAnsi="ETH Light" w:cs="Times New Roman"/>
      <w:sz w:val="20"/>
      <w:szCs w:val="20"/>
      <w:lang w:val="en-GB"/>
    </w:rPr>
  </w:style>
  <w:style w:type="character" w:styleId="CommentReference">
    <w:name w:val="annotation reference"/>
    <w:basedOn w:val="DefaultParagraphFont"/>
    <w:uiPriority w:val="99"/>
    <w:semiHidden/>
    <w:unhideWhenUsed/>
    <w:rsid w:val="00241C5E"/>
    <w:rPr>
      <w:sz w:val="16"/>
      <w:szCs w:val="16"/>
    </w:rPr>
  </w:style>
  <w:style w:type="paragraph" w:styleId="CommentText">
    <w:name w:val="annotation text"/>
    <w:basedOn w:val="Normal"/>
    <w:link w:val="CommentTextChar"/>
    <w:uiPriority w:val="99"/>
    <w:unhideWhenUsed/>
    <w:rsid w:val="00241C5E"/>
  </w:style>
  <w:style w:type="character" w:customStyle="1" w:styleId="CommentTextChar">
    <w:name w:val="Comment Text Char"/>
    <w:basedOn w:val="DefaultParagraphFont"/>
    <w:link w:val="CommentText"/>
    <w:uiPriority w:val="99"/>
    <w:rsid w:val="00241C5E"/>
    <w:rPr>
      <w:rFonts w:ascii="ETH Light" w:eastAsia="PMingLiU" w:hAnsi="ETH Light" w:cs="Times New Roman"/>
      <w:sz w:val="20"/>
      <w:szCs w:val="20"/>
      <w:lang w:val="en-GB"/>
    </w:rPr>
  </w:style>
  <w:style w:type="paragraph" w:styleId="Revision">
    <w:name w:val="Revision"/>
    <w:hidden/>
    <w:uiPriority w:val="99"/>
    <w:semiHidden/>
    <w:rsid w:val="00574071"/>
    <w:pPr>
      <w:spacing w:after="0" w:line="240" w:lineRule="auto"/>
    </w:pPr>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4071"/>
    <w:rPr>
      <w:b/>
      <w:bCs/>
    </w:rPr>
  </w:style>
  <w:style w:type="character" w:customStyle="1" w:styleId="CommentSubjectChar">
    <w:name w:val="Comment Subject Char"/>
    <w:basedOn w:val="CommentTextChar"/>
    <w:link w:val="CommentSubject"/>
    <w:uiPriority w:val="99"/>
    <w:semiHidden/>
    <w:rsid w:val="00574071"/>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23111">
      <w:bodyDiv w:val="1"/>
      <w:marLeft w:val="0"/>
      <w:marRight w:val="0"/>
      <w:marTop w:val="0"/>
      <w:marBottom w:val="0"/>
      <w:divBdr>
        <w:top w:val="none" w:sz="0" w:space="0" w:color="auto"/>
        <w:left w:val="none" w:sz="0" w:space="0" w:color="auto"/>
        <w:bottom w:val="none" w:sz="0" w:space="0" w:color="auto"/>
        <w:right w:val="none" w:sz="0" w:space="0" w:color="auto"/>
      </w:divBdr>
    </w:div>
    <w:div w:id="258370745">
      <w:bodyDiv w:val="1"/>
      <w:marLeft w:val="0"/>
      <w:marRight w:val="0"/>
      <w:marTop w:val="0"/>
      <w:marBottom w:val="0"/>
      <w:divBdr>
        <w:top w:val="none" w:sz="0" w:space="0" w:color="auto"/>
        <w:left w:val="none" w:sz="0" w:space="0" w:color="auto"/>
        <w:bottom w:val="none" w:sz="0" w:space="0" w:color="auto"/>
        <w:right w:val="none" w:sz="0" w:space="0" w:color="auto"/>
      </w:divBdr>
    </w:div>
    <w:div w:id="954558421">
      <w:bodyDiv w:val="1"/>
      <w:marLeft w:val="0"/>
      <w:marRight w:val="0"/>
      <w:marTop w:val="0"/>
      <w:marBottom w:val="0"/>
      <w:divBdr>
        <w:top w:val="none" w:sz="0" w:space="0" w:color="auto"/>
        <w:left w:val="none" w:sz="0" w:space="0" w:color="auto"/>
        <w:bottom w:val="none" w:sz="0" w:space="0" w:color="auto"/>
        <w:right w:val="none" w:sz="0" w:space="0" w:color="auto"/>
      </w:divBdr>
    </w:div>
    <w:div w:id="10260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77</cp:revision>
  <dcterms:created xsi:type="dcterms:W3CDTF">2023-05-30T08:50:00Z</dcterms:created>
  <dcterms:modified xsi:type="dcterms:W3CDTF">2023-06-02T15:30:00Z</dcterms:modified>
</cp:coreProperties>
</file>