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CFA28C" w14:textId="2F6C9E0C" w:rsidR="00AE3DDD" w:rsidRPr="00117074" w:rsidRDefault="00AE3DDD" w:rsidP="007447C3">
      <w:pPr>
        <w:spacing w:after="0" w:line="336" w:lineRule="auto"/>
        <w:jc w:val="both"/>
        <w:rPr>
          <w:rFonts w:cstheme="minorHAnsi"/>
          <w:b/>
          <w:bCs/>
          <w:sz w:val="18"/>
          <w:szCs w:val="18"/>
          <w:lang w:val="en-GB"/>
        </w:rPr>
      </w:pPr>
      <w:bookmarkStart w:id="0" w:name="_Hlk136333780"/>
      <w:r w:rsidRPr="00117074">
        <w:rPr>
          <w:rFonts w:cstheme="minorHAnsi"/>
          <w:b/>
          <w:bCs/>
          <w:sz w:val="18"/>
          <w:szCs w:val="18"/>
          <w:lang w:val="en-GB"/>
        </w:rPr>
        <w:t xml:space="preserve">Response to </w:t>
      </w:r>
      <w:r w:rsidR="00C9263D" w:rsidRPr="00117074">
        <w:rPr>
          <w:rFonts w:cstheme="minorHAnsi"/>
          <w:b/>
          <w:bCs/>
          <w:sz w:val="18"/>
          <w:szCs w:val="18"/>
          <w:lang w:val="en-GB"/>
        </w:rPr>
        <w:t>Reviewer</w:t>
      </w:r>
      <w:r w:rsidRPr="00117074">
        <w:rPr>
          <w:rFonts w:cstheme="minorHAnsi"/>
          <w:b/>
          <w:bCs/>
          <w:sz w:val="18"/>
          <w:szCs w:val="18"/>
          <w:lang w:val="en-GB"/>
        </w:rPr>
        <w:t>s for GC-PER-03-2023-001053</w:t>
      </w:r>
    </w:p>
    <w:p w14:paraId="4D9B8749" w14:textId="77777777" w:rsidR="00AE3DDD" w:rsidRPr="00117074" w:rsidRDefault="00AE3DDD" w:rsidP="00AE3DDD">
      <w:pPr>
        <w:spacing w:line="288" w:lineRule="auto"/>
        <w:jc w:val="both"/>
        <w:rPr>
          <w:rFonts w:cstheme="minorHAnsi"/>
          <w:b/>
          <w:bCs/>
          <w:sz w:val="18"/>
          <w:szCs w:val="18"/>
          <w:lang w:val="en-GB"/>
        </w:rPr>
      </w:pPr>
      <w:r w:rsidRPr="00117074">
        <w:rPr>
          <w:rFonts w:cstheme="minorHAnsi"/>
          <w:sz w:val="18"/>
          <w:szCs w:val="18"/>
          <w:lang w:val="en-GB"/>
        </w:rPr>
        <w:t xml:space="preserve">Comments in </w:t>
      </w:r>
      <w:r w:rsidRPr="00117074">
        <w:rPr>
          <w:rFonts w:cstheme="minorHAnsi"/>
          <w:color w:val="0000FF"/>
          <w:sz w:val="18"/>
          <w:szCs w:val="18"/>
          <w:lang w:val="en-GB"/>
        </w:rPr>
        <w:t>blue</w:t>
      </w:r>
      <w:r w:rsidRPr="00117074">
        <w:rPr>
          <w:rFonts w:cstheme="minorHAnsi"/>
          <w:sz w:val="18"/>
          <w:szCs w:val="18"/>
          <w:lang w:val="en-GB"/>
        </w:rPr>
        <w:t xml:space="preserve">, replies in black, and actions in </w:t>
      </w:r>
      <w:r w:rsidRPr="00117074">
        <w:rPr>
          <w:rFonts w:cstheme="minorHAnsi"/>
          <w:b/>
          <w:sz w:val="18"/>
          <w:szCs w:val="18"/>
          <w:lang w:val="en-GB"/>
        </w:rPr>
        <w:t xml:space="preserve">bold. </w:t>
      </w:r>
      <w:r w:rsidRPr="00117074">
        <w:rPr>
          <w:rFonts w:cstheme="minorHAnsi"/>
          <w:bCs/>
          <w:sz w:val="18"/>
          <w:szCs w:val="18"/>
          <w:lang w:val="en-GB"/>
        </w:rPr>
        <w:t xml:space="preserve">Page and line numbers refer to the main article with highlighted changes. </w:t>
      </w:r>
    </w:p>
    <w:p w14:paraId="62A1DEB9" w14:textId="77777777" w:rsidR="00AE3DDD" w:rsidRPr="00117074" w:rsidRDefault="00AE3DDD" w:rsidP="00AE3DDD">
      <w:pPr>
        <w:spacing w:after="120" w:line="288" w:lineRule="auto"/>
        <w:jc w:val="both"/>
        <w:rPr>
          <w:rFonts w:cstheme="minorHAnsi"/>
          <w:b/>
          <w:bCs/>
          <w:sz w:val="18"/>
          <w:szCs w:val="18"/>
          <w:u w:val="single"/>
          <w:lang w:val="en-GB"/>
        </w:rPr>
      </w:pPr>
      <w:r w:rsidRPr="00117074">
        <w:rPr>
          <w:rFonts w:cstheme="minorHAnsi"/>
          <w:b/>
          <w:bCs/>
          <w:sz w:val="18"/>
          <w:szCs w:val="18"/>
          <w:u w:val="single"/>
          <w:lang w:val="en-GB"/>
        </w:rPr>
        <w:t>Reviewer #1</w:t>
      </w:r>
    </w:p>
    <w:p w14:paraId="6AA2C7EE" w14:textId="2B6D3A7A" w:rsidR="00A07AD3" w:rsidRPr="00117074" w:rsidRDefault="00AE3DDD" w:rsidP="00A07AD3">
      <w:pPr>
        <w:spacing w:after="0" w:line="288" w:lineRule="auto"/>
        <w:jc w:val="both"/>
        <w:rPr>
          <w:rFonts w:cstheme="minorHAnsi"/>
          <w:color w:val="0000FF"/>
          <w:sz w:val="18"/>
          <w:szCs w:val="18"/>
          <w:lang w:val="en-GB"/>
        </w:rPr>
      </w:pPr>
      <w:r w:rsidRPr="00117074">
        <w:rPr>
          <w:rFonts w:cstheme="minorHAnsi"/>
          <w:color w:val="0000FF"/>
          <w:sz w:val="18"/>
          <w:szCs w:val="18"/>
          <w:lang w:val="en-GB"/>
        </w:rPr>
        <w:t>1.0.</w:t>
      </w:r>
      <w:r w:rsidR="00DF06CD" w:rsidRPr="00117074">
        <w:rPr>
          <w:rFonts w:cstheme="minorHAnsi"/>
          <w:color w:val="0000FF"/>
          <w:sz w:val="18"/>
          <w:szCs w:val="18"/>
          <w:lang w:val="en-GB"/>
        </w:rPr>
        <w:t xml:space="preserve"> </w:t>
      </w:r>
      <w:r w:rsidRPr="00117074">
        <w:rPr>
          <w:rFonts w:cstheme="minorHAnsi"/>
          <w:color w:val="0000FF"/>
          <w:sz w:val="18"/>
          <w:szCs w:val="18"/>
          <w:lang w:val="en-GB"/>
        </w:rPr>
        <w:t xml:space="preserve">The manuscript is a timely piece to urge for the revolutionary transition to green and sustainable practice in chemical industry. The manuscript is well written in general and should attract wide readership. The authors analysed the costs of several green routes for producing green ammonia and methanol, in comparison with the fossil-based practice. The discussion is comprehensive and, yet, it focuses on a bigger picture of the driving forces and R&amp;D directions rather than discussion of key findings from the cost analysis. For stronger linkage with “Results”, I suggest starting the Discussion with a new short paragraph, highlighting the key determinants of green chemical production cost that were revealed by the analysis. More specific comments are suggested below for consideration. </w:t>
      </w:r>
    </w:p>
    <w:p w14:paraId="181737E3" w14:textId="6C14A5DD" w:rsidR="00FF5AF3" w:rsidRPr="00117074" w:rsidRDefault="00AE3DDD" w:rsidP="00FF5AF3">
      <w:pPr>
        <w:spacing w:after="0" w:line="288" w:lineRule="auto"/>
        <w:jc w:val="both"/>
        <w:rPr>
          <w:rFonts w:cstheme="minorHAnsi"/>
          <w:b/>
          <w:bCs/>
          <w:sz w:val="18"/>
          <w:szCs w:val="18"/>
          <w:lang w:val="en-GB"/>
        </w:rPr>
      </w:pPr>
      <w:r w:rsidRPr="00117074">
        <w:rPr>
          <w:rFonts w:cstheme="minorHAnsi"/>
          <w:sz w:val="18"/>
          <w:szCs w:val="18"/>
          <w:lang w:val="en-GB"/>
        </w:rPr>
        <w:t xml:space="preserve">We thank the </w:t>
      </w:r>
      <w:r w:rsidR="00C9263D" w:rsidRPr="00117074">
        <w:rPr>
          <w:rFonts w:cstheme="minorHAnsi"/>
          <w:sz w:val="18"/>
          <w:szCs w:val="18"/>
          <w:lang w:val="en-GB"/>
        </w:rPr>
        <w:t>Reviewer</w:t>
      </w:r>
      <w:r w:rsidRPr="00117074">
        <w:rPr>
          <w:rFonts w:cstheme="minorHAnsi"/>
          <w:sz w:val="18"/>
          <w:szCs w:val="18"/>
          <w:lang w:val="en-GB"/>
        </w:rPr>
        <w:t xml:space="preserve"> for </w:t>
      </w:r>
      <w:commentRangeStart w:id="1"/>
      <w:r w:rsidRPr="00117074">
        <w:rPr>
          <w:rFonts w:cstheme="minorHAnsi"/>
          <w:sz w:val="18"/>
          <w:szCs w:val="18"/>
          <w:lang w:val="en-GB"/>
        </w:rPr>
        <w:t xml:space="preserve">highlighting our work’s urgency and impact and </w:t>
      </w:r>
      <w:r w:rsidR="00FF5B65" w:rsidRPr="00117074">
        <w:rPr>
          <w:rFonts w:cstheme="minorHAnsi"/>
          <w:sz w:val="18"/>
          <w:szCs w:val="18"/>
          <w:lang w:val="en-GB"/>
        </w:rPr>
        <w:t xml:space="preserve">for </w:t>
      </w:r>
      <w:r w:rsidRPr="00117074">
        <w:rPr>
          <w:rFonts w:cstheme="minorHAnsi"/>
          <w:sz w:val="18"/>
          <w:szCs w:val="18"/>
          <w:lang w:val="en-GB"/>
        </w:rPr>
        <w:t>their insightful comments</w:t>
      </w:r>
      <w:commentRangeEnd w:id="1"/>
      <w:r w:rsidR="00392063">
        <w:rPr>
          <w:rStyle w:val="CommentReference"/>
          <w:rFonts w:eastAsiaTheme="minorEastAsia"/>
          <w:lang w:val="en-US"/>
        </w:rPr>
        <w:commentReference w:id="1"/>
      </w:r>
      <w:r w:rsidRPr="00117074">
        <w:rPr>
          <w:rFonts w:cstheme="minorHAnsi"/>
          <w:sz w:val="18"/>
          <w:szCs w:val="18"/>
          <w:lang w:val="en-GB"/>
        </w:rPr>
        <w:t>.</w:t>
      </w:r>
      <w:r w:rsidR="00584BA7" w:rsidRPr="00117074">
        <w:rPr>
          <w:rFonts w:cstheme="minorHAnsi"/>
          <w:sz w:val="18"/>
          <w:szCs w:val="18"/>
          <w:lang w:val="en-GB"/>
        </w:rPr>
        <w:t xml:space="preserve"> </w:t>
      </w:r>
      <w:r w:rsidRPr="00117074">
        <w:rPr>
          <w:rFonts w:cstheme="minorHAnsi"/>
          <w:b/>
          <w:bCs/>
          <w:sz w:val="18"/>
          <w:szCs w:val="18"/>
          <w:lang w:val="en-GB"/>
        </w:rPr>
        <w:t xml:space="preserve">Following the </w:t>
      </w:r>
      <w:r w:rsidR="00C9263D" w:rsidRPr="00117074">
        <w:rPr>
          <w:rFonts w:cstheme="minorHAnsi"/>
          <w:b/>
          <w:bCs/>
          <w:sz w:val="18"/>
          <w:szCs w:val="18"/>
          <w:lang w:val="en-GB"/>
        </w:rPr>
        <w:t>Reviewer</w:t>
      </w:r>
      <w:r w:rsidRPr="00117074">
        <w:rPr>
          <w:rFonts w:cstheme="minorHAnsi"/>
          <w:b/>
          <w:bCs/>
          <w:sz w:val="18"/>
          <w:szCs w:val="18"/>
          <w:lang w:val="en-GB"/>
        </w:rPr>
        <w:t xml:space="preserve">’s </w:t>
      </w:r>
      <w:r w:rsidRPr="0039252C">
        <w:rPr>
          <w:rFonts w:cstheme="minorHAnsi"/>
          <w:b/>
          <w:bCs/>
          <w:sz w:val="18"/>
          <w:szCs w:val="18"/>
          <w:lang w:val="en-GB"/>
        </w:rPr>
        <w:t xml:space="preserve">suggestion, a short paragraph highlighting the key results from our analysis is now included at the beginning of the </w:t>
      </w:r>
      <w:r w:rsidR="00C9263D" w:rsidRPr="0039252C">
        <w:rPr>
          <w:rFonts w:cstheme="minorHAnsi"/>
          <w:b/>
          <w:bCs/>
          <w:sz w:val="18"/>
          <w:szCs w:val="18"/>
          <w:lang w:val="en-GB"/>
        </w:rPr>
        <w:t>d</w:t>
      </w:r>
      <w:r w:rsidRPr="0039252C">
        <w:rPr>
          <w:rFonts w:cstheme="minorHAnsi"/>
          <w:b/>
          <w:bCs/>
          <w:sz w:val="18"/>
          <w:szCs w:val="18"/>
          <w:lang w:val="en-GB"/>
        </w:rPr>
        <w:t>iscussion</w:t>
      </w:r>
      <w:r w:rsidR="00C9263D" w:rsidRPr="0039252C">
        <w:rPr>
          <w:rFonts w:cstheme="minorHAnsi"/>
          <w:b/>
          <w:bCs/>
          <w:sz w:val="18"/>
          <w:szCs w:val="18"/>
          <w:lang w:val="en-GB"/>
        </w:rPr>
        <w:t>s</w:t>
      </w:r>
      <w:r w:rsidRPr="0039252C">
        <w:rPr>
          <w:rFonts w:cstheme="minorHAnsi"/>
          <w:b/>
          <w:bCs/>
          <w:sz w:val="18"/>
          <w:szCs w:val="18"/>
          <w:lang w:val="en-GB"/>
        </w:rPr>
        <w:t xml:space="preserve"> section</w:t>
      </w:r>
      <w:r w:rsidR="00960B55" w:rsidRPr="0039252C">
        <w:rPr>
          <w:rFonts w:cstheme="minorHAnsi"/>
          <w:b/>
          <w:bCs/>
          <w:sz w:val="18"/>
          <w:szCs w:val="18"/>
          <w:lang w:val="en-GB"/>
        </w:rPr>
        <w:t xml:space="preserve"> </w:t>
      </w:r>
      <w:r w:rsidRPr="0039252C">
        <w:rPr>
          <w:rFonts w:cstheme="minorHAnsi"/>
          <w:b/>
          <w:bCs/>
          <w:sz w:val="18"/>
          <w:szCs w:val="18"/>
          <w:lang w:val="en-GB"/>
        </w:rPr>
        <w:t>(page </w:t>
      </w:r>
      <w:r w:rsidR="0039252C" w:rsidRPr="0039252C">
        <w:rPr>
          <w:rFonts w:cstheme="minorHAnsi"/>
          <w:b/>
          <w:bCs/>
          <w:sz w:val="18"/>
          <w:szCs w:val="18"/>
          <w:lang w:val="en-GB"/>
        </w:rPr>
        <w:t>6</w:t>
      </w:r>
      <w:r w:rsidRPr="0039252C">
        <w:rPr>
          <w:rFonts w:cstheme="minorHAnsi"/>
          <w:b/>
          <w:bCs/>
          <w:sz w:val="18"/>
          <w:szCs w:val="18"/>
          <w:lang w:val="en-GB"/>
        </w:rPr>
        <w:t>, line </w:t>
      </w:r>
      <w:r w:rsidR="0039252C" w:rsidRPr="0039252C">
        <w:rPr>
          <w:rFonts w:cstheme="minorHAnsi"/>
          <w:b/>
          <w:bCs/>
          <w:sz w:val="18"/>
          <w:szCs w:val="18"/>
          <w:lang w:val="en-GB"/>
        </w:rPr>
        <w:t>23</w:t>
      </w:r>
      <w:r w:rsidRPr="0039252C">
        <w:rPr>
          <w:rFonts w:cstheme="minorHAnsi"/>
          <w:b/>
          <w:bCs/>
          <w:sz w:val="18"/>
          <w:szCs w:val="18"/>
          <w:lang w:val="en-GB"/>
        </w:rPr>
        <w:t xml:space="preserve">, </w:t>
      </w:r>
      <w:r w:rsidR="0039252C" w:rsidRPr="0039252C">
        <w:rPr>
          <w:rFonts w:cstheme="minorHAnsi"/>
          <w:b/>
          <w:bCs/>
          <w:sz w:val="18"/>
          <w:szCs w:val="18"/>
          <w:lang w:val="en-GB"/>
        </w:rPr>
        <w:t>right</w:t>
      </w:r>
      <w:r w:rsidRPr="0039252C">
        <w:rPr>
          <w:rFonts w:cstheme="minorHAnsi"/>
          <w:b/>
          <w:bCs/>
          <w:sz w:val="18"/>
          <w:szCs w:val="18"/>
          <w:lang w:val="en-GB"/>
        </w:rPr>
        <w:t> column)</w:t>
      </w:r>
      <w:r w:rsidR="00A84502" w:rsidRPr="0039252C">
        <w:rPr>
          <w:rFonts w:cstheme="minorHAnsi"/>
          <w:b/>
          <w:bCs/>
          <w:sz w:val="18"/>
          <w:szCs w:val="18"/>
          <w:lang w:val="en-GB"/>
        </w:rPr>
        <w:t>.</w:t>
      </w:r>
    </w:p>
    <w:p w14:paraId="1CE18A6A" w14:textId="22D99ED7" w:rsidR="00AE3DDD" w:rsidRPr="00117074" w:rsidRDefault="00ED14BC" w:rsidP="00AE3DDD">
      <w:pPr>
        <w:spacing w:line="288" w:lineRule="auto"/>
        <w:jc w:val="both"/>
        <w:rPr>
          <w:rFonts w:cstheme="minorHAnsi"/>
          <w:b/>
          <w:bCs/>
          <w:sz w:val="18"/>
          <w:szCs w:val="18"/>
          <w:lang w:val="en-GB"/>
        </w:rPr>
      </w:pPr>
      <w:r w:rsidRPr="00117074">
        <w:rPr>
          <w:rFonts w:cstheme="minorHAnsi"/>
          <w:bCs/>
          <w:sz w:val="18"/>
          <w:szCs w:val="18"/>
          <w:lang w:val="en-GB"/>
        </w:rPr>
        <w:t xml:space="preserve">In addition to addressing the specific comments of the </w:t>
      </w:r>
      <w:r w:rsidR="00C9263D" w:rsidRPr="00117074">
        <w:rPr>
          <w:rFonts w:cstheme="minorHAnsi"/>
          <w:bCs/>
          <w:sz w:val="18"/>
          <w:szCs w:val="18"/>
          <w:lang w:val="en-GB"/>
        </w:rPr>
        <w:t>Reviewer</w:t>
      </w:r>
      <w:r w:rsidRPr="00117074">
        <w:rPr>
          <w:rFonts w:cstheme="minorHAnsi"/>
          <w:bCs/>
          <w:sz w:val="18"/>
          <w:szCs w:val="18"/>
          <w:lang w:val="en-GB"/>
        </w:rPr>
        <w:t xml:space="preserve"> below, we have included supplementary assessments to further enhance the granularity and scope of the article. </w:t>
      </w:r>
      <w:r w:rsidR="005A64D1" w:rsidRPr="00117074">
        <w:rPr>
          <w:rFonts w:cstheme="minorHAnsi"/>
          <w:bCs/>
          <w:sz w:val="18"/>
          <w:szCs w:val="18"/>
          <w:lang w:val="en-GB"/>
        </w:rPr>
        <w:t>We performed r</w:t>
      </w:r>
      <w:r w:rsidRPr="00117074">
        <w:rPr>
          <w:rFonts w:cstheme="minorHAnsi"/>
          <w:bCs/>
          <w:sz w:val="18"/>
          <w:szCs w:val="18"/>
          <w:lang w:val="en-GB"/>
        </w:rPr>
        <w:t xml:space="preserve">egionalised production cost assessments, both within and outside Europe. </w:t>
      </w:r>
      <w:r w:rsidRPr="00117074">
        <w:rPr>
          <w:rFonts w:cstheme="minorHAnsi"/>
          <w:b/>
          <w:bCs/>
          <w:sz w:val="18"/>
          <w:szCs w:val="18"/>
          <w:lang w:val="en-GB"/>
        </w:rPr>
        <w:t>Figure</w:t>
      </w:r>
      <w:r w:rsidR="00182520" w:rsidRPr="00117074">
        <w:rPr>
          <w:rFonts w:cstheme="minorHAnsi"/>
          <w:b/>
          <w:bCs/>
          <w:sz w:val="18"/>
          <w:szCs w:val="18"/>
          <w:lang w:val="en-GB"/>
        </w:rPr>
        <w:t>s</w:t>
      </w:r>
      <w:r w:rsidRPr="00117074">
        <w:rPr>
          <w:rFonts w:cstheme="minorHAnsi"/>
          <w:b/>
          <w:bCs/>
          <w:sz w:val="18"/>
          <w:szCs w:val="18"/>
          <w:lang w:val="en-GB"/>
        </w:rPr>
        <w:t> S</w:t>
      </w:r>
      <w:r w:rsidR="00211BD7" w:rsidRPr="00117074">
        <w:rPr>
          <w:rFonts w:cstheme="minorHAnsi"/>
          <w:b/>
          <w:bCs/>
          <w:sz w:val="18"/>
          <w:szCs w:val="18"/>
          <w:lang w:val="en-GB"/>
        </w:rPr>
        <w:t>9</w:t>
      </w:r>
      <w:r w:rsidRPr="00117074">
        <w:rPr>
          <w:rFonts w:cstheme="minorHAnsi"/>
          <w:b/>
          <w:bCs/>
          <w:sz w:val="18"/>
          <w:szCs w:val="18"/>
          <w:lang w:val="en-GB"/>
        </w:rPr>
        <w:t xml:space="preserve"> </w:t>
      </w:r>
      <w:r w:rsidRPr="00117074">
        <w:rPr>
          <w:rFonts w:cstheme="minorHAnsi"/>
          <w:bCs/>
          <w:sz w:val="18"/>
          <w:szCs w:val="18"/>
          <w:lang w:val="en-GB"/>
        </w:rPr>
        <w:t>and</w:t>
      </w:r>
      <w:r w:rsidRPr="00117074">
        <w:rPr>
          <w:rFonts w:cstheme="minorHAnsi"/>
          <w:b/>
          <w:bCs/>
          <w:sz w:val="18"/>
          <w:szCs w:val="18"/>
          <w:lang w:val="en-GB"/>
        </w:rPr>
        <w:t xml:space="preserve"> S</w:t>
      </w:r>
      <w:r w:rsidR="00211BD7" w:rsidRPr="00117074">
        <w:rPr>
          <w:rFonts w:cstheme="minorHAnsi"/>
          <w:b/>
          <w:bCs/>
          <w:sz w:val="18"/>
          <w:szCs w:val="18"/>
          <w:lang w:val="en-GB"/>
        </w:rPr>
        <w:t>10</w:t>
      </w:r>
      <w:r w:rsidRPr="00117074">
        <w:rPr>
          <w:rFonts w:cstheme="minorHAnsi"/>
          <w:b/>
          <w:bCs/>
          <w:sz w:val="18"/>
          <w:szCs w:val="18"/>
          <w:lang w:val="en-GB"/>
        </w:rPr>
        <w:t xml:space="preserve"> </w:t>
      </w:r>
      <w:r w:rsidR="006D2623" w:rsidRPr="00117074">
        <w:rPr>
          <w:rFonts w:cstheme="minorHAnsi"/>
          <w:bCs/>
          <w:sz w:val="18"/>
          <w:szCs w:val="18"/>
          <w:lang w:val="en-GB"/>
        </w:rPr>
        <w:t>in the Electronic Supplementary Information (ESI)</w:t>
      </w:r>
      <w:r w:rsidR="006D2623" w:rsidRPr="00117074">
        <w:rPr>
          <w:rFonts w:cstheme="minorHAnsi"/>
          <w:b/>
          <w:bCs/>
          <w:sz w:val="18"/>
          <w:szCs w:val="18"/>
          <w:lang w:val="en-GB"/>
        </w:rPr>
        <w:t xml:space="preserve"> </w:t>
      </w:r>
      <w:r w:rsidRPr="00117074">
        <w:rPr>
          <w:rFonts w:cstheme="minorHAnsi"/>
          <w:bCs/>
          <w:sz w:val="18"/>
          <w:szCs w:val="18"/>
          <w:lang w:val="en-GB"/>
        </w:rPr>
        <w:t>show the regional cost estimates</w:t>
      </w:r>
      <w:r w:rsidR="00E823A0" w:rsidRPr="00117074">
        <w:rPr>
          <w:rFonts w:cstheme="minorHAnsi"/>
          <w:bCs/>
          <w:sz w:val="18"/>
          <w:szCs w:val="18"/>
          <w:lang w:val="en-GB"/>
        </w:rPr>
        <w:t xml:space="preserve"> for ammonia and methanol</w:t>
      </w:r>
      <w:r w:rsidR="00182520" w:rsidRPr="00117074">
        <w:rPr>
          <w:rFonts w:cstheme="minorHAnsi"/>
          <w:bCs/>
          <w:sz w:val="18"/>
          <w:szCs w:val="18"/>
          <w:lang w:val="en-GB"/>
        </w:rPr>
        <w:t xml:space="preserve"> </w:t>
      </w:r>
      <w:r w:rsidR="00E823A0" w:rsidRPr="00117074">
        <w:rPr>
          <w:rFonts w:cstheme="minorHAnsi"/>
          <w:bCs/>
          <w:sz w:val="18"/>
          <w:szCs w:val="18"/>
          <w:lang w:val="en-GB"/>
        </w:rPr>
        <w:t xml:space="preserve">in several European countries, including Germany, France, Spain, Italy, the Netherlands, and others. Furthermore, in </w:t>
      </w:r>
      <w:r w:rsidR="00E823A0" w:rsidRPr="00117074">
        <w:rPr>
          <w:rFonts w:cstheme="minorHAnsi"/>
          <w:b/>
          <w:bCs/>
          <w:sz w:val="18"/>
          <w:szCs w:val="18"/>
          <w:lang w:val="en-GB"/>
        </w:rPr>
        <w:t>Figure S</w:t>
      </w:r>
      <w:r w:rsidR="00211BD7" w:rsidRPr="00117074">
        <w:rPr>
          <w:rFonts w:cstheme="minorHAnsi"/>
          <w:b/>
          <w:bCs/>
          <w:sz w:val="18"/>
          <w:szCs w:val="18"/>
          <w:lang w:val="en-GB"/>
        </w:rPr>
        <w:t>11</w:t>
      </w:r>
      <w:r w:rsidR="006D2623" w:rsidRPr="00117074">
        <w:rPr>
          <w:rFonts w:cstheme="minorHAnsi"/>
          <w:b/>
          <w:bCs/>
          <w:sz w:val="18"/>
          <w:szCs w:val="18"/>
          <w:lang w:val="en-GB"/>
        </w:rPr>
        <w:t xml:space="preserve"> </w:t>
      </w:r>
      <w:r w:rsidR="006D2623" w:rsidRPr="00117074">
        <w:rPr>
          <w:rFonts w:cstheme="minorHAnsi"/>
          <w:bCs/>
          <w:sz w:val="18"/>
          <w:szCs w:val="18"/>
          <w:lang w:val="en-GB"/>
        </w:rPr>
        <w:t xml:space="preserve">of the </w:t>
      </w:r>
      <w:r w:rsidR="006D2623" w:rsidRPr="0039252C">
        <w:rPr>
          <w:rFonts w:cstheme="minorHAnsi"/>
          <w:bCs/>
          <w:sz w:val="18"/>
          <w:szCs w:val="18"/>
          <w:lang w:val="en-GB"/>
        </w:rPr>
        <w:t>ESI</w:t>
      </w:r>
      <w:r w:rsidR="00182520" w:rsidRPr="0039252C">
        <w:rPr>
          <w:rFonts w:cstheme="minorHAnsi"/>
          <w:b/>
          <w:bCs/>
          <w:sz w:val="18"/>
          <w:szCs w:val="18"/>
          <w:lang w:val="en-GB"/>
        </w:rPr>
        <w:t>,</w:t>
      </w:r>
      <w:r w:rsidR="00E823A0" w:rsidRPr="0039252C">
        <w:rPr>
          <w:rFonts w:cstheme="minorHAnsi"/>
          <w:b/>
          <w:bCs/>
          <w:sz w:val="18"/>
          <w:szCs w:val="18"/>
          <w:lang w:val="en-GB"/>
        </w:rPr>
        <w:t xml:space="preserve"> </w:t>
      </w:r>
      <w:r w:rsidR="00E823A0" w:rsidRPr="0039252C">
        <w:rPr>
          <w:rFonts w:cstheme="minorHAnsi"/>
          <w:bCs/>
          <w:sz w:val="18"/>
          <w:szCs w:val="18"/>
          <w:lang w:val="en-GB"/>
        </w:rPr>
        <w:t xml:space="preserve">we compare the production cost estimates between Europe and </w:t>
      </w:r>
      <w:r w:rsidR="00182520" w:rsidRPr="0039252C">
        <w:rPr>
          <w:rFonts w:cstheme="minorHAnsi"/>
          <w:bCs/>
          <w:sz w:val="18"/>
          <w:szCs w:val="18"/>
          <w:lang w:val="en-GB"/>
        </w:rPr>
        <w:t xml:space="preserve">the </w:t>
      </w:r>
      <w:r w:rsidR="00E823A0" w:rsidRPr="0039252C">
        <w:rPr>
          <w:rFonts w:cstheme="minorHAnsi"/>
          <w:bCs/>
          <w:sz w:val="18"/>
          <w:szCs w:val="18"/>
          <w:lang w:val="en-GB"/>
        </w:rPr>
        <w:t xml:space="preserve">United States (US). This assessment was </w:t>
      </w:r>
      <w:r w:rsidR="007E550F" w:rsidRPr="0039252C">
        <w:rPr>
          <w:rFonts w:cstheme="minorHAnsi"/>
          <w:bCs/>
          <w:sz w:val="18"/>
          <w:szCs w:val="18"/>
          <w:lang w:val="en-GB"/>
        </w:rPr>
        <w:t>conducted</w:t>
      </w:r>
      <w:r w:rsidR="00E823A0" w:rsidRPr="0039252C">
        <w:rPr>
          <w:rFonts w:cstheme="minorHAnsi"/>
          <w:bCs/>
          <w:sz w:val="18"/>
          <w:szCs w:val="18"/>
          <w:lang w:val="en-GB"/>
        </w:rPr>
        <w:t xml:space="preserve"> to understand if </w:t>
      </w:r>
      <w:r w:rsidR="005A64D1" w:rsidRPr="0039252C">
        <w:rPr>
          <w:rFonts w:cstheme="minorHAnsi"/>
          <w:bCs/>
          <w:sz w:val="18"/>
          <w:szCs w:val="18"/>
          <w:lang w:val="en-GB"/>
        </w:rPr>
        <w:t>regions</w:t>
      </w:r>
      <w:r w:rsidR="00E823A0" w:rsidRPr="0039252C">
        <w:rPr>
          <w:rFonts w:cstheme="minorHAnsi"/>
          <w:bCs/>
          <w:sz w:val="18"/>
          <w:szCs w:val="18"/>
          <w:lang w:val="en-GB"/>
        </w:rPr>
        <w:t xml:space="preserve"> other than Europe </w:t>
      </w:r>
      <w:r w:rsidR="007E550F" w:rsidRPr="0039252C">
        <w:rPr>
          <w:rFonts w:cstheme="minorHAnsi"/>
          <w:bCs/>
          <w:sz w:val="18"/>
          <w:szCs w:val="18"/>
          <w:lang w:val="en-GB"/>
        </w:rPr>
        <w:t>are incentivised</w:t>
      </w:r>
      <w:r w:rsidR="00E823A0" w:rsidRPr="0039252C">
        <w:rPr>
          <w:rFonts w:cstheme="minorHAnsi"/>
          <w:bCs/>
          <w:sz w:val="18"/>
          <w:szCs w:val="18"/>
          <w:lang w:val="en-GB"/>
        </w:rPr>
        <w:t xml:space="preserve"> to transition towards the green </w:t>
      </w:r>
      <w:del w:id="2" w:author="Pérez-Ramirez  Javier" w:date="2023-06-02T15:30:00Z">
        <w:r w:rsidR="007E550F" w:rsidRPr="0039252C" w:rsidDel="00392063">
          <w:rPr>
            <w:rFonts w:cstheme="minorHAnsi"/>
            <w:bCs/>
            <w:sz w:val="18"/>
            <w:szCs w:val="18"/>
            <w:lang w:val="en-GB"/>
          </w:rPr>
          <w:delText xml:space="preserve">production </w:delText>
        </w:r>
      </w:del>
      <w:r w:rsidR="007E550F" w:rsidRPr="0039252C">
        <w:rPr>
          <w:rFonts w:cstheme="minorHAnsi"/>
          <w:bCs/>
          <w:sz w:val="18"/>
          <w:szCs w:val="18"/>
          <w:lang w:val="en-GB"/>
        </w:rPr>
        <w:t>routes</w:t>
      </w:r>
      <w:r w:rsidR="00E823A0" w:rsidRPr="0039252C">
        <w:rPr>
          <w:rFonts w:cstheme="minorHAnsi"/>
          <w:bCs/>
          <w:sz w:val="18"/>
          <w:szCs w:val="18"/>
          <w:lang w:val="en-GB"/>
        </w:rPr>
        <w:t xml:space="preserve"> for ammonia and methanol</w:t>
      </w:r>
      <w:ins w:id="3" w:author="Pérez-Ramirez  Javier" w:date="2023-06-02T15:30:00Z">
        <w:r w:rsidR="00392063">
          <w:rPr>
            <w:rFonts w:cstheme="minorHAnsi"/>
            <w:bCs/>
            <w:sz w:val="18"/>
            <w:szCs w:val="18"/>
            <w:lang w:val="en-GB"/>
          </w:rPr>
          <w:t xml:space="preserve"> production</w:t>
        </w:r>
      </w:ins>
      <w:r w:rsidR="00E823A0" w:rsidRPr="0039252C">
        <w:rPr>
          <w:rFonts w:cstheme="minorHAnsi"/>
          <w:bCs/>
          <w:sz w:val="18"/>
          <w:szCs w:val="18"/>
          <w:lang w:val="en-GB"/>
        </w:rPr>
        <w:t xml:space="preserve">. </w:t>
      </w:r>
      <w:r w:rsidR="007E550F" w:rsidRPr="0039252C">
        <w:rPr>
          <w:rFonts w:cstheme="minorHAnsi"/>
          <w:b/>
          <w:bCs/>
          <w:sz w:val="18"/>
          <w:szCs w:val="18"/>
          <w:lang w:val="en-GB"/>
        </w:rPr>
        <w:t>We have included additional text in the main manuscript t</w:t>
      </w:r>
      <w:r w:rsidR="00E823A0" w:rsidRPr="0039252C">
        <w:rPr>
          <w:rFonts w:cstheme="minorHAnsi"/>
          <w:b/>
          <w:bCs/>
          <w:sz w:val="18"/>
          <w:szCs w:val="18"/>
          <w:lang w:val="en-GB"/>
        </w:rPr>
        <w:t xml:space="preserve">o further elaborate </w:t>
      </w:r>
      <w:r w:rsidR="00417917" w:rsidRPr="0039252C">
        <w:rPr>
          <w:rFonts w:cstheme="minorHAnsi"/>
          <w:b/>
          <w:bCs/>
          <w:sz w:val="18"/>
          <w:szCs w:val="18"/>
          <w:lang w:val="en-GB"/>
        </w:rPr>
        <w:t xml:space="preserve">on </w:t>
      </w:r>
      <w:r w:rsidR="00E823A0" w:rsidRPr="0039252C">
        <w:rPr>
          <w:rFonts w:cstheme="minorHAnsi"/>
          <w:b/>
          <w:bCs/>
          <w:sz w:val="18"/>
          <w:szCs w:val="18"/>
          <w:lang w:val="en-GB"/>
        </w:rPr>
        <w:t xml:space="preserve">the </w:t>
      </w:r>
      <w:r w:rsidR="00234542" w:rsidRPr="0039252C">
        <w:rPr>
          <w:rFonts w:cstheme="minorHAnsi"/>
          <w:b/>
          <w:bCs/>
          <w:sz w:val="18"/>
          <w:szCs w:val="18"/>
          <w:lang w:val="en-GB"/>
        </w:rPr>
        <w:t>main findings</w:t>
      </w:r>
      <w:r w:rsidR="00E823A0" w:rsidRPr="0039252C">
        <w:rPr>
          <w:rFonts w:cstheme="minorHAnsi"/>
          <w:b/>
          <w:bCs/>
          <w:sz w:val="18"/>
          <w:szCs w:val="18"/>
          <w:lang w:val="en-GB"/>
        </w:rPr>
        <w:t xml:space="preserve"> </w:t>
      </w:r>
      <w:r w:rsidR="007E550F" w:rsidRPr="0039252C">
        <w:rPr>
          <w:rFonts w:cstheme="minorHAnsi"/>
          <w:b/>
          <w:bCs/>
          <w:sz w:val="18"/>
          <w:szCs w:val="18"/>
          <w:lang w:val="en-GB"/>
        </w:rPr>
        <w:t>of</w:t>
      </w:r>
      <w:r w:rsidR="00E823A0" w:rsidRPr="0039252C">
        <w:rPr>
          <w:rFonts w:cstheme="minorHAnsi"/>
          <w:b/>
          <w:bCs/>
          <w:sz w:val="18"/>
          <w:szCs w:val="18"/>
          <w:lang w:val="en-GB"/>
        </w:rPr>
        <w:t xml:space="preserve"> these assessments (page </w:t>
      </w:r>
      <w:r w:rsidR="0039252C" w:rsidRPr="0039252C">
        <w:rPr>
          <w:rFonts w:cstheme="minorHAnsi"/>
          <w:b/>
          <w:bCs/>
          <w:sz w:val="18"/>
          <w:szCs w:val="18"/>
          <w:lang w:val="en-GB"/>
        </w:rPr>
        <w:t>3</w:t>
      </w:r>
      <w:r w:rsidR="00E823A0" w:rsidRPr="0039252C">
        <w:rPr>
          <w:rFonts w:cstheme="minorHAnsi"/>
          <w:b/>
          <w:bCs/>
          <w:sz w:val="18"/>
          <w:szCs w:val="18"/>
          <w:lang w:val="en-GB"/>
        </w:rPr>
        <w:t>, line </w:t>
      </w:r>
      <w:r w:rsidR="0039252C" w:rsidRPr="0039252C">
        <w:rPr>
          <w:rFonts w:cstheme="minorHAnsi"/>
          <w:b/>
          <w:bCs/>
          <w:sz w:val="18"/>
          <w:szCs w:val="18"/>
          <w:lang w:val="en-GB"/>
        </w:rPr>
        <w:t>17</w:t>
      </w:r>
      <w:r w:rsidR="00E823A0" w:rsidRPr="0039252C">
        <w:rPr>
          <w:rFonts w:cstheme="minorHAnsi"/>
          <w:b/>
          <w:bCs/>
          <w:sz w:val="18"/>
          <w:szCs w:val="18"/>
          <w:lang w:val="en-GB"/>
        </w:rPr>
        <w:t xml:space="preserve">, </w:t>
      </w:r>
      <w:r w:rsidR="0039252C" w:rsidRPr="0039252C">
        <w:rPr>
          <w:rFonts w:cstheme="minorHAnsi"/>
          <w:b/>
          <w:bCs/>
          <w:sz w:val="18"/>
          <w:szCs w:val="18"/>
          <w:lang w:val="en-GB"/>
        </w:rPr>
        <w:t>left</w:t>
      </w:r>
      <w:r w:rsidR="00E823A0" w:rsidRPr="0039252C">
        <w:rPr>
          <w:rFonts w:cstheme="minorHAnsi"/>
          <w:b/>
          <w:bCs/>
          <w:sz w:val="18"/>
          <w:szCs w:val="18"/>
          <w:lang w:val="en-GB"/>
        </w:rPr>
        <w:t> column)</w:t>
      </w:r>
      <w:r w:rsidR="005D099C" w:rsidRPr="0039252C">
        <w:rPr>
          <w:rFonts w:cstheme="minorHAnsi"/>
          <w:b/>
          <w:bCs/>
          <w:sz w:val="18"/>
          <w:szCs w:val="18"/>
          <w:lang w:val="en-GB"/>
        </w:rPr>
        <w:t>.</w:t>
      </w:r>
    </w:p>
    <w:p w14:paraId="1387D1C3" w14:textId="77777777" w:rsidR="00AE3DDD" w:rsidRPr="00117074" w:rsidRDefault="00AE3DDD" w:rsidP="00A07AD3">
      <w:pPr>
        <w:pStyle w:val="ListParagraph"/>
        <w:numPr>
          <w:ilvl w:val="1"/>
          <w:numId w:val="31"/>
        </w:numPr>
        <w:spacing w:after="0" w:line="288" w:lineRule="auto"/>
        <w:jc w:val="both"/>
        <w:rPr>
          <w:rFonts w:cstheme="minorHAnsi"/>
          <w:color w:val="0000FF"/>
          <w:sz w:val="18"/>
          <w:szCs w:val="18"/>
          <w:lang w:val="en-GB"/>
        </w:rPr>
      </w:pPr>
      <w:r w:rsidRPr="00117074">
        <w:rPr>
          <w:rFonts w:cstheme="minorHAnsi"/>
          <w:color w:val="0000FF"/>
          <w:sz w:val="18"/>
          <w:szCs w:val="18"/>
          <w:lang w:val="en-GB"/>
        </w:rPr>
        <w:t>“…biomass routes could also be deployed, yet they may shift environmental burdens to other categories despite their economic appeal.” The authors may slightly elaborate.</w:t>
      </w:r>
    </w:p>
    <w:p w14:paraId="32C94E5E" w14:textId="24D1E6ED" w:rsidR="00AE3DDD" w:rsidRPr="00117074" w:rsidRDefault="00AE3DDD" w:rsidP="00AE3DDD">
      <w:pPr>
        <w:spacing w:line="288" w:lineRule="auto"/>
        <w:jc w:val="both"/>
        <w:rPr>
          <w:rFonts w:cstheme="minorHAnsi"/>
          <w:sz w:val="18"/>
          <w:szCs w:val="18"/>
          <w:lang w:val="en-GB"/>
        </w:rPr>
      </w:pPr>
      <w:r w:rsidRPr="00117074">
        <w:rPr>
          <w:rFonts w:cstheme="minorHAnsi"/>
          <w:sz w:val="18"/>
          <w:szCs w:val="18"/>
          <w:lang w:val="en-GB"/>
        </w:rPr>
        <w:t>Previous studies have shown that production pathways based on biomass are economically competitive with their fossil counterparts and have lower climate change impacts. However, the economic appeal of these routes must be considered in conjunction with all the environmental impacts throughout their life cycle, such as land use change, resource consumption (including land</w:t>
      </w:r>
      <w:r w:rsidRPr="0043113F">
        <w:rPr>
          <w:rFonts w:cstheme="minorHAnsi"/>
          <w:sz w:val="18"/>
          <w:szCs w:val="18"/>
          <w:lang w:val="en-GB"/>
        </w:rPr>
        <w:t>, water, and energy), and potential impacts on biodiversity and ecosystem services. While hydrogen from biomass and BECCS routes could significantly reduce climate change and ocean acidification impacts, they may also increase the burden on biodiversity and nitrogen flows [</w:t>
      </w:r>
      <w:ins w:id="4" w:author="Pérez-Ramirez  Javier" w:date="2023-06-02T15:31:00Z">
        <w:r w:rsidR="00392063">
          <w:rPr>
            <w:rFonts w:cstheme="minorHAnsi"/>
            <w:sz w:val="18"/>
            <w:szCs w:val="18"/>
            <w:lang w:val="en-GB"/>
          </w:rPr>
          <w:t xml:space="preserve">X </w:t>
        </w:r>
        <w:r w:rsidR="00392063" w:rsidRPr="00392063">
          <w:rPr>
            <w:rFonts w:cstheme="minorHAnsi"/>
            <w:i/>
            <w:iCs/>
            <w:sz w:val="18"/>
            <w:szCs w:val="18"/>
            <w:lang w:val="en-GB"/>
            <w:rPrChange w:id="5" w:author="Pérez-Ramirez  Javier" w:date="2023-06-02T15:31:00Z">
              <w:rPr>
                <w:rFonts w:cstheme="minorHAnsi"/>
                <w:sz w:val="18"/>
                <w:szCs w:val="18"/>
                <w:lang w:val="en-GB"/>
              </w:rPr>
            </w:rPrChange>
          </w:rPr>
          <w:t>et al</w:t>
        </w:r>
        <w:r w:rsidR="00392063">
          <w:rPr>
            <w:rFonts w:cstheme="minorHAnsi"/>
            <w:sz w:val="18"/>
            <w:szCs w:val="18"/>
            <w:lang w:val="en-GB"/>
          </w:rPr>
          <w:t xml:space="preserve">., </w:t>
        </w:r>
      </w:ins>
      <w:r w:rsidRPr="0043113F">
        <w:rPr>
          <w:rFonts w:cstheme="minorHAnsi"/>
          <w:i/>
          <w:iCs/>
          <w:sz w:val="18"/>
          <w:szCs w:val="18"/>
          <w:lang w:val="en-GB"/>
        </w:rPr>
        <w:t>One Earth</w:t>
      </w:r>
      <w:r w:rsidRPr="0043113F">
        <w:rPr>
          <w:rFonts w:cstheme="minorHAnsi"/>
          <w:sz w:val="18"/>
          <w:szCs w:val="18"/>
          <w:lang w:val="en-GB"/>
        </w:rPr>
        <w:t xml:space="preserve">, 2021, </w:t>
      </w:r>
      <w:r w:rsidRPr="0043113F">
        <w:rPr>
          <w:rFonts w:cstheme="minorHAnsi"/>
          <w:bCs/>
          <w:sz w:val="18"/>
          <w:szCs w:val="18"/>
          <w:lang w:val="en-GB"/>
        </w:rPr>
        <w:t>4</w:t>
      </w:r>
      <w:r w:rsidRPr="0043113F">
        <w:rPr>
          <w:rFonts w:cstheme="minorHAnsi"/>
          <w:sz w:val="18"/>
          <w:szCs w:val="18"/>
          <w:lang w:val="en-GB"/>
        </w:rPr>
        <w:t>, 565–583].</w:t>
      </w:r>
      <w:r w:rsidR="00584BA7" w:rsidRPr="0043113F">
        <w:rPr>
          <w:rFonts w:cstheme="minorHAnsi"/>
          <w:sz w:val="18"/>
          <w:szCs w:val="18"/>
          <w:lang w:val="en-GB"/>
        </w:rPr>
        <w:t xml:space="preserve"> </w:t>
      </w:r>
      <w:bookmarkStart w:id="6" w:name="_Hlk134738403"/>
      <w:r w:rsidR="00E86958" w:rsidRPr="0043113F">
        <w:rPr>
          <w:rFonts w:cstheme="minorHAnsi"/>
          <w:b/>
          <w:sz w:val="18"/>
          <w:szCs w:val="18"/>
          <w:lang w:val="en-GB"/>
        </w:rPr>
        <w:t xml:space="preserve">The original text has been modified to better profile </w:t>
      </w:r>
      <w:del w:id="7" w:author="Pérez-Ramirez  Javier" w:date="2023-06-02T15:31:00Z">
        <w:r w:rsidR="00E86958" w:rsidRPr="0043113F" w:rsidDel="00392063">
          <w:rPr>
            <w:rFonts w:cstheme="minorHAnsi"/>
            <w:b/>
            <w:sz w:val="18"/>
            <w:szCs w:val="18"/>
            <w:lang w:val="en-GB"/>
          </w:rPr>
          <w:delText xml:space="preserve">the </w:delText>
        </w:r>
      </w:del>
      <w:ins w:id="8" w:author="Pérez-Ramirez  Javier" w:date="2023-06-02T15:31:00Z">
        <w:r w:rsidR="00392063">
          <w:rPr>
            <w:rFonts w:cstheme="minorHAnsi"/>
            <w:b/>
            <w:sz w:val="18"/>
            <w:szCs w:val="18"/>
            <w:lang w:val="en-GB"/>
          </w:rPr>
          <w:t>this</w:t>
        </w:r>
        <w:r w:rsidR="00392063" w:rsidRPr="0043113F">
          <w:rPr>
            <w:rFonts w:cstheme="minorHAnsi"/>
            <w:b/>
            <w:sz w:val="18"/>
            <w:szCs w:val="18"/>
            <w:lang w:val="en-GB"/>
          </w:rPr>
          <w:t xml:space="preserve"> </w:t>
        </w:r>
      </w:ins>
      <w:r w:rsidR="00E86958" w:rsidRPr="0043113F">
        <w:rPr>
          <w:rFonts w:cstheme="minorHAnsi"/>
          <w:b/>
          <w:sz w:val="18"/>
          <w:szCs w:val="18"/>
          <w:lang w:val="en-GB"/>
        </w:rPr>
        <w:t xml:space="preserve">discussion </w:t>
      </w:r>
      <w:del w:id="9" w:author="Pérez-Ramirez  Javier" w:date="2023-06-02T15:31:00Z">
        <w:r w:rsidR="00E86958" w:rsidRPr="0043113F" w:rsidDel="00392063">
          <w:rPr>
            <w:rFonts w:cstheme="minorHAnsi"/>
            <w:b/>
            <w:sz w:val="18"/>
            <w:szCs w:val="18"/>
            <w:lang w:val="en-GB"/>
          </w:rPr>
          <w:delText>on this aspect</w:delText>
        </w:r>
        <w:bookmarkEnd w:id="6"/>
        <w:r w:rsidRPr="0043113F" w:rsidDel="00392063">
          <w:rPr>
            <w:rFonts w:cstheme="minorHAnsi"/>
            <w:b/>
            <w:sz w:val="18"/>
            <w:szCs w:val="18"/>
            <w:lang w:val="en-GB"/>
          </w:rPr>
          <w:delText xml:space="preserve"> </w:delText>
        </w:r>
      </w:del>
      <w:r w:rsidRPr="0043113F">
        <w:rPr>
          <w:rFonts w:cstheme="minorHAnsi"/>
          <w:b/>
          <w:bCs/>
          <w:sz w:val="18"/>
          <w:szCs w:val="18"/>
          <w:lang w:val="en-GB"/>
        </w:rPr>
        <w:t>(page </w:t>
      </w:r>
      <w:r w:rsidR="0043113F" w:rsidRPr="0043113F">
        <w:rPr>
          <w:rFonts w:cstheme="minorHAnsi"/>
          <w:b/>
          <w:bCs/>
          <w:sz w:val="18"/>
          <w:szCs w:val="18"/>
          <w:lang w:val="en-GB"/>
        </w:rPr>
        <w:t>2</w:t>
      </w:r>
      <w:r w:rsidRPr="0043113F">
        <w:rPr>
          <w:rFonts w:cstheme="minorHAnsi"/>
          <w:b/>
          <w:bCs/>
          <w:sz w:val="18"/>
          <w:szCs w:val="18"/>
          <w:lang w:val="en-GB"/>
        </w:rPr>
        <w:t>, line </w:t>
      </w:r>
      <w:r w:rsidR="0043113F" w:rsidRPr="0043113F">
        <w:rPr>
          <w:rFonts w:cstheme="minorHAnsi"/>
          <w:b/>
          <w:bCs/>
          <w:sz w:val="18"/>
          <w:szCs w:val="18"/>
          <w:lang w:val="en-GB"/>
        </w:rPr>
        <w:t>22</w:t>
      </w:r>
      <w:r w:rsidRPr="0043113F">
        <w:rPr>
          <w:rFonts w:cstheme="minorHAnsi"/>
          <w:b/>
          <w:bCs/>
          <w:sz w:val="18"/>
          <w:szCs w:val="18"/>
          <w:lang w:val="en-GB"/>
        </w:rPr>
        <w:t xml:space="preserve">, </w:t>
      </w:r>
      <w:r w:rsidR="0043113F" w:rsidRPr="0043113F">
        <w:rPr>
          <w:rFonts w:cstheme="minorHAnsi"/>
          <w:b/>
          <w:bCs/>
          <w:sz w:val="18"/>
          <w:szCs w:val="18"/>
          <w:lang w:val="en-GB"/>
        </w:rPr>
        <w:t>right</w:t>
      </w:r>
      <w:r w:rsidRPr="0043113F">
        <w:rPr>
          <w:rFonts w:cstheme="minorHAnsi"/>
          <w:b/>
          <w:bCs/>
          <w:sz w:val="18"/>
          <w:szCs w:val="18"/>
          <w:lang w:val="en-GB"/>
        </w:rPr>
        <w:t> column)</w:t>
      </w:r>
      <w:r w:rsidR="005D099C" w:rsidRPr="0043113F">
        <w:rPr>
          <w:rFonts w:cstheme="minorHAnsi"/>
          <w:b/>
          <w:bCs/>
          <w:sz w:val="18"/>
          <w:szCs w:val="18"/>
          <w:lang w:val="en-GB"/>
        </w:rPr>
        <w:t>.</w:t>
      </w:r>
      <w:r w:rsidRPr="00117074">
        <w:rPr>
          <w:rFonts w:cstheme="minorHAnsi"/>
          <w:b/>
          <w:bCs/>
          <w:sz w:val="18"/>
          <w:szCs w:val="18"/>
          <w:lang w:val="en-GB"/>
        </w:rPr>
        <w:t> </w:t>
      </w:r>
    </w:p>
    <w:p w14:paraId="235EF4FE" w14:textId="75D26BCF" w:rsidR="00AE3DDD" w:rsidRPr="00117074" w:rsidRDefault="00AE3DDD" w:rsidP="00A07AD3">
      <w:pPr>
        <w:spacing w:after="0" w:line="288" w:lineRule="auto"/>
        <w:jc w:val="both"/>
        <w:rPr>
          <w:rFonts w:cstheme="minorHAnsi"/>
          <w:color w:val="0000FF"/>
          <w:sz w:val="18"/>
          <w:szCs w:val="18"/>
          <w:lang w:val="en-GB"/>
        </w:rPr>
      </w:pPr>
      <w:r w:rsidRPr="00117074">
        <w:rPr>
          <w:rFonts w:cstheme="minorHAnsi"/>
          <w:color w:val="0000FF"/>
          <w:sz w:val="18"/>
          <w:szCs w:val="18"/>
          <w:lang w:val="en-GB"/>
        </w:rPr>
        <w:t>1.2. Figure 2: The authors may consider adopting a stacked line chart as in Figure 1 because readers could be interested in the visual comparison among the green routes.</w:t>
      </w:r>
    </w:p>
    <w:p w14:paraId="68975720" w14:textId="729B94FA" w:rsidR="00724C2B" w:rsidRPr="00117074" w:rsidRDefault="00724C2B" w:rsidP="00AE3DDD">
      <w:pPr>
        <w:spacing w:line="288" w:lineRule="auto"/>
        <w:jc w:val="both"/>
        <w:rPr>
          <w:rFonts w:cstheme="minorHAnsi"/>
          <w:sz w:val="18"/>
          <w:szCs w:val="18"/>
          <w:lang w:val="en-GB"/>
        </w:rPr>
      </w:pPr>
      <w:r w:rsidRPr="00117074">
        <w:rPr>
          <w:rFonts w:cstheme="minorHAnsi"/>
          <w:sz w:val="18"/>
          <w:szCs w:val="18"/>
          <w:lang w:val="en-GB"/>
        </w:rPr>
        <w:t xml:space="preserve">We appreciate the </w:t>
      </w:r>
      <w:r w:rsidR="00C9263D" w:rsidRPr="00117074">
        <w:rPr>
          <w:rFonts w:cstheme="minorHAnsi"/>
          <w:sz w:val="18"/>
          <w:szCs w:val="18"/>
          <w:lang w:val="en-GB"/>
        </w:rPr>
        <w:t>Reviewer</w:t>
      </w:r>
      <w:r w:rsidR="0017553E">
        <w:rPr>
          <w:rFonts w:cstheme="minorHAnsi"/>
          <w:sz w:val="18"/>
          <w:szCs w:val="18"/>
          <w:lang w:val="en-GB"/>
        </w:rPr>
        <w:t>’</w:t>
      </w:r>
      <w:r w:rsidRPr="00117074">
        <w:rPr>
          <w:rFonts w:cstheme="minorHAnsi"/>
          <w:sz w:val="18"/>
          <w:szCs w:val="18"/>
          <w:lang w:val="en-GB"/>
        </w:rPr>
        <w:t>s suggestion regarding the appearance of Figure</w:t>
      </w:r>
      <w:r w:rsidR="00E86958" w:rsidRPr="00117074">
        <w:rPr>
          <w:rFonts w:cstheme="minorHAnsi"/>
          <w:sz w:val="18"/>
          <w:szCs w:val="18"/>
          <w:lang w:val="en-GB"/>
        </w:rPr>
        <w:t> </w:t>
      </w:r>
      <w:r w:rsidRPr="00117074">
        <w:rPr>
          <w:rFonts w:cstheme="minorHAnsi"/>
          <w:sz w:val="18"/>
          <w:szCs w:val="18"/>
          <w:lang w:val="en-GB"/>
        </w:rPr>
        <w:t xml:space="preserve">2 in the main manuscript. </w:t>
      </w:r>
      <w:r w:rsidRPr="00117074">
        <w:rPr>
          <w:rFonts w:cstheme="minorHAnsi"/>
          <w:b/>
          <w:sz w:val="18"/>
          <w:szCs w:val="18"/>
          <w:lang w:val="en-GB"/>
        </w:rPr>
        <w:t xml:space="preserve">We have addressed the </w:t>
      </w:r>
      <w:r w:rsidR="00C9263D" w:rsidRPr="00117074">
        <w:rPr>
          <w:rFonts w:cstheme="minorHAnsi"/>
          <w:b/>
          <w:sz w:val="18"/>
          <w:szCs w:val="18"/>
          <w:lang w:val="en-GB"/>
        </w:rPr>
        <w:t>Reviewer</w:t>
      </w:r>
      <w:r w:rsidR="0017553E">
        <w:rPr>
          <w:rFonts w:cstheme="minorHAnsi"/>
          <w:b/>
          <w:sz w:val="18"/>
          <w:szCs w:val="18"/>
          <w:lang w:val="en-GB"/>
        </w:rPr>
        <w:t>’</w:t>
      </w:r>
      <w:r w:rsidRPr="00117074">
        <w:rPr>
          <w:rFonts w:cstheme="minorHAnsi"/>
          <w:b/>
          <w:sz w:val="18"/>
          <w:szCs w:val="18"/>
          <w:lang w:val="en-GB"/>
        </w:rPr>
        <w:t>s comment by adding a new figure (Figure</w:t>
      </w:r>
      <w:r w:rsidR="00E86958" w:rsidRPr="00117074">
        <w:rPr>
          <w:rFonts w:cstheme="minorHAnsi"/>
          <w:b/>
          <w:sz w:val="18"/>
          <w:szCs w:val="18"/>
          <w:lang w:val="en-GB"/>
        </w:rPr>
        <w:t> </w:t>
      </w:r>
      <w:r w:rsidRPr="00117074">
        <w:rPr>
          <w:rFonts w:cstheme="minorHAnsi"/>
          <w:b/>
          <w:sz w:val="18"/>
          <w:szCs w:val="18"/>
          <w:lang w:val="en-GB"/>
        </w:rPr>
        <w:t xml:space="preserve">S12) in the ESI. This </w:t>
      </w:r>
      <w:del w:id="10" w:author="Pérez-Ramirez  Javier" w:date="2023-06-02T15:32:00Z">
        <w:r w:rsidRPr="00117074" w:rsidDel="00392063">
          <w:rPr>
            <w:rFonts w:cstheme="minorHAnsi"/>
            <w:b/>
            <w:sz w:val="18"/>
            <w:szCs w:val="18"/>
            <w:lang w:val="en-GB"/>
          </w:rPr>
          <w:delText xml:space="preserve">figure </w:delText>
        </w:r>
      </w:del>
      <w:ins w:id="11" w:author="Pérez-Ramirez  Javier" w:date="2023-06-02T15:32:00Z">
        <w:r w:rsidR="00392063">
          <w:rPr>
            <w:rFonts w:cstheme="minorHAnsi"/>
            <w:b/>
            <w:sz w:val="18"/>
            <w:szCs w:val="18"/>
            <w:lang w:val="en-GB"/>
          </w:rPr>
          <w:t>item</w:t>
        </w:r>
        <w:r w:rsidR="00392063" w:rsidRPr="00117074">
          <w:rPr>
            <w:rFonts w:cstheme="minorHAnsi"/>
            <w:b/>
            <w:sz w:val="18"/>
            <w:szCs w:val="18"/>
            <w:lang w:val="en-GB"/>
          </w:rPr>
          <w:t xml:space="preserve"> </w:t>
        </w:r>
      </w:ins>
      <w:r w:rsidRPr="00117074">
        <w:rPr>
          <w:rFonts w:cstheme="minorHAnsi"/>
          <w:b/>
          <w:sz w:val="18"/>
          <w:szCs w:val="18"/>
          <w:lang w:val="en-GB"/>
        </w:rPr>
        <w:t xml:space="preserve">presents the production cost of fossil and green routes stacked in one plot for ammonia and methanol. Further, we have included </w:t>
      </w:r>
      <w:r w:rsidR="009F5555" w:rsidRPr="00117074">
        <w:rPr>
          <w:rFonts w:cstheme="minorHAnsi"/>
          <w:b/>
          <w:sz w:val="18"/>
          <w:szCs w:val="18"/>
          <w:lang w:val="en-GB"/>
        </w:rPr>
        <w:t xml:space="preserve">supplementary text </w:t>
      </w:r>
      <w:r w:rsidRPr="00117074">
        <w:rPr>
          <w:rFonts w:cstheme="minorHAnsi"/>
          <w:b/>
          <w:sz w:val="18"/>
          <w:szCs w:val="18"/>
          <w:lang w:val="en-GB"/>
        </w:rPr>
        <w:t>in the caption of Figure</w:t>
      </w:r>
      <w:r w:rsidR="00E86958" w:rsidRPr="00117074">
        <w:rPr>
          <w:rFonts w:cstheme="minorHAnsi"/>
          <w:b/>
          <w:sz w:val="18"/>
          <w:szCs w:val="18"/>
          <w:lang w:val="en-GB"/>
        </w:rPr>
        <w:t> </w:t>
      </w:r>
      <w:r w:rsidRPr="00117074">
        <w:rPr>
          <w:rFonts w:cstheme="minorHAnsi"/>
          <w:b/>
          <w:sz w:val="18"/>
          <w:szCs w:val="18"/>
          <w:lang w:val="en-GB"/>
        </w:rPr>
        <w:t>2 of the main manuscript to reference the corresponding figure in the ESI.</w:t>
      </w:r>
    </w:p>
    <w:p w14:paraId="48146D27" w14:textId="7EED16F9" w:rsidR="00AE3DDD" w:rsidRPr="00117074" w:rsidRDefault="00AE3DDD" w:rsidP="00F97FA8">
      <w:pPr>
        <w:spacing w:after="0" w:line="288" w:lineRule="auto"/>
        <w:jc w:val="both"/>
        <w:rPr>
          <w:rFonts w:cstheme="minorHAnsi"/>
          <w:color w:val="0000FF"/>
          <w:sz w:val="18"/>
          <w:szCs w:val="18"/>
          <w:lang w:val="en-GB"/>
        </w:rPr>
      </w:pPr>
      <w:r w:rsidRPr="00117074">
        <w:rPr>
          <w:rFonts w:cstheme="minorHAnsi"/>
          <w:color w:val="0000FF"/>
          <w:sz w:val="18"/>
          <w:szCs w:val="18"/>
          <w:lang w:val="en-GB"/>
        </w:rPr>
        <w:t>1.3. “…the average European levelised cost of wind‐based electrolytic hydrogen steadily decreased…” In Figure 3, the H</w:t>
      </w:r>
      <w:r w:rsidRPr="00117074">
        <w:rPr>
          <w:rFonts w:cstheme="minorHAnsi"/>
          <w:color w:val="0000FF"/>
          <w:sz w:val="18"/>
          <w:szCs w:val="18"/>
          <w:vertAlign w:val="subscript"/>
          <w:lang w:val="en-GB"/>
        </w:rPr>
        <w:t>2</w:t>
      </w:r>
      <w:r w:rsidRPr="00117074">
        <w:rPr>
          <w:rFonts w:cstheme="minorHAnsi"/>
          <w:color w:val="0000FF"/>
          <w:sz w:val="18"/>
          <w:szCs w:val="18"/>
          <w:lang w:val="en-GB"/>
        </w:rPr>
        <w:t xml:space="preserve"> cost slightly fluctuates instead of showing a decreasing trend. Please clarify in the text.</w:t>
      </w:r>
    </w:p>
    <w:p w14:paraId="57FA5946" w14:textId="5979FB26" w:rsidR="00AE3DDD" w:rsidRPr="00117074" w:rsidRDefault="00AE3DDD" w:rsidP="00AE3DDD">
      <w:pPr>
        <w:spacing w:line="288" w:lineRule="auto"/>
        <w:jc w:val="both"/>
        <w:rPr>
          <w:rFonts w:cstheme="minorHAnsi"/>
          <w:sz w:val="18"/>
          <w:szCs w:val="18"/>
          <w:lang w:val="en-GB"/>
        </w:rPr>
      </w:pPr>
      <w:r w:rsidRPr="00117074">
        <w:rPr>
          <w:rFonts w:cstheme="minorHAnsi"/>
          <w:sz w:val="18"/>
          <w:szCs w:val="18"/>
          <w:lang w:val="en-GB"/>
        </w:rPr>
        <w:t>Although the average European levelised cost of wind</w:t>
      </w:r>
      <w:r w:rsidRPr="00117074">
        <w:rPr>
          <w:rFonts w:cstheme="minorHAnsi"/>
          <w:sz w:val="18"/>
          <w:szCs w:val="18"/>
          <w:lang w:val="en-GB"/>
        </w:rPr>
        <w:noBreakHyphen/>
        <w:t xml:space="preserve">based electrolytic hydrogen had steadily decreased from 2019 until 2021 (as shown in </w:t>
      </w:r>
      <w:r w:rsidRPr="00117074">
        <w:rPr>
          <w:rFonts w:cstheme="minorHAnsi"/>
          <w:b/>
          <w:sz w:val="18"/>
          <w:szCs w:val="18"/>
          <w:lang w:val="en-GB"/>
        </w:rPr>
        <w:t>Figure 3</w:t>
      </w:r>
      <w:r w:rsidRPr="00117074">
        <w:rPr>
          <w:rFonts w:cstheme="minorHAnsi"/>
          <w:sz w:val="18"/>
          <w:szCs w:val="18"/>
          <w:lang w:val="en-GB"/>
        </w:rPr>
        <w:t xml:space="preserve">), we observed a price increase in 2022. This increase was due to the methodology used to calculate the levelised cost of hydrogen. </w:t>
      </w:r>
      <w:r w:rsidR="000B6586" w:rsidRPr="00117074">
        <w:rPr>
          <w:rFonts w:cstheme="minorHAnsi"/>
          <w:sz w:val="18"/>
          <w:szCs w:val="18"/>
          <w:lang w:val="en-GB"/>
        </w:rPr>
        <w:t>Since there was a lack</w:t>
      </w:r>
      <w:r w:rsidRPr="00117074">
        <w:rPr>
          <w:rFonts w:cstheme="minorHAnsi"/>
          <w:sz w:val="18"/>
          <w:szCs w:val="18"/>
          <w:lang w:val="en-GB"/>
        </w:rPr>
        <w:t xml:space="preserve"> of available data for the levelised cost of electricity in 2022, we determined the levelised cost of hydrogen for 2021 and adjusted it for inflation using </w:t>
      </w:r>
      <w:r w:rsidRPr="0043113F">
        <w:rPr>
          <w:rFonts w:cstheme="minorHAnsi"/>
          <w:sz w:val="18"/>
          <w:szCs w:val="18"/>
          <w:lang w:val="en-GB"/>
        </w:rPr>
        <w:t>the CEPCI. A more detailed methodology is provided in Section 2.4 of the ESI.</w:t>
      </w:r>
      <w:r w:rsidR="00584BA7" w:rsidRPr="0043113F">
        <w:rPr>
          <w:rFonts w:cstheme="minorHAnsi"/>
          <w:sz w:val="18"/>
          <w:szCs w:val="18"/>
          <w:lang w:val="en-GB"/>
        </w:rPr>
        <w:t xml:space="preserve"> </w:t>
      </w:r>
      <w:r w:rsidR="00E86958" w:rsidRPr="0043113F">
        <w:rPr>
          <w:rFonts w:cstheme="minorHAnsi"/>
          <w:b/>
          <w:bCs/>
          <w:sz w:val="18"/>
          <w:szCs w:val="18"/>
          <w:lang w:val="en-GB"/>
        </w:rPr>
        <w:t xml:space="preserve">In order to </w:t>
      </w:r>
      <w:r w:rsidR="00DF5A50" w:rsidRPr="0043113F">
        <w:rPr>
          <w:rFonts w:cstheme="minorHAnsi"/>
          <w:b/>
          <w:bCs/>
          <w:sz w:val="18"/>
          <w:szCs w:val="18"/>
          <w:lang w:val="en-GB"/>
        </w:rPr>
        <w:t>ensure</w:t>
      </w:r>
      <w:r w:rsidR="00E86958" w:rsidRPr="0043113F">
        <w:rPr>
          <w:rFonts w:cstheme="minorHAnsi"/>
          <w:b/>
          <w:bCs/>
          <w:sz w:val="18"/>
          <w:szCs w:val="18"/>
          <w:lang w:val="en-GB"/>
        </w:rPr>
        <w:t xml:space="preserve"> a more comprehensive discussion on this aspect, </w:t>
      </w:r>
      <w:r w:rsidR="000B6586" w:rsidRPr="0043113F">
        <w:rPr>
          <w:rFonts w:cstheme="minorHAnsi"/>
          <w:b/>
          <w:bCs/>
          <w:sz w:val="18"/>
          <w:szCs w:val="18"/>
          <w:lang w:val="en-GB"/>
        </w:rPr>
        <w:t xml:space="preserve">we have included </w:t>
      </w:r>
      <w:r w:rsidR="001A11F7" w:rsidRPr="0043113F">
        <w:rPr>
          <w:rFonts w:cstheme="minorHAnsi"/>
          <w:b/>
          <w:bCs/>
          <w:sz w:val="18"/>
          <w:szCs w:val="18"/>
          <w:lang w:val="en-GB"/>
        </w:rPr>
        <w:t xml:space="preserve">these considerations in the revised text </w:t>
      </w:r>
      <w:r w:rsidRPr="0043113F">
        <w:rPr>
          <w:rFonts w:cstheme="minorHAnsi"/>
          <w:b/>
          <w:bCs/>
          <w:sz w:val="18"/>
          <w:szCs w:val="18"/>
          <w:lang w:val="en-GB"/>
        </w:rPr>
        <w:t>(page </w:t>
      </w:r>
      <w:r w:rsidR="0043113F" w:rsidRPr="0043113F">
        <w:rPr>
          <w:rFonts w:cstheme="minorHAnsi"/>
          <w:b/>
          <w:bCs/>
          <w:sz w:val="18"/>
          <w:szCs w:val="18"/>
          <w:lang w:val="en-GB"/>
        </w:rPr>
        <w:t>6</w:t>
      </w:r>
      <w:r w:rsidRPr="0043113F">
        <w:rPr>
          <w:rFonts w:cstheme="minorHAnsi"/>
          <w:b/>
          <w:bCs/>
          <w:sz w:val="18"/>
          <w:szCs w:val="18"/>
          <w:lang w:val="en-GB"/>
        </w:rPr>
        <w:t>, line </w:t>
      </w:r>
      <w:r w:rsidR="0043113F" w:rsidRPr="0043113F">
        <w:rPr>
          <w:rFonts w:cstheme="minorHAnsi"/>
          <w:b/>
          <w:bCs/>
          <w:sz w:val="18"/>
          <w:szCs w:val="18"/>
          <w:lang w:val="en-GB"/>
        </w:rPr>
        <w:t>5</w:t>
      </w:r>
      <w:r w:rsidRPr="0043113F">
        <w:rPr>
          <w:rFonts w:cstheme="minorHAnsi"/>
          <w:b/>
          <w:bCs/>
          <w:sz w:val="18"/>
          <w:szCs w:val="18"/>
          <w:lang w:val="en-GB"/>
        </w:rPr>
        <w:t xml:space="preserve">, </w:t>
      </w:r>
      <w:r w:rsidR="0043113F" w:rsidRPr="0043113F">
        <w:rPr>
          <w:rFonts w:cstheme="minorHAnsi"/>
          <w:b/>
          <w:bCs/>
          <w:sz w:val="18"/>
          <w:szCs w:val="18"/>
          <w:lang w:val="en-GB"/>
        </w:rPr>
        <w:t>left</w:t>
      </w:r>
      <w:r w:rsidRPr="0043113F">
        <w:rPr>
          <w:rFonts w:cstheme="minorHAnsi"/>
          <w:b/>
          <w:bCs/>
          <w:sz w:val="18"/>
          <w:szCs w:val="18"/>
          <w:lang w:val="en-GB"/>
        </w:rPr>
        <w:t> column)</w:t>
      </w:r>
      <w:r w:rsidR="005D099C" w:rsidRPr="0043113F">
        <w:rPr>
          <w:rFonts w:cstheme="minorHAnsi"/>
          <w:b/>
          <w:bCs/>
          <w:sz w:val="18"/>
          <w:szCs w:val="18"/>
          <w:lang w:val="en-GB"/>
        </w:rPr>
        <w:t>.</w:t>
      </w:r>
      <w:r w:rsidRPr="00117074">
        <w:rPr>
          <w:rFonts w:cstheme="minorHAnsi"/>
          <w:b/>
          <w:bCs/>
          <w:sz w:val="18"/>
          <w:szCs w:val="18"/>
          <w:lang w:val="en-GB"/>
        </w:rPr>
        <w:t> </w:t>
      </w:r>
    </w:p>
    <w:p w14:paraId="39D18CF1" w14:textId="386A461C" w:rsidR="00AE3DDD" w:rsidRPr="00117074" w:rsidRDefault="00AE3DDD" w:rsidP="00F97FA8">
      <w:pPr>
        <w:spacing w:after="0" w:line="288" w:lineRule="auto"/>
        <w:jc w:val="both"/>
        <w:rPr>
          <w:rFonts w:cstheme="minorHAnsi"/>
          <w:color w:val="0000FF"/>
          <w:sz w:val="18"/>
          <w:szCs w:val="18"/>
          <w:lang w:val="en-GB"/>
        </w:rPr>
      </w:pPr>
      <w:r w:rsidRPr="00117074">
        <w:rPr>
          <w:rFonts w:cstheme="minorHAnsi"/>
          <w:color w:val="0000FF"/>
          <w:sz w:val="18"/>
          <w:szCs w:val="18"/>
          <w:lang w:val="en-GB"/>
        </w:rPr>
        <w:lastRenderedPageBreak/>
        <w:t>1.4. “… the cost of on‐shore wind electricity is expected to reach 40 USD MWh</w:t>
      </w:r>
      <w:r w:rsidRPr="00117074">
        <w:rPr>
          <w:rFonts w:cstheme="minorHAnsi"/>
          <w:color w:val="0000FF"/>
          <w:sz w:val="18"/>
          <w:szCs w:val="18"/>
          <w:vertAlign w:val="superscript"/>
          <w:lang w:val="en-GB"/>
        </w:rPr>
        <w:t>−1</w:t>
      </w:r>
      <w:r w:rsidRPr="00117074">
        <w:rPr>
          <w:rFonts w:cstheme="minorHAnsi"/>
          <w:color w:val="0000FF"/>
          <w:sz w:val="18"/>
          <w:szCs w:val="18"/>
          <w:lang w:val="en-GB"/>
        </w:rPr>
        <w:t xml:space="preserve"> by 2030. This is expected to result in a decrease in the hydrogen</w:t>
      </w:r>
      <w:r w:rsidR="0017553E">
        <w:rPr>
          <w:rFonts w:cstheme="minorHAnsi"/>
          <w:color w:val="0000FF"/>
          <w:sz w:val="18"/>
          <w:szCs w:val="18"/>
          <w:lang w:val="en-GB"/>
        </w:rPr>
        <w:t>’</w:t>
      </w:r>
      <w:r w:rsidRPr="00117074">
        <w:rPr>
          <w:rFonts w:cstheme="minorHAnsi"/>
          <w:color w:val="0000FF"/>
          <w:sz w:val="18"/>
          <w:szCs w:val="18"/>
          <w:lang w:val="en-GB"/>
        </w:rPr>
        <w:t>s levelised cost to approximately 2.7 USD kg</w:t>
      </w:r>
      <w:r w:rsidRPr="00117074">
        <w:rPr>
          <w:rFonts w:cstheme="minorHAnsi"/>
          <w:color w:val="0000FF"/>
          <w:sz w:val="18"/>
          <w:szCs w:val="18"/>
          <w:vertAlign w:val="superscript"/>
          <w:lang w:val="en-GB"/>
        </w:rPr>
        <w:t>−1</w:t>
      </w:r>
      <w:r w:rsidRPr="00117074">
        <w:rPr>
          <w:rFonts w:cstheme="minorHAnsi"/>
          <w:color w:val="0000FF"/>
          <w:sz w:val="18"/>
          <w:szCs w:val="18"/>
          <w:lang w:val="en-GB"/>
        </w:rPr>
        <w:t>...” To present a more forward-looking vision, the authors may consider adding a scenario in Figure 2 assuming such cost reduction, and see how it compares with the fossil-based production.</w:t>
      </w:r>
    </w:p>
    <w:p w14:paraId="323733AB" w14:textId="1F389D28" w:rsidR="00AE3DDD" w:rsidRPr="00117074" w:rsidRDefault="00AE3DDD" w:rsidP="00AE3DDD">
      <w:pPr>
        <w:spacing w:line="288" w:lineRule="auto"/>
        <w:jc w:val="both"/>
        <w:rPr>
          <w:rFonts w:cstheme="minorHAnsi"/>
          <w:sz w:val="18"/>
          <w:szCs w:val="18"/>
          <w:lang w:val="en-GB"/>
        </w:rPr>
      </w:pPr>
      <w:r w:rsidRPr="00117074">
        <w:rPr>
          <w:rFonts w:cstheme="minorHAnsi"/>
          <w:sz w:val="18"/>
          <w:szCs w:val="18"/>
          <w:lang w:val="en-GB"/>
        </w:rPr>
        <w:t xml:space="preserve">We agree with the </w:t>
      </w:r>
      <w:r w:rsidR="00C9263D" w:rsidRPr="00117074">
        <w:rPr>
          <w:rFonts w:cstheme="minorHAnsi"/>
          <w:sz w:val="18"/>
          <w:szCs w:val="18"/>
          <w:lang w:val="en-GB"/>
        </w:rPr>
        <w:t>Reviewer</w:t>
      </w:r>
      <w:r w:rsidRPr="00117074">
        <w:rPr>
          <w:rFonts w:cstheme="minorHAnsi"/>
          <w:sz w:val="18"/>
          <w:szCs w:val="18"/>
          <w:lang w:val="en-GB"/>
        </w:rPr>
        <w:t xml:space="preserve"> that cost projections would help evaluate the feasibility of green routes for ammonia and methanol production. However, due to the unpredictability of natural gas prices, it</w:t>
      </w:r>
      <w:r w:rsidR="00716A17" w:rsidRPr="00117074">
        <w:rPr>
          <w:rFonts w:cstheme="minorHAnsi"/>
          <w:sz w:val="18"/>
          <w:szCs w:val="18"/>
          <w:lang w:val="en-GB"/>
        </w:rPr>
        <w:t xml:space="preserve"> is</w:t>
      </w:r>
      <w:r w:rsidRPr="00117074">
        <w:rPr>
          <w:rFonts w:cstheme="minorHAnsi"/>
          <w:sz w:val="18"/>
          <w:szCs w:val="18"/>
          <w:lang w:val="en-GB"/>
        </w:rPr>
        <w:t xml:space="preserve"> difficult to accurately project the production cost of fossil routes and compare it with that of green routes.</w:t>
      </w:r>
      <w:r w:rsidR="00584BA7" w:rsidRPr="00117074">
        <w:rPr>
          <w:rFonts w:cstheme="minorHAnsi"/>
          <w:sz w:val="18"/>
          <w:szCs w:val="18"/>
          <w:lang w:val="en-GB"/>
        </w:rPr>
        <w:t xml:space="preserve"> </w:t>
      </w:r>
      <w:r w:rsidRPr="00117074">
        <w:rPr>
          <w:rFonts w:cstheme="minorHAnsi"/>
          <w:b/>
          <w:bCs/>
          <w:sz w:val="18"/>
          <w:szCs w:val="18"/>
          <w:lang w:val="en-GB"/>
        </w:rPr>
        <w:t xml:space="preserve">To address the issue of unpredictability, we conducted a sensitivity analysis using varying natural gas </w:t>
      </w:r>
      <w:r w:rsidR="00C3637A" w:rsidRPr="00117074">
        <w:rPr>
          <w:rFonts w:cstheme="minorHAnsi"/>
          <w:b/>
          <w:bCs/>
          <w:sz w:val="18"/>
          <w:szCs w:val="18"/>
          <w:lang w:val="en-GB"/>
        </w:rPr>
        <w:t xml:space="preserve">and electricity </w:t>
      </w:r>
      <w:r w:rsidRPr="00117074">
        <w:rPr>
          <w:rFonts w:cstheme="minorHAnsi"/>
          <w:b/>
          <w:bCs/>
          <w:sz w:val="18"/>
          <w:szCs w:val="18"/>
          <w:lang w:val="en-GB"/>
        </w:rPr>
        <w:t xml:space="preserve">prices. This </w:t>
      </w:r>
      <w:r w:rsidR="00BA0741" w:rsidRPr="00117074">
        <w:rPr>
          <w:rFonts w:cstheme="minorHAnsi"/>
          <w:b/>
          <w:bCs/>
          <w:sz w:val="18"/>
          <w:szCs w:val="18"/>
          <w:lang w:val="en-GB"/>
        </w:rPr>
        <w:t>study</w:t>
      </w:r>
      <w:r w:rsidRPr="00117074">
        <w:rPr>
          <w:rFonts w:cstheme="minorHAnsi"/>
          <w:b/>
          <w:bCs/>
          <w:sz w:val="18"/>
          <w:szCs w:val="18"/>
          <w:lang w:val="en-GB"/>
        </w:rPr>
        <w:t xml:space="preserve"> enabled us to calculate the breakeven price of natural gas, at which green routes will become economically </w:t>
      </w:r>
      <w:r w:rsidR="00BA0741" w:rsidRPr="00117074">
        <w:rPr>
          <w:rFonts w:cstheme="minorHAnsi"/>
          <w:b/>
          <w:bCs/>
          <w:sz w:val="18"/>
          <w:szCs w:val="18"/>
          <w:lang w:val="en-GB"/>
        </w:rPr>
        <w:t>feasible</w:t>
      </w:r>
      <w:r w:rsidRPr="00117074">
        <w:rPr>
          <w:rFonts w:cstheme="minorHAnsi"/>
          <w:b/>
          <w:bCs/>
          <w:sz w:val="18"/>
          <w:szCs w:val="18"/>
          <w:lang w:val="en-GB"/>
        </w:rPr>
        <w:t xml:space="preserve">. We have also </w:t>
      </w:r>
      <w:r w:rsidR="00BA0741" w:rsidRPr="00117074">
        <w:rPr>
          <w:rFonts w:cstheme="minorHAnsi"/>
          <w:b/>
          <w:bCs/>
          <w:sz w:val="18"/>
          <w:szCs w:val="18"/>
          <w:lang w:val="en-GB"/>
        </w:rPr>
        <w:t>incorporated</w:t>
      </w:r>
      <w:r w:rsidRPr="00117074">
        <w:rPr>
          <w:rFonts w:cstheme="minorHAnsi"/>
          <w:b/>
          <w:bCs/>
          <w:sz w:val="18"/>
          <w:szCs w:val="18"/>
          <w:lang w:val="en-GB"/>
        </w:rPr>
        <w:t xml:space="preserve"> the future cost estimates of wind</w:t>
      </w:r>
      <w:r w:rsidRPr="00117074">
        <w:rPr>
          <w:rFonts w:cstheme="minorHAnsi"/>
          <w:b/>
          <w:bCs/>
          <w:sz w:val="18"/>
          <w:szCs w:val="18"/>
          <w:lang w:val="en-GB"/>
        </w:rPr>
        <w:noBreakHyphen/>
        <w:t>based routes in Figure S16</w:t>
      </w:r>
      <w:r w:rsidR="00C3637A" w:rsidRPr="00117074">
        <w:rPr>
          <w:rFonts w:cstheme="minorHAnsi"/>
          <w:b/>
          <w:bCs/>
          <w:sz w:val="18"/>
          <w:szCs w:val="18"/>
          <w:lang w:val="en-GB"/>
        </w:rPr>
        <w:t xml:space="preserve"> </w:t>
      </w:r>
      <w:r w:rsidRPr="00117074">
        <w:rPr>
          <w:rFonts w:cstheme="minorHAnsi"/>
          <w:b/>
          <w:bCs/>
          <w:sz w:val="18"/>
          <w:szCs w:val="18"/>
          <w:lang w:val="en-GB"/>
        </w:rPr>
        <w:t>to offer a more forward</w:t>
      </w:r>
      <w:r w:rsidRPr="00117074">
        <w:rPr>
          <w:rFonts w:cstheme="minorHAnsi"/>
          <w:b/>
          <w:bCs/>
          <w:sz w:val="18"/>
          <w:szCs w:val="18"/>
          <w:lang w:val="en-GB"/>
        </w:rPr>
        <w:noBreakHyphen/>
        <w:t xml:space="preserve">looking perspective. </w:t>
      </w:r>
      <w:r w:rsidR="00C3637A" w:rsidRPr="007447C3">
        <w:rPr>
          <w:rFonts w:cstheme="minorHAnsi"/>
          <w:sz w:val="18"/>
          <w:szCs w:val="18"/>
          <w:lang w:val="en-GB"/>
        </w:rPr>
        <w:t>The levelised cost of hydrogen is projected to decrease to 2.8 USD kg</w:t>
      </w:r>
      <w:r w:rsidR="00C3637A" w:rsidRPr="007447C3">
        <w:rPr>
          <w:rFonts w:cstheme="minorHAnsi"/>
          <w:sz w:val="18"/>
          <w:szCs w:val="18"/>
          <w:vertAlign w:val="superscript"/>
          <w:lang w:val="en-GB"/>
        </w:rPr>
        <w:t>−1</w:t>
      </w:r>
      <w:r w:rsidR="00C3637A" w:rsidRPr="007447C3">
        <w:rPr>
          <w:rFonts w:cstheme="minorHAnsi"/>
          <w:sz w:val="18"/>
          <w:szCs w:val="18"/>
          <w:lang w:val="en-GB"/>
        </w:rPr>
        <w:t xml:space="preserve"> by 2030 and further decline to 2.1 USD kg</w:t>
      </w:r>
      <w:r w:rsidR="00C3637A" w:rsidRPr="007447C3">
        <w:rPr>
          <w:rFonts w:cstheme="minorHAnsi"/>
          <w:sz w:val="18"/>
          <w:szCs w:val="18"/>
          <w:vertAlign w:val="superscript"/>
          <w:lang w:val="en-GB"/>
        </w:rPr>
        <w:t>–1</w:t>
      </w:r>
      <w:r w:rsidR="00C3637A" w:rsidRPr="007447C3">
        <w:rPr>
          <w:rFonts w:cstheme="minorHAnsi"/>
          <w:sz w:val="18"/>
          <w:szCs w:val="18"/>
          <w:lang w:val="en-GB"/>
        </w:rPr>
        <w:t xml:space="preserve"> by 2050, as described in [</w:t>
      </w:r>
      <w:r w:rsidR="00C3637A" w:rsidRPr="007447C3">
        <w:rPr>
          <w:rFonts w:cstheme="minorHAnsi"/>
          <w:i/>
          <w:iCs/>
          <w:sz w:val="18"/>
          <w:szCs w:val="18"/>
          <w:lang w:val="en-GB"/>
        </w:rPr>
        <w:t>Appl. Energy</w:t>
      </w:r>
      <w:r w:rsidR="00C3637A" w:rsidRPr="007447C3">
        <w:rPr>
          <w:rFonts w:cstheme="minorHAnsi"/>
          <w:iCs/>
          <w:sz w:val="18"/>
          <w:szCs w:val="18"/>
          <w:lang w:val="en-GB"/>
        </w:rPr>
        <w:t>,</w:t>
      </w:r>
      <w:r w:rsidR="00C3637A" w:rsidRPr="007447C3">
        <w:rPr>
          <w:rFonts w:cstheme="minorHAnsi"/>
          <w:sz w:val="18"/>
          <w:szCs w:val="18"/>
          <w:lang w:val="en-GB"/>
        </w:rPr>
        <w:t xml:space="preserve"> 2021, 302, 117481]. According to our future estimates, wind</w:t>
      </w:r>
      <w:r w:rsidR="00C3637A" w:rsidRPr="007447C3">
        <w:rPr>
          <w:rFonts w:cstheme="minorHAnsi"/>
          <w:sz w:val="18"/>
          <w:szCs w:val="18"/>
          <w:lang w:val="en-GB"/>
        </w:rPr>
        <w:noBreakHyphen/>
        <w:t xml:space="preserve">based ammonia </w:t>
      </w:r>
      <w:r w:rsidR="00BA0741" w:rsidRPr="007447C3">
        <w:rPr>
          <w:rFonts w:cstheme="minorHAnsi"/>
          <w:sz w:val="18"/>
          <w:szCs w:val="18"/>
          <w:lang w:val="en-GB"/>
        </w:rPr>
        <w:t>will cost</w:t>
      </w:r>
      <w:r w:rsidR="00C3637A" w:rsidRPr="007447C3">
        <w:rPr>
          <w:rFonts w:cstheme="minorHAnsi"/>
          <w:sz w:val="18"/>
          <w:szCs w:val="18"/>
          <w:lang w:val="en-GB"/>
        </w:rPr>
        <w:t xml:space="preserve"> between 0.7 and 0.9 USD kg</w:t>
      </w:r>
      <w:r w:rsidR="00C3637A" w:rsidRPr="007447C3">
        <w:rPr>
          <w:rFonts w:cstheme="minorHAnsi"/>
          <w:sz w:val="18"/>
          <w:szCs w:val="18"/>
          <w:vertAlign w:val="superscript"/>
          <w:lang w:val="en-GB"/>
        </w:rPr>
        <w:t>–1</w:t>
      </w:r>
      <w:r w:rsidR="00C3637A" w:rsidRPr="007447C3">
        <w:rPr>
          <w:rFonts w:cstheme="minorHAnsi"/>
          <w:sz w:val="18"/>
          <w:szCs w:val="18"/>
          <w:lang w:val="en-GB"/>
        </w:rPr>
        <w:t>, while wind</w:t>
      </w:r>
      <w:r w:rsidR="00C3637A" w:rsidRPr="007447C3">
        <w:rPr>
          <w:rFonts w:cstheme="minorHAnsi"/>
          <w:sz w:val="18"/>
          <w:szCs w:val="18"/>
          <w:lang w:val="en-GB"/>
        </w:rPr>
        <w:noBreakHyphen/>
        <w:t>based methanol is projected to cost between 0.8 to 1.0 USD kg</w:t>
      </w:r>
      <w:r w:rsidR="00C3637A" w:rsidRPr="007447C3">
        <w:rPr>
          <w:rFonts w:cstheme="minorHAnsi"/>
          <w:sz w:val="18"/>
          <w:szCs w:val="18"/>
          <w:vertAlign w:val="superscript"/>
          <w:lang w:val="en-GB"/>
        </w:rPr>
        <w:t>–1</w:t>
      </w:r>
      <w:r w:rsidR="00C3637A" w:rsidRPr="007447C3">
        <w:rPr>
          <w:rFonts w:cstheme="minorHAnsi"/>
          <w:sz w:val="18"/>
          <w:szCs w:val="18"/>
          <w:lang w:val="en-GB"/>
        </w:rPr>
        <w:t xml:space="preserve">. Additionally, the breakeven price of natural gas is calculated to be around </w:t>
      </w:r>
      <w:r w:rsidR="00C9263D" w:rsidRPr="007447C3">
        <w:rPr>
          <w:rFonts w:cstheme="minorHAnsi"/>
          <w:sz w:val="18"/>
          <w:szCs w:val="18"/>
          <w:lang w:val="en-GB"/>
        </w:rPr>
        <w:br/>
      </w:r>
      <w:r w:rsidR="00C3637A" w:rsidRPr="007447C3">
        <w:rPr>
          <w:rFonts w:cstheme="minorHAnsi"/>
          <w:sz w:val="18"/>
          <w:szCs w:val="18"/>
          <w:lang w:val="en-GB"/>
        </w:rPr>
        <w:t>0.8–1.1 USD kg</w:t>
      </w:r>
      <w:r w:rsidR="00C3637A" w:rsidRPr="007447C3">
        <w:rPr>
          <w:rFonts w:cstheme="minorHAnsi"/>
          <w:sz w:val="18"/>
          <w:szCs w:val="18"/>
          <w:vertAlign w:val="superscript"/>
          <w:lang w:val="en-GB"/>
        </w:rPr>
        <w:t>–1</w:t>
      </w:r>
      <w:r w:rsidR="00C3637A" w:rsidRPr="007447C3">
        <w:rPr>
          <w:rFonts w:cstheme="minorHAnsi"/>
          <w:sz w:val="18"/>
          <w:szCs w:val="18"/>
          <w:lang w:val="en-GB"/>
        </w:rPr>
        <w:t xml:space="preserve"> for ammonia and 1.0–1.4 USD kg</w:t>
      </w:r>
      <w:r w:rsidR="00C3637A" w:rsidRPr="007447C3">
        <w:rPr>
          <w:rFonts w:cstheme="minorHAnsi"/>
          <w:sz w:val="18"/>
          <w:szCs w:val="18"/>
          <w:vertAlign w:val="superscript"/>
          <w:lang w:val="en-GB"/>
        </w:rPr>
        <w:t>–1</w:t>
      </w:r>
      <w:r w:rsidR="00C3637A" w:rsidRPr="007447C3">
        <w:rPr>
          <w:rFonts w:cstheme="minorHAnsi"/>
          <w:sz w:val="18"/>
          <w:szCs w:val="18"/>
          <w:lang w:val="en-GB"/>
        </w:rPr>
        <w:t xml:space="preserve"> for methanol, respectively. We found that the natural gas prices in 2022 surpassed these breakeven prices, </w:t>
      </w:r>
      <w:r w:rsidR="00BA0741" w:rsidRPr="007447C3">
        <w:rPr>
          <w:rFonts w:cstheme="minorHAnsi"/>
          <w:sz w:val="18"/>
          <w:szCs w:val="18"/>
          <w:lang w:val="en-GB"/>
        </w:rPr>
        <w:t>strengthening our work’s conclusions</w:t>
      </w:r>
      <w:r w:rsidR="00C3637A" w:rsidRPr="00F93A74">
        <w:rPr>
          <w:rFonts w:cstheme="minorHAnsi"/>
          <w:b/>
          <w:bCs/>
          <w:sz w:val="18"/>
          <w:szCs w:val="18"/>
          <w:lang w:val="en-GB"/>
        </w:rPr>
        <w:t>. Furthermore</w:t>
      </w:r>
      <w:r w:rsidRPr="00F93A74">
        <w:rPr>
          <w:rFonts w:cstheme="minorHAnsi"/>
          <w:b/>
          <w:bCs/>
          <w:sz w:val="18"/>
          <w:szCs w:val="18"/>
          <w:lang w:val="en-GB"/>
        </w:rPr>
        <w:t xml:space="preserve">, we have added </w:t>
      </w:r>
      <w:r w:rsidR="00C3637A" w:rsidRPr="00F93A74">
        <w:rPr>
          <w:rFonts w:cstheme="minorHAnsi"/>
          <w:b/>
          <w:bCs/>
          <w:sz w:val="18"/>
          <w:szCs w:val="18"/>
          <w:lang w:val="en-GB"/>
        </w:rPr>
        <w:t>a new paragraph</w:t>
      </w:r>
      <w:r w:rsidRPr="00F93A74">
        <w:rPr>
          <w:rFonts w:cstheme="minorHAnsi"/>
          <w:b/>
          <w:bCs/>
          <w:sz w:val="18"/>
          <w:szCs w:val="18"/>
          <w:lang w:val="en-GB"/>
        </w:rPr>
        <w:t xml:space="preserve"> in the results section to discuss these projections (page </w:t>
      </w:r>
      <w:r w:rsidR="00F93A74" w:rsidRPr="00F93A74">
        <w:rPr>
          <w:rFonts w:cstheme="minorHAnsi"/>
          <w:b/>
          <w:bCs/>
          <w:sz w:val="18"/>
          <w:szCs w:val="18"/>
          <w:lang w:val="en-GB"/>
        </w:rPr>
        <w:t>6</w:t>
      </w:r>
      <w:r w:rsidRPr="00F93A74">
        <w:rPr>
          <w:rFonts w:cstheme="minorHAnsi"/>
          <w:b/>
          <w:bCs/>
          <w:sz w:val="18"/>
          <w:szCs w:val="18"/>
          <w:lang w:val="en-GB"/>
        </w:rPr>
        <w:t>, line </w:t>
      </w:r>
      <w:r w:rsidR="00F93A74" w:rsidRPr="00F93A74">
        <w:rPr>
          <w:rFonts w:cstheme="minorHAnsi"/>
          <w:b/>
          <w:bCs/>
          <w:sz w:val="18"/>
          <w:szCs w:val="18"/>
          <w:lang w:val="en-GB"/>
        </w:rPr>
        <w:t>28</w:t>
      </w:r>
      <w:r w:rsidRPr="00F93A74">
        <w:rPr>
          <w:rFonts w:cstheme="minorHAnsi"/>
          <w:b/>
          <w:bCs/>
          <w:sz w:val="18"/>
          <w:szCs w:val="18"/>
          <w:lang w:val="en-GB"/>
        </w:rPr>
        <w:t xml:space="preserve">, </w:t>
      </w:r>
      <w:r w:rsidR="00F93A74" w:rsidRPr="00F93A74">
        <w:rPr>
          <w:rFonts w:cstheme="minorHAnsi"/>
          <w:b/>
          <w:bCs/>
          <w:sz w:val="18"/>
          <w:szCs w:val="18"/>
          <w:lang w:val="en-GB"/>
        </w:rPr>
        <w:t>left</w:t>
      </w:r>
      <w:r w:rsidRPr="00F93A74">
        <w:rPr>
          <w:rFonts w:cstheme="minorHAnsi"/>
          <w:b/>
          <w:bCs/>
          <w:sz w:val="18"/>
          <w:szCs w:val="18"/>
          <w:lang w:val="en-GB"/>
        </w:rPr>
        <w:t> column)</w:t>
      </w:r>
      <w:r w:rsidR="005D099C" w:rsidRPr="00F93A74">
        <w:rPr>
          <w:rFonts w:cstheme="minorHAnsi"/>
          <w:b/>
          <w:bCs/>
          <w:sz w:val="18"/>
          <w:szCs w:val="18"/>
          <w:lang w:val="en-GB"/>
        </w:rPr>
        <w:t>.</w:t>
      </w:r>
    </w:p>
    <w:p w14:paraId="2B3061D8" w14:textId="0AC1B0C8" w:rsidR="00AE3DDD" w:rsidRPr="00117074" w:rsidRDefault="00520208" w:rsidP="00584BA7">
      <w:pPr>
        <w:rPr>
          <w:rFonts w:cstheme="minorHAnsi"/>
          <w:b/>
          <w:sz w:val="18"/>
          <w:szCs w:val="18"/>
          <w:lang w:val="en-GB"/>
        </w:rPr>
      </w:pPr>
      <w:r w:rsidRPr="00117074">
        <w:rPr>
          <w:rFonts w:cstheme="minorHAnsi"/>
          <w:b/>
          <w:sz w:val="18"/>
          <w:szCs w:val="18"/>
          <w:lang w:val="en-GB"/>
        </w:rPr>
        <w:br w:type="page"/>
      </w:r>
      <w:r w:rsidR="00AE3DDD" w:rsidRPr="00117074">
        <w:rPr>
          <w:rFonts w:cstheme="minorHAnsi"/>
          <w:b/>
          <w:bCs/>
          <w:sz w:val="18"/>
          <w:szCs w:val="18"/>
          <w:u w:val="single"/>
          <w:lang w:val="en-GB"/>
        </w:rPr>
        <w:lastRenderedPageBreak/>
        <w:t>Reviewer #2</w:t>
      </w:r>
    </w:p>
    <w:p w14:paraId="2EEDFAB4" w14:textId="5F225CF8" w:rsidR="00AE3DDD" w:rsidRPr="00117074" w:rsidRDefault="00AE3DDD" w:rsidP="00F97FA8">
      <w:pPr>
        <w:spacing w:after="0" w:line="288" w:lineRule="auto"/>
        <w:jc w:val="both"/>
        <w:rPr>
          <w:rFonts w:cstheme="minorHAnsi"/>
          <w:color w:val="0000FF"/>
          <w:sz w:val="18"/>
          <w:szCs w:val="18"/>
          <w:lang w:val="en-GB"/>
        </w:rPr>
      </w:pPr>
      <w:r w:rsidRPr="00117074">
        <w:rPr>
          <w:rFonts w:cstheme="minorHAnsi"/>
          <w:color w:val="0000FF"/>
          <w:sz w:val="18"/>
          <w:szCs w:val="18"/>
          <w:lang w:val="en-GB"/>
        </w:rPr>
        <w:t>2.0. The article focuses on reducing CO</w:t>
      </w:r>
      <w:r w:rsidRPr="00117074">
        <w:rPr>
          <w:rFonts w:cstheme="minorHAnsi"/>
          <w:color w:val="0000FF"/>
          <w:sz w:val="18"/>
          <w:szCs w:val="18"/>
          <w:vertAlign w:val="subscript"/>
          <w:lang w:val="en-GB"/>
        </w:rPr>
        <w:t>2</w:t>
      </w:r>
      <w:r w:rsidRPr="00117074">
        <w:rPr>
          <w:rFonts w:cstheme="minorHAnsi"/>
          <w:color w:val="0000FF"/>
          <w:sz w:val="18"/>
          <w:szCs w:val="18"/>
          <w:lang w:val="en-GB"/>
        </w:rPr>
        <w:t xml:space="preserve"> emissions from chemical industries that produce two major platform chemicals. The work highlights the, green ammonia, production through wind‐powered water electrolysis and methanol production through CO</w:t>
      </w:r>
      <w:r w:rsidRPr="00117074">
        <w:rPr>
          <w:rFonts w:cstheme="minorHAnsi"/>
          <w:color w:val="0000FF"/>
          <w:sz w:val="18"/>
          <w:szCs w:val="18"/>
          <w:vertAlign w:val="subscript"/>
          <w:lang w:val="en-GB"/>
        </w:rPr>
        <w:t>2</w:t>
      </w:r>
      <w:r w:rsidRPr="00117074">
        <w:rPr>
          <w:rFonts w:cstheme="minorHAnsi"/>
          <w:color w:val="0000FF"/>
          <w:sz w:val="18"/>
          <w:szCs w:val="18"/>
          <w:lang w:val="en-GB"/>
        </w:rPr>
        <w:t xml:space="preserve"> capture and wind‐based water electrolysis as an economically appealing alternative. However, the manuscript was vaguely written without proper discussions and justifications in terms of CO</w:t>
      </w:r>
      <w:r w:rsidRPr="00117074">
        <w:rPr>
          <w:rFonts w:cstheme="minorHAnsi"/>
          <w:color w:val="0000FF"/>
          <w:sz w:val="18"/>
          <w:szCs w:val="18"/>
          <w:vertAlign w:val="subscript"/>
          <w:lang w:val="en-GB"/>
        </w:rPr>
        <w:t>2</w:t>
      </w:r>
      <w:r w:rsidRPr="00117074">
        <w:rPr>
          <w:rFonts w:cstheme="minorHAnsi"/>
          <w:color w:val="0000FF"/>
          <w:sz w:val="18"/>
          <w:szCs w:val="18"/>
          <w:lang w:val="en-GB"/>
        </w:rPr>
        <w:t xml:space="preserve"> reduction. The authors have not appropriately presented the LCA and economic analysis outcomes. Comparative study of various technologies with use of alternative energy (methanol and ammonia) process were already reported in the literature. Although, the authors have projected the several economic analyses, the results of those analyses were not appropriate. The cost calculations may be viable only with respect to specific region/chosen country and adopted process. It may not be valid if there is change in process, change in market value or change in location due to the availability of raw materials, energy, technology etc. Due to lack of novelty, poor methodology planning and representation of results, this work cannot be accepted for publication in the Green chemistry journal.</w:t>
      </w:r>
    </w:p>
    <w:p w14:paraId="6EBE42F8" w14:textId="1FAC38CE" w:rsidR="00AE3DDD" w:rsidRPr="00117074" w:rsidRDefault="00AE3DDD" w:rsidP="00291937">
      <w:pPr>
        <w:spacing w:after="0" w:line="288" w:lineRule="auto"/>
        <w:jc w:val="both"/>
        <w:rPr>
          <w:rFonts w:cstheme="minorHAnsi"/>
          <w:sz w:val="18"/>
          <w:szCs w:val="18"/>
          <w:lang w:val="en-GB"/>
        </w:rPr>
      </w:pPr>
      <w:r w:rsidRPr="00117074">
        <w:rPr>
          <w:rFonts w:cstheme="minorHAnsi"/>
          <w:sz w:val="18"/>
          <w:szCs w:val="18"/>
          <w:lang w:val="en-GB"/>
        </w:rPr>
        <w:t xml:space="preserve">We appreciate the constructive criticism from </w:t>
      </w:r>
      <w:r w:rsidR="00496610" w:rsidRPr="00117074">
        <w:rPr>
          <w:rFonts w:cstheme="minorHAnsi"/>
          <w:sz w:val="18"/>
          <w:szCs w:val="18"/>
          <w:lang w:val="en-GB"/>
        </w:rPr>
        <w:t xml:space="preserve">the </w:t>
      </w:r>
      <w:r w:rsidR="00C9263D" w:rsidRPr="00117074">
        <w:rPr>
          <w:rFonts w:cstheme="minorHAnsi"/>
          <w:sz w:val="18"/>
          <w:szCs w:val="18"/>
          <w:lang w:val="en-GB"/>
        </w:rPr>
        <w:t>Reviewer</w:t>
      </w:r>
      <w:r w:rsidRPr="00117074">
        <w:rPr>
          <w:rFonts w:cstheme="minorHAnsi"/>
          <w:sz w:val="18"/>
          <w:szCs w:val="18"/>
          <w:lang w:val="en-GB"/>
        </w:rPr>
        <w:t xml:space="preserve">; however, we regret that the novelty and significance of our results went unnoticed. We acknowledge that numerous studies exist in the literature on techno-economic and life cycle assessments for various ammonia and methanol production routes. However, this perspective </w:t>
      </w:r>
      <w:del w:id="12" w:author="Pérez-Ramirez  Javier" w:date="2023-06-02T15:34:00Z">
        <w:r w:rsidRPr="00117074" w:rsidDel="00D447FF">
          <w:rPr>
            <w:rFonts w:cstheme="minorHAnsi"/>
            <w:sz w:val="18"/>
            <w:szCs w:val="18"/>
            <w:lang w:val="en-GB"/>
          </w:rPr>
          <w:delText xml:space="preserve">demonstrates </w:delText>
        </w:r>
      </w:del>
      <w:ins w:id="13" w:author="Pérez-Ramirez  Javier" w:date="2023-06-02T15:34:00Z">
        <w:r w:rsidR="00D447FF">
          <w:rPr>
            <w:rFonts w:cstheme="minorHAnsi"/>
            <w:sz w:val="18"/>
            <w:szCs w:val="18"/>
            <w:lang w:val="en-GB"/>
          </w:rPr>
          <w:t>pioneers a demonstration on</w:t>
        </w:r>
        <w:r w:rsidR="00D447FF" w:rsidRPr="00117074">
          <w:rPr>
            <w:rFonts w:cstheme="minorHAnsi"/>
            <w:sz w:val="18"/>
            <w:szCs w:val="18"/>
            <w:lang w:val="en-GB"/>
          </w:rPr>
          <w:t xml:space="preserve"> </w:t>
        </w:r>
      </w:ins>
      <w:r w:rsidRPr="00117074">
        <w:rPr>
          <w:rFonts w:cstheme="minorHAnsi"/>
          <w:sz w:val="18"/>
          <w:szCs w:val="18"/>
          <w:lang w:val="en-GB"/>
        </w:rPr>
        <w:t xml:space="preserve">how the escalating energy prices could drive Europe to lead the grand transition towards adopting sustainable production pathways if </w:t>
      </w:r>
      <w:commentRangeStart w:id="14"/>
      <w:r w:rsidRPr="00117074">
        <w:rPr>
          <w:rFonts w:cstheme="minorHAnsi"/>
          <w:sz w:val="18"/>
          <w:szCs w:val="18"/>
          <w:lang w:val="en-GB"/>
        </w:rPr>
        <w:t>they prove to be economically viable</w:t>
      </w:r>
      <w:commentRangeEnd w:id="14"/>
      <w:r w:rsidR="00D447FF">
        <w:rPr>
          <w:rStyle w:val="CommentReference"/>
          <w:rFonts w:eastAsiaTheme="minorEastAsia"/>
          <w:lang w:val="en-US"/>
        </w:rPr>
        <w:commentReference w:id="14"/>
      </w:r>
      <w:r w:rsidRPr="00117074">
        <w:rPr>
          <w:rFonts w:cstheme="minorHAnsi"/>
          <w:sz w:val="18"/>
          <w:szCs w:val="18"/>
          <w:lang w:val="en-GB"/>
        </w:rPr>
        <w:t xml:space="preserve">. To the best of the authors’ knowledge, this type of analysis is currently absent in the literature, and our work aims to fill this gap. </w:t>
      </w:r>
      <w:r w:rsidR="00291937" w:rsidRPr="00117074">
        <w:rPr>
          <w:rFonts w:cstheme="minorHAnsi"/>
          <w:sz w:val="18"/>
          <w:szCs w:val="18"/>
          <w:lang w:val="en-GB"/>
        </w:rPr>
        <w:t>In parallel, we revised our manuscript according to the Reviewer’s suggestions to increase the depth and scope of our manuscript</w:t>
      </w:r>
      <w:r w:rsidR="00987024" w:rsidRPr="00117074">
        <w:rPr>
          <w:rFonts w:cstheme="minorHAnsi"/>
          <w:sz w:val="18"/>
          <w:szCs w:val="18"/>
          <w:lang w:val="en-GB"/>
        </w:rPr>
        <w:t>.</w:t>
      </w:r>
    </w:p>
    <w:p w14:paraId="206223CE" w14:textId="37A4C9C8" w:rsidR="005077E6" w:rsidRPr="00E33FD9" w:rsidRDefault="00987024">
      <w:pPr>
        <w:spacing w:line="288" w:lineRule="auto"/>
        <w:jc w:val="both"/>
        <w:rPr>
          <w:rFonts w:cstheme="minorHAnsi"/>
          <w:sz w:val="18"/>
          <w:szCs w:val="18"/>
          <w:lang w:val="en-GB"/>
        </w:rPr>
        <w:pPrChange w:id="15" w:author="Pérez-Ramirez  Javier" w:date="2023-06-02T15:37:00Z">
          <w:pPr>
            <w:spacing w:after="0" w:line="288" w:lineRule="auto"/>
            <w:jc w:val="both"/>
          </w:pPr>
        </w:pPrChange>
      </w:pPr>
      <w:r w:rsidRPr="00117074">
        <w:rPr>
          <w:rFonts w:cstheme="minorHAnsi"/>
          <w:sz w:val="18"/>
          <w:szCs w:val="18"/>
          <w:lang w:val="en-GB"/>
        </w:rPr>
        <w:t xml:space="preserve">The </w:t>
      </w:r>
      <w:r w:rsidR="00C9263D" w:rsidRPr="00117074">
        <w:rPr>
          <w:rFonts w:cstheme="minorHAnsi"/>
          <w:sz w:val="18"/>
          <w:szCs w:val="18"/>
          <w:lang w:val="en-GB"/>
        </w:rPr>
        <w:t>Reviewer</w:t>
      </w:r>
      <w:r w:rsidRPr="00117074">
        <w:rPr>
          <w:rFonts w:cstheme="minorHAnsi"/>
          <w:sz w:val="18"/>
          <w:szCs w:val="18"/>
          <w:lang w:val="en-GB"/>
        </w:rPr>
        <w:t xml:space="preserve"> recommended a broader analysis to assess the viability of production costs in different regions within and outside </w:t>
      </w:r>
      <w:r w:rsidRPr="00E33FD9">
        <w:rPr>
          <w:rFonts w:cstheme="minorHAnsi"/>
          <w:sz w:val="18"/>
          <w:szCs w:val="18"/>
          <w:lang w:val="en-GB"/>
        </w:rPr>
        <w:t xml:space="preserve">Europe. </w:t>
      </w:r>
      <w:r w:rsidRPr="00E33FD9">
        <w:rPr>
          <w:rFonts w:cstheme="minorHAnsi"/>
          <w:b/>
          <w:sz w:val="18"/>
          <w:szCs w:val="18"/>
          <w:lang w:val="en-GB"/>
        </w:rPr>
        <w:t>With this regard, we implement regionalisation of our production cost estimates in our revised work</w:t>
      </w:r>
      <w:r w:rsidR="005721B0" w:rsidRPr="00E33FD9">
        <w:rPr>
          <w:rFonts w:cstheme="minorHAnsi"/>
          <w:b/>
          <w:sz w:val="18"/>
          <w:szCs w:val="18"/>
          <w:lang w:val="en-GB"/>
        </w:rPr>
        <w:t>,</w:t>
      </w:r>
      <w:r w:rsidRPr="00E33FD9">
        <w:rPr>
          <w:rFonts w:cstheme="minorHAnsi"/>
          <w:b/>
          <w:sz w:val="18"/>
          <w:szCs w:val="18"/>
          <w:lang w:val="en-GB"/>
        </w:rPr>
        <w:t xml:space="preserve"> as explained in response to comments 2.9 and 2.12.</w:t>
      </w:r>
      <w:r w:rsidRPr="00E33FD9">
        <w:rPr>
          <w:rFonts w:cstheme="minorHAnsi"/>
          <w:sz w:val="18"/>
          <w:szCs w:val="18"/>
          <w:lang w:val="en-GB"/>
        </w:rPr>
        <w:t xml:space="preserve"> </w:t>
      </w:r>
      <w:r w:rsidR="00C40EDE" w:rsidRPr="00E33FD9">
        <w:rPr>
          <w:rFonts w:cstheme="minorHAnsi"/>
          <w:sz w:val="18"/>
          <w:szCs w:val="18"/>
          <w:lang w:val="en-GB"/>
        </w:rPr>
        <w:t>This</w:t>
      </w:r>
      <w:r w:rsidR="00264E54" w:rsidRPr="00E33FD9">
        <w:rPr>
          <w:rFonts w:cstheme="minorHAnsi"/>
          <w:sz w:val="18"/>
          <w:szCs w:val="18"/>
          <w:lang w:val="en-GB"/>
        </w:rPr>
        <w:t xml:space="preserve"> analysis provides more detailed insights and reinforces our main findings, highlighting Europe’s potential to lead the grand transition towards sustainable practices in the chemical industry. </w:t>
      </w:r>
      <w:r w:rsidR="00E4199C" w:rsidRPr="00E33FD9">
        <w:rPr>
          <w:rFonts w:cstheme="minorHAnsi"/>
          <w:b/>
          <w:sz w:val="18"/>
          <w:szCs w:val="18"/>
          <w:lang w:val="en-GB"/>
        </w:rPr>
        <w:t>In addition to the regional assessments, a forward</w:t>
      </w:r>
      <w:r w:rsidR="00E4199C" w:rsidRPr="00E33FD9">
        <w:rPr>
          <w:rFonts w:cstheme="minorHAnsi"/>
          <w:b/>
          <w:sz w:val="18"/>
          <w:szCs w:val="18"/>
          <w:lang w:val="en-GB"/>
        </w:rPr>
        <w:noBreakHyphen/>
        <w:t xml:space="preserve">looking perspective is </w:t>
      </w:r>
      <w:r w:rsidR="00FE4712" w:rsidRPr="00E33FD9">
        <w:rPr>
          <w:rFonts w:cstheme="minorHAnsi"/>
          <w:b/>
          <w:sz w:val="18"/>
          <w:szCs w:val="18"/>
          <w:lang w:val="en-GB"/>
        </w:rPr>
        <w:t>explained in response to comment 2.10</w:t>
      </w:r>
      <w:r w:rsidR="0003550F" w:rsidRPr="00E33FD9">
        <w:rPr>
          <w:rFonts w:cstheme="minorHAnsi"/>
          <w:b/>
          <w:sz w:val="18"/>
          <w:szCs w:val="18"/>
          <w:lang w:val="en-GB"/>
        </w:rPr>
        <w:t xml:space="preserve">. </w:t>
      </w:r>
      <w:r w:rsidR="00A64BD2" w:rsidRPr="00E33FD9">
        <w:rPr>
          <w:rFonts w:cstheme="minorHAnsi"/>
          <w:sz w:val="18"/>
          <w:szCs w:val="18"/>
          <w:lang w:val="en-GB"/>
        </w:rPr>
        <w:t>The main conclusion of this study is that the natural gas prices in 2022 were much higher than the breakeven prices calculated for future estimates, thereby reinforcing our discussions.</w:t>
      </w:r>
    </w:p>
    <w:p w14:paraId="164D4D7F" w14:textId="35524418" w:rsidR="00AE3DDD" w:rsidRPr="00E33FD9" w:rsidRDefault="00AE3DDD" w:rsidP="00F97FA8">
      <w:pPr>
        <w:spacing w:after="0" w:line="288" w:lineRule="auto"/>
        <w:jc w:val="both"/>
        <w:rPr>
          <w:rFonts w:cstheme="minorHAnsi"/>
          <w:color w:val="0000FF"/>
          <w:sz w:val="18"/>
          <w:szCs w:val="18"/>
          <w:lang w:val="en-GB"/>
        </w:rPr>
      </w:pPr>
      <w:r w:rsidRPr="00E33FD9">
        <w:rPr>
          <w:rFonts w:cstheme="minorHAnsi"/>
          <w:color w:val="0000FF"/>
          <w:sz w:val="18"/>
          <w:szCs w:val="18"/>
          <w:lang w:val="en-GB"/>
        </w:rPr>
        <w:t>2.1. In introduction, avoid citing many references (ref 10-25) at for a single statement. Modify it by providing appropriate citation.</w:t>
      </w:r>
    </w:p>
    <w:p w14:paraId="1791D9BB" w14:textId="476F9485" w:rsidR="00AE3DDD" w:rsidRPr="00E33FD9" w:rsidRDefault="001C3E44" w:rsidP="00AE3DDD">
      <w:pPr>
        <w:spacing w:line="288" w:lineRule="auto"/>
        <w:jc w:val="both"/>
        <w:rPr>
          <w:rFonts w:cstheme="minorHAnsi"/>
          <w:sz w:val="18"/>
          <w:szCs w:val="18"/>
          <w:lang w:val="en-GB"/>
        </w:rPr>
      </w:pPr>
      <w:r w:rsidRPr="00E33FD9">
        <w:rPr>
          <w:rFonts w:cstheme="minorHAnsi"/>
          <w:b/>
          <w:sz w:val="18"/>
          <w:szCs w:val="18"/>
          <w:lang w:val="en-GB"/>
        </w:rPr>
        <w:t>We</w:t>
      </w:r>
      <w:r w:rsidR="00AE3DDD" w:rsidRPr="00E33FD9">
        <w:rPr>
          <w:rFonts w:cstheme="minorHAnsi"/>
          <w:b/>
          <w:sz w:val="18"/>
          <w:szCs w:val="18"/>
          <w:lang w:val="en-GB"/>
        </w:rPr>
        <w:t xml:space="preserve"> have revised the introduction by providing appropriate citation</w:t>
      </w:r>
      <w:r w:rsidR="00AB6674" w:rsidRPr="00E33FD9">
        <w:rPr>
          <w:rFonts w:cstheme="minorHAnsi"/>
          <w:b/>
          <w:sz w:val="18"/>
          <w:szCs w:val="18"/>
          <w:lang w:val="en-GB"/>
        </w:rPr>
        <w:t>s</w:t>
      </w:r>
      <w:r w:rsidR="00AE3DDD" w:rsidRPr="00E33FD9">
        <w:rPr>
          <w:rFonts w:cstheme="minorHAnsi"/>
          <w:b/>
          <w:sz w:val="18"/>
          <w:szCs w:val="18"/>
          <w:lang w:val="en-GB"/>
        </w:rPr>
        <w:t xml:space="preserve"> for the statement in</w:t>
      </w:r>
      <w:r w:rsidRPr="00E33FD9">
        <w:rPr>
          <w:rFonts w:cstheme="minorHAnsi"/>
          <w:b/>
          <w:sz w:val="18"/>
          <w:szCs w:val="18"/>
          <w:lang w:val="en-GB"/>
        </w:rPr>
        <w:t xml:space="preserve"> question </w:t>
      </w:r>
      <w:r w:rsidR="00AE3DDD" w:rsidRPr="00E33FD9">
        <w:rPr>
          <w:rFonts w:cstheme="minorHAnsi"/>
          <w:b/>
          <w:bCs/>
          <w:sz w:val="18"/>
          <w:szCs w:val="18"/>
          <w:lang w:val="en-GB"/>
        </w:rPr>
        <w:t>(page </w:t>
      </w:r>
      <w:r w:rsidR="00822327" w:rsidRPr="00E33FD9">
        <w:rPr>
          <w:rFonts w:cstheme="minorHAnsi"/>
          <w:b/>
          <w:bCs/>
          <w:sz w:val="18"/>
          <w:szCs w:val="18"/>
          <w:lang w:val="en-GB"/>
        </w:rPr>
        <w:t>2</w:t>
      </w:r>
      <w:r w:rsidR="00AE3DDD" w:rsidRPr="00E33FD9">
        <w:rPr>
          <w:rFonts w:cstheme="minorHAnsi"/>
          <w:b/>
          <w:bCs/>
          <w:sz w:val="18"/>
          <w:szCs w:val="18"/>
          <w:lang w:val="en-GB"/>
        </w:rPr>
        <w:t>, line </w:t>
      </w:r>
      <w:r w:rsidR="00822327" w:rsidRPr="00E33FD9">
        <w:rPr>
          <w:rFonts w:cstheme="minorHAnsi"/>
          <w:b/>
          <w:bCs/>
          <w:sz w:val="18"/>
          <w:szCs w:val="18"/>
          <w:lang w:val="en-GB"/>
        </w:rPr>
        <w:t>3</w:t>
      </w:r>
      <w:r w:rsidR="00AE3DDD" w:rsidRPr="00E33FD9">
        <w:rPr>
          <w:rFonts w:cstheme="minorHAnsi"/>
          <w:b/>
          <w:bCs/>
          <w:sz w:val="18"/>
          <w:szCs w:val="18"/>
          <w:lang w:val="en-GB"/>
        </w:rPr>
        <w:t xml:space="preserve">, </w:t>
      </w:r>
      <w:r w:rsidR="00822327" w:rsidRPr="00E33FD9">
        <w:rPr>
          <w:rFonts w:cstheme="minorHAnsi"/>
          <w:b/>
          <w:bCs/>
          <w:sz w:val="18"/>
          <w:szCs w:val="18"/>
          <w:lang w:val="en-GB"/>
        </w:rPr>
        <w:t>left</w:t>
      </w:r>
      <w:r w:rsidR="00AE3DDD" w:rsidRPr="00E33FD9">
        <w:rPr>
          <w:rFonts w:cstheme="minorHAnsi"/>
          <w:b/>
          <w:bCs/>
          <w:sz w:val="18"/>
          <w:szCs w:val="18"/>
          <w:lang w:val="en-GB"/>
        </w:rPr>
        <w:t> column)</w:t>
      </w:r>
      <w:r w:rsidR="00E41B02" w:rsidRPr="00E33FD9">
        <w:rPr>
          <w:rFonts w:cstheme="minorHAnsi"/>
          <w:b/>
          <w:bCs/>
          <w:sz w:val="18"/>
          <w:szCs w:val="18"/>
          <w:lang w:val="en-GB"/>
        </w:rPr>
        <w:t>.</w:t>
      </w:r>
    </w:p>
    <w:p w14:paraId="1A91BE42" w14:textId="01063531" w:rsidR="00AE3DDD" w:rsidRPr="00E33FD9" w:rsidRDefault="00AE3DDD" w:rsidP="00F97FA8">
      <w:pPr>
        <w:spacing w:after="0" w:line="288" w:lineRule="auto"/>
        <w:jc w:val="both"/>
        <w:rPr>
          <w:rFonts w:cstheme="minorHAnsi"/>
          <w:color w:val="0000FF"/>
          <w:sz w:val="18"/>
          <w:szCs w:val="18"/>
          <w:lang w:val="en-GB"/>
        </w:rPr>
      </w:pPr>
      <w:r w:rsidRPr="00E33FD9">
        <w:rPr>
          <w:rFonts w:cstheme="minorHAnsi"/>
          <w:color w:val="0000FF"/>
          <w:sz w:val="18"/>
          <w:szCs w:val="18"/>
          <w:lang w:val="en-GB"/>
        </w:rPr>
        <w:t>2.2. In introduction, explain the various process so far developed along with SMR for ammonia production.</w:t>
      </w:r>
    </w:p>
    <w:p w14:paraId="4C522530" w14:textId="36BCC536" w:rsidR="00AE3DDD" w:rsidRPr="00E33FD9" w:rsidRDefault="00DF5192" w:rsidP="00AE3DDD">
      <w:pPr>
        <w:spacing w:line="288" w:lineRule="auto"/>
        <w:jc w:val="both"/>
        <w:rPr>
          <w:rFonts w:cstheme="minorHAnsi"/>
          <w:sz w:val="18"/>
          <w:szCs w:val="18"/>
          <w:lang w:val="en-GB"/>
        </w:rPr>
      </w:pPr>
      <w:r w:rsidRPr="00E33FD9">
        <w:rPr>
          <w:rFonts w:cstheme="minorHAnsi"/>
          <w:sz w:val="18"/>
          <w:szCs w:val="18"/>
          <w:lang w:val="en-GB"/>
        </w:rPr>
        <w:t xml:space="preserve">The </w:t>
      </w:r>
      <w:r w:rsidR="00B56B30" w:rsidRPr="00E33FD9">
        <w:rPr>
          <w:rFonts w:cstheme="minorHAnsi"/>
          <w:sz w:val="18"/>
          <w:szCs w:val="18"/>
          <w:lang w:val="en-GB"/>
        </w:rPr>
        <w:t>original</w:t>
      </w:r>
      <w:r w:rsidRPr="00E33FD9">
        <w:rPr>
          <w:rFonts w:cstheme="minorHAnsi"/>
          <w:sz w:val="18"/>
          <w:szCs w:val="18"/>
          <w:lang w:val="en-GB"/>
        </w:rPr>
        <w:t xml:space="preserve"> </w:t>
      </w:r>
      <w:r w:rsidR="009D4334" w:rsidRPr="00E33FD9">
        <w:rPr>
          <w:rFonts w:cstheme="minorHAnsi"/>
          <w:sz w:val="18"/>
          <w:szCs w:val="18"/>
          <w:lang w:val="en-GB"/>
        </w:rPr>
        <w:t>introduction</w:t>
      </w:r>
      <w:r w:rsidRPr="00E33FD9">
        <w:rPr>
          <w:rFonts w:cstheme="minorHAnsi"/>
          <w:sz w:val="18"/>
          <w:szCs w:val="18"/>
          <w:lang w:val="en-GB"/>
        </w:rPr>
        <w:t xml:space="preserve"> </w:t>
      </w:r>
      <w:r w:rsidR="00B56B30" w:rsidRPr="00E33FD9">
        <w:rPr>
          <w:rFonts w:cstheme="minorHAnsi"/>
          <w:sz w:val="18"/>
          <w:szCs w:val="18"/>
          <w:lang w:val="en-GB"/>
        </w:rPr>
        <w:t>explaining</w:t>
      </w:r>
      <w:r w:rsidRPr="00E33FD9">
        <w:rPr>
          <w:rFonts w:cstheme="minorHAnsi"/>
          <w:sz w:val="18"/>
          <w:szCs w:val="18"/>
          <w:lang w:val="en-GB"/>
        </w:rPr>
        <w:t xml:space="preserve"> the conventional Haber-Bosch process </w:t>
      </w:r>
      <w:r w:rsidR="00417D4E" w:rsidRPr="00E33FD9">
        <w:rPr>
          <w:rFonts w:cstheme="minorHAnsi"/>
          <w:sz w:val="18"/>
          <w:szCs w:val="18"/>
          <w:lang w:val="en-GB"/>
        </w:rPr>
        <w:t xml:space="preserve">utilising </w:t>
      </w:r>
      <w:r w:rsidRPr="00E33FD9">
        <w:rPr>
          <w:rFonts w:cstheme="minorHAnsi"/>
          <w:sz w:val="18"/>
          <w:szCs w:val="18"/>
          <w:lang w:val="en-GB"/>
        </w:rPr>
        <w:t xml:space="preserve">natural gas and the green Haber-Bosch process </w:t>
      </w:r>
      <w:r w:rsidR="00146F72" w:rsidRPr="00E33FD9">
        <w:rPr>
          <w:rFonts w:cstheme="minorHAnsi"/>
          <w:sz w:val="18"/>
          <w:szCs w:val="18"/>
          <w:lang w:val="en-GB"/>
        </w:rPr>
        <w:t>employing</w:t>
      </w:r>
      <w:r w:rsidRPr="00E33FD9">
        <w:rPr>
          <w:rFonts w:cstheme="minorHAnsi"/>
          <w:sz w:val="18"/>
          <w:szCs w:val="18"/>
          <w:lang w:val="en-GB"/>
        </w:rPr>
        <w:t xml:space="preserve"> hydrogen generated from water electrolysis for ammonia synthesis</w:t>
      </w:r>
      <w:r w:rsidR="00B56B30" w:rsidRPr="00E33FD9">
        <w:rPr>
          <w:rFonts w:cstheme="minorHAnsi"/>
          <w:sz w:val="18"/>
          <w:szCs w:val="18"/>
          <w:lang w:val="en-GB"/>
        </w:rPr>
        <w:t xml:space="preserve"> has been expanded</w:t>
      </w:r>
      <w:r w:rsidR="00D11509" w:rsidRPr="00E33FD9">
        <w:rPr>
          <w:rFonts w:cstheme="minorHAnsi"/>
          <w:sz w:val="18"/>
          <w:szCs w:val="18"/>
          <w:lang w:val="en-GB"/>
        </w:rPr>
        <w:t xml:space="preserve"> </w:t>
      </w:r>
      <w:r w:rsidR="00D11509" w:rsidRPr="00E33FD9">
        <w:rPr>
          <w:rFonts w:cstheme="minorHAnsi"/>
          <w:bCs/>
          <w:sz w:val="18"/>
          <w:szCs w:val="18"/>
          <w:lang w:val="en-GB"/>
        </w:rPr>
        <w:t>(page </w:t>
      </w:r>
      <w:r w:rsidR="00F94AD7" w:rsidRPr="00E33FD9">
        <w:rPr>
          <w:rFonts w:cstheme="minorHAnsi"/>
          <w:bCs/>
          <w:sz w:val="18"/>
          <w:szCs w:val="18"/>
          <w:lang w:val="en-GB"/>
        </w:rPr>
        <w:t>1</w:t>
      </w:r>
      <w:r w:rsidR="00D11509" w:rsidRPr="00E33FD9">
        <w:rPr>
          <w:rFonts w:cstheme="minorHAnsi"/>
          <w:bCs/>
          <w:sz w:val="18"/>
          <w:szCs w:val="18"/>
          <w:lang w:val="en-GB"/>
        </w:rPr>
        <w:t>, line </w:t>
      </w:r>
      <w:r w:rsidR="00F94AD7" w:rsidRPr="00E33FD9">
        <w:rPr>
          <w:rFonts w:cstheme="minorHAnsi"/>
          <w:bCs/>
          <w:sz w:val="18"/>
          <w:szCs w:val="18"/>
          <w:lang w:val="en-GB"/>
        </w:rPr>
        <w:t>28</w:t>
      </w:r>
      <w:r w:rsidR="00D11509" w:rsidRPr="00E33FD9">
        <w:rPr>
          <w:rFonts w:cstheme="minorHAnsi"/>
          <w:bCs/>
          <w:sz w:val="18"/>
          <w:szCs w:val="18"/>
          <w:lang w:val="en-GB"/>
        </w:rPr>
        <w:t xml:space="preserve">, </w:t>
      </w:r>
      <w:r w:rsidR="00F94AD7" w:rsidRPr="00E33FD9">
        <w:rPr>
          <w:rFonts w:cstheme="minorHAnsi"/>
          <w:bCs/>
          <w:sz w:val="18"/>
          <w:szCs w:val="18"/>
          <w:lang w:val="en-GB"/>
        </w:rPr>
        <w:t>left</w:t>
      </w:r>
      <w:r w:rsidR="00D11509" w:rsidRPr="00E33FD9">
        <w:rPr>
          <w:rFonts w:cstheme="minorHAnsi"/>
          <w:bCs/>
          <w:sz w:val="18"/>
          <w:szCs w:val="18"/>
          <w:lang w:val="en-GB"/>
        </w:rPr>
        <w:t> column).</w:t>
      </w:r>
      <w:r w:rsidRPr="00E33FD9">
        <w:rPr>
          <w:rFonts w:cstheme="minorHAnsi"/>
          <w:sz w:val="18"/>
          <w:szCs w:val="18"/>
          <w:lang w:val="en-GB"/>
        </w:rPr>
        <w:t xml:space="preserve"> </w:t>
      </w:r>
      <w:r w:rsidR="00B56B30" w:rsidRPr="00E33FD9">
        <w:rPr>
          <w:rFonts w:cstheme="minorHAnsi"/>
          <w:sz w:val="18"/>
          <w:szCs w:val="18"/>
          <w:lang w:val="en-GB"/>
        </w:rPr>
        <w:t>We</w:t>
      </w:r>
      <w:r w:rsidR="00417D4E" w:rsidRPr="00E33FD9">
        <w:rPr>
          <w:rFonts w:cstheme="minorHAnsi"/>
          <w:sz w:val="18"/>
          <w:szCs w:val="18"/>
          <w:lang w:val="en-GB"/>
        </w:rPr>
        <w:t xml:space="preserve"> address </w:t>
      </w:r>
      <w:r w:rsidR="00A326D0" w:rsidRPr="00E33FD9">
        <w:rPr>
          <w:rFonts w:cstheme="minorHAnsi"/>
          <w:sz w:val="18"/>
          <w:szCs w:val="18"/>
          <w:lang w:val="en-GB"/>
        </w:rPr>
        <w:t>another</w:t>
      </w:r>
      <w:r w:rsidR="00417D4E" w:rsidRPr="00E33FD9">
        <w:rPr>
          <w:rFonts w:cstheme="minorHAnsi"/>
          <w:sz w:val="18"/>
          <w:szCs w:val="18"/>
          <w:lang w:val="en-GB"/>
        </w:rPr>
        <w:t xml:space="preserve"> viable</w:t>
      </w:r>
      <w:r w:rsidR="00A326D0" w:rsidRPr="00E33FD9">
        <w:rPr>
          <w:rFonts w:cstheme="minorHAnsi"/>
          <w:sz w:val="18"/>
          <w:szCs w:val="18"/>
          <w:lang w:val="en-GB"/>
        </w:rPr>
        <w:t xml:space="preserve"> route for hydrogen production required by the Haber</w:t>
      </w:r>
      <w:r w:rsidR="00A326D0" w:rsidRPr="00E33FD9">
        <w:rPr>
          <w:rFonts w:cstheme="minorHAnsi"/>
          <w:sz w:val="18"/>
          <w:szCs w:val="18"/>
          <w:lang w:val="en-GB"/>
        </w:rPr>
        <w:noBreakHyphen/>
        <w:t>Bosch process</w:t>
      </w:r>
      <w:r w:rsidR="00417D4E" w:rsidRPr="00E33FD9">
        <w:rPr>
          <w:rFonts w:cstheme="minorHAnsi"/>
          <w:sz w:val="18"/>
          <w:szCs w:val="18"/>
          <w:lang w:val="en-GB"/>
        </w:rPr>
        <w:t>, which</w:t>
      </w:r>
      <w:r w:rsidR="00A326D0" w:rsidRPr="00E33FD9">
        <w:rPr>
          <w:rFonts w:cstheme="minorHAnsi"/>
          <w:sz w:val="18"/>
          <w:szCs w:val="18"/>
          <w:lang w:val="en-GB"/>
        </w:rPr>
        <w:t xml:space="preserve"> involves </w:t>
      </w:r>
      <w:r w:rsidR="00417D4E" w:rsidRPr="00E33FD9">
        <w:rPr>
          <w:rFonts w:cstheme="minorHAnsi"/>
          <w:sz w:val="18"/>
          <w:szCs w:val="18"/>
          <w:lang w:val="en-GB"/>
        </w:rPr>
        <w:t>utilising</w:t>
      </w:r>
      <w:r w:rsidR="00A326D0" w:rsidRPr="00E33FD9">
        <w:rPr>
          <w:rFonts w:cstheme="minorHAnsi"/>
          <w:sz w:val="18"/>
          <w:szCs w:val="18"/>
          <w:lang w:val="en-GB"/>
        </w:rPr>
        <w:t xml:space="preserve"> renewable feedstocks like biomass. </w:t>
      </w:r>
      <w:r w:rsidR="00146F72" w:rsidRPr="00E33FD9">
        <w:rPr>
          <w:rFonts w:cstheme="minorHAnsi"/>
          <w:sz w:val="18"/>
          <w:szCs w:val="18"/>
          <w:lang w:val="en-GB"/>
        </w:rPr>
        <w:t>Biomass can be converted to syngas through gasification, which can then be further processed to produce hydrogen.</w:t>
      </w:r>
      <w:r w:rsidR="00F95EAD" w:rsidRPr="00E33FD9">
        <w:rPr>
          <w:rFonts w:cstheme="minorHAnsi"/>
          <w:sz w:val="18"/>
          <w:szCs w:val="18"/>
          <w:lang w:val="en-GB"/>
        </w:rPr>
        <w:t xml:space="preserve"> </w:t>
      </w:r>
      <w:r w:rsidR="00A326D0" w:rsidRPr="00E33FD9">
        <w:rPr>
          <w:rFonts w:cstheme="minorHAnsi"/>
          <w:sz w:val="18"/>
          <w:szCs w:val="18"/>
          <w:lang w:val="en-GB"/>
        </w:rPr>
        <w:t xml:space="preserve">Furthermore, a </w:t>
      </w:r>
      <w:r w:rsidR="004E3ABE" w:rsidRPr="00E33FD9">
        <w:rPr>
          <w:rFonts w:cstheme="minorHAnsi"/>
          <w:sz w:val="18"/>
          <w:szCs w:val="18"/>
          <w:lang w:val="en-GB"/>
        </w:rPr>
        <w:t xml:space="preserve">promising </w:t>
      </w:r>
      <w:r w:rsidR="00A326D0" w:rsidRPr="00E33FD9">
        <w:rPr>
          <w:rFonts w:cstheme="minorHAnsi"/>
          <w:sz w:val="18"/>
          <w:szCs w:val="18"/>
          <w:lang w:val="en-GB"/>
        </w:rPr>
        <w:t>long</w:t>
      </w:r>
      <w:r w:rsidR="00A326D0" w:rsidRPr="00E33FD9">
        <w:rPr>
          <w:rFonts w:cstheme="minorHAnsi"/>
          <w:sz w:val="18"/>
          <w:szCs w:val="18"/>
          <w:lang w:val="en-GB"/>
        </w:rPr>
        <w:noBreakHyphen/>
        <w:t xml:space="preserve">term option for sustainable ammonia production would be the direct electrocatalytic reduction of nitrogen. This pathway is highly </w:t>
      </w:r>
      <w:r w:rsidR="004E3ABE" w:rsidRPr="00E33FD9">
        <w:rPr>
          <w:rFonts w:cstheme="minorHAnsi"/>
          <w:sz w:val="18"/>
          <w:szCs w:val="18"/>
          <w:lang w:val="en-GB"/>
        </w:rPr>
        <w:t>appealing</w:t>
      </w:r>
      <w:r w:rsidR="00A326D0" w:rsidRPr="00E33FD9">
        <w:rPr>
          <w:rFonts w:cstheme="minorHAnsi"/>
          <w:sz w:val="18"/>
          <w:szCs w:val="18"/>
          <w:lang w:val="en-GB"/>
        </w:rPr>
        <w:t xml:space="preserve"> due to its association with renewable electricity sources.</w:t>
      </w:r>
      <w:r w:rsidRPr="00E33FD9">
        <w:rPr>
          <w:rFonts w:cstheme="minorHAnsi"/>
          <w:sz w:val="18"/>
          <w:szCs w:val="18"/>
          <w:lang w:val="en-GB"/>
        </w:rPr>
        <w:t xml:space="preserve"> However, </w:t>
      </w:r>
      <w:r w:rsidR="004E3ABE" w:rsidRPr="00E33FD9">
        <w:rPr>
          <w:rFonts w:cstheme="minorHAnsi"/>
          <w:sz w:val="18"/>
          <w:szCs w:val="18"/>
          <w:lang w:val="en-GB"/>
        </w:rPr>
        <w:t>the current practicality of this technology at an industrial scale is limited</w:t>
      </w:r>
      <w:r w:rsidRPr="00E33FD9">
        <w:rPr>
          <w:rFonts w:cstheme="minorHAnsi"/>
          <w:sz w:val="18"/>
          <w:szCs w:val="18"/>
          <w:lang w:val="en-GB"/>
        </w:rPr>
        <w:t>.</w:t>
      </w:r>
      <w:r w:rsidR="00A326D0" w:rsidRPr="00E33FD9">
        <w:rPr>
          <w:rFonts w:cstheme="minorHAnsi"/>
          <w:sz w:val="18"/>
          <w:szCs w:val="18"/>
          <w:lang w:val="en-GB"/>
        </w:rPr>
        <w:t xml:space="preserve"> </w:t>
      </w:r>
      <w:r w:rsidR="00AE3DDD" w:rsidRPr="00E33FD9">
        <w:rPr>
          <w:rFonts w:cstheme="minorHAnsi"/>
          <w:b/>
          <w:sz w:val="18"/>
          <w:szCs w:val="18"/>
          <w:lang w:val="en-GB"/>
        </w:rPr>
        <w:t xml:space="preserve">Therefore, </w:t>
      </w:r>
      <w:r w:rsidR="00146F72" w:rsidRPr="00E33FD9">
        <w:rPr>
          <w:rFonts w:cstheme="minorHAnsi"/>
          <w:b/>
          <w:sz w:val="18"/>
          <w:szCs w:val="18"/>
          <w:lang w:val="en-GB"/>
        </w:rPr>
        <w:t xml:space="preserve">we </w:t>
      </w:r>
      <w:r w:rsidR="00FF41D3" w:rsidRPr="00E33FD9">
        <w:rPr>
          <w:rFonts w:cstheme="minorHAnsi"/>
          <w:b/>
          <w:sz w:val="18"/>
          <w:szCs w:val="18"/>
          <w:lang w:val="en-GB"/>
        </w:rPr>
        <w:t xml:space="preserve">have expanded </w:t>
      </w:r>
      <w:r w:rsidR="00B56B30" w:rsidRPr="00E33FD9">
        <w:rPr>
          <w:rFonts w:cstheme="minorHAnsi"/>
          <w:b/>
          <w:sz w:val="18"/>
          <w:szCs w:val="18"/>
          <w:lang w:val="en-GB"/>
        </w:rPr>
        <w:t>this section to incorporate these routes</w:t>
      </w:r>
      <w:r w:rsidRPr="00E33FD9">
        <w:rPr>
          <w:rFonts w:cstheme="minorHAnsi"/>
          <w:b/>
          <w:sz w:val="18"/>
          <w:szCs w:val="18"/>
          <w:lang w:val="en-GB"/>
        </w:rPr>
        <w:t xml:space="preserve"> </w:t>
      </w:r>
      <w:r w:rsidR="00AE3DDD" w:rsidRPr="00E33FD9">
        <w:rPr>
          <w:rFonts w:cstheme="minorHAnsi"/>
          <w:b/>
          <w:bCs/>
          <w:sz w:val="18"/>
          <w:szCs w:val="18"/>
          <w:lang w:val="en-GB"/>
        </w:rPr>
        <w:t>(page </w:t>
      </w:r>
      <w:r w:rsidR="00F94AD7" w:rsidRPr="00E33FD9">
        <w:rPr>
          <w:rFonts w:cstheme="minorHAnsi"/>
          <w:b/>
          <w:bCs/>
          <w:sz w:val="18"/>
          <w:szCs w:val="18"/>
          <w:lang w:val="en-GB"/>
        </w:rPr>
        <w:t>1</w:t>
      </w:r>
      <w:r w:rsidR="00AE3DDD" w:rsidRPr="00E33FD9">
        <w:rPr>
          <w:rFonts w:cstheme="minorHAnsi"/>
          <w:b/>
          <w:bCs/>
          <w:sz w:val="18"/>
          <w:szCs w:val="18"/>
          <w:lang w:val="en-GB"/>
        </w:rPr>
        <w:t>, line </w:t>
      </w:r>
      <w:r w:rsidR="00F94AD7" w:rsidRPr="00E33FD9">
        <w:rPr>
          <w:rFonts w:cstheme="minorHAnsi"/>
          <w:b/>
          <w:bCs/>
          <w:sz w:val="18"/>
          <w:szCs w:val="18"/>
          <w:lang w:val="en-GB"/>
        </w:rPr>
        <w:t>5</w:t>
      </w:r>
      <w:r w:rsidR="00AE3DDD" w:rsidRPr="00E33FD9">
        <w:rPr>
          <w:rFonts w:cstheme="minorHAnsi"/>
          <w:b/>
          <w:bCs/>
          <w:sz w:val="18"/>
          <w:szCs w:val="18"/>
          <w:lang w:val="en-GB"/>
        </w:rPr>
        <w:t xml:space="preserve">, </w:t>
      </w:r>
      <w:r w:rsidR="00F94AD7" w:rsidRPr="00E33FD9">
        <w:rPr>
          <w:rFonts w:cstheme="minorHAnsi"/>
          <w:b/>
          <w:bCs/>
          <w:sz w:val="18"/>
          <w:szCs w:val="18"/>
          <w:lang w:val="en-GB"/>
        </w:rPr>
        <w:t>right</w:t>
      </w:r>
      <w:r w:rsidR="00AE3DDD" w:rsidRPr="00E33FD9">
        <w:rPr>
          <w:rFonts w:cstheme="minorHAnsi"/>
          <w:b/>
          <w:bCs/>
          <w:sz w:val="18"/>
          <w:szCs w:val="18"/>
          <w:lang w:val="en-GB"/>
        </w:rPr>
        <w:t> column)</w:t>
      </w:r>
      <w:r w:rsidRPr="00E33FD9">
        <w:rPr>
          <w:rFonts w:cstheme="minorHAnsi"/>
          <w:b/>
          <w:bCs/>
          <w:sz w:val="18"/>
          <w:szCs w:val="18"/>
          <w:lang w:val="en-GB"/>
        </w:rPr>
        <w:t>.</w:t>
      </w:r>
    </w:p>
    <w:p w14:paraId="06698738" w14:textId="77777777" w:rsidR="00AE3DDD" w:rsidRPr="00E33FD9" w:rsidRDefault="00AE3DDD" w:rsidP="00F97FA8">
      <w:pPr>
        <w:spacing w:after="0" w:line="288" w:lineRule="auto"/>
        <w:jc w:val="both"/>
        <w:rPr>
          <w:rFonts w:cstheme="minorHAnsi"/>
          <w:color w:val="0000FF"/>
          <w:sz w:val="18"/>
          <w:szCs w:val="18"/>
          <w:lang w:val="en-GB"/>
        </w:rPr>
      </w:pPr>
      <w:r w:rsidRPr="00E33FD9">
        <w:rPr>
          <w:rFonts w:cstheme="minorHAnsi"/>
          <w:color w:val="0000FF"/>
          <w:sz w:val="18"/>
          <w:szCs w:val="18"/>
          <w:lang w:val="en-GB"/>
        </w:rPr>
        <w:t>2.3. In introduction, applications of methanol and production routes needs to be elaborated.</w:t>
      </w:r>
    </w:p>
    <w:p w14:paraId="3F61E701" w14:textId="5CD33ED5" w:rsidR="00AE3DDD" w:rsidRPr="00117074" w:rsidRDefault="001E1940" w:rsidP="00AE3DDD">
      <w:pPr>
        <w:spacing w:line="288" w:lineRule="auto"/>
        <w:jc w:val="both"/>
        <w:rPr>
          <w:rFonts w:cstheme="minorHAnsi"/>
          <w:b/>
          <w:sz w:val="18"/>
          <w:szCs w:val="18"/>
          <w:lang w:val="en-GB"/>
        </w:rPr>
      </w:pPr>
      <w:r w:rsidRPr="00E33FD9">
        <w:rPr>
          <w:rFonts w:cstheme="minorHAnsi"/>
          <w:sz w:val="18"/>
          <w:szCs w:val="18"/>
          <w:lang w:val="en-GB"/>
        </w:rPr>
        <w:t>Methanol finds its immediate application as a fuel or fuel additive, offering cleaner combustion and reduced emissions compared to fossil fuels.</w:t>
      </w:r>
      <w:r w:rsidR="008024C8" w:rsidRPr="00E33FD9">
        <w:rPr>
          <w:rFonts w:cstheme="minorHAnsi"/>
          <w:sz w:val="18"/>
          <w:szCs w:val="18"/>
          <w:lang w:val="en-GB"/>
        </w:rPr>
        <w:t xml:space="preserve"> </w:t>
      </w:r>
      <w:r w:rsidRPr="00E33FD9">
        <w:rPr>
          <w:rFonts w:cstheme="minorHAnsi"/>
          <w:sz w:val="18"/>
          <w:szCs w:val="18"/>
          <w:lang w:val="en-GB"/>
        </w:rPr>
        <w:t>Furthermore, its versatility allows it to serve as an intermediate in the production of olefins and aromatics.</w:t>
      </w:r>
      <w:r w:rsidR="008024C8" w:rsidRPr="00E33FD9">
        <w:rPr>
          <w:rFonts w:cstheme="minorHAnsi"/>
          <w:sz w:val="18"/>
          <w:szCs w:val="18"/>
          <w:lang w:val="en-GB"/>
        </w:rPr>
        <w:t xml:space="preserve"> </w:t>
      </w:r>
      <w:r w:rsidRPr="00E33FD9">
        <w:rPr>
          <w:rFonts w:cstheme="minorHAnsi"/>
          <w:sz w:val="18"/>
          <w:szCs w:val="18"/>
          <w:lang w:val="en-GB"/>
        </w:rPr>
        <w:t>Methanol is also extensively utilised to manufacture diverse compounds, such as formic acid, dimethyl ether, and methylamine.</w:t>
      </w:r>
      <w:r w:rsidR="008024C8" w:rsidRPr="00E33FD9">
        <w:rPr>
          <w:rFonts w:cstheme="minorHAnsi"/>
          <w:sz w:val="18"/>
          <w:szCs w:val="18"/>
          <w:lang w:val="en-GB"/>
        </w:rPr>
        <w:t xml:space="preserve"> </w:t>
      </w:r>
      <w:r w:rsidR="008024C8" w:rsidRPr="00E33FD9">
        <w:rPr>
          <w:rFonts w:cstheme="minorHAnsi"/>
          <w:b/>
          <w:bCs/>
          <w:sz w:val="18"/>
          <w:szCs w:val="18"/>
          <w:lang w:val="en-GB"/>
        </w:rPr>
        <w:t xml:space="preserve">We </w:t>
      </w:r>
      <w:ins w:id="16" w:author="Pérez-Ramirez  Javier" w:date="2023-06-02T15:38:00Z">
        <w:r w:rsidR="00D447FF">
          <w:rPr>
            <w:rFonts w:cstheme="minorHAnsi"/>
            <w:b/>
            <w:bCs/>
            <w:sz w:val="18"/>
            <w:szCs w:val="18"/>
            <w:lang w:val="en-GB"/>
          </w:rPr>
          <w:t xml:space="preserve">have </w:t>
        </w:r>
      </w:ins>
      <w:r w:rsidR="008024C8" w:rsidRPr="00E33FD9">
        <w:rPr>
          <w:rFonts w:cstheme="minorHAnsi"/>
          <w:b/>
          <w:bCs/>
          <w:sz w:val="18"/>
          <w:szCs w:val="18"/>
          <w:lang w:val="en-GB"/>
        </w:rPr>
        <w:t>modified the introduction accordingly to provide a broader context regarding methanol applications</w:t>
      </w:r>
      <w:r w:rsidR="00EC0397" w:rsidRPr="00E33FD9">
        <w:rPr>
          <w:rFonts w:cstheme="minorHAnsi"/>
          <w:b/>
          <w:sz w:val="18"/>
          <w:szCs w:val="18"/>
          <w:lang w:val="en-GB"/>
        </w:rPr>
        <w:t xml:space="preserve"> </w:t>
      </w:r>
      <w:r w:rsidRPr="00E33FD9">
        <w:rPr>
          <w:rFonts w:cstheme="minorHAnsi"/>
          <w:b/>
          <w:bCs/>
          <w:sz w:val="18"/>
          <w:szCs w:val="18"/>
          <w:lang w:val="en-GB"/>
        </w:rPr>
        <w:t>(page </w:t>
      </w:r>
      <w:r w:rsidR="008A0AD9" w:rsidRPr="00E33FD9">
        <w:rPr>
          <w:rFonts w:cstheme="minorHAnsi"/>
          <w:b/>
          <w:bCs/>
          <w:sz w:val="18"/>
          <w:szCs w:val="18"/>
          <w:lang w:val="en-GB"/>
        </w:rPr>
        <w:t>1</w:t>
      </w:r>
      <w:r w:rsidRPr="00E33FD9">
        <w:rPr>
          <w:rFonts w:cstheme="minorHAnsi"/>
          <w:b/>
          <w:bCs/>
          <w:sz w:val="18"/>
          <w:szCs w:val="18"/>
          <w:lang w:val="en-GB"/>
        </w:rPr>
        <w:t>, line </w:t>
      </w:r>
      <w:r w:rsidR="008A0AD9" w:rsidRPr="00E33FD9">
        <w:rPr>
          <w:rFonts w:cstheme="minorHAnsi"/>
          <w:b/>
          <w:bCs/>
          <w:sz w:val="18"/>
          <w:szCs w:val="18"/>
          <w:lang w:val="en-GB"/>
        </w:rPr>
        <w:t>15</w:t>
      </w:r>
      <w:r w:rsidRPr="00E33FD9">
        <w:rPr>
          <w:rFonts w:cstheme="minorHAnsi"/>
          <w:b/>
          <w:bCs/>
          <w:sz w:val="18"/>
          <w:szCs w:val="18"/>
          <w:lang w:val="en-GB"/>
        </w:rPr>
        <w:t xml:space="preserve">, </w:t>
      </w:r>
      <w:r w:rsidR="008A0AD9" w:rsidRPr="00E33FD9">
        <w:rPr>
          <w:rFonts w:cstheme="minorHAnsi"/>
          <w:b/>
          <w:bCs/>
          <w:sz w:val="18"/>
          <w:szCs w:val="18"/>
          <w:lang w:val="en-GB"/>
        </w:rPr>
        <w:t>left</w:t>
      </w:r>
      <w:r w:rsidRPr="00E33FD9">
        <w:rPr>
          <w:rFonts w:cstheme="minorHAnsi"/>
          <w:b/>
          <w:bCs/>
          <w:sz w:val="18"/>
          <w:szCs w:val="18"/>
          <w:lang w:val="en-GB"/>
        </w:rPr>
        <w:t> column).</w:t>
      </w:r>
      <w:r w:rsidR="003257FD" w:rsidRPr="00E33FD9">
        <w:rPr>
          <w:rFonts w:cstheme="minorHAnsi"/>
          <w:b/>
          <w:sz w:val="18"/>
          <w:szCs w:val="18"/>
          <w:lang w:val="en-GB"/>
        </w:rPr>
        <w:t xml:space="preserve"> </w:t>
      </w:r>
      <w:r w:rsidR="00C02970" w:rsidRPr="00E33FD9">
        <w:rPr>
          <w:rFonts w:cstheme="minorHAnsi"/>
          <w:sz w:val="18"/>
          <w:szCs w:val="18"/>
          <w:lang w:val="en-GB"/>
        </w:rPr>
        <w:t>Regarding the existing methanol production routes, we would like to highlight the text in the original introduction, where the conventional methanol production employing hydrogenation of CO is described in detail. Sustainable methanol production utilising captured CO</w:t>
      </w:r>
      <w:r w:rsidR="00C02970" w:rsidRPr="00E33FD9">
        <w:rPr>
          <w:rFonts w:cstheme="minorHAnsi"/>
          <w:sz w:val="18"/>
          <w:szCs w:val="18"/>
          <w:vertAlign w:val="subscript"/>
          <w:lang w:val="en-GB"/>
        </w:rPr>
        <w:t>2</w:t>
      </w:r>
      <w:r w:rsidR="00C02970" w:rsidRPr="00E33FD9">
        <w:rPr>
          <w:rFonts w:cstheme="minorHAnsi"/>
          <w:sz w:val="18"/>
          <w:szCs w:val="18"/>
          <w:lang w:val="en-GB"/>
        </w:rPr>
        <w:t xml:space="preserve"> and low</w:t>
      </w:r>
      <w:r w:rsidR="00C02970" w:rsidRPr="00E33FD9">
        <w:rPr>
          <w:rFonts w:ascii="Cambria Math" w:hAnsi="Cambria Math" w:cs="Cambria Math"/>
          <w:sz w:val="18"/>
          <w:szCs w:val="18"/>
          <w:lang w:val="en-GB"/>
        </w:rPr>
        <w:noBreakHyphen/>
      </w:r>
      <w:r w:rsidR="00C02970" w:rsidRPr="00E33FD9">
        <w:rPr>
          <w:rFonts w:cstheme="minorHAnsi"/>
          <w:sz w:val="18"/>
          <w:szCs w:val="18"/>
          <w:lang w:val="en-GB"/>
        </w:rPr>
        <w:t xml:space="preserve">carbon hydrogen produced through water electrolysis is likewise elaborated </w:t>
      </w:r>
      <w:r w:rsidR="003C4DD6" w:rsidRPr="00E33FD9">
        <w:rPr>
          <w:rFonts w:cstheme="minorHAnsi"/>
          <w:bCs/>
          <w:sz w:val="18"/>
          <w:szCs w:val="18"/>
          <w:lang w:val="en-GB"/>
        </w:rPr>
        <w:t>(page </w:t>
      </w:r>
      <w:r w:rsidR="008A0AD9" w:rsidRPr="00E33FD9">
        <w:rPr>
          <w:rFonts w:cstheme="minorHAnsi"/>
          <w:bCs/>
          <w:sz w:val="18"/>
          <w:szCs w:val="18"/>
          <w:lang w:val="en-GB"/>
        </w:rPr>
        <w:t>1</w:t>
      </w:r>
      <w:r w:rsidR="003C4DD6" w:rsidRPr="00E33FD9">
        <w:rPr>
          <w:rFonts w:cstheme="minorHAnsi"/>
          <w:bCs/>
          <w:sz w:val="18"/>
          <w:szCs w:val="18"/>
          <w:lang w:val="en-GB"/>
        </w:rPr>
        <w:t>, line </w:t>
      </w:r>
      <w:r w:rsidR="008A0AD9" w:rsidRPr="00E33FD9">
        <w:rPr>
          <w:rFonts w:cstheme="minorHAnsi"/>
          <w:bCs/>
          <w:sz w:val="18"/>
          <w:szCs w:val="18"/>
          <w:lang w:val="en-GB"/>
        </w:rPr>
        <w:t>17</w:t>
      </w:r>
      <w:r w:rsidR="003C4DD6" w:rsidRPr="00E33FD9">
        <w:rPr>
          <w:rFonts w:cstheme="minorHAnsi"/>
          <w:bCs/>
          <w:sz w:val="18"/>
          <w:szCs w:val="18"/>
          <w:lang w:val="en-GB"/>
        </w:rPr>
        <w:t xml:space="preserve">, </w:t>
      </w:r>
      <w:r w:rsidR="008A0AD9" w:rsidRPr="00E33FD9">
        <w:rPr>
          <w:rFonts w:cstheme="minorHAnsi"/>
          <w:bCs/>
          <w:sz w:val="18"/>
          <w:szCs w:val="18"/>
          <w:lang w:val="en-GB"/>
        </w:rPr>
        <w:t>right</w:t>
      </w:r>
      <w:r w:rsidR="003C4DD6" w:rsidRPr="00E33FD9">
        <w:rPr>
          <w:rFonts w:cstheme="minorHAnsi"/>
          <w:bCs/>
          <w:sz w:val="18"/>
          <w:szCs w:val="18"/>
          <w:lang w:val="en-GB"/>
        </w:rPr>
        <w:t xml:space="preserve"> column). </w:t>
      </w:r>
      <w:r w:rsidR="00EC0397" w:rsidRPr="00E33FD9">
        <w:rPr>
          <w:rFonts w:cstheme="minorHAnsi"/>
          <w:bCs/>
          <w:sz w:val="18"/>
          <w:szCs w:val="18"/>
          <w:lang w:val="en-GB"/>
        </w:rPr>
        <w:t>A</w:t>
      </w:r>
      <w:r w:rsidR="00D91046" w:rsidRPr="00E33FD9">
        <w:rPr>
          <w:rFonts w:cstheme="minorHAnsi"/>
          <w:bCs/>
          <w:sz w:val="18"/>
          <w:szCs w:val="18"/>
          <w:lang w:val="en-GB"/>
        </w:rPr>
        <w:t xml:space="preserve">s explained in </w:t>
      </w:r>
      <w:r w:rsidR="00D461C6" w:rsidRPr="00E33FD9">
        <w:rPr>
          <w:rFonts w:cstheme="minorHAnsi"/>
          <w:bCs/>
          <w:sz w:val="18"/>
          <w:szCs w:val="18"/>
          <w:lang w:val="en-GB"/>
        </w:rPr>
        <w:t>response to comment 2.3, a</w:t>
      </w:r>
      <w:r w:rsidR="00EC0397" w:rsidRPr="00E33FD9">
        <w:rPr>
          <w:rFonts w:cstheme="minorHAnsi"/>
          <w:bCs/>
          <w:sz w:val="18"/>
          <w:szCs w:val="18"/>
          <w:lang w:val="en-GB"/>
        </w:rPr>
        <w:t>nother sustainable approach is to use biomass as a feedstock for methanol production. An upcoming technology is the co</w:t>
      </w:r>
      <w:r w:rsidR="00EC0397" w:rsidRPr="00E33FD9">
        <w:rPr>
          <w:rFonts w:cstheme="minorHAnsi"/>
          <w:bCs/>
          <w:sz w:val="18"/>
          <w:szCs w:val="18"/>
          <w:lang w:val="en-GB"/>
        </w:rPr>
        <w:noBreakHyphen/>
        <w:t>electrolysis of CO</w:t>
      </w:r>
      <w:r w:rsidR="00EC0397" w:rsidRPr="00E33FD9">
        <w:rPr>
          <w:rFonts w:cstheme="minorHAnsi"/>
          <w:bCs/>
          <w:sz w:val="18"/>
          <w:szCs w:val="18"/>
          <w:vertAlign w:val="subscript"/>
          <w:lang w:val="en-GB"/>
        </w:rPr>
        <w:t>2</w:t>
      </w:r>
      <w:r w:rsidR="00EC0397" w:rsidRPr="00E33FD9">
        <w:rPr>
          <w:rFonts w:cstheme="minorHAnsi"/>
          <w:bCs/>
          <w:sz w:val="18"/>
          <w:szCs w:val="18"/>
          <w:lang w:val="en-GB"/>
        </w:rPr>
        <w:t xml:space="preserve"> and water using solid oxide electrolysers</w:t>
      </w:r>
      <w:r w:rsidR="00D461C6" w:rsidRPr="00E33FD9">
        <w:rPr>
          <w:rFonts w:cstheme="minorHAnsi"/>
          <w:bCs/>
          <w:sz w:val="18"/>
          <w:szCs w:val="18"/>
          <w:lang w:val="en-GB"/>
        </w:rPr>
        <w:t xml:space="preserve"> at high </w:t>
      </w:r>
      <w:r w:rsidR="00D461C6" w:rsidRPr="00E33FD9">
        <w:rPr>
          <w:rFonts w:cstheme="minorHAnsi"/>
          <w:bCs/>
          <w:sz w:val="18"/>
          <w:szCs w:val="18"/>
          <w:lang w:val="en-GB"/>
        </w:rPr>
        <w:lastRenderedPageBreak/>
        <w:t>temperature</w:t>
      </w:r>
      <w:r w:rsidR="009A5E46" w:rsidRPr="00E33FD9">
        <w:rPr>
          <w:rFonts w:cstheme="minorHAnsi"/>
          <w:bCs/>
          <w:sz w:val="18"/>
          <w:szCs w:val="18"/>
          <w:lang w:val="en-GB"/>
        </w:rPr>
        <w:t>s</w:t>
      </w:r>
      <w:r w:rsidR="00EC0397" w:rsidRPr="00E33FD9">
        <w:rPr>
          <w:rFonts w:cstheme="minorHAnsi"/>
          <w:bCs/>
          <w:sz w:val="18"/>
          <w:szCs w:val="18"/>
          <w:lang w:val="en-GB"/>
        </w:rPr>
        <w:t>. Due to their reliance on renewable power sources, this pathway is a promising alternative for producing syngas required for methanol synthesis.</w:t>
      </w:r>
      <w:r w:rsidR="00B710F9" w:rsidRPr="00E33FD9">
        <w:rPr>
          <w:rFonts w:cstheme="minorHAnsi"/>
          <w:bCs/>
          <w:sz w:val="18"/>
          <w:szCs w:val="18"/>
          <w:lang w:val="en-GB"/>
        </w:rPr>
        <w:t xml:space="preserve"> </w:t>
      </w:r>
      <w:r w:rsidR="00EC0397" w:rsidRPr="00E33FD9">
        <w:rPr>
          <w:rFonts w:cstheme="minorHAnsi"/>
          <w:b/>
          <w:bCs/>
          <w:sz w:val="18"/>
          <w:szCs w:val="18"/>
          <w:lang w:val="en-GB"/>
        </w:rPr>
        <w:t>We have restructured the introduction to provide a broader context on methanol production routes (page </w:t>
      </w:r>
      <w:r w:rsidR="00E33FD9" w:rsidRPr="00E33FD9">
        <w:rPr>
          <w:rFonts w:cstheme="minorHAnsi"/>
          <w:b/>
          <w:bCs/>
          <w:sz w:val="18"/>
          <w:szCs w:val="18"/>
          <w:lang w:val="en-GB"/>
        </w:rPr>
        <w:t>1</w:t>
      </w:r>
      <w:r w:rsidR="00EC0397" w:rsidRPr="00E33FD9">
        <w:rPr>
          <w:rFonts w:cstheme="minorHAnsi"/>
          <w:b/>
          <w:bCs/>
          <w:sz w:val="18"/>
          <w:szCs w:val="18"/>
          <w:lang w:val="en-GB"/>
        </w:rPr>
        <w:t>, line</w:t>
      </w:r>
      <w:r w:rsidR="00E33FD9" w:rsidRPr="00E33FD9">
        <w:rPr>
          <w:rFonts w:cstheme="minorHAnsi"/>
          <w:b/>
          <w:bCs/>
          <w:sz w:val="18"/>
          <w:szCs w:val="18"/>
          <w:lang w:val="en-GB"/>
        </w:rPr>
        <w:t> 25</w:t>
      </w:r>
      <w:r w:rsidR="00EC0397" w:rsidRPr="00E33FD9">
        <w:rPr>
          <w:rFonts w:cstheme="minorHAnsi"/>
          <w:b/>
          <w:bCs/>
          <w:sz w:val="18"/>
          <w:szCs w:val="18"/>
          <w:lang w:val="en-GB"/>
        </w:rPr>
        <w:t xml:space="preserve">, </w:t>
      </w:r>
      <w:r w:rsidR="00E33FD9" w:rsidRPr="00E33FD9">
        <w:rPr>
          <w:rFonts w:cstheme="minorHAnsi"/>
          <w:b/>
          <w:bCs/>
          <w:sz w:val="18"/>
          <w:szCs w:val="18"/>
          <w:lang w:val="en-GB"/>
        </w:rPr>
        <w:t>right</w:t>
      </w:r>
      <w:r w:rsidR="00EC0397" w:rsidRPr="00E33FD9">
        <w:rPr>
          <w:rFonts w:cstheme="minorHAnsi"/>
          <w:b/>
          <w:bCs/>
          <w:sz w:val="18"/>
          <w:szCs w:val="18"/>
          <w:lang w:val="en-GB"/>
        </w:rPr>
        <w:t> column).</w:t>
      </w:r>
      <w:r w:rsidR="00EC0397" w:rsidRPr="00117074">
        <w:rPr>
          <w:rFonts w:cstheme="minorHAnsi"/>
          <w:b/>
          <w:bCs/>
          <w:sz w:val="18"/>
          <w:szCs w:val="18"/>
          <w:lang w:val="en-GB"/>
        </w:rPr>
        <w:t> </w:t>
      </w:r>
    </w:p>
    <w:p w14:paraId="4011C8C1" w14:textId="2AE9DFC9" w:rsidR="00AE3DDD" w:rsidRPr="00280E0D" w:rsidRDefault="00AE3DDD" w:rsidP="00F97FA8">
      <w:pPr>
        <w:spacing w:after="0" w:line="288" w:lineRule="auto"/>
        <w:jc w:val="both"/>
        <w:rPr>
          <w:rFonts w:cstheme="minorHAnsi"/>
          <w:color w:val="0000FF"/>
          <w:sz w:val="18"/>
          <w:szCs w:val="18"/>
          <w:lang w:val="en-GB"/>
        </w:rPr>
      </w:pPr>
      <w:r w:rsidRPr="00117074">
        <w:rPr>
          <w:rFonts w:cstheme="minorHAnsi"/>
          <w:color w:val="0000FF"/>
          <w:sz w:val="18"/>
          <w:szCs w:val="18"/>
          <w:lang w:val="en-GB"/>
        </w:rPr>
        <w:t xml:space="preserve">2.4. In introduction, explain the various green processes developed so far by using renewable energy/route for ammonia and </w:t>
      </w:r>
      <w:r w:rsidRPr="00280E0D">
        <w:rPr>
          <w:rFonts w:cstheme="minorHAnsi"/>
          <w:color w:val="0000FF"/>
          <w:sz w:val="18"/>
          <w:szCs w:val="18"/>
          <w:lang w:val="en-GB"/>
        </w:rPr>
        <w:t>methanol synthesis.</w:t>
      </w:r>
    </w:p>
    <w:p w14:paraId="4A52B092" w14:textId="1A63E580" w:rsidR="00AE3DDD" w:rsidRPr="00117074" w:rsidRDefault="004303FC" w:rsidP="00AE3DDD">
      <w:pPr>
        <w:spacing w:line="288" w:lineRule="auto"/>
        <w:jc w:val="both"/>
        <w:rPr>
          <w:rFonts w:cstheme="minorHAnsi"/>
          <w:b/>
          <w:sz w:val="18"/>
          <w:szCs w:val="18"/>
          <w:lang w:val="en-GB"/>
        </w:rPr>
      </w:pPr>
      <w:r w:rsidRPr="00280E0D">
        <w:rPr>
          <w:rFonts w:cstheme="minorHAnsi"/>
          <w:b/>
          <w:sz w:val="18"/>
          <w:szCs w:val="18"/>
          <w:lang w:val="en-GB"/>
        </w:rPr>
        <w:t xml:space="preserve">As already discussed in the responses to the </w:t>
      </w:r>
      <w:r w:rsidR="00C9263D" w:rsidRPr="00280E0D">
        <w:rPr>
          <w:rFonts w:cstheme="minorHAnsi"/>
          <w:b/>
          <w:sz w:val="18"/>
          <w:szCs w:val="18"/>
          <w:lang w:val="en-GB"/>
        </w:rPr>
        <w:t>Reviewer</w:t>
      </w:r>
      <w:r w:rsidRPr="00280E0D">
        <w:rPr>
          <w:rFonts w:cstheme="minorHAnsi"/>
          <w:b/>
          <w:sz w:val="18"/>
          <w:szCs w:val="18"/>
          <w:lang w:val="en-GB"/>
        </w:rPr>
        <w:t>’s comments 2.2 and 2.3, the introduction has been restructured and modified to include various production routes (green and fossil) already developed for ammonia and methanol</w:t>
      </w:r>
      <w:r w:rsidR="00C3088C" w:rsidRPr="00280E0D">
        <w:rPr>
          <w:rFonts w:cstheme="minorHAnsi"/>
          <w:b/>
          <w:sz w:val="18"/>
          <w:szCs w:val="18"/>
          <w:lang w:val="en-GB"/>
        </w:rPr>
        <w:t xml:space="preserve"> </w:t>
      </w:r>
      <w:r w:rsidR="00C3088C" w:rsidRPr="00280E0D">
        <w:rPr>
          <w:rFonts w:cstheme="minorHAnsi"/>
          <w:b/>
          <w:bCs/>
          <w:sz w:val="18"/>
          <w:szCs w:val="18"/>
          <w:lang w:val="en-GB"/>
        </w:rPr>
        <w:t>(page </w:t>
      </w:r>
      <w:r w:rsidR="00280E0D" w:rsidRPr="00280E0D">
        <w:rPr>
          <w:rFonts w:cstheme="minorHAnsi"/>
          <w:b/>
          <w:bCs/>
          <w:sz w:val="18"/>
          <w:szCs w:val="18"/>
          <w:lang w:val="en-GB"/>
        </w:rPr>
        <w:t>1</w:t>
      </w:r>
      <w:r w:rsidR="00C3088C" w:rsidRPr="00280E0D">
        <w:rPr>
          <w:rFonts w:cstheme="minorHAnsi"/>
          <w:b/>
          <w:bCs/>
          <w:sz w:val="18"/>
          <w:szCs w:val="18"/>
          <w:lang w:val="en-GB"/>
        </w:rPr>
        <w:t>, line </w:t>
      </w:r>
      <w:r w:rsidR="00280E0D" w:rsidRPr="00280E0D">
        <w:rPr>
          <w:rFonts w:cstheme="minorHAnsi"/>
          <w:b/>
          <w:bCs/>
          <w:sz w:val="18"/>
          <w:szCs w:val="18"/>
          <w:lang w:val="en-GB"/>
        </w:rPr>
        <w:t>28</w:t>
      </w:r>
      <w:r w:rsidR="00C3088C" w:rsidRPr="00280E0D">
        <w:rPr>
          <w:rFonts w:cstheme="minorHAnsi"/>
          <w:b/>
          <w:bCs/>
          <w:sz w:val="18"/>
          <w:szCs w:val="18"/>
          <w:lang w:val="en-GB"/>
        </w:rPr>
        <w:t xml:space="preserve">, </w:t>
      </w:r>
      <w:r w:rsidR="00280E0D" w:rsidRPr="00280E0D">
        <w:rPr>
          <w:rFonts w:cstheme="minorHAnsi"/>
          <w:b/>
          <w:bCs/>
          <w:sz w:val="18"/>
          <w:szCs w:val="18"/>
          <w:lang w:val="en-GB"/>
        </w:rPr>
        <w:t>left</w:t>
      </w:r>
      <w:r w:rsidR="00C3088C" w:rsidRPr="00280E0D">
        <w:rPr>
          <w:rFonts w:cstheme="minorHAnsi"/>
          <w:b/>
          <w:bCs/>
          <w:sz w:val="18"/>
          <w:szCs w:val="18"/>
          <w:lang w:val="en-GB"/>
        </w:rPr>
        <w:t> column).</w:t>
      </w:r>
      <w:r w:rsidR="00C3088C" w:rsidRPr="00280E0D">
        <w:rPr>
          <w:rFonts w:cstheme="minorHAnsi"/>
          <w:bCs/>
          <w:sz w:val="18"/>
          <w:szCs w:val="18"/>
          <w:lang w:val="en-GB"/>
        </w:rPr>
        <w:t xml:space="preserve"> In addition, we would like to highlight that a paragraph devoted to discussing upcoming technologies for the green process was </w:t>
      </w:r>
      <w:r w:rsidR="00527A99" w:rsidRPr="00280E0D">
        <w:rPr>
          <w:rFonts w:cstheme="minorHAnsi"/>
          <w:bCs/>
          <w:sz w:val="18"/>
          <w:szCs w:val="18"/>
          <w:lang w:val="en-GB"/>
        </w:rPr>
        <w:t>already</w:t>
      </w:r>
      <w:r w:rsidR="00C3088C" w:rsidRPr="00280E0D">
        <w:rPr>
          <w:rFonts w:cstheme="minorHAnsi"/>
          <w:bCs/>
          <w:sz w:val="18"/>
          <w:szCs w:val="18"/>
          <w:lang w:val="en-GB"/>
        </w:rPr>
        <w:t xml:space="preserve"> incorporated in the </w:t>
      </w:r>
      <w:r w:rsidR="00C9263D" w:rsidRPr="00280E0D">
        <w:rPr>
          <w:rFonts w:cstheme="minorHAnsi"/>
          <w:bCs/>
          <w:sz w:val="18"/>
          <w:szCs w:val="18"/>
          <w:lang w:val="en-GB"/>
        </w:rPr>
        <w:t>d</w:t>
      </w:r>
      <w:r w:rsidR="00C3088C" w:rsidRPr="00280E0D">
        <w:rPr>
          <w:rFonts w:cstheme="minorHAnsi"/>
          <w:bCs/>
          <w:sz w:val="18"/>
          <w:szCs w:val="18"/>
          <w:lang w:val="en-GB"/>
        </w:rPr>
        <w:t>iscussions section of the manuscript (page </w:t>
      </w:r>
      <w:r w:rsidR="00280E0D" w:rsidRPr="00280E0D">
        <w:rPr>
          <w:rFonts w:cstheme="minorHAnsi"/>
          <w:bCs/>
          <w:sz w:val="18"/>
          <w:szCs w:val="18"/>
          <w:lang w:val="en-GB"/>
        </w:rPr>
        <w:t>7</w:t>
      </w:r>
      <w:r w:rsidR="00C3088C" w:rsidRPr="00280E0D">
        <w:rPr>
          <w:rFonts w:cstheme="minorHAnsi"/>
          <w:bCs/>
          <w:sz w:val="18"/>
          <w:szCs w:val="18"/>
          <w:lang w:val="en-GB"/>
        </w:rPr>
        <w:t>, line </w:t>
      </w:r>
      <w:r w:rsidR="00280E0D" w:rsidRPr="00280E0D">
        <w:rPr>
          <w:rFonts w:cstheme="minorHAnsi"/>
          <w:bCs/>
          <w:sz w:val="18"/>
          <w:szCs w:val="18"/>
          <w:lang w:val="en-GB"/>
        </w:rPr>
        <w:t>7</w:t>
      </w:r>
      <w:r w:rsidR="00C3088C" w:rsidRPr="00280E0D">
        <w:rPr>
          <w:rFonts w:cstheme="minorHAnsi"/>
          <w:bCs/>
          <w:sz w:val="18"/>
          <w:szCs w:val="18"/>
          <w:lang w:val="en-GB"/>
        </w:rPr>
        <w:t xml:space="preserve">, </w:t>
      </w:r>
      <w:r w:rsidR="00280E0D" w:rsidRPr="00280E0D">
        <w:rPr>
          <w:rFonts w:cstheme="minorHAnsi"/>
          <w:bCs/>
          <w:sz w:val="18"/>
          <w:szCs w:val="18"/>
          <w:lang w:val="en-GB"/>
        </w:rPr>
        <w:t>left</w:t>
      </w:r>
      <w:r w:rsidR="00C3088C" w:rsidRPr="00280E0D">
        <w:rPr>
          <w:rFonts w:cstheme="minorHAnsi"/>
          <w:bCs/>
          <w:sz w:val="18"/>
          <w:szCs w:val="18"/>
          <w:lang w:val="en-GB"/>
        </w:rPr>
        <w:t xml:space="preserve"> column). This paragraph </w:t>
      </w:r>
      <w:r w:rsidR="004413B6" w:rsidRPr="00280E0D">
        <w:rPr>
          <w:rFonts w:cstheme="minorHAnsi"/>
          <w:bCs/>
          <w:sz w:val="18"/>
          <w:szCs w:val="18"/>
          <w:lang w:val="en-GB"/>
        </w:rPr>
        <w:t>discusses</w:t>
      </w:r>
      <w:r w:rsidR="00C3088C" w:rsidRPr="00280E0D">
        <w:rPr>
          <w:rFonts w:cstheme="minorHAnsi"/>
          <w:bCs/>
          <w:sz w:val="18"/>
          <w:szCs w:val="18"/>
          <w:lang w:val="en-GB"/>
        </w:rPr>
        <w:t xml:space="preserve"> the low TRL technologies currently in development for </w:t>
      </w:r>
      <w:r w:rsidR="005E0F82" w:rsidRPr="00280E0D">
        <w:rPr>
          <w:rFonts w:cstheme="minorHAnsi"/>
          <w:bCs/>
          <w:sz w:val="18"/>
          <w:szCs w:val="18"/>
          <w:lang w:val="en-GB"/>
        </w:rPr>
        <w:t xml:space="preserve">green </w:t>
      </w:r>
      <w:r w:rsidR="00C3088C" w:rsidRPr="00280E0D">
        <w:rPr>
          <w:rFonts w:cstheme="minorHAnsi"/>
          <w:bCs/>
          <w:sz w:val="18"/>
          <w:szCs w:val="18"/>
          <w:lang w:val="en-GB"/>
        </w:rPr>
        <w:t xml:space="preserve">ammonia and methanol synthesis. </w:t>
      </w:r>
      <w:r w:rsidR="00527A99" w:rsidRPr="00280E0D">
        <w:rPr>
          <w:rFonts w:cstheme="minorHAnsi"/>
          <w:bCs/>
          <w:sz w:val="18"/>
          <w:szCs w:val="18"/>
          <w:lang w:val="en-GB"/>
        </w:rPr>
        <w:t>It</w:t>
      </w:r>
      <w:r w:rsidR="00C3088C" w:rsidRPr="00280E0D">
        <w:rPr>
          <w:rFonts w:cstheme="minorHAnsi"/>
          <w:bCs/>
          <w:sz w:val="18"/>
          <w:szCs w:val="18"/>
          <w:lang w:val="en-GB"/>
        </w:rPr>
        <w:t xml:space="preserve"> also highlights the disadvantages and the scope of improvement for each production route.</w:t>
      </w:r>
      <w:r w:rsidR="00D35B03" w:rsidRPr="00280E0D">
        <w:rPr>
          <w:rFonts w:cstheme="minorHAnsi"/>
          <w:bCs/>
          <w:sz w:val="18"/>
          <w:szCs w:val="18"/>
          <w:lang w:val="en-GB"/>
        </w:rPr>
        <w:t xml:space="preserve"> </w:t>
      </w:r>
      <w:r w:rsidR="005B4785" w:rsidRPr="00280E0D">
        <w:rPr>
          <w:rFonts w:cstheme="minorHAnsi"/>
          <w:b/>
          <w:bCs/>
          <w:sz w:val="18"/>
          <w:szCs w:val="18"/>
          <w:lang w:val="en-GB"/>
        </w:rPr>
        <w:t xml:space="preserve">The </w:t>
      </w:r>
      <w:r w:rsidR="00C9263D" w:rsidRPr="00280E0D">
        <w:rPr>
          <w:rFonts w:cstheme="minorHAnsi"/>
          <w:b/>
          <w:bCs/>
          <w:sz w:val="18"/>
          <w:szCs w:val="18"/>
          <w:lang w:val="en-GB"/>
        </w:rPr>
        <w:t>d</w:t>
      </w:r>
      <w:r w:rsidR="005B4785" w:rsidRPr="00280E0D">
        <w:rPr>
          <w:rFonts w:cstheme="minorHAnsi"/>
          <w:b/>
          <w:bCs/>
          <w:sz w:val="18"/>
          <w:szCs w:val="18"/>
          <w:lang w:val="en-GB"/>
        </w:rPr>
        <w:t>iscussion</w:t>
      </w:r>
      <w:del w:id="17" w:author="Pérez-Ramirez  Javier" w:date="2023-06-02T15:39:00Z">
        <w:r w:rsidR="005B4785" w:rsidRPr="00280E0D" w:rsidDel="00D447FF">
          <w:rPr>
            <w:rFonts w:cstheme="minorHAnsi"/>
            <w:b/>
            <w:bCs/>
            <w:sz w:val="18"/>
            <w:szCs w:val="18"/>
            <w:lang w:val="en-GB"/>
          </w:rPr>
          <w:delText>s</w:delText>
        </w:r>
      </w:del>
      <w:r w:rsidR="005B4785" w:rsidRPr="00280E0D">
        <w:rPr>
          <w:rFonts w:cstheme="minorHAnsi"/>
          <w:b/>
          <w:bCs/>
          <w:sz w:val="18"/>
          <w:szCs w:val="18"/>
          <w:lang w:val="en-GB"/>
        </w:rPr>
        <w:t xml:space="preserve"> section </w:t>
      </w:r>
      <w:del w:id="18" w:author="Pérez-Ramirez  Javier" w:date="2023-06-02T15:39:00Z">
        <w:r w:rsidR="005B4785" w:rsidRPr="00280E0D" w:rsidDel="00D447FF">
          <w:rPr>
            <w:rFonts w:cstheme="minorHAnsi"/>
            <w:b/>
            <w:bCs/>
            <w:sz w:val="18"/>
            <w:szCs w:val="18"/>
            <w:lang w:val="en-GB"/>
          </w:rPr>
          <w:delText xml:space="preserve">was </w:delText>
        </w:r>
      </w:del>
      <w:ins w:id="19" w:author="Pérez-Ramirez  Javier" w:date="2023-06-02T15:39:00Z">
        <w:r w:rsidR="00D447FF">
          <w:rPr>
            <w:rFonts w:cstheme="minorHAnsi"/>
            <w:b/>
            <w:bCs/>
            <w:sz w:val="18"/>
            <w:szCs w:val="18"/>
            <w:lang w:val="en-GB"/>
          </w:rPr>
          <w:t>has been</w:t>
        </w:r>
        <w:r w:rsidR="00D447FF" w:rsidRPr="00280E0D">
          <w:rPr>
            <w:rFonts w:cstheme="minorHAnsi"/>
            <w:b/>
            <w:bCs/>
            <w:sz w:val="18"/>
            <w:szCs w:val="18"/>
            <w:lang w:val="en-GB"/>
          </w:rPr>
          <w:t xml:space="preserve"> </w:t>
        </w:r>
      </w:ins>
      <w:r w:rsidR="005B4785" w:rsidRPr="00280E0D">
        <w:rPr>
          <w:rFonts w:cstheme="minorHAnsi"/>
          <w:b/>
          <w:bCs/>
          <w:sz w:val="18"/>
          <w:szCs w:val="18"/>
          <w:lang w:val="en-GB"/>
        </w:rPr>
        <w:t xml:space="preserve">restructured and reformatted following the </w:t>
      </w:r>
      <w:r w:rsidR="00C9263D" w:rsidRPr="00280E0D">
        <w:rPr>
          <w:rFonts w:cstheme="minorHAnsi"/>
          <w:b/>
          <w:bCs/>
          <w:sz w:val="18"/>
          <w:szCs w:val="18"/>
          <w:lang w:val="en-GB"/>
        </w:rPr>
        <w:t>Reviewer</w:t>
      </w:r>
      <w:r w:rsidR="005B4785" w:rsidRPr="00280E0D">
        <w:rPr>
          <w:rFonts w:cstheme="minorHAnsi"/>
          <w:b/>
          <w:bCs/>
          <w:sz w:val="18"/>
          <w:szCs w:val="18"/>
          <w:lang w:val="en-GB"/>
        </w:rPr>
        <w:t>’s comments 1.0 and 2.13.</w:t>
      </w:r>
    </w:p>
    <w:p w14:paraId="536A00BF" w14:textId="27F94DEF" w:rsidR="00AE3DDD" w:rsidRPr="00117074" w:rsidRDefault="00AE3DDD" w:rsidP="00F97FA8">
      <w:pPr>
        <w:spacing w:after="0" w:line="288" w:lineRule="auto"/>
        <w:jc w:val="both"/>
        <w:rPr>
          <w:rFonts w:cstheme="minorHAnsi"/>
          <w:color w:val="0000FF"/>
          <w:sz w:val="18"/>
          <w:szCs w:val="18"/>
          <w:lang w:val="en-GB"/>
        </w:rPr>
      </w:pPr>
      <w:r w:rsidRPr="00117074">
        <w:rPr>
          <w:rFonts w:cstheme="minorHAnsi"/>
          <w:color w:val="0000FF"/>
          <w:sz w:val="18"/>
          <w:szCs w:val="18"/>
          <w:lang w:val="en-GB"/>
        </w:rPr>
        <w:t>2.5. Provide the futuristic projections (example: 2025, 2030, 2050) for the demand, CAGR and production of ammonia and methanol. Also compare the projections with GHG emissions and green production process.</w:t>
      </w:r>
    </w:p>
    <w:p w14:paraId="165B2C8E" w14:textId="0EA822A1" w:rsidR="00AE3DDD" w:rsidRPr="00557E63" w:rsidRDefault="00AE3DDD" w:rsidP="00AE3DDD">
      <w:pPr>
        <w:spacing w:line="288" w:lineRule="auto"/>
        <w:jc w:val="both"/>
        <w:rPr>
          <w:rFonts w:cstheme="minorHAnsi"/>
          <w:b/>
          <w:sz w:val="18"/>
          <w:szCs w:val="18"/>
          <w:lang w:val="en-GB"/>
        </w:rPr>
      </w:pPr>
      <w:r w:rsidRPr="00117074">
        <w:rPr>
          <w:rFonts w:cstheme="minorHAnsi"/>
          <w:sz w:val="18"/>
          <w:szCs w:val="18"/>
          <w:lang w:val="en-GB"/>
        </w:rPr>
        <w:t xml:space="preserve">We appreciate the </w:t>
      </w:r>
      <w:r w:rsidR="00C9263D" w:rsidRPr="00117074">
        <w:rPr>
          <w:rFonts w:cstheme="minorHAnsi"/>
          <w:sz w:val="18"/>
          <w:szCs w:val="18"/>
          <w:lang w:val="en-GB"/>
        </w:rPr>
        <w:t>Reviewer</w:t>
      </w:r>
      <w:r w:rsidR="0076088B" w:rsidRPr="00117074">
        <w:rPr>
          <w:rFonts w:cstheme="minorHAnsi"/>
          <w:sz w:val="18"/>
          <w:szCs w:val="18"/>
          <w:lang w:val="en-GB"/>
        </w:rPr>
        <w:t>’</w:t>
      </w:r>
      <w:r w:rsidRPr="00117074">
        <w:rPr>
          <w:rFonts w:cstheme="minorHAnsi"/>
          <w:sz w:val="18"/>
          <w:szCs w:val="18"/>
          <w:lang w:val="en-GB"/>
        </w:rPr>
        <w:t>s suggestion to include futuristic projections for the demand, compound annual growth rate (CAGR), and ammonia and methanol production.</w:t>
      </w:r>
      <w:r w:rsidR="00584BA7" w:rsidRPr="00117074">
        <w:rPr>
          <w:rFonts w:cstheme="minorHAnsi"/>
          <w:sz w:val="18"/>
          <w:szCs w:val="18"/>
          <w:lang w:val="en-GB"/>
        </w:rPr>
        <w:t xml:space="preserve"> </w:t>
      </w:r>
      <w:r w:rsidR="003709D6" w:rsidRPr="00117074">
        <w:rPr>
          <w:rFonts w:cstheme="minorHAnsi"/>
          <w:sz w:val="18"/>
          <w:szCs w:val="18"/>
          <w:lang w:val="en-GB"/>
        </w:rPr>
        <w:t>The demand for ammonia is directly related to th</w:t>
      </w:r>
      <w:r w:rsidR="00285B67" w:rsidRPr="00117074">
        <w:rPr>
          <w:rFonts w:cstheme="minorHAnsi"/>
          <w:sz w:val="18"/>
          <w:szCs w:val="18"/>
          <w:lang w:val="en-GB"/>
        </w:rPr>
        <w:t xml:space="preserve">e growing population. </w:t>
      </w:r>
      <w:r w:rsidR="006E336B" w:rsidRPr="00117074">
        <w:rPr>
          <w:rFonts w:cstheme="minorHAnsi"/>
          <w:sz w:val="18"/>
          <w:szCs w:val="18"/>
          <w:lang w:val="en-GB"/>
        </w:rPr>
        <w:t>Around</w:t>
      </w:r>
      <w:r w:rsidR="00285B67" w:rsidRPr="00117074">
        <w:rPr>
          <w:rFonts w:cstheme="minorHAnsi"/>
          <w:sz w:val="18"/>
          <w:szCs w:val="18"/>
          <w:lang w:val="en-GB"/>
        </w:rPr>
        <w:t xml:space="preserve"> 185 </w:t>
      </w:r>
      <w:r w:rsidR="00285B67" w:rsidRPr="00E13795">
        <w:rPr>
          <w:rFonts w:cstheme="minorHAnsi"/>
          <w:sz w:val="18"/>
          <w:szCs w:val="18"/>
          <w:lang w:val="en-GB"/>
        </w:rPr>
        <w:t>Mt yr</w:t>
      </w:r>
      <w:r w:rsidR="00285B67" w:rsidRPr="00E13795">
        <w:rPr>
          <w:rFonts w:cstheme="minorHAnsi"/>
          <w:sz w:val="18"/>
          <w:szCs w:val="18"/>
          <w:vertAlign w:val="superscript"/>
          <w:lang w:val="en-GB"/>
        </w:rPr>
        <w:t>–1</w:t>
      </w:r>
      <w:r w:rsidR="00285B67" w:rsidRPr="00E13795">
        <w:rPr>
          <w:rFonts w:cstheme="minorHAnsi"/>
          <w:sz w:val="18"/>
          <w:szCs w:val="18"/>
          <w:lang w:val="en-GB"/>
        </w:rPr>
        <w:t xml:space="preserve"> of ammonia is produced</w:t>
      </w:r>
      <w:r w:rsidR="006E336B" w:rsidRPr="00E13795">
        <w:rPr>
          <w:rFonts w:cstheme="minorHAnsi"/>
          <w:sz w:val="18"/>
          <w:szCs w:val="18"/>
          <w:lang w:val="en-GB"/>
        </w:rPr>
        <w:t xml:space="preserve"> globally</w:t>
      </w:r>
      <w:r w:rsidR="00285B67" w:rsidRPr="00E13795">
        <w:rPr>
          <w:rFonts w:cstheme="minorHAnsi"/>
          <w:sz w:val="18"/>
          <w:szCs w:val="18"/>
          <w:lang w:val="en-GB"/>
        </w:rPr>
        <w:t>, which is responsible for GHG emissions of approximately 0.5 Gt CO</w:t>
      </w:r>
      <w:r w:rsidR="00285B67" w:rsidRPr="00E13795">
        <w:rPr>
          <w:rFonts w:cstheme="minorHAnsi"/>
          <w:sz w:val="18"/>
          <w:szCs w:val="18"/>
          <w:vertAlign w:val="subscript"/>
          <w:lang w:val="en-GB"/>
        </w:rPr>
        <w:t>2</w:t>
      </w:r>
      <w:r w:rsidR="00285B67" w:rsidRPr="00E13795">
        <w:rPr>
          <w:rFonts w:cstheme="minorHAnsi"/>
          <w:sz w:val="18"/>
          <w:szCs w:val="18"/>
          <w:lang w:val="en-GB"/>
        </w:rPr>
        <w:noBreakHyphen/>
        <w:t>eq yr</w:t>
      </w:r>
      <w:r w:rsidR="00285B67" w:rsidRPr="00E13795">
        <w:rPr>
          <w:rFonts w:cstheme="minorHAnsi"/>
          <w:sz w:val="18"/>
          <w:szCs w:val="18"/>
          <w:vertAlign w:val="superscript"/>
          <w:lang w:val="en-GB"/>
        </w:rPr>
        <w:t>–1</w:t>
      </w:r>
      <w:r w:rsidR="00285B67" w:rsidRPr="00E13795">
        <w:rPr>
          <w:rFonts w:cstheme="minorHAnsi"/>
          <w:sz w:val="18"/>
          <w:szCs w:val="18"/>
          <w:lang w:val="en-GB"/>
        </w:rPr>
        <w:t xml:space="preserve"> </w:t>
      </w:r>
      <w:r w:rsidR="00285B67" w:rsidRPr="00E13795">
        <w:rPr>
          <w:rFonts w:cstheme="minorHAnsi"/>
          <w:bCs/>
          <w:sz w:val="18"/>
          <w:szCs w:val="18"/>
          <w:lang w:val="en-GB"/>
        </w:rPr>
        <w:t>[</w:t>
      </w:r>
      <w:r w:rsidR="00D360F3" w:rsidRPr="00E13795">
        <w:rPr>
          <w:rFonts w:cstheme="minorHAnsi"/>
          <w:bCs/>
          <w:i/>
          <w:iCs/>
          <w:sz w:val="18"/>
          <w:szCs w:val="18"/>
          <w:lang w:val="en-GB"/>
        </w:rPr>
        <w:t>Ammonia Technology Roadmap: Towards more sustainable nitrogen fertiliser production</w:t>
      </w:r>
      <w:r w:rsidR="00D360F3" w:rsidRPr="00E13795">
        <w:rPr>
          <w:rFonts w:cstheme="minorHAnsi"/>
          <w:bCs/>
          <w:i/>
          <w:sz w:val="18"/>
          <w:szCs w:val="18"/>
          <w:lang w:val="en-GB"/>
        </w:rPr>
        <w:t xml:space="preserve">, International Energy Agency, </w:t>
      </w:r>
      <w:r w:rsidR="00D360F3" w:rsidRPr="00E13795">
        <w:rPr>
          <w:rFonts w:cstheme="minorHAnsi"/>
          <w:bCs/>
          <w:sz w:val="18"/>
          <w:szCs w:val="18"/>
          <w:lang w:val="en-GB"/>
        </w:rPr>
        <w:t>2021</w:t>
      </w:r>
      <w:r w:rsidR="00285B67" w:rsidRPr="00E13795">
        <w:rPr>
          <w:rFonts w:cstheme="minorHAnsi"/>
          <w:bCs/>
          <w:sz w:val="18"/>
          <w:szCs w:val="18"/>
          <w:lang w:val="en-GB"/>
        </w:rPr>
        <w:t>].</w:t>
      </w:r>
      <w:r w:rsidR="00285B67" w:rsidRPr="00E13795">
        <w:rPr>
          <w:rFonts w:cstheme="minorHAnsi"/>
          <w:sz w:val="18"/>
          <w:szCs w:val="18"/>
          <w:lang w:val="en-GB"/>
        </w:rPr>
        <w:t xml:space="preserve"> The demand for ammonia is expected to</w:t>
      </w:r>
      <w:r w:rsidR="006E336B" w:rsidRPr="00E13795">
        <w:rPr>
          <w:rFonts w:cstheme="minorHAnsi"/>
          <w:sz w:val="18"/>
          <w:szCs w:val="18"/>
          <w:lang w:val="en-GB"/>
        </w:rPr>
        <w:t xml:space="preserve"> increase to</w:t>
      </w:r>
      <w:r w:rsidR="00285B67" w:rsidRPr="00E13795">
        <w:rPr>
          <w:rFonts w:cstheme="minorHAnsi"/>
          <w:sz w:val="18"/>
          <w:szCs w:val="18"/>
          <w:lang w:val="en-GB"/>
        </w:rPr>
        <w:t xml:space="preserve"> 355 Mt yr</w:t>
      </w:r>
      <w:r w:rsidR="00285B67" w:rsidRPr="00E13795">
        <w:rPr>
          <w:rFonts w:cstheme="minorHAnsi"/>
          <w:sz w:val="18"/>
          <w:szCs w:val="18"/>
          <w:vertAlign w:val="superscript"/>
          <w:lang w:val="en-GB"/>
        </w:rPr>
        <w:t>–1</w:t>
      </w:r>
      <w:r w:rsidR="00285B67" w:rsidRPr="00E13795">
        <w:rPr>
          <w:rFonts w:cstheme="minorHAnsi"/>
          <w:sz w:val="18"/>
          <w:szCs w:val="18"/>
          <w:lang w:val="en-GB"/>
        </w:rPr>
        <w:t xml:space="preserve"> by 2050 </w:t>
      </w:r>
      <w:r w:rsidR="008F1E1E" w:rsidRPr="00E13795">
        <w:rPr>
          <w:rFonts w:cstheme="minorHAnsi"/>
          <w:bCs/>
          <w:sz w:val="18"/>
          <w:szCs w:val="18"/>
          <w:lang w:val="en-GB"/>
        </w:rPr>
        <w:t>[</w:t>
      </w:r>
      <w:r w:rsidR="008F1E1E" w:rsidRPr="00E13795">
        <w:rPr>
          <w:rFonts w:cstheme="minorHAnsi"/>
          <w:bCs/>
          <w:i/>
          <w:iCs/>
          <w:sz w:val="18"/>
          <w:szCs w:val="18"/>
          <w:lang w:val="en-GB"/>
        </w:rPr>
        <w:t>Ammonia Technology Roadmap: Towards more sustainable nitrogen fertiliser production</w:t>
      </w:r>
      <w:r w:rsidR="008F1E1E" w:rsidRPr="00E13795">
        <w:rPr>
          <w:rFonts w:cstheme="minorHAnsi"/>
          <w:bCs/>
          <w:i/>
          <w:sz w:val="18"/>
          <w:szCs w:val="18"/>
          <w:lang w:val="en-GB"/>
        </w:rPr>
        <w:t xml:space="preserve">, International Energy Agency, </w:t>
      </w:r>
      <w:r w:rsidR="008F1E1E" w:rsidRPr="00E13795">
        <w:rPr>
          <w:rFonts w:cstheme="minorHAnsi"/>
          <w:bCs/>
          <w:sz w:val="18"/>
          <w:szCs w:val="18"/>
          <w:lang w:val="en-GB"/>
        </w:rPr>
        <w:t>2021]</w:t>
      </w:r>
      <w:r w:rsidR="00285B67" w:rsidRPr="00E13795">
        <w:rPr>
          <w:rFonts w:cstheme="minorHAnsi"/>
          <w:sz w:val="18"/>
          <w:szCs w:val="18"/>
          <w:lang w:val="en-GB"/>
        </w:rPr>
        <w:t xml:space="preserve">. </w:t>
      </w:r>
      <w:r w:rsidR="0076088B" w:rsidRPr="00E13795">
        <w:rPr>
          <w:rFonts w:cstheme="minorHAnsi"/>
          <w:sz w:val="18"/>
          <w:szCs w:val="18"/>
          <w:lang w:val="en-GB"/>
        </w:rPr>
        <w:t xml:space="preserve">Similarly, global methanol production </w:t>
      </w:r>
      <w:r w:rsidR="006E336B" w:rsidRPr="00E13795">
        <w:rPr>
          <w:rFonts w:cstheme="minorHAnsi"/>
          <w:sz w:val="18"/>
          <w:szCs w:val="18"/>
          <w:lang w:val="en-GB"/>
        </w:rPr>
        <w:t>currently stands</w:t>
      </w:r>
      <w:r w:rsidR="0076088B" w:rsidRPr="00E13795">
        <w:rPr>
          <w:rFonts w:cstheme="minorHAnsi"/>
          <w:sz w:val="18"/>
          <w:szCs w:val="18"/>
          <w:lang w:val="en-GB"/>
        </w:rPr>
        <w:t xml:space="preserve"> at 100 Mt yr</w:t>
      </w:r>
      <w:r w:rsidR="0076088B" w:rsidRPr="00E13795">
        <w:rPr>
          <w:rFonts w:cstheme="minorHAnsi"/>
          <w:sz w:val="18"/>
          <w:szCs w:val="18"/>
          <w:vertAlign w:val="superscript"/>
          <w:lang w:val="en-GB"/>
        </w:rPr>
        <w:t>–1</w:t>
      </w:r>
      <w:r w:rsidR="006E336B" w:rsidRPr="00E13795">
        <w:rPr>
          <w:rFonts w:cstheme="minorHAnsi"/>
          <w:sz w:val="18"/>
          <w:szCs w:val="18"/>
          <w:lang w:val="en-GB"/>
        </w:rPr>
        <w:t>,</w:t>
      </w:r>
      <w:r w:rsidR="0076088B" w:rsidRPr="00E13795">
        <w:rPr>
          <w:rFonts w:cstheme="minorHAnsi"/>
          <w:sz w:val="18"/>
          <w:szCs w:val="18"/>
          <w:lang w:val="en-GB"/>
        </w:rPr>
        <w:t xml:space="preserve"> corresponding to GHG emissions of around 0.3 Gt CO</w:t>
      </w:r>
      <w:r w:rsidR="0076088B" w:rsidRPr="00E13795">
        <w:rPr>
          <w:rFonts w:cstheme="minorHAnsi"/>
          <w:sz w:val="18"/>
          <w:szCs w:val="18"/>
          <w:vertAlign w:val="subscript"/>
          <w:lang w:val="en-GB"/>
        </w:rPr>
        <w:t>2</w:t>
      </w:r>
      <w:r w:rsidR="0076088B" w:rsidRPr="00E13795">
        <w:rPr>
          <w:rFonts w:cstheme="minorHAnsi"/>
          <w:sz w:val="18"/>
          <w:szCs w:val="18"/>
          <w:lang w:val="en-GB"/>
        </w:rPr>
        <w:noBreakHyphen/>
        <w:t>eq yr</w:t>
      </w:r>
      <w:r w:rsidR="0076088B" w:rsidRPr="00E13795">
        <w:rPr>
          <w:rFonts w:cstheme="minorHAnsi"/>
          <w:sz w:val="18"/>
          <w:szCs w:val="18"/>
          <w:vertAlign w:val="superscript"/>
          <w:lang w:val="en-GB"/>
        </w:rPr>
        <w:t>–1</w:t>
      </w:r>
      <w:r w:rsidR="0076088B" w:rsidRPr="00E13795">
        <w:rPr>
          <w:rFonts w:cstheme="minorHAnsi"/>
          <w:sz w:val="18"/>
          <w:szCs w:val="18"/>
          <w:lang w:val="en-GB"/>
        </w:rPr>
        <w:t xml:space="preserve"> [</w:t>
      </w:r>
      <w:r w:rsidR="00AB60E4" w:rsidRPr="00E13795">
        <w:rPr>
          <w:rFonts w:cstheme="minorHAnsi"/>
          <w:i/>
          <w:iCs/>
          <w:sz w:val="18"/>
          <w:szCs w:val="18"/>
          <w:lang w:val="en-GB"/>
        </w:rPr>
        <w:t>Innovation Outlook: Renewable Methanol</w:t>
      </w:r>
      <w:r w:rsidR="00AB60E4" w:rsidRPr="00E13795">
        <w:rPr>
          <w:rFonts w:cstheme="minorHAnsi"/>
          <w:i/>
          <w:sz w:val="18"/>
          <w:szCs w:val="18"/>
          <w:lang w:val="en-GB"/>
        </w:rPr>
        <w:t xml:space="preserve">, International Renewable </w:t>
      </w:r>
      <w:r w:rsidR="00AB60E4" w:rsidRPr="00557E63">
        <w:rPr>
          <w:rFonts w:cstheme="minorHAnsi"/>
          <w:i/>
          <w:sz w:val="18"/>
          <w:szCs w:val="18"/>
          <w:lang w:val="en-GB"/>
        </w:rPr>
        <w:t xml:space="preserve">Energy Agency, </w:t>
      </w:r>
      <w:r w:rsidR="00AB60E4" w:rsidRPr="00557E63">
        <w:rPr>
          <w:rFonts w:cstheme="minorHAnsi"/>
          <w:sz w:val="18"/>
          <w:szCs w:val="18"/>
          <w:lang w:val="en-GB"/>
        </w:rPr>
        <w:t>2021</w:t>
      </w:r>
      <w:r w:rsidR="0076088B" w:rsidRPr="00557E63">
        <w:rPr>
          <w:rFonts w:cstheme="minorHAnsi"/>
          <w:sz w:val="18"/>
          <w:szCs w:val="18"/>
          <w:lang w:val="en-GB"/>
        </w:rPr>
        <w:t xml:space="preserve">]. According to future projections, methanol demand is </w:t>
      </w:r>
      <w:r w:rsidR="00330E07" w:rsidRPr="00557E63">
        <w:rPr>
          <w:rFonts w:cstheme="minorHAnsi"/>
          <w:sz w:val="18"/>
          <w:szCs w:val="18"/>
          <w:lang w:val="en-GB"/>
        </w:rPr>
        <w:t>predicted</w:t>
      </w:r>
      <w:r w:rsidR="0076088B" w:rsidRPr="00557E63">
        <w:rPr>
          <w:rFonts w:cstheme="minorHAnsi"/>
          <w:sz w:val="18"/>
          <w:szCs w:val="18"/>
          <w:lang w:val="en-GB"/>
        </w:rPr>
        <w:t xml:space="preserve"> to increase to 500 Mt yr</w:t>
      </w:r>
      <w:r w:rsidR="0076088B" w:rsidRPr="00557E63">
        <w:rPr>
          <w:rFonts w:cstheme="minorHAnsi"/>
          <w:sz w:val="18"/>
          <w:szCs w:val="18"/>
          <w:vertAlign w:val="superscript"/>
          <w:lang w:val="en-GB"/>
        </w:rPr>
        <w:t>–1</w:t>
      </w:r>
      <w:r w:rsidR="0076088B" w:rsidRPr="00557E63">
        <w:rPr>
          <w:rFonts w:cstheme="minorHAnsi"/>
          <w:sz w:val="18"/>
          <w:szCs w:val="18"/>
          <w:lang w:val="en-GB"/>
        </w:rPr>
        <w:t xml:space="preserve"> by 2050 </w:t>
      </w:r>
      <w:r w:rsidR="00E64A75" w:rsidRPr="00557E63">
        <w:rPr>
          <w:rFonts w:cstheme="minorHAnsi"/>
          <w:sz w:val="18"/>
          <w:szCs w:val="18"/>
          <w:lang w:val="en-GB"/>
        </w:rPr>
        <w:t>[</w:t>
      </w:r>
      <w:r w:rsidR="00E64A75" w:rsidRPr="00557E63">
        <w:rPr>
          <w:rFonts w:cstheme="minorHAnsi"/>
          <w:i/>
          <w:iCs/>
          <w:sz w:val="18"/>
          <w:szCs w:val="18"/>
          <w:lang w:val="en-GB"/>
        </w:rPr>
        <w:t>Global Renewables Outlook: Energy transformation 2050</w:t>
      </w:r>
      <w:r w:rsidR="00E64A75" w:rsidRPr="00557E63">
        <w:rPr>
          <w:rFonts w:cstheme="minorHAnsi"/>
          <w:sz w:val="18"/>
          <w:szCs w:val="18"/>
          <w:lang w:val="en-GB"/>
        </w:rPr>
        <w:t xml:space="preserve">, </w:t>
      </w:r>
      <w:r w:rsidR="0021755B" w:rsidRPr="00557E63">
        <w:rPr>
          <w:rFonts w:cstheme="minorHAnsi"/>
          <w:i/>
          <w:sz w:val="18"/>
          <w:szCs w:val="18"/>
          <w:lang w:val="en-GB"/>
        </w:rPr>
        <w:t>International Renewable Energy Agency</w:t>
      </w:r>
      <w:r w:rsidR="00E64A75" w:rsidRPr="00557E63">
        <w:rPr>
          <w:rFonts w:cstheme="minorHAnsi"/>
          <w:sz w:val="18"/>
          <w:szCs w:val="18"/>
          <w:lang w:val="en-GB"/>
        </w:rPr>
        <w:t>, 2020</w:t>
      </w:r>
      <w:r w:rsidR="0076088B" w:rsidRPr="00557E63">
        <w:rPr>
          <w:rFonts w:cstheme="minorHAnsi"/>
          <w:sz w:val="18"/>
          <w:szCs w:val="18"/>
          <w:lang w:val="en-GB"/>
        </w:rPr>
        <w:t xml:space="preserve">]. </w:t>
      </w:r>
      <w:r w:rsidR="00847632" w:rsidRPr="00557E63">
        <w:rPr>
          <w:rFonts w:cstheme="minorHAnsi"/>
          <w:b/>
          <w:sz w:val="18"/>
          <w:szCs w:val="18"/>
          <w:lang w:val="en-GB"/>
        </w:rPr>
        <w:t>T</w:t>
      </w:r>
      <w:r w:rsidRPr="00557E63">
        <w:rPr>
          <w:rFonts w:cstheme="minorHAnsi"/>
          <w:b/>
          <w:sz w:val="18"/>
          <w:szCs w:val="18"/>
          <w:lang w:val="en-GB"/>
        </w:rPr>
        <w:t xml:space="preserve">he </w:t>
      </w:r>
      <w:r w:rsidR="0076088B" w:rsidRPr="00557E63">
        <w:rPr>
          <w:rFonts w:cstheme="minorHAnsi"/>
          <w:b/>
          <w:sz w:val="18"/>
          <w:szCs w:val="18"/>
          <w:lang w:val="en-GB"/>
        </w:rPr>
        <w:t>corresponding text was</w:t>
      </w:r>
      <w:r w:rsidRPr="00557E63">
        <w:rPr>
          <w:rFonts w:cstheme="minorHAnsi"/>
          <w:b/>
          <w:sz w:val="18"/>
          <w:szCs w:val="18"/>
          <w:lang w:val="en-GB"/>
        </w:rPr>
        <w:t xml:space="preserve"> added to the introduction</w:t>
      </w:r>
      <w:r w:rsidR="0076088B" w:rsidRPr="00557E63">
        <w:rPr>
          <w:rFonts w:cstheme="minorHAnsi"/>
          <w:b/>
          <w:sz w:val="18"/>
          <w:szCs w:val="18"/>
          <w:lang w:val="en-GB"/>
        </w:rPr>
        <w:t xml:space="preserve"> to highlight the </w:t>
      </w:r>
      <w:r w:rsidR="00952C19" w:rsidRPr="00557E63">
        <w:rPr>
          <w:rFonts w:cstheme="minorHAnsi"/>
          <w:b/>
          <w:sz w:val="18"/>
          <w:szCs w:val="18"/>
          <w:lang w:val="en-GB"/>
        </w:rPr>
        <w:t xml:space="preserve">global </w:t>
      </w:r>
      <w:r w:rsidR="0076088B" w:rsidRPr="00557E63">
        <w:rPr>
          <w:rFonts w:cstheme="minorHAnsi"/>
          <w:b/>
          <w:sz w:val="18"/>
          <w:szCs w:val="18"/>
          <w:lang w:val="en-GB"/>
        </w:rPr>
        <w:t xml:space="preserve">demand and importance of ammonia and methanol </w:t>
      </w:r>
      <w:r w:rsidRPr="00557E63">
        <w:rPr>
          <w:rFonts w:cstheme="minorHAnsi"/>
          <w:b/>
          <w:bCs/>
          <w:sz w:val="18"/>
          <w:szCs w:val="18"/>
          <w:lang w:val="en-GB"/>
        </w:rPr>
        <w:t>(page </w:t>
      </w:r>
      <w:r w:rsidR="00E13795" w:rsidRPr="00557E63">
        <w:rPr>
          <w:rFonts w:cstheme="minorHAnsi"/>
          <w:b/>
          <w:bCs/>
          <w:sz w:val="18"/>
          <w:szCs w:val="18"/>
          <w:lang w:val="en-GB"/>
        </w:rPr>
        <w:t>1</w:t>
      </w:r>
      <w:r w:rsidRPr="00557E63">
        <w:rPr>
          <w:rFonts w:cstheme="minorHAnsi"/>
          <w:b/>
          <w:bCs/>
          <w:sz w:val="18"/>
          <w:szCs w:val="18"/>
          <w:lang w:val="en-GB"/>
        </w:rPr>
        <w:t>, line </w:t>
      </w:r>
      <w:r w:rsidR="00E13795" w:rsidRPr="00557E63">
        <w:rPr>
          <w:rFonts w:cstheme="minorHAnsi"/>
          <w:b/>
          <w:bCs/>
          <w:sz w:val="18"/>
          <w:szCs w:val="18"/>
          <w:lang w:val="en-GB"/>
        </w:rPr>
        <w:t>9</w:t>
      </w:r>
      <w:r w:rsidRPr="00557E63">
        <w:rPr>
          <w:rFonts w:cstheme="minorHAnsi"/>
          <w:b/>
          <w:bCs/>
          <w:sz w:val="18"/>
          <w:szCs w:val="18"/>
          <w:lang w:val="en-GB"/>
        </w:rPr>
        <w:t xml:space="preserve">, </w:t>
      </w:r>
      <w:r w:rsidR="00E13795" w:rsidRPr="00557E63">
        <w:rPr>
          <w:rFonts w:cstheme="minorHAnsi"/>
          <w:b/>
          <w:bCs/>
          <w:sz w:val="18"/>
          <w:szCs w:val="18"/>
          <w:lang w:val="en-GB"/>
        </w:rPr>
        <w:t>left</w:t>
      </w:r>
      <w:r w:rsidRPr="00557E63">
        <w:rPr>
          <w:rFonts w:cstheme="minorHAnsi"/>
          <w:b/>
          <w:bCs/>
          <w:sz w:val="18"/>
          <w:szCs w:val="18"/>
          <w:lang w:val="en-GB"/>
        </w:rPr>
        <w:t> column)</w:t>
      </w:r>
      <w:r w:rsidR="0076088B" w:rsidRPr="00557E63">
        <w:rPr>
          <w:rFonts w:cstheme="minorHAnsi"/>
          <w:b/>
          <w:bCs/>
          <w:sz w:val="18"/>
          <w:szCs w:val="18"/>
          <w:lang w:val="en-GB"/>
        </w:rPr>
        <w:t>.</w:t>
      </w:r>
    </w:p>
    <w:p w14:paraId="32C39219" w14:textId="77777777" w:rsidR="00AE3DDD" w:rsidRPr="00557E63" w:rsidRDefault="00AE3DDD" w:rsidP="00F97FA8">
      <w:pPr>
        <w:spacing w:after="0" w:line="288" w:lineRule="auto"/>
        <w:jc w:val="both"/>
        <w:rPr>
          <w:rFonts w:cstheme="minorHAnsi"/>
          <w:color w:val="0000FF"/>
          <w:sz w:val="18"/>
          <w:szCs w:val="18"/>
          <w:lang w:val="en-GB"/>
        </w:rPr>
      </w:pPr>
      <w:r w:rsidRPr="00557E63">
        <w:rPr>
          <w:rFonts w:cstheme="minorHAnsi"/>
          <w:color w:val="0000FF"/>
          <w:sz w:val="18"/>
          <w:szCs w:val="18"/>
          <w:lang w:val="en-GB"/>
        </w:rPr>
        <w:t>2.6. In results, how can you say that increase in natural gas prices leads to search for alternative fuels? GHG emissions, depletion of fossil reserves, need and demand of chemicals leads in search for alternative low carbon chemicals.</w:t>
      </w:r>
    </w:p>
    <w:p w14:paraId="1CEB378A" w14:textId="095DB02F" w:rsidR="00AE3DDD" w:rsidRPr="00557E63" w:rsidRDefault="008D3941" w:rsidP="00AE3DDD">
      <w:pPr>
        <w:spacing w:line="288" w:lineRule="auto"/>
        <w:jc w:val="both"/>
        <w:rPr>
          <w:rFonts w:cstheme="minorHAnsi"/>
          <w:sz w:val="18"/>
          <w:szCs w:val="18"/>
          <w:lang w:val="en-GB"/>
        </w:rPr>
      </w:pPr>
      <w:r w:rsidRPr="00557E63">
        <w:rPr>
          <w:rFonts w:cstheme="minorHAnsi"/>
          <w:sz w:val="18"/>
          <w:szCs w:val="18"/>
          <w:lang w:val="en-GB"/>
        </w:rPr>
        <w:t xml:space="preserve">While we agree with the </w:t>
      </w:r>
      <w:r w:rsidR="00C9263D" w:rsidRPr="00557E63">
        <w:rPr>
          <w:rFonts w:cstheme="minorHAnsi"/>
          <w:sz w:val="18"/>
          <w:szCs w:val="18"/>
          <w:lang w:val="en-GB"/>
        </w:rPr>
        <w:t>Reviewer</w:t>
      </w:r>
      <w:r w:rsidRPr="00557E63">
        <w:rPr>
          <w:rFonts w:cstheme="minorHAnsi"/>
          <w:sz w:val="18"/>
          <w:szCs w:val="18"/>
          <w:lang w:val="en-GB"/>
        </w:rPr>
        <w:t xml:space="preserve"> that factors such as GHG emissions, the depletion of fossil reserves, and the demand for chemicals contribute to the search for alternative low-carbon chemicals, we also believe that it is crucial to acknowledge the significant role that energy prices can play in the transition towards sustainable production pathways. Notably, natural gas reserves are abundant and will continue to provide a reliable energy source for many years. However, the novelty of this work is that the surging energy prices (natural gas and electricity) can act as a catalyst and drive Europe to lead the grand transition towards sustainable production pathways. The escalation in energy prices has heavily impacted various industries that rely on natural gas. Therefore, in the face of high energy prices, the industry will be compelled to seek alternatives that are not only economically viable but also environmentally sustainable. </w:t>
      </w:r>
      <w:r w:rsidR="00AE3DDD" w:rsidRPr="00557E63">
        <w:rPr>
          <w:rFonts w:cstheme="minorHAnsi"/>
          <w:b/>
          <w:sz w:val="18"/>
          <w:szCs w:val="18"/>
          <w:lang w:val="en-GB"/>
        </w:rPr>
        <w:t xml:space="preserve">To </w:t>
      </w:r>
      <w:r w:rsidR="00200AC8" w:rsidRPr="00557E63">
        <w:rPr>
          <w:rFonts w:cstheme="minorHAnsi"/>
          <w:b/>
          <w:sz w:val="18"/>
          <w:szCs w:val="18"/>
          <w:lang w:val="en-GB"/>
        </w:rPr>
        <w:t>enhance the clarity of our approach</w:t>
      </w:r>
      <w:r w:rsidR="00AE3DDD" w:rsidRPr="00557E63">
        <w:rPr>
          <w:rFonts w:cstheme="minorHAnsi"/>
          <w:b/>
          <w:sz w:val="18"/>
          <w:szCs w:val="18"/>
          <w:lang w:val="en-GB"/>
        </w:rPr>
        <w:t>, the results sub</w:t>
      </w:r>
      <w:r w:rsidR="00AE3DDD" w:rsidRPr="00557E63">
        <w:rPr>
          <w:rFonts w:cstheme="minorHAnsi"/>
          <w:b/>
          <w:sz w:val="18"/>
          <w:szCs w:val="18"/>
          <w:lang w:val="en-GB"/>
        </w:rPr>
        <w:noBreakHyphen/>
        <w:t xml:space="preserve">section heading was changed to: </w:t>
      </w:r>
      <w:commentRangeStart w:id="20"/>
      <w:r w:rsidR="00AE3DDD" w:rsidRPr="00557E63">
        <w:rPr>
          <w:rFonts w:cstheme="minorHAnsi"/>
          <w:b/>
          <w:sz w:val="18"/>
          <w:szCs w:val="18"/>
          <w:lang w:val="en-GB"/>
        </w:rPr>
        <w:t xml:space="preserve">“Surging energy prices </w:t>
      </w:r>
      <w:del w:id="21" w:author="Pérez-Ramirez  Javier" w:date="2023-06-02T15:40:00Z">
        <w:r w:rsidR="00AE3DDD" w:rsidRPr="00557E63" w:rsidDel="00D447FF">
          <w:rPr>
            <w:rFonts w:cstheme="minorHAnsi"/>
            <w:b/>
            <w:sz w:val="18"/>
            <w:szCs w:val="18"/>
            <w:lang w:val="en-GB"/>
          </w:rPr>
          <w:delText>act as a catalyst in</w:delText>
        </w:r>
      </w:del>
      <w:ins w:id="22" w:author="Pérez-Ramirez  Javier" w:date="2023-06-02T15:40:00Z">
        <w:r w:rsidR="00D447FF">
          <w:rPr>
            <w:rFonts w:cstheme="minorHAnsi"/>
            <w:b/>
            <w:sz w:val="18"/>
            <w:szCs w:val="18"/>
            <w:lang w:val="en-GB"/>
          </w:rPr>
          <w:t>drive</w:t>
        </w:r>
      </w:ins>
      <w:r w:rsidR="00AE3DDD" w:rsidRPr="00557E63">
        <w:rPr>
          <w:rFonts w:cstheme="minorHAnsi"/>
          <w:b/>
          <w:sz w:val="18"/>
          <w:szCs w:val="18"/>
          <w:lang w:val="en-GB"/>
        </w:rPr>
        <w:t xml:space="preserve"> </w:t>
      </w:r>
      <w:del w:id="23" w:author="Pérez-Ramirez  Javier" w:date="2023-06-02T15:41:00Z">
        <w:r w:rsidR="00AE3DDD" w:rsidRPr="00557E63" w:rsidDel="00D447FF">
          <w:rPr>
            <w:rFonts w:cstheme="minorHAnsi"/>
            <w:b/>
            <w:sz w:val="18"/>
            <w:szCs w:val="18"/>
            <w:lang w:val="en-GB"/>
          </w:rPr>
          <w:delText xml:space="preserve">the search for </w:delText>
        </w:r>
      </w:del>
      <w:r w:rsidR="00AE3DDD" w:rsidRPr="00557E63">
        <w:rPr>
          <w:rFonts w:cstheme="minorHAnsi"/>
          <w:b/>
          <w:sz w:val="18"/>
          <w:szCs w:val="18"/>
          <w:lang w:val="en-GB"/>
        </w:rPr>
        <w:t>low</w:t>
      </w:r>
      <w:r w:rsidR="00AE3DDD" w:rsidRPr="00557E63">
        <w:rPr>
          <w:rFonts w:cstheme="minorHAnsi"/>
          <w:b/>
          <w:sz w:val="18"/>
          <w:szCs w:val="18"/>
          <w:lang w:val="en-GB"/>
        </w:rPr>
        <w:noBreakHyphen/>
        <w:t xml:space="preserve">carbon </w:t>
      </w:r>
      <w:ins w:id="24" w:author="Pérez-Ramirez  Javier" w:date="2023-06-02T15:40:00Z">
        <w:r w:rsidR="00D447FF">
          <w:rPr>
            <w:rFonts w:cstheme="minorHAnsi"/>
            <w:b/>
            <w:sz w:val="18"/>
            <w:szCs w:val="18"/>
            <w:lang w:val="en-GB"/>
          </w:rPr>
          <w:t>technologies</w:t>
        </w:r>
      </w:ins>
      <w:del w:id="25" w:author="Pérez-Ramirez  Javier" w:date="2023-06-02T15:40:00Z">
        <w:r w:rsidR="00AE3DDD" w:rsidRPr="00557E63" w:rsidDel="00D447FF">
          <w:rPr>
            <w:rFonts w:cstheme="minorHAnsi"/>
            <w:b/>
            <w:sz w:val="18"/>
            <w:szCs w:val="18"/>
            <w:lang w:val="en-GB"/>
          </w:rPr>
          <w:delText>alternatives</w:delText>
        </w:r>
      </w:del>
      <w:r w:rsidR="00AE3DDD" w:rsidRPr="00557E63">
        <w:rPr>
          <w:rFonts w:cstheme="minorHAnsi"/>
          <w:b/>
          <w:sz w:val="18"/>
          <w:szCs w:val="18"/>
          <w:lang w:val="en-GB"/>
        </w:rPr>
        <w:t>.”</w:t>
      </w:r>
      <w:commentRangeEnd w:id="20"/>
      <w:r w:rsidR="00D447FF">
        <w:rPr>
          <w:rStyle w:val="CommentReference"/>
          <w:rFonts w:eastAsiaTheme="minorEastAsia"/>
          <w:lang w:val="en-US"/>
        </w:rPr>
        <w:commentReference w:id="20"/>
      </w:r>
    </w:p>
    <w:p w14:paraId="51DC485C" w14:textId="77777777" w:rsidR="00AE3DDD" w:rsidRPr="00557E63" w:rsidRDefault="00AE3DDD" w:rsidP="00F97FA8">
      <w:pPr>
        <w:spacing w:after="0" w:line="288" w:lineRule="auto"/>
        <w:jc w:val="both"/>
        <w:rPr>
          <w:rFonts w:cstheme="minorHAnsi"/>
          <w:color w:val="0000FF"/>
          <w:sz w:val="18"/>
          <w:szCs w:val="18"/>
          <w:lang w:val="en-GB"/>
        </w:rPr>
      </w:pPr>
      <w:r w:rsidRPr="00557E63">
        <w:rPr>
          <w:rFonts w:cstheme="minorHAnsi"/>
          <w:color w:val="0000FF"/>
          <w:sz w:val="18"/>
          <w:szCs w:val="18"/>
          <w:lang w:val="en-GB"/>
        </w:rPr>
        <w:t>2.7. In results, discuss the Fig S1 and S2 in the running text and place the figure in the main manuscript.</w:t>
      </w:r>
    </w:p>
    <w:p w14:paraId="511C42D5" w14:textId="464633B5" w:rsidR="00C0397A" w:rsidRPr="00C0397A" w:rsidRDefault="00C0397A" w:rsidP="00C0397A">
      <w:pPr>
        <w:spacing w:after="0" w:line="288" w:lineRule="auto"/>
        <w:jc w:val="both"/>
        <w:rPr>
          <w:rFonts w:cstheme="minorHAnsi"/>
          <w:sz w:val="18"/>
          <w:szCs w:val="18"/>
          <w:lang w:val="en-GB"/>
        </w:rPr>
      </w:pPr>
      <w:r w:rsidRPr="00557E63">
        <w:rPr>
          <w:rFonts w:cstheme="minorHAnsi"/>
          <w:sz w:val="18"/>
          <w:szCs w:val="18"/>
          <w:lang w:val="en-GB"/>
        </w:rPr>
        <w:t xml:space="preserve">We believe that the placement of </w:t>
      </w:r>
      <w:r w:rsidRPr="00557E63">
        <w:rPr>
          <w:rFonts w:cstheme="minorHAnsi"/>
          <w:b/>
          <w:sz w:val="18"/>
          <w:szCs w:val="18"/>
          <w:lang w:val="en-GB"/>
        </w:rPr>
        <w:t>Figure S1</w:t>
      </w:r>
      <w:r w:rsidRPr="00557E63">
        <w:rPr>
          <w:rFonts w:cstheme="minorHAnsi"/>
          <w:sz w:val="18"/>
          <w:szCs w:val="18"/>
          <w:lang w:val="en-GB"/>
        </w:rPr>
        <w:t xml:space="preserve"> and </w:t>
      </w:r>
      <w:r w:rsidRPr="00557E63">
        <w:rPr>
          <w:rFonts w:cstheme="minorHAnsi"/>
          <w:b/>
          <w:sz w:val="18"/>
          <w:szCs w:val="18"/>
          <w:lang w:val="en-GB"/>
        </w:rPr>
        <w:t>Figure S2</w:t>
      </w:r>
      <w:r w:rsidRPr="00557E63">
        <w:rPr>
          <w:rFonts w:cstheme="minorHAnsi"/>
          <w:sz w:val="18"/>
          <w:szCs w:val="18"/>
          <w:lang w:val="en-GB"/>
        </w:rPr>
        <w:t xml:space="preserve"> is appropriate. The reason is that the primary goal of this work is to convey the message of how green routes fare economically in the current geopolitical </w:t>
      </w:r>
      <w:r w:rsidR="00235E9E" w:rsidRPr="00557E63">
        <w:rPr>
          <w:rFonts w:cstheme="minorHAnsi"/>
          <w:sz w:val="18"/>
          <w:szCs w:val="18"/>
          <w:lang w:val="en-GB"/>
        </w:rPr>
        <w:t>scenario.</w:t>
      </w:r>
      <w:r w:rsidRPr="00557E63">
        <w:rPr>
          <w:rFonts w:cstheme="minorHAnsi"/>
          <w:sz w:val="18"/>
          <w:szCs w:val="18"/>
          <w:lang w:val="en-GB"/>
        </w:rPr>
        <w:t xml:space="preserve"> Section 1 of the ESI, along with </w:t>
      </w:r>
      <w:r w:rsidRPr="00557E63">
        <w:rPr>
          <w:rFonts w:cstheme="minorHAnsi"/>
          <w:b/>
          <w:sz w:val="18"/>
          <w:szCs w:val="18"/>
          <w:lang w:val="en-GB"/>
        </w:rPr>
        <w:t>Figure</w:t>
      </w:r>
      <w:r w:rsidR="00E31CC0" w:rsidRPr="00557E63">
        <w:rPr>
          <w:rFonts w:cstheme="minorHAnsi"/>
          <w:b/>
          <w:sz w:val="18"/>
          <w:szCs w:val="18"/>
          <w:lang w:val="en-GB"/>
        </w:rPr>
        <w:t>s</w:t>
      </w:r>
      <w:r w:rsidRPr="00557E63">
        <w:rPr>
          <w:rFonts w:cstheme="minorHAnsi"/>
          <w:b/>
          <w:sz w:val="18"/>
          <w:szCs w:val="18"/>
          <w:lang w:val="en-GB"/>
        </w:rPr>
        <w:t> S1</w:t>
      </w:r>
      <w:r w:rsidRPr="00557E63">
        <w:rPr>
          <w:rFonts w:cstheme="minorHAnsi"/>
          <w:sz w:val="18"/>
          <w:szCs w:val="18"/>
          <w:lang w:val="en-GB"/>
        </w:rPr>
        <w:t xml:space="preserve"> and </w:t>
      </w:r>
      <w:r w:rsidRPr="00557E63">
        <w:rPr>
          <w:rFonts w:cstheme="minorHAnsi"/>
          <w:b/>
          <w:sz w:val="18"/>
          <w:szCs w:val="18"/>
          <w:lang w:val="en-GB"/>
        </w:rPr>
        <w:t>S2</w:t>
      </w:r>
      <w:r w:rsidRPr="00557E63">
        <w:rPr>
          <w:rFonts w:cstheme="minorHAnsi"/>
          <w:sz w:val="18"/>
          <w:szCs w:val="18"/>
          <w:lang w:val="en-GB"/>
        </w:rPr>
        <w:t xml:space="preserve">, contains extensive information about the conventional ammonia and methanol production process, which has already been discussed in numerous studies. Placing these figures in the main manuscript could potentially dilute the main message, thereby distracting from the main findings and key points discussed. However, we agree that there could be better referencing to these figures in the running text. </w:t>
      </w:r>
      <w:commentRangeStart w:id="26"/>
      <w:r w:rsidR="007447C3">
        <w:rPr>
          <w:rFonts w:cstheme="minorHAnsi"/>
          <w:b/>
          <w:sz w:val="18"/>
          <w:szCs w:val="18"/>
          <w:lang w:val="en-GB"/>
        </w:rPr>
        <w:t>In attention to the Reviewer’s comment</w:t>
      </w:r>
      <w:r w:rsidR="00E31CC0" w:rsidRPr="00557E63">
        <w:rPr>
          <w:rFonts w:cstheme="minorHAnsi"/>
          <w:b/>
          <w:sz w:val="18"/>
          <w:szCs w:val="18"/>
          <w:lang w:val="en-GB"/>
        </w:rPr>
        <w:t>,</w:t>
      </w:r>
      <w:r w:rsidRPr="00557E63">
        <w:rPr>
          <w:rFonts w:cstheme="minorHAnsi"/>
          <w:b/>
          <w:sz w:val="18"/>
          <w:szCs w:val="18"/>
          <w:lang w:val="en-GB"/>
        </w:rPr>
        <w:t xml:space="preserve"> we </w:t>
      </w:r>
      <w:r w:rsidR="007447C3">
        <w:rPr>
          <w:rFonts w:cstheme="minorHAnsi"/>
          <w:b/>
          <w:sz w:val="18"/>
          <w:szCs w:val="18"/>
          <w:lang w:val="en-GB"/>
        </w:rPr>
        <w:t xml:space="preserve">have made </w:t>
      </w:r>
      <w:r w:rsidRPr="00557E63">
        <w:rPr>
          <w:rFonts w:cstheme="minorHAnsi"/>
          <w:b/>
          <w:sz w:val="18"/>
          <w:szCs w:val="18"/>
          <w:lang w:val="en-GB"/>
        </w:rPr>
        <w:t>referencing and contextualisation</w:t>
      </w:r>
      <w:r w:rsidR="007447C3">
        <w:rPr>
          <w:rFonts w:cstheme="minorHAnsi"/>
          <w:b/>
          <w:sz w:val="18"/>
          <w:szCs w:val="18"/>
          <w:lang w:val="en-GB"/>
        </w:rPr>
        <w:t xml:space="preserve"> </w:t>
      </w:r>
      <w:proofErr w:type="gramStart"/>
      <w:r w:rsidR="007447C3">
        <w:rPr>
          <w:rFonts w:cstheme="minorHAnsi"/>
          <w:b/>
          <w:sz w:val="18"/>
          <w:szCs w:val="18"/>
          <w:lang w:val="en-GB"/>
        </w:rPr>
        <w:t>more clear</w:t>
      </w:r>
      <w:commentRangeEnd w:id="26"/>
      <w:proofErr w:type="gramEnd"/>
      <w:r w:rsidR="00D447FF">
        <w:rPr>
          <w:rStyle w:val="CommentReference"/>
          <w:rFonts w:eastAsiaTheme="minorEastAsia"/>
          <w:lang w:val="en-US"/>
        </w:rPr>
        <w:commentReference w:id="26"/>
      </w:r>
      <w:r w:rsidRPr="00557E63">
        <w:rPr>
          <w:rFonts w:cstheme="minorHAnsi"/>
          <w:b/>
          <w:sz w:val="18"/>
          <w:szCs w:val="18"/>
          <w:lang w:val="en-GB"/>
        </w:rPr>
        <w:t xml:space="preserve"> </w:t>
      </w:r>
      <w:r w:rsidRPr="00557E63">
        <w:rPr>
          <w:rFonts w:cstheme="minorHAnsi"/>
          <w:b/>
          <w:bCs/>
          <w:sz w:val="18"/>
          <w:szCs w:val="18"/>
          <w:lang w:val="en-GB"/>
        </w:rPr>
        <w:t>(page </w:t>
      </w:r>
      <w:r w:rsidR="00557E63" w:rsidRPr="00557E63">
        <w:rPr>
          <w:rFonts w:cstheme="minorHAnsi"/>
          <w:b/>
          <w:bCs/>
          <w:sz w:val="18"/>
          <w:szCs w:val="18"/>
          <w:lang w:val="en-GB"/>
        </w:rPr>
        <w:t>2</w:t>
      </w:r>
      <w:r w:rsidRPr="00557E63">
        <w:rPr>
          <w:rFonts w:cstheme="minorHAnsi"/>
          <w:b/>
          <w:bCs/>
          <w:sz w:val="18"/>
          <w:szCs w:val="18"/>
          <w:lang w:val="en-GB"/>
        </w:rPr>
        <w:t>, line </w:t>
      </w:r>
      <w:r w:rsidR="00557E63" w:rsidRPr="00557E63">
        <w:rPr>
          <w:rFonts w:cstheme="minorHAnsi"/>
          <w:b/>
          <w:bCs/>
          <w:sz w:val="18"/>
          <w:szCs w:val="18"/>
          <w:lang w:val="en-GB"/>
        </w:rPr>
        <w:t>3</w:t>
      </w:r>
      <w:r w:rsidR="003371C3">
        <w:rPr>
          <w:rFonts w:cstheme="minorHAnsi"/>
          <w:b/>
          <w:bCs/>
          <w:sz w:val="18"/>
          <w:szCs w:val="18"/>
          <w:lang w:val="en-GB"/>
        </w:rPr>
        <w:t>4</w:t>
      </w:r>
      <w:r w:rsidRPr="00557E63">
        <w:rPr>
          <w:rFonts w:cstheme="minorHAnsi"/>
          <w:b/>
          <w:bCs/>
          <w:sz w:val="18"/>
          <w:szCs w:val="18"/>
          <w:lang w:val="en-GB"/>
        </w:rPr>
        <w:t xml:space="preserve">, </w:t>
      </w:r>
      <w:r w:rsidR="00557E63" w:rsidRPr="00557E63">
        <w:rPr>
          <w:rFonts w:cstheme="minorHAnsi"/>
          <w:b/>
          <w:bCs/>
          <w:sz w:val="18"/>
          <w:szCs w:val="18"/>
          <w:lang w:val="en-GB"/>
        </w:rPr>
        <w:t>left</w:t>
      </w:r>
      <w:r w:rsidRPr="00557E63">
        <w:rPr>
          <w:rFonts w:cstheme="minorHAnsi"/>
          <w:b/>
          <w:bCs/>
          <w:sz w:val="18"/>
          <w:szCs w:val="18"/>
          <w:lang w:val="en-GB"/>
        </w:rPr>
        <w:t> column).</w:t>
      </w:r>
    </w:p>
    <w:p w14:paraId="33604075" w14:textId="77777777" w:rsidR="00C0397A" w:rsidRDefault="00C0397A" w:rsidP="00F97FA8">
      <w:pPr>
        <w:spacing w:after="0" w:line="288" w:lineRule="auto"/>
        <w:jc w:val="both"/>
        <w:rPr>
          <w:rFonts w:cstheme="minorHAnsi"/>
          <w:color w:val="0000FF"/>
          <w:sz w:val="18"/>
          <w:szCs w:val="18"/>
          <w:lang w:val="en-GB"/>
        </w:rPr>
      </w:pPr>
    </w:p>
    <w:p w14:paraId="21A17757" w14:textId="77777777" w:rsidR="007447C3" w:rsidRDefault="007447C3" w:rsidP="00F97FA8">
      <w:pPr>
        <w:spacing w:after="0" w:line="288" w:lineRule="auto"/>
        <w:jc w:val="both"/>
        <w:rPr>
          <w:rFonts w:cstheme="minorHAnsi"/>
          <w:color w:val="0000FF"/>
          <w:sz w:val="18"/>
          <w:szCs w:val="18"/>
          <w:lang w:val="en-GB"/>
        </w:rPr>
      </w:pPr>
    </w:p>
    <w:p w14:paraId="0F562788" w14:textId="52163450" w:rsidR="007F053B" w:rsidDel="00D447FF" w:rsidRDefault="007F053B" w:rsidP="00F97FA8">
      <w:pPr>
        <w:spacing w:after="0" w:line="288" w:lineRule="auto"/>
        <w:jc w:val="both"/>
        <w:rPr>
          <w:del w:id="27" w:author="Pérez-Ramirez  Javier" w:date="2023-06-02T15:42:00Z"/>
          <w:rFonts w:cstheme="minorHAnsi"/>
          <w:color w:val="0000FF"/>
          <w:sz w:val="18"/>
          <w:szCs w:val="18"/>
          <w:lang w:val="en-GB"/>
        </w:rPr>
      </w:pPr>
    </w:p>
    <w:p w14:paraId="488ABF21" w14:textId="534EC130" w:rsidR="00AE3DDD" w:rsidRPr="00117074" w:rsidRDefault="00AE3DDD" w:rsidP="00F97FA8">
      <w:pPr>
        <w:spacing w:after="0" w:line="288" w:lineRule="auto"/>
        <w:jc w:val="both"/>
        <w:rPr>
          <w:rFonts w:cstheme="minorHAnsi"/>
          <w:color w:val="0000FF"/>
          <w:sz w:val="18"/>
          <w:szCs w:val="18"/>
          <w:lang w:val="en-GB"/>
        </w:rPr>
      </w:pPr>
      <w:r w:rsidRPr="00117074">
        <w:rPr>
          <w:rFonts w:cstheme="minorHAnsi"/>
          <w:color w:val="0000FF"/>
          <w:sz w:val="18"/>
          <w:szCs w:val="18"/>
          <w:lang w:val="en-GB"/>
        </w:rPr>
        <w:t>2.8. Focus can also be given to reduction of GHG emissions by green synthesis instead of economic aspects.</w:t>
      </w:r>
    </w:p>
    <w:p w14:paraId="6BAE89E8" w14:textId="7565826B" w:rsidR="00AE3DDD" w:rsidRPr="00117074" w:rsidRDefault="00AE3DDD" w:rsidP="00AE3DDD">
      <w:pPr>
        <w:spacing w:line="288" w:lineRule="auto"/>
        <w:jc w:val="both"/>
        <w:rPr>
          <w:rFonts w:cstheme="minorHAnsi"/>
          <w:sz w:val="18"/>
          <w:szCs w:val="18"/>
          <w:lang w:val="en-GB"/>
        </w:rPr>
      </w:pPr>
      <w:r w:rsidRPr="00117074">
        <w:rPr>
          <w:rFonts w:cstheme="minorHAnsi"/>
          <w:sz w:val="18"/>
          <w:szCs w:val="18"/>
          <w:lang w:val="en-GB"/>
        </w:rPr>
        <w:t xml:space="preserve">We </w:t>
      </w:r>
      <w:r w:rsidR="00FC577E" w:rsidRPr="00117074">
        <w:rPr>
          <w:rFonts w:cstheme="minorHAnsi"/>
          <w:sz w:val="18"/>
          <w:szCs w:val="18"/>
          <w:lang w:val="en-GB"/>
        </w:rPr>
        <w:t xml:space="preserve">appreciate the </w:t>
      </w:r>
      <w:r w:rsidR="00C9263D" w:rsidRPr="00117074">
        <w:rPr>
          <w:rFonts w:cstheme="minorHAnsi"/>
          <w:sz w:val="18"/>
          <w:szCs w:val="18"/>
          <w:lang w:val="en-GB"/>
        </w:rPr>
        <w:t>Reviewer</w:t>
      </w:r>
      <w:r w:rsidR="00CF382A" w:rsidRPr="00117074">
        <w:rPr>
          <w:rFonts w:cstheme="minorHAnsi"/>
          <w:sz w:val="18"/>
          <w:szCs w:val="18"/>
          <w:lang w:val="en-GB"/>
        </w:rPr>
        <w:t>’s</w:t>
      </w:r>
      <w:r w:rsidR="00FC577E" w:rsidRPr="00117074">
        <w:rPr>
          <w:rFonts w:cstheme="minorHAnsi"/>
          <w:sz w:val="18"/>
          <w:szCs w:val="18"/>
          <w:lang w:val="en-GB"/>
        </w:rPr>
        <w:t xml:space="preserve"> suggestion to</w:t>
      </w:r>
      <w:r w:rsidRPr="00117074">
        <w:rPr>
          <w:rFonts w:cstheme="minorHAnsi"/>
          <w:sz w:val="18"/>
          <w:szCs w:val="18"/>
          <w:lang w:val="en-GB"/>
        </w:rPr>
        <w:t xml:space="preserve"> also focus on reducing GHG emissions instead of solely the economic aspects. As described in the main manuscript, the green routes for producing ammonia and methanol have consistently been found to be more environmentally sustainable than their fossil counterparts. However, the bottleneck has always been the economics of these pathways. Various studies conducted in the literature have concluded that these routes are economically infeasible. Consequently, we have </w:t>
      </w:r>
      <w:r w:rsidRPr="008850F3">
        <w:rPr>
          <w:rFonts w:cstheme="minorHAnsi"/>
          <w:sz w:val="18"/>
          <w:szCs w:val="18"/>
          <w:lang w:val="en-GB"/>
        </w:rPr>
        <w:t>focused our case study solely on economics, demonstrating how rising energy prices could present a win-win scenario for Europe if we transition to more sustainable pathways for ammonia and methanol production.</w:t>
      </w:r>
      <w:r w:rsidR="00924A51" w:rsidRPr="008850F3">
        <w:rPr>
          <w:rFonts w:cstheme="minorHAnsi"/>
          <w:sz w:val="18"/>
          <w:szCs w:val="18"/>
          <w:lang w:val="en-GB"/>
        </w:rPr>
        <w:t xml:space="preserve"> </w:t>
      </w:r>
      <w:r w:rsidRPr="008850F3">
        <w:rPr>
          <w:rFonts w:cstheme="minorHAnsi"/>
          <w:sz w:val="18"/>
          <w:szCs w:val="18"/>
          <w:lang w:val="en-GB"/>
        </w:rPr>
        <w:t xml:space="preserve">However, we acknowledge the </w:t>
      </w:r>
      <w:r w:rsidR="00753B76" w:rsidRPr="008850F3">
        <w:rPr>
          <w:rFonts w:cstheme="minorHAnsi"/>
          <w:sz w:val="18"/>
          <w:szCs w:val="18"/>
          <w:lang w:val="en-GB"/>
        </w:rPr>
        <w:t>convenience</w:t>
      </w:r>
      <w:r w:rsidRPr="008850F3">
        <w:rPr>
          <w:rFonts w:cstheme="minorHAnsi"/>
          <w:sz w:val="18"/>
          <w:szCs w:val="18"/>
          <w:lang w:val="en-GB"/>
        </w:rPr>
        <w:t xml:space="preserve"> of highlighting the reduction in GHG emissions alongside the economic aspects. </w:t>
      </w:r>
      <w:r w:rsidRPr="008850F3">
        <w:rPr>
          <w:rFonts w:cstheme="minorHAnsi"/>
          <w:b/>
          <w:sz w:val="18"/>
          <w:szCs w:val="18"/>
          <w:lang w:val="en-GB"/>
        </w:rPr>
        <w:t>Therefore, we have calculated the avoidance costs for ammonia and methanol, which</w:t>
      </w:r>
      <w:r w:rsidR="008240AD" w:rsidRPr="008850F3">
        <w:rPr>
          <w:rFonts w:cstheme="minorHAnsi"/>
          <w:b/>
          <w:sz w:val="18"/>
          <w:szCs w:val="18"/>
          <w:lang w:val="en-GB"/>
        </w:rPr>
        <w:t xml:space="preserve"> </w:t>
      </w:r>
      <w:del w:id="28" w:author="Pérez-Ramirez  Javier" w:date="2023-06-02T15:42:00Z">
        <w:r w:rsidR="00753B76" w:rsidRPr="008850F3" w:rsidDel="00D447FF">
          <w:rPr>
            <w:rFonts w:cstheme="minorHAnsi"/>
            <w:b/>
            <w:sz w:val="18"/>
            <w:szCs w:val="18"/>
            <w:lang w:val="en-GB"/>
          </w:rPr>
          <w:delText>reunite</w:delText>
        </w:r>
        <w:r w:rsidRPr="008850F3" w:rsidDel="00D447FF">
          <w:rPr>
            <w:rFonts w:cstheme="minorHAnsi"/>
            <w:b/>
            <w:sz w:val="18"/>
            <w:szCs w:val="18"/>
            <w:lang w:val="en-GB"/>
          </w:rPr>
          <w:delText xml:space="preserve"> </w:delText>
        </w:r>
      </w:del>
      <w:ins w:id="29" w:author="Pérez-Ramirez  Javier" w:date="2023-06-02T15:42:00Z">
        <w:r w:rsidR="00D447FF">
          <w:rPr>
            <w:rFonts w:cstheme="minorHAnsi"/>
            <w:b/>
            <w:sz w:val="18"/>
            <w:szCs w:val="18"/>
            <w:lang w:val="en-GB"/>
          </w:rPr>
          <w:t>integrate</w:t>
        </w:r>
        <w:r w:rsidR="00D447FF" w:rsidRPr="008850F3">
          <w:rPr>
            <w:rFonts w:cstheme="minorHAnsi"/>
            <w:b/>
            <w:sz w:val="18"/>
            <w:szCs w:val="18"/>
            <w:lang w:val="en-GB"/>
          </w:rPr>
          <w:t xml:space="preserve"> </w:t>
        </w:r>
      </w:ins>
      <w:r w:rsidRPr="008850F3">
        <w:rPr>
          <w:rFonts w:cstheme="minorHAnsi"/>
          <w:b/>
          <w:sz w:val="18"/>
          <w:szCs w:val="18"/>
          <w:lang w:val="en-GB"/>
        </w:rPr>
        <w:t>the economics and the global warming potential (GWP) associated with each production route</w:t>
      </w:r>
      <w:r w:rsidR="00924A51" w:rsidRPr="008850F3">
        <w:rPr>
          <w:rFonts w:cstheme="minorHAnsi"/>
          <w:b/>
          <w:sz w:val="18"/>
          <w:szCs w:val="18"/>
          <w:lang w:val="en-GB"/>
        </w:rPr>
        <w:t xml:space="preserve">. </w:t>
      </w:r>
      <w:r w:rsidR="00753B76" w:rsidRPr="008850F3">
        <w:rPr>
          <w:rFonts w:cstheme="minorHAnsi"/>
          <w:b/>
          <w:sz w:val="18"/>
          <w:szCs w:val="18"/>
          <w:lang w:val="en-GB"/>
        </w:rPr>
        <w:t xml:space="preserve">Therefore, an additional paragraph underscoring the estimated GWP values and the significant environmental advantages </w:t>
      </w:r>
      <w:r w:rsidR="008240AD" w:rsidRPr="008850F3">
        <w:rPr>
          <w:rFonts w:cstheme="minorHAnsi"/>
          <w:b/>
          <w:sz w:val="18"/>
          <w:szCs w:val="18"/>
          <w:lang w:val="en-GB"/>
        </w:rPr>
        <w:t>of</w:t>
      </w:r>
      <w:r w:rsidR="00753B76" w:rsidRPr="008850F3">
        <w:rPr>
          <w:rFonts w:cstheme="minorHAnsi"/>
          <w:b/>
          <w:sz w:val="18"/>
          <w:szCs w:val="18"/>
          <w:lang w:val="en-GB"/>
        </w:rPr>
        <w:t xml:space="preserve"> green ammonia and methanol compared to their fossil</w:t>
      </w:r>
      <w:r w:rsidR="00753B76" w:rsidRPr="008850F3">
        <w:rPr>
          <w:rFonts w:cstheme="minorHAnsi"/>
          <w:b/>
          <w:sz w:val="18"/>
          <w:szCs w:val="18"/>
          <w:lang w:val="en-GB"/>
        </w:rPr>
        <w:noBreakHyphen/>
        <w:t xml:space="preserve">based counterparts is </w:t>
      </w:r>
      <w:r w:rsidR="00140F46" w:rsidRPr="008850F3">
        <w:rPr>
          <w:rFonts w:cstheme="minorHAnsi"/>
          <w:b/>
          <w:sz w:val="18"/>
          <w:szCs w:val="18"/>
          <w:lang w:val="en-GB"/>
        </w:rPr>
        <w:t>incorporated</w:t>
      </w:r>
      <w:r w:rsidR="00753B76" w:rsidRPr="008850F3">
        <w:rPr>
          <w:rFonts w:cstheme="minorHAnsi"/>
          <w:b/>
          <w:sz w:val="18"/>
          <w:szCs w:val="18"/>
          <w:lang w:val="en-GB"/>
        </w:rPr>
        <w:t xml:space="preserve"> in the revised manuscript </w:t>
      </w:r>
      <w:r w:rsidRPr="008850F3">
        <w:rPr>
          <w:rFonts w:cstheme="minorHAnsi"/>
          <w:b/>
          <w:bCs/>
          <w:sz w:val="18"/>
          <w:szCs w:val="18"/>
          <w:lang w:val="en-GB"/>
        </w:rPr>
        <w:t>(page </w:t>
      </w:r>
      <w:r w:rsidR="008850F3" w:rsidRPr="008850F3">
        <w:rPr>
          <w:rFonts w:cstheme="minorHAnsi"/>
          <w:b/>
          <w:bCs/>
          <w:sz w:val="18"/>
          <w:szCs w:val="18"/>
          <w:lang w:val="en-GB"/>
        </w:rPr>
        <w:t>6</w:t>
      </w:r>
      <w:r w:rsidRPr="008850F3">
        <w:rPr>
          <w:rFonts w:cstheme="minorHAnsi"/>
          <w:b/>
          <w:bCs/>
          <w:sz w:val="18"/>
          <w:szCs w:val="18"/>
          <w:lang w:val="en-GB"/>
        </w:rPr>
        <w:t>, line </w:t>
      </w:r>
      <w:r w:rsidR="008850F3" w:rsidRPr="008850F3">
        <w:rPr>
          <w:rFonts w:cstheme="minorHAnsi"/>
          <w:b/>
          <w:bCs/>
          <w:sz w:val="18"/>
          <w:szCs w:val="18"/>
          <w:lang w:val="en-GB"/>
        </w:rPr>
        <w:t>48</w:t>
      </w:r>
      <w:r w:rsidRPr="008850F3">
        <w:rPr>
          <w:rFonts w:cstheme="minorHAnsi"/>
          <w:b/>
          <w:bCs/>
          <w:sz w:val="18"/>
          <w:szCs w:val="18"/>
          <w:lang w:val="en-GB"/>
        </w:rPr>
        <w:t xml:space="preserve">, </w:t>
      </w:r>
      <w:r w:rsidR="008850F3" w:rsidRPr="008850F3">
        <w:rPr>
          <w:rFonts w:cstheme="minorHAnsi"/>
          <w:b/>
          <w:bCs/>
          <w:sz w:val="18"/>
          <w:szCs w:val="18"/>
          <w:lang w:val="en-GB"/>
        </w:rPr>
        <w:t>left</w:t>
      </w:r>
      <w:r w:rsidRPr="008850F3">
        <w:rPr>
          <w:rFonts w:cstheme="minorHAnsi"/>
          <w:b/>
          <w:bCs/>
          <w:sz w:val="18"/>
          <w:szCs w:val="18"/>
          <w:lang w:val="en-GB"/>
        </w:rPr>
        <w:t> column)</w:t>
      </w:r>
      <w:r w:rsidR="00753B76" w:rsidRPr="008850F3">
        <w:rPr>
          <w:rFonts w:cstheme="minorHAnsi"/>
          <w:b/>
          <w:bCs/>
          <w:sz w:val="18"/>
          <w:szCs w:val="18"/>
          <w:lang w:val="en-GB"/>
        </w:rPr>
        <w:t>.</w:t>
      </w:r>
    </w:p>
    <w:p w14:paraId="2DBAEEA9" w14:textId="77777777" w:rsidR="00AE3DDD" w:rsidRPr="00117074" w:rsidRDefault="00AE3DDD" w:rsidP="00F97FA8">
      <w:pPr>
        <w:spacing w:after="0" w:line="288" w:lineRule="auto"/>
        <w:jc w:val="both"/>
        <w:rPr>
          <w:rFonts w:cstheme="minorHAnsi"/>
          <w:color w:val="0000FF"/>
          <w:sz w:val="18"/>
          <w:szCs w:val="18"/>
          <w:lang w:val="en-GB"/>
        </w:rPr>
      </w:pPr>
      <w:r w:rsidRPr="00117074">
        <w:rPr>
          <w:rFonts w:cstheme="minorHAnsi"/>
          <w:color w:val="0000FF"/>
          <w:sz w:val="18"/>
          <w:szCs w:val="18"/>
          <w:lang w:val="en-GB"/>
        </w:rPr>
        <w:t>2.9. The cost calculations may be viable only with respect to specific region/chosen country and adopted process. It may not be valid if there is change in process, change in market value or change in location due to the availability of raw materials, energy, technology etc.</w:t>
      </w:r>
    </w:p>
    <w:p w14:paraId="5D0383A3" w14:textId="74ED48CB" w:rsidR="00584BA7" w:rsidRPr="00117074" w:rsidRDefault="00AE3DDD" w:rsidP="00AE3DDD">
      <w:pPr>
        <w:spacing w:line="288" w:lineRule="auto"/>
        <w:jc w:val="both"/>
        <w:rPr>
          <w:rFonts w:cstheme="minorHAnsi"/>
          <w:sz w:val="18"/>
          <w:szCs w:val="18"/>
          <w:lang w:val="en-GB"/>
        </w:rPr>
      </w:pPr>
      <w:r w:rsidRPr="00117074">
        <w:rPr>
          <w:rFonts w:cstheme="minorHAnsi"/>
          <w:sz w:val="18"/>
          <w:szCs w:val="18"/>
          <w:lang w:val="en-GB"/>
        </w:rPr>
        <w:t xml:space="preserve">We thank the </w:t>
      </w:r>
      <w:r w:rsidR="00C9263D" w:rsidRPr="00117074">
        <w:rPr>
          <w:rFonts w:cstheme="minorHAnsi"/>
          <w:sz w:val="18"/>
          <w:szCs w:val="18"/>
          <w:lang w:val="en-GB"/>
        </w:rPr>
        <w:t>Reviewer</w:t>
      </w:r>
      <w:r w:rsidRPr="00117074">
        <w:rPr>
          <w:rFonts w:cstheme="minorHAnsi"/>
          <w:sz w:val="18"/>
          <w:szCs w:val="18"/>
          <w:lang w:val="en-GB"/>
        </w:rPr>
        <w:t xml:space="preserve"> for highlighting this </w:t>
      </w:r>
      <w:r w:rsidR="00AE2001">
        <w:rPr>
          <w:rFonts w:cstheme="minorHAnsi"/>
          <w:sz w:val="18"/>
          <w:szCs w:val="18"/>
          <w:lang w:val="en-GB"/>
        </w:rPr>
        <w:t>aspect</w:t>
      </w:r>
      <w:r w:rsidRPr="00117074">
        <w:rPr>
          <w:rFonts w:cstheme="minorHAnsi"/>
          <w:sz w:val="18"/>
          <w:szCs w:val="18"/>
          <w:lang w:val="en-GB"/>
        </w:rPr>
        <w:t xml:space="preserve">. Our analysis </w:t>
      </w:r>
      <w:r w:rsidR="00F07733" w:rsidRPr="00117074">
        <w:rPr>
          <w:rFonts w:cstheme="minorHAnsi"/>
          <w:sz w:val="18"/>
          <w:szCs w:val="18"/>
          <w:lang w:val="en-GB"/>
        </w:rPr>
        <w:t>used</w:t>
      </w:r>
      <w:r w:rsidRPr="00117074">
        <w:rPr>
          <w:rFonts w:cstheme="minorHAnsi"/>
          <w:sz w:val="18"/>
          <w:szCs w:val="18"/>
          <w:lang w:val="en-GB"/>
        </w:rPr>
        <w:t xml:space="preserve"> average values for Europe</w:t>
      </w:r>
      <w:r w:rsidR="00E31CC0">
        <w:rPr>
          <w:rFonts w:cstheme="minorHAnsi"/>
          <w:sz w:val="18"/>
          <w:szCs w:val="18"/>
          <w:lang w:val="en-GB"/>
        </w:rPr>
        <w:t>.</w:t>
      </w:r>
      <w:r w:rsidR="002B5554">
        <w:rPr>
          <w:rFonts w:cstheme="minorHAnsi"/>
          <w:sz w:val="18"/>
          <w:szCs w:val="18"/>
          <w:lang w:val="en-GB"/>
        </w:rPr>
        <w:t xml:space="preserve"> </w:t>
      </w:r>
      <w:r w:rsidR="00E31CC0">
        <w:rPr>
          <w:rFonts w:cstheme="minorHAnsi"/>
          <w:sz w:val="18"/>
          <w:szCs w:val="18"/>
          <w:lang w:val="en-GB"/>
        </w:rPr>
        <w:t>H</w:t>
      </w:r>
      <w:r w:rsidRPr="00117074">
        <w:rPr>
          <w:rFonts w:cstheme="minorHAnsi"/>
          <w:sz w:val="18"/>
          <w:szCs w:val="18"/>
          <w:lang w:val="en-GB"/>
        </w:rPr>
        <w:t xml:space="preserve">owever, we acknowledge that these values may </w:t>
      </w:r>
      <w:r w:rsidR="00713F38">
        <w:rPr>
          <w:rFonts w:cstheme="minorHAnsi"/>
          <w:sz w:val="18"/>
          <w:szCs w:val="18"/>
          <w:lang w:val="en-GB"/>
        </w:rPr>
        <w:t>differ regionally</w:t>
      </w:r>
      <w:r w:rsidRPr="00117074">
        <w:rPr>
          <w:rFonts w:cstheme="minorHAnsi"/>
          <w:sz w:val="18"/>
          <w:szCs w:val="18"/>
          <w:lang w:val="en-GB"/>
        </w:rPr>
        <w:t>.</w:t>
      </w:r>
      <w:r w:rsidR="00584BA7" w:rsidRPr="00117074">
        <w:rPr>
          <w:rFonts w:cstheme="minorHAnsi"/>
          <w:sz w:val="18"/>
          <w:szCs w:val="18"/>
          <w:lang w:val="en-GB"/>
        </w:rPr>
        <w:t xml:space="preserve"> </w:t>
      </w:r>
      <w:r w:rsidR="00911EBA">
        <w:rPr>
          <w:rFonts w:cstheme="minorHAnsi"/>
          <w:b/>
          <w:sz w:val="18"/>
          <w:szCs w:val="18"/>
          <w:lang w:val="en-GB"/>
        </w:rPr>
        <w:t>We</w:t>
      </w:r>
      <w:r w:rsidRPr="00117074">
        <w:rPr>
          <w:rFonts w:cstheme="minorHAnsi"/>
          <w:b/>
          <w:sz w:val="18"/>
          <w:szCs w:val="18"/>
          <w:lang w:val="en-GB"/>
        </w:rPr>
        <w:t xml:space="preserve"> included a regional assessment for ammonia and methanol within Europe (see Figure S9 and Figure S10 for ammonia and methanol, respectively) and outside Europe (see comment 2.12, Figure S11). </w:t>
      </w:r>
      <w:r w:rsidRPr="00EB130A">
        <w:rPr>
          <w:rFonts w:cstheme="minorHAnsi"/>
          <w:sz w:val="18"/>
          <w:szCs w:val="18"/>
          <w:lang w:val="en-GB"/>
        </w:rPr>
        <w:t>At the peak of natural gas prices, the production costs of fossil ammonia in Europe ranged from 2.1 to 2.5 USD kg</w:t>
      </w:r>
      <w:r w:rsidRPr="00EB130A">
        <w:rPr>
          <w:rFonts w:cstheme="minorHAnsi"/>
          <w:sz w:val="18"/>
          <w:szCs w:val="18"/>
          <w:vertAlign w:val="superscript"/>
          <w:lang w:val="en-GB"/>
        </w:rPr>
        <w:t>–1</w:t>
      </w:r>
      <w:r w:rsidRPr="00EB130A">
        <w:rPr>
          <w:rFonts w:cstheme="minorHAnsi"/>
          <w:sz w:val="18"/>
          <w:szCs w:val="18"/>
          <w:lang w:val="en-GB"/>
        </w:rPr>
        <w:t xml:space="preserve">. </w:t>
      </w:r>
      <w:r w:rsidR="00D66B60" w:rsidRPr="00EB130A">
        <w:rPr>
          <w:rFonts w:cstheme="minorHAnsi"/>
          <w:bCs/>
          <w:sz w:val="18"/>
          <w:szCs w:val="18"/>
          <w:lang w:val="en-GB"/>
        </w:rPr>
        <w:t>Spain achieved the lowest production cost among European countries, while Denmark had the highest</w:t>
      </w:r>
      <w:r w:rsidRPr="00EB130A">
        <w:rPr>
          <w:rFonts w:cstheme="minorHAnsi"/>
          <w:sz w:val="18"/>
          <w:szCs w:val="18"/>
          <w:lang w:val="en-GB"/>
        </w:rPr>
        <w:t>. Similarly, the production costs for fossil methanol ranged from 2.1–2.2 USD kg</w:t>
      </w:r>
      <w:r w:rsidRPr="00EB130A">
        <w:rPr>
          <w:rFonts w:cstheme="minorHAnsi"/>
          <w:sz w:val="18"/>
          <w:szCs w:val="18"/>
          <w:vertAlign w:val="superscript"/>
          <w:lang w:val="en-GB"/>
        </w:rPr>
        <w:t>–1</w:t>
      </w:r>
      <w:r w:rsidRPr="00EB130A">
        <w:rPr>
          <w:rFonts w:cstheme="minorHAnsi"/>
          <w:sz w:val="18"/>
          <w:szCs w:val="18"/>
          <w:lang w:val="en-GB"/>
        </w:rPr>
        <w:t xml:space="preserve">. In 2022, France recorded the highest production costs for ammonia and methanol </w:t>
      </w:r>
      <w:r w:rsidRPr="00EB130A">
        <w:rPr>
          <w:rFonts w:cstheme="minorHAnsi"/>
          <w:i/>
          <w:sz w:val="18"/>
          <w:szCs w:val="18"/>
          <w:lang w:val="en-GB"/>
        </w:rPr>
        <w:t>via</w:t>
      </w:r>
      <w:r w:rsidRPr="00EB130A">
        <w:rPr>
          <w:rFonts w:cstheme="minorHAnsi"/>
          <w:sz w:val="18"/>
          <w:szCs w:val="18"/>
          <w:lang w:val="en-GB"/>
        </w:rPr>
        <w:t xml:space="preserve"> the wind pathway at 1.6 USD kg</w:t>
      </w:r>
      <w:r w:rsidRPr="00EB130A">
        <w:rPr>
          <w:rFonts w:cstheme="minorHAnsi"/>
          <w:sz w:val="18"/>
          <w:szCs w:val="18"/>
          <w:vertAlign w:val="superscript"/>
          <w:lang w:val="en-GB"/>
        </w:rPr>
        <w:t>–1</w:t>
      </w:r>
      <w:r w:rsidRPr="00EB130A">
        <w:rPr>
          <w:rFonts w:cstheme="minorHAnsi"/>
          <w:sz w:val="18"/>
          <w:szCs w:val="18"/>
          <w:lang w:val="en-GB"/>
        </w:rPr>
        <w:t xml:space="preserve"> and 2.2 USD kg</w:t>
      </w:r>
      <w:r w:rsidRPr="00EB130A">
        <w:rPr>
          <w:rFonts w:cstheme="minorHAnsi"/>
          <w:sz w:val="18"/>
          <w:szCs w:val="18"/>
          <w:vertAlign w:val="superscript"/>
          <w:lang w:val="en-GB"/>
        </w:rPr>
        <w:t>–1</w:t>
      </w:r>
      <w:r w:rsidRPr="00EB130A">
        <w:rPr>
          <w:rFonts w:cstheme="minorHAnsi"/>
          <w:sz w:val="18"/>
          <w:szCs w:val="18"/>
          <w:lang w:val="en-GB"/>
        </w:rPr>
        <w:t>, respectively, while the Netherlands had the highest production costs for the solar pathway at 2.5 USD kg</w:t>
      </w:r>
      <w:r w:rsidRPr="00EB130A">
        <w:rPr>
          <w:rFonts w:cstheme="minorHAnsi"/>
          <w:sz w:val="18"/>
          <w:szCs w:val="18"/>
          <w:vertAlign w:val="superscript"/>
          <w:lang w:val="en-GB"/>
        </w:rPr>
        <w:t>–1</w:t>
      </w:r>
      <w:r w:rsidRPr="00EB130A">
        <w:rPr>
          <w:rFonts w:cstheme="minorHAnsi"/>
          <w:sz w:val="18"/>
          <w:szCs w:val="18"/>
          <w:lang w:val="en-GB"/>
        </w:rPr>
        <w:t xml:space="preserve"> for ammonia and 3.0 USD kg</w:t>
      </w:r>
      <w:r w:rsidRPr="00EB130A">
        <w:rPr>
          <w:rFonts w:cstheme="minorHAnsi"/>
          <w:sz w:val="18"/>
          <w:szCs w:val="18"/>
          <w:vertAlign w:val="superscript"/>
          <w:lang w:val="en-GB"/>
        </w:rPr>
        <w:t xml:space="preserve">–1 </w:t>
      </w:r>
      <w:r w:rsidRPr="00EB130A">
        <w:rPr>
          <w:rFonts w:cstheme="minorHAnsi"/>
          <w:sz w:val="18"/>
          <w:szCs w:val="18"/>
          <w:lang w:val="en-GB"/>
        </w:rPr>
        <w:t>for methanol. In contrast, Spain demonstrated the lowest production costs for wind-based ammonia at 1.2 USD kg</w:t>
      </w:r>
      <w:r w:rsidRPr="00EB130A">
        <w:rPr>
          <w:rFonts w:cstheme="minorHAnsi"/>
          <w:sz w:val="18"/>
          <w:szCs w:val="18"/>
          <w:vertAlign w:val="superscript"/>
          <w:lang w:val="en-GB"/>
        </w:rPr>
        <w:t xml:space="preserve">–1 </w:t>
      </w:r>
      <w:r w:rsidRPr="00EB130A">
        <w:rPr>
          <w:rFonts w:cstheme="minorHAnsi"/>
          <w:sz w:val="18"/>
          <w:szCs w:val="18"/>
          <w:lang w:val="en-GB"/>
        </w:rPr>
        <w:t>and solar-</w:t>
      </w:r>
      <w:r w:rsidRPr="0019434C">
        <w:rPr>
          <w:rFonts w:cstheme="minorHAnsi"/>
          <w:sz w:val="18"/>
          <w:szCs w:val="18"/>
          <w:lang w:val="en-GB"/>
        </w:rPr>
        <w:t>based ammonia at 2.0 USD kg</w:t>
      </w:r>
      <w:r w:rsidRPr="0019434C">
        <w:rPr>
          <w:rFonts w:cstheme="minorHAnsi"/>
          <w:sz w:val="18"/>
          <w:szCs w:val="18"/>
          <w:vertAlign w:val="superscript"/>
          <w:lang w:val="en-GB"/>
        </w:rPr>
        <w:t>–1</w:t>
      </w:r>
      <w:r w:rsidRPr="0019434C">
        <w:rPr>
          <w:rFonts w:cstheme="minorHAnsi"/>
          <w:sz w:val="18"/>
          <w:szCs w:val="18"/>
          <w:lang w:val="en-GB"/>
        </w:rPr>
        <w:t>. Moreover, Spain exhibited the most cost</w:t>
      </w:r>
      <w:r w:rsidRPr="0019434C">
        <w:rPr>
          <w:rFonts w:cstheme="minorHAnsi"/>
          <w:sz w:val="18"/>
          <w:szCs w:val="18"/>
          <w:lang w:val="en-GB"/>
        </w:rPr>
        <w:noBreakHyphen/>
        <w:t>effective wind and solar</w:t>
      </w:r>
      <w:r w:rsidRPr="0019434C">
        <w:rPr>
          <w:rFonts w:cstheme="minorHAnsi"/>
          <w:sz w:val="18"/>
          <w:szCs w:val="18"/>
          <w:lang w:val="en-GB"/>
        </w:rPr>
        <w:noBreakHyphen/>
        <w:t>based methanol production at 1.7 and 2.6 USD kg</w:t>
      </w:r>
      <w:r w:rsidRPr="0019434C">
        <w:rPr>
          <w:rFonts w:cstheme="minorHAnsi"/>
          <w:sz w:val="18"/>
          <w:szCs w:val="18"/>
          <w:vertAlign w:val="superscript"/>
          <w:lang w:val="en-GB"/>
        </w:rPr>
        <w:t>–1</w:t>
      </w:r>
      <w:r w:rsidRPr="0019434C">
        <w:rPr>
          <w:rFonts w:cstheme="minorHAnsi"/>
          <w:sz w:val="18"/>
          <w:szCs w:val="18"/>
          <w:lang w:val="en-GB"/>
        </w:rPr>
        <w:t>, respectively</w:t>
      </w:r>
      <w:r w:rsidR="004A68A3" w:rsidRPr="0019434C">
        <w:rPr>
          <w:rFonts w:cstheme="minorHAnsi"/>
          <w:sz w:val="18"/>
          <w:szCs w:val="18"/>
          <w:lang w:val="en-GB"/>
        </w:rPr>
        <w:t xml:space="preserve">. </w:t>
      </w:r>
      <w:r w:rsidR="004A68A3" w:rsidRPr="0019434C">
        <w:rPr>
          <w:rFonts w:cstheme="minorHAnsi"/>
          <w:b/>
          <w:sz w:val="18"/>
          <w:szCs w:val="18"/>
          <w:lang w:val="en-GB"/>
        </w:rPr>
        <w:t>A</w:t>
      </w:r>
      <w:r w:rsidR="00DA2CA9" w:rsidRPr="0019434C">
        <w:rPr>
          <w:rFonts w:cstheme="minorHAnsi"/>
          <w:b/>
          <w:sz w:val="18"/>
          <w:szCs w:val="18"/>
          <w:lang w:val="en-GB"/>
        </w:rPr>
        <w:t>n additional paragraph emphasising the key results from this analysis is included in the revised manuscript</w:t>
      </w:r>
      <w:r w:rsidRPr="0019434C">
        <w:rPr>
          <w:rFonts w:cstheme="minorHAnsi"/>
          <w:b/>
          <w:sz w:val="18"/>
          <w:szCs w:val="18"/>
          <w:lang w:val="en-GB"/>
        </w:rPr>
        <w:t xml:space="preserve"> </w:t>
      </w:r>
      <w:r w:rsidRPr="0019434C">
        <w:rPr>
          <w:rFonts w:cstheme="minorHAnsi"/>
          <w:b/>
          <w:bCs/>
          <w:sz w:val="18"/>
          <w:szCs w:val="18"/>
          <w:lang w:val="en-GB"/>
        </w:rPr>
        <w:t>(page </w:t>
      </w:r>
      <w:r w:rsidR="0019434C" w:rsidRPr="0019434C">
        <w:rPr>
          <w:rFonts w:cstheme="minorHAnsi"/>
          <w:b/>
          <w:bCs/>
          <w:sz w:val="18"/>
          <w:szCs w:val="18"/>
          <w:lang w:val="en-GB"/>
        </w:rPr>
        <w:t>3</w:t>
      </w:r>
      <w:r w:rsidRPr="0019434C">
        <w:rPr>
          <w:rFonts w:cstheme="minorHAnsi"/>
          <w:b/>
          <w:bCs/>
          <w:sz w:val="18"/>
          <w:szCs w:val="18"/>
          <w:lang w:val="en-GB"/>
        </w:rPr>
        <w:t>, line </w:t>
      </w:r>
      <w:r w:rsidR="0019434C" w:rsidRPr="0019434C">
        <w:rPr>
          <w:rFonts w:cstheme="minorHAnsi"/>
          <w:b/>
          <w:bCs/>
          <w:sz w:val="18"/>
          <w:szCs w:val="18"/>
          <w:lang w:val="en-GB"/>
        </w:rPr>
        <w:t>17</w:t>
      </w:r>
      <w:r w:rsidRPr="0019434C">
        <w:rPr>
          <w:rFonts w:cstheme="minorHAnsi"/>
          <w:b/>
          <w:bCs/>
          <w:sz w:val="18"/>
          <w:szCs w:val="18"/>
          <w:lang w:val="en-GB"/>
        </w:rPr>
        <w:t xml:space="preserve">, </w:t>
      </w:r>
      <w:r w:rsidR="0019434C" w:rsidRPr="0019434C">
        <w:rPr>
          <w:rFonts w:cstheme="minorHAnsi"/>
          <w:b/>
          <w:bCs/>
          <w:sz w:val="18"/>
          <w:szCs w:val="18"/>
          <w:lang w:val="en-GB"/>
        </w:rPr>
        <w:t>left</w:t>
      </w:r>
      <w:r w:rsidRPr="0019434C">
        <w:rPr>
          <w:rFonts w:cstheme="minorHAnsi"/>
          <w:b/>
          <w:bCs/>
          <w:sz w:val="18"/>
          <w:szCs w:val="18"/>
          <w:lang w:val="en-GB"/>
        </w:rPr>
        <w:t> column)</w:t>
      </w:r>
      <w:r w:rsidR="004A68A3" w:rsidRPr="0019434C">
        <w:rPr>
          <w:rFonts w:cstheme="minorHAnsi"/>
          <w:b/>
          <w:bCs/>
          <w:sz w:val="18"/>
          <w:szCs w:val="18"/>
          <w:lang w:val="en-GB"/>
        </w:rPr>
        <w:t>.</w:t>
      </w:r>
      <w:r w:rsidR="00584BA7" w:rsidRPr="0019434C">
        <w:rPr>
          <w:rFonts w:cstheme="minorHAnsi"/>
          <w:sz w:val="18"/>
          <w:szCs w:val="18"/>
          <w:lang w:val="en-GB"/>
        </w:rPr>
        <w:t xml:space="preserve"> </w:t>
      </w:r>
      <w:r w:rsidRPr="0019434C">
        <w:rPr>
          <w:rFonts w:cstheme="minorHAnsi"/>
          <w:b/>
          <w:sz w:val="18"/>
          <w:szCs w:val="18"/>
          <w:lang w:val="en-GB"/>
        </w:rPr>
        <w:t>In addition to Figures S9 and S10, Tables S9 and S10 were included in the ESI, presenting the regional data for the leveli</w:t>
      </w:r>
      <w:r w:rsidR="003A1E55" w:rsidRPr="0019434C">
        <w:rPr>
          <w:rFonts w:cstheme="minorHAnsi"/>
          <w:b/>
          <w:sz w:val="18"/>
          <w:szCs w:val="18"/>
          <w:lang w:val="en-GB"/>
        </w:rPr>
        <w:t>s</w:t>
      </w:r>
      <w:r w:rsidRPr="0019434C">
        <w:rPr>
          <w:rFonts w:cstheme="minorHAnsi"/>
          <w:b/>
          <w:sz w:val="18"/>
          <w:szCs w:val="18"/>
          <w:lang w:val="en-GB"/>
        </w:rPr>
        <w:t>ed cost of electricity</w:t>
      </w:r>
      <w:r w:rsidRPr="00117074">
        <w:rPr>
          <w:rFonts w:cstheme="minorHAnsi"/>
          <w:b/>
          <w:sz w:val="18"/>
          <w:szCs w:val="18"/>
          <w:lang w:val="en-GB"/>
        </w:rPr>
        <w:t xml:space="preserve"> and hydrogen for solar and wind, respectively. Furthermore, Section </w:t>
      </w:r>
      <w:r w:rsidR="0025611F" w:rsidRPr="00117074">
        <w:rPr>
          <w:rFonts w:cstheme="minorHAnsi"/>
          <w:b/>
          <w:sz w:val="18"/>
          <w:szCs w:val="18"/>
          <w:lang w:val="en-GB"/>
        </w:rPr>
        <w:t>5</w:t>
      </w:r>
      <w:r w:rsidRPr="00117074">
        <w:rPr>
          <w:rFonts w:cstheme="minorHAnsi"/>
          <w:b/>
          <w:sz w:val="18"/>
          <w:szCs w:val="18"/>
          <w:lang w:val="en-GB"/>
        </w:rPr>
        <w:t xml:space="preserve"> of the ESI was revised to incorporate the methodology used to calculate the regional costs. </w:t>
      </w:r>
    </w:p>
    <w:p w14:paraId="37FD66B4" w14:textId="700A7A52" w:rsidR="00AE3DDD" w:rsidRPr="00117074" w:rsidRDefault="00AE3DDD" w:rsidP="00F97FA8">
      <w:pPr>
        <w:spacing w:after="0" w:line="288" w:lineRule="auto"/>
        <w:jc w:val="both"/>
        <w:rPr>
          <w:rFonts w:cstheme="minorHAnsi"/>
          <w:color w:val="0000FF"/>
          <w:sz w:val="18"/>
          <w:szCs w:val="18"/>
          <w:lang w:val="en-GB"/>
        </w:rPr>
      </w:pPr>
      <w:r w:rsidRPr="00117074">
        <w:rPr>
          <w:rFonts w:cstheme="minorHAnsi"/>
          <w:color w:val="0000FF"/>
          <w:sz w:val="18"/>
          <w:szCs w:val="18"/>
          <w:lang w:val="en-GB"/>
        </w:rPr>
        <w:t>2.10. How can the calculated economic for ammonia and methanol will be same (next 10, 20, 50 years etc) in the future?</w:t>
      </w:r>
    </w:p>
    <w:p w14:paraId="5D887348" w14:textId="0F7D0B18" w:rsidR="00AE3DDD" w:rsidRPr="00117074" w:rsidRDefault="00AE3DDD" w:rsidP="00AE3DDD">
      <w:pPr>
        <w:spacing w:line="288" w:lineRule="auto"/>
        <w:jc w:val="both"/>
        <w:rPr>
          <w:rFonts w:cstheme="minorHAnsi"/>
          <w:sz w:val="18"/>
          <w:szCs w:val="18"/>
          <w:lang w:val="en-GB"/>
        </w:rPr>
      </w:pPr>
      <w:r w:rsidRPr="00117074">
        <w:rPr>
          <w:rFonts w:cstheme="minorHAnsi"/>
          <w:sz w:val="18"/>
          <w:szCs w:val="18"/>
          <w:lang w:val="en-GB"/>
        </w:rPr>
        <w:t xml:space="preserve">We agree with the </w:t>
      </w:r>
      <w:r w:rsidR="00C9263D" w:rsidRPr="00117074">
        <w:rPr>
          <w:rFonts w:cstheme="minorHAnsi"/>
          <w:sz w:val="18"/>
          <w:szCs w:val="18"/>
          <w:lang w:val="en-GB"/>
        </w:rPr>
        <w:t>Reviewer</w:t>
      </w:r>
      <w:r w:rsidRPr="00117074">
        <w:rPr>
          <w:rFonts w:cstheme="minorHAnsi"/>
          <w:sz w:val="18"/>
          <w:szCs w:val="18"/>
          <w:lang w:val="en-GB"/>
        </w:rPr>
        <w:t xml:space="preserve"> that the calculated economic values for fossil ammonia and methanol and green ammonia and methanol may or may not be similar in the next 10, 20, or 50 years. However, due to the unpredictability of energy prices, projections of the production cost of fossil routes are inaccurate and cannot be compared with t</w:t>
      </w:r>
      <w:bookmarkStart w:id="30" w:name="_GoBack"/>
      <w:bookmarkEnd w:id="30"/>
      <w:r w:rsidRPr="00117074">
        <w:rPr>
          <w:rFonts w:cstheme="minorHAnsi"/>
          <w:sz w:val="18"/>
          <w:szCs w:val="18"/>
          <w:lang w:val="en-GB"/>
        </w:rPr>
        <w:t>hose of the green routes.</w:t>
      </w:r>
      <w:r w:rsidR="00584BA7" w:rsidRPr="00117074">
        <w:rPr>
          <w:rFonts w:cstheme="minorHAnsi"/>
          <w:sz w:val="18"/>
          <w:szCs w:val="18"/>
          <w:lang w:val="en-GB"/>
        </w:rPr>
        <w:t xml:space="preserve"> </w:t>
      </w:r>
      <w:r w:rsidR="008F0552" w:rsidRPr="00117074">
        <w:rPr>
          <w:rFonts w:cstheme="minorHAnsi"/>
          <w:b/>
          <w:bCs/>
          <w:sz w:val="18"/>
          <w:szCs w:val="18"/>
          <w:lang w:val="en-GB"/>
        </w:rPr>
        <w:t>In light of this uncertainty, we perform a sensitivity analysis by considering varying energy prices to estimate the production costs of the fossil routes and compare them with the future wind</w:t>
      </w:r>
      <w:r w:rsidR="008F0552" w:rsidRPr="00117074">
        <w:rPr>
          <w:rFonts w:cstheme="minorHAnsi"/>
          <w:b/>
          <w:bCs/>
          <w:sz w:val="18"/>
          <w:szCs w:val="18"/>
          <w:lang w:val="en-GB"/>
        </w:rPr>
        <w:noBreakHyphen/>
        <w:t xml:space="preserve">based ammonia and methanol costs. </w:t>
      </w:r>
      <w:r w:rsidR="008F0552" w:rsidRPr="008D1301">
        <w:rPr>
          <w:rFonts w:cstheme="minorHAnsi"/>
          <w:bCs/>
          <w:sz w:val="18"/>
          <w:szCs w:val="18"/>
          <w:lang w:val="en-GB"/>
        </w:rPr>
        <w:t xml:space="preserve">This analysis helps us define the breakeven price of natural gas, at which green routes </w:t>
      </w:r>
      <w:r w:rsidR="008F0552" w:rsidRPr="00D046D5">
        <w:rPr>
          <w:rFonts w:cstheme="minorHAnsi"/>
          <w:bCs/>
          <w:sz w:val="18"/>
          <w:szCs w:val="18"/>
          <w:lang w:val="en-GB"/>
        </w:rPr>
        <w:t>will become economically feasible.</w:t>
      </w:r>
      <w:r w:rsidR="008F0552" w:rsidRPr="00D046D5">
        <w:rPr>
          <w:rFonts w:cstheme="minorHAnsi"/>
          <w:b/>
          <w:bCs/>
          <w:sz w:val="18"/>
          <w:szCs w:val="18"/>
          <w:lang w:val="en-GB"/>
        </w:rPr>
        <w:t xml:space="preserve"> We have incorporated these future estimates in Figure</w:t>
      </w:r>
      <w:r w:rsidR="00A4629D">
        <w:rPr>
          <w:rFonts w:cstheme="minorHAnsi"/>
          <w:b/>
          <w:bCs/>
          <w:sz w:val="18"/>
          <w:szCs w:val="18"/>
          <w:lang w:val="en-GB"/>
        </w:rPr>
        <w:t> </w:t>
      </w:r>
      <w:r w:rsidR="008F0552" w:rsidRPr="00D046D5">
        <w:rPr>
          <w:rFonts w:cstheme="minorHAnsi"/>
          <w:b/>
          <w:bCs/>
          <w:sz w:val="18"/>
          <w:szCs w:val="18"/>
          <w:lang w:val="en-GB"/>
        </w:rPr>
        <w:t xml:space="preserve">S16 to provide a more </w:t>
      </w:r>
      <w:r w:rsidR="00A4629D">
        <w:rPr>
          <w:rFonts w:cstheme="minorHAnsi"/>
          <w:b/>
          <w:bCs/>
          <w:sz w:val="18"/>
          <w:szCs w:val="18"/>
          <w:lang w:val="en-GB"/>
        </w:rPr>
        <w:t xml:space="preserve">insightful </w:t>
      </w:r>
      <w:r w:rsidR="008F0552" w:rsidRPr="00D046D5">
        <w:rPr>
          <w:rFonts w:cstheme="minorHAnsi"/>
          <w:b/>
          <w:bCs/>
          <w:sz w:val="18"/>
          <w:szCs w:val="18"/>
          <w:lang w:val="en-GB"/>
        </w:rPr>
        <w:t>outlook.</w:t>
      </w:r>
      <w:r w:rsidRPr="00D046D5">
        <w:rPr>
          <w:rFonts w:cstheme="minorHAnsi"/>
          <w:b/>
          <w:bCs/>
          <w:sz w:val="18"/>
          <w:szCs w:val="18"/>
          <w:lang w:val="en-GB"/>
        </w:rPr>
        <w:t xml:space="preserve"> </w:t>
      </w:r>
      <w:r w:rsidR="008F0552" w:rsidRPr="00D046D5">
        <w:rPr>
          <w:rFonts w:cstheme="minorHAnsi"/>
          <w:bCs/>
          <w:sz w:val="18"/>
          <w:szCs w:val="18"/>
          <w:lang w:val="en-GB"/>
        </w:rPr>
        <w:t>By 2030, the levelised cost of hydrogen is projected to decrease to 2.8 USD kg</w:t>
      </w:r>
      <w:r w:rsidR="008F0552" w:rsidRPr="00D046D5">
        <w:rPr>
          <w:rFonts w:cstheme="minorHAnsi"/>
          <w:bCs/>
          <w:sz w:val="18"/>
          <w:szCs w:val="18"/>
          <w:vertAlign w:val="superscript"/>
          <w:lang w:val="en-GB"/>
        </w:rPr>
        <w:t>−1</w:t>
      </w:r>
      <w:r w:rsidR="008F0552" w:rsidRPr="00D046D5">
        <w:rPr>
          <w:rFonts w:cstheme="minorHAnsi"/>
          <w:bCs/>
          <w:sz w:val="18"/>
          <w:szCs w:val="18"/>
          <w:lang w:val="en-GB"/>
        </w:rPr>
        <w:t xml:space="preserve"> and further decline to 2.1 USD kg</w:t>
      </w:r>
      <w:r w:rsidR="008F0552" w:rsidRPr="00D046D5">
        <w:rPr>
          <w:rFonts w:cstheme="minorHAnsi"/>
          <w:bCs/>
          <w:sz w:val="18"/>
          <w:szCs w:val="18"/>
          <w:vertAlign w:val="superscript"/>
          <w:lang w:val="en-GB"/>
        </w:rPr>
        <w:t>–1</w:t>
      </w:r>
      <w:r w:rsidR="008F0552" w:rsidRPr="00D046D5">
        <w:rPr>
          <w:rFonts w:cstheme="minorHAnsi"/>
          <w:bCs/>
          <w:sz w:val="18"/>
          <w:szCs w:val="18"/>
          <w:lang w:val="en-GB"/>
        </w:rPr>
        <w:t xml:space="preserve"> by 2050, according to [</w:t>
      </w:r>
      <w:r w:rsidR="008F0552" w:rsidRPr="00D046D5">
        <w:rPr>
          <w:rFonts w:cstheme="minorHAnsi"/>
          <w:bCs/>
          <w:i/>
          <w:iCs/>
          <w:sz w:val="18"/>
          <w:szCs w:val="18"/>
          <w:lang w:val="en-GB"/>
        </w:rPr>
        <w:t>Appl. Energy</w:t>
      </w:r>
      <w:r w:rsidR="008F0552" w:rsidRPr="00D046D5">
        <w:rPr>
          <w:rFonts w:cstheme="minorHAnsi"/>
          <w:bCs/>
          <w:iCs/>
          <w:sz w:val="18"/>
          <w:szCs w:val="18"/>
          <w:lang w:val="en-GB"/>
        </w:rPr>
        <w:t>,</w:t>
      </w:r>
      <w:r w:rsidR="008F0552" w:rsidRPr="00D046D5">
        <w:rPr>
          <w:rFonts w:cstheme="minorHAnsi"/>
          <w:bCs/>
          <w:sz w:val="18"/>
          <w:szCs w:val="18"/>
          <w:lang w:val="en-GB"/>
        </w:rPr>
        <w:t xml:space="preserve"> 2021, 302, 117481]. </w:t>
      </w:r>
      <w:r w:rsidR="00192C72" w:rsidRPr="00D046D5">
        <w:rPr>
          <w:rFonts w:cstheme="minorHAnsi"/>
          <w:bCs/>
          <w:sz w:val="18"/>
          <w:szCs w:val="18"/>
          <w:lang w:val="en-GB"/>
        </w:rPr>
        <w:t>According to our</w:t>
      </w:r>
      <w:r w:rsidR="008F0552" w:rsidRPr="00D046D5">
        <w:rPr>
          <w:rFonts w:cstheme="minorHAnsi"/>
          <w:bCs/>
          <w:sz w:val="18"/>
          <w:szCs w:val="18"/>
          <w:lang w:val="en-GB"/>
        </w:rPr>
        <w:t xml:space="preserve"> estimate</w:t>
      </w:r>
      <w:r w:rsidR="00192C72" w:rsidRPr="00D046D5">
        <w:rPr>
          <w:rFonts w:cstheme="minorHAnsi"/>
          <w:bCs/>
          <w:sz w:val="18"/>
          <w:szCs w:val="18"/>
          <w:lang w:val="en-GB"/>
        </w:rPr>
        <w:t>s, production</w:t>
      </w:r>
      <w:r w:rsidR="008F0552" w:rsidRPr="00D046D5">
        <w:rPr>
          <w:rFonts w:cstheme="minorHAnsi"/>
          <w:bCs/>
          <w:sz w:val="18"/>
          <w:szCs w:val="18"/>
          <w:lang w:val="en-GB"/>
        </w:rPr>
        <w:t xml:space="preserve"> costs for wind</w:t>
      </w:r>
      <w:r w:rsidR="008F0552" w:rsidRPr="00D046D5">
        <w:rPr>
          <w:rFonts w:cstheme="minorHAnsi"/>
          <w:bCs/>
          <w:sz w:val="18"/>
          <w:szCs w:val="18"/>
          <w:lang w:val="en-GB"/>
        </w:rPr>
        <w:noBreakHyphen/>
        <w:t>based ammonia will be between 0.7 and 0.9 USD kg</w:t>
      </w:r>
      <w:r w:rsidR="008F0552" w:rsidRPr="00D046D5">
        <w:rPr>
          <w:rFonts w:cstheme="minorHAnsi"/>
          <w:bCs/>
          <w:sz w:val="18"/>
          <w:szCs w:val="18"/>
          <w:vertAlign w:val="superscript"/>
          <w:lang w:val="en-GB"/>
        </w:rPr>
        <w:t>–1</w:t>
      </w:r>
      <w:r w:rsidR="008F0552" w:rsidRPr="00D046D5">
        <w:rPr>
          <w:rFonts w:cstheme="minorHAnsi"/>
          <w:bCs/>
          <w:sz w:val="18"/>
          <w:szCs w:val="18"/>
          <w:lang w:val="en-GB"/>
        </w:rPr>
        <w:t>, while wind</w:t>
      </w:r>
      <w:r w:rsidR="008F0552" w:rsidRPr="00D046D5">
        <w:rPr>
          <w:rFonts w:cstheme="minorHAnsi"/>
          <w:bCs/>
          <w:sz w:val="18"/>
          <w:szCs w:val="18"/>
          <w:lang w:val="en-GB"/>
        </w:rPr>
        <w:noBreakHyphen/>
        <w:t>based methanol ranges from 0.8 to 1.0 USD kg</w:t>
      </w:r>
      <w:r w:rsidR="008F0552" w:rsidRPr="00D046D5">
        <w:rPr>
          <w:rFonts w:cstheme="minorHAnsi"/>
          <w:bCs/>
          <w:sz w:val="18"/>
          <w:szCs w:val="18"/>
          <w:vertAlign w:val="superscript"/>
          <w:lang w:val="en-GB"/>
        </w:rPr>
        <w:t>–1</w:t>
      </w:r>
      <w:r w:rsidR="008F0552" w:rsidRPr="00D046D5">
        <w:rPr>
          <w:rFonts w:cstheme="minorHAnsi"/>
          <w:bCs/>
          <w:sz w:val="18"/>
          <w:szCs w:val="18"/>
          <w:lang w:val="en-GB"/>
        </w:rPr>
        <w:t>. The breakeven price of natural gas is calculated to be around 0.8–1.1 USD kg</w:t>
      </w:r>
      <w:r w:rsidR="008F0552" w:rsidRPr="00D046D5">
        <w:rPr>
          <w:rFonts w:cstheme="minorHAnsi"/>
          <w:bCs/>
          <w:sz w:val="18"/>
          <w:szCs w:val="18"/>
          <w:vertAlign w:val="superscript"/>
          <w:lang w:val="en-GB"/>
        </w:rPr>
        <w:t>–1</w:t>
      </w:r>
      <w:r w:rsidR="008F0552" w:rsidRPr="00D046D5">
        <w:rPr>
          <w:rFonts w:cstheme="minorHAnsi"/>
          <w:bCs/>
          <w:sz w:val="18"/>
          <w:szCs w:val="18"/>
          <w:lang w:val="en-GB"/>
        </w:rPr>
        <w:t xml:space="preserve"> for ammonia and 1.0–1.4 USD kg</w:t>
      </w:r>
      <w:r w:rsidR="008F0552" w:rsidRPr="00D046D5">
        <w:rPr>
          <w:rFonts w:cstheme="minorHAnsi"/>
          <w:bCs/>
          <w:sz w:val="18"/>
          <w:szCs w:val="18"/>
          <w:vertAlign w:val="superscript"/>
          <w:lang w:val="en-GB"/>
        </w:rPr>
        <w:t>–1</w:t>
      </w:r>
      <w:r w:rsidR="008F0552" w:rsidRPr="00D046D5">
        <w:rPr>
          <w:rFonts w:cstheme="minorHAnsi"/>
          <w:bCs/>
          <w:sz w:val="18"/>
          <w:szCs w:val="18"/>
          <w:lang w:val="en-GB"/>
        </w:rPr>
        <w:t xml:space="preserve"> for methanol, respectively. These breakeven prices are significantly lower than the natural gas prices in 2022</w:t>
      </w:r>
      <w:r w:rsidR="00192C72" w:rsidRPr="00D046D5">
        <w:rPr>
          <w:rFonts w:cstheme="minorHAnsi"/>
          <w:bCs/>
          <w:sz w:val="18"/>
          <w:szCs w:val="18"/>
          <w:lang w:val="en-GB"/>
        </w:rPr>
        <w:t>, f</w:t>
      </w:r>
      <w:r w:rsidR="008F0552" w:rsidRPr="00D046D5">
        <w:rPr>
          <w:rFonts w:cstheme="minorHAnsi"/>
          <w:bCs/>
          <w:sz w:val="18"/>
          <w:szCs w:val="18"/>
          <w:lang w:val="en-GB"/>
        </w:rPr>
        <w:t>urther reinforc</w:t>
      </w:r>
      <w:r w:rsidR="00192C72" w:rsidRPr="00D046D5">
        <w:rPr>
          <w:rFonts w:cstheme="minorHAnsi"/>
          <w:bCs/>
          <w:sz w:val="18"/>
          <w:szCs w:val="18"/>
          <w:lang w:val="en-GB"/>
        </w:rPr>
        <w:t>ing</w:t>
      </w:r>
      <w:r w:rsidR="008F0552" w:rsidRPr="00D046D5">
        <w:rPr>
          <w:rFonts w:cstheme="minorHAnsi"/>
          <w:bCs/>
          <w:sz w:val="18"/>
          <w:szCs w:val="18"/>
          <w:lang w:val="en-GB"/>
        </w:rPr>
        <w:t xml:space="preserve"> our conclusions.</w:t>
      </w:r>
      <w:r w:rsidR="008F0552" w:rsidRPr="00D046D5">
        <w:rPr>
          <w:rFonts w:cstheme="minorHAnsi"/>
          <w:b/>
          <w:bCs/>
          <w:sz w:val="18"/>
          <w:szCs w:val="18"/>
          <w:lang w:val="en-GB"/>
        </w:rPr>
        <w:t xml:space="preserve"> </w:t>
      </w:r>
      <w:r w:rsidR="007826FD" w:rsidRPr="00D046D5">
        <w:rPr>
          <w:rFonts w:cstheme="minorHAnsi"/>
          <w:b/>
          <w:bCs/>
          <w:sz w:val="18"/>
          <w:szCs w:val="18"/>
          <w:lang w:val="en-GB"/>
        </w:rPr>
        <w:t>We</w:t>
      </w:r>
      <w:r w:rsidRPr="00D046D5">
        <w:rPr>
          <w:rFonts w:cstheme="minorHAnsi"/>
          <w:b/>
          <w:bCs/>
          <w:sz w:val="18"/>
          <w:szCs w:val="18"/>
          <w:lang w:val="en-GB"/>
        </w:rPr>
        <w:t xml:space="preserve"> have included </w:t>
      </w:r>
      <w:r w:rsidR="00D167F2" w:rsidRPr="00D046D5">
        <w:rPr>
          <w:rFonts w:cstheme="minorHAnsi"/>
          <w:b/>
          <w:bCs/>
          <w:sz w:val="18"/>
          <w:szCs w:val="18"/>
          <w:lang w:val="en-GB"/>
        </w:rPr>
        <w:t>this analysis</w:t>
      </w:r>
      <w:r w:rsidRPr="00D046D5">
        <w:rPr>
          <w:rFonts w:cstheme="minorHAnsi"/>
          <w:b/>
          <w:bCs/>
          <w:sz w:val="18"/>
          <w:szCs w:val="18"/>
          <w:lang w:val="en-GB"/>
        </w:rPr>
        <w:t xml:space="preserve"> in the </w:t>
      </w:r>
      <w:commentRangeStart w:id="31"/>
      <w:r w:rsidRPr="00D046D5">
        <w:rPr>
          <w:rFonts w:cstheme="minorHAnsi"/>
          <w:b/>
          <w:bCs/>
          <w:sz w:val="18"/>
          <w:szCs w:val="18"/>
          <w:lang w:val="en-GB"/>
        </w:rPr>
        <w:t>results</w:t>
      </w:r>
      <w:r w:rsidR="00A4629D">
        <w:rPr>
          <w:rFonts w:cstheme="minorHAnsi"/>
          <w:b/>
          <w:bCs/>
          <w:sz w:val="18"/>
          <w:szCs w:val="18"/>
          <w:lang w:val="en-GB"/>
        </w:rPr>
        <w:t xml:space="preserve"> and discussion section</w:t>
      </w:r>
      <w:r w:rsidRPr="00D046D5">
        <w:rPr>
          <w:rFonts w:cstheme="minorHAnsi"/>
          <w:b/>
          <w:bCs/>
          <w:sz w:val="18"/>
          <w:szCs w:val="18"/>
          <w:lang w:val="en-GB"/>
        </w:rPr>
        <w:t xml:space="preserve"> </w:t>
      </w:r>
      <w:commentRangeEnd w:id="31"/>
      <w:r w:rsidR="00D86D3E">
        <w:rPr>
          <w:rStyle w:val="CommentReference"/>
          <w:rFonts w:eastAsiaTheme="minorEastAsia"/>
          <w:lang w:val="en-US"/>
        </w:rPr>
        <w:commentReference w:id="31"/>
      </w:r>
      <w:r w:rsidRPr="00D046D5">
        <w:rPr>
          <w:rFonts w:cstheme="minorHAnsi"/>
          <w:b/>
          <w:bCs/>
          <w:sz w:val="18"/>
          <w:szCs w:val="18"/>
          <w:lang w:val="en-GB"/>
        </w:rPr>
        <w:t>(page </w:t>
      </w:r>
      <w:r w:rsidR="004B3B06" w:rsidRPr="00D046D5">
        <w:rPr>
          <w:rFonts w:cstheme="minorHAnsi"/>
          <w:b/>
          <w:bCs/>
          <w:sz w:val="18"/>
          <w:szCs w:val="18"/>
          <w:lang w:val="en-GB"/>
        </w:rPr>
        <w:t>6</w:t>
      </w:r>
      <w:r w:rsidRPr="00D046D5">
        <w:rPr>
          <w:rFonts w:cstheme="minorHAnsi"/>
          <w:b/>
          <w:bCs/>
          <w:sz w:val="18"/>
          <w:szCs w:val="18"/>
          <w:lang w:val="en-GB"/>
        </w:rPr>
        <w:t>, line </w:t>
      </w:r>
      <w:r w:rsidR="004B3B06" w:rsidRPr="00D046D5">
        <w:rPr>
          <w:rFonts w:cstheme="minorHAnsi"/>
          <w:b/>
          <w:bCs/>
          <w:sz w:val="18"/>
          <w:szCs w:val="18"/>
          <w:lang w:val="en-GB"/>
        </w:rPr>
        <w:t>28</w:t>
      </w:r>
      <w:r w:rsidRPr="00D046D5">
        <w:rPr>
          <w:rFonts w:cstheme="minorHAnsi"/>
          <w:b/>
          <w:bCs/>
          <w:sz w:val="18"/>
          <w:szCs w:val="18"/>
          <w:lang w:val="en-GB"/>
        </w:rPr>
        <w:t xml:space="preserve">, </w:t>
      </w:r>
      <w:r w:rsidR="004B3B06" w:rsidRPr="00D046D5">
        <w:rPr>
          <w:rFonts w:cstheme="minorHAnsi"/>
          <w:b/>
          <w:bCs/>
          <w:sz w:val="18"/>
          <w:szCs w:val="18"/>
          <w:lang w:val="en-GB"/>
        </w:rPr>
        <w:t>left</w:t>
      </w:r>
      <w:r w:rsidRPr="00D046D5">
        <w:rPr>
          <w:rFonts w:cstheme="minorHAnsi"/>
          <w:b/>
          <w:bCs/>
          <w:sz w:val="18"/>
          <w:szCs w:val="18"/>
          <w:lang w:val="en-GB"/>
        </w:rPr>
        <w:t> column)</w:t>
      </w:r>
      <w:r w:rsidR="008F0552" w:rsidRPr="00D046D5">
        <w:rPr>
          <w:rFonts w:cstheme="minorHAnsi"/>
          <w:b/>
          <w:bCs/>
          <w:sz w:val="18"/>
          <w:szCs w:val="18"/>
          <w:lang w:val="en-GB"/>
        </w:rPr>
        <w:t>.</w:t>
      </w:r>
    </w:p>
    <w:p w14:paraId="31319BA2" w14:textId="383FA525" w:rsidR="00AE3DDD" w:rsidRPr="00117074" w:rsidRDefault="00AE3DDD" w:rsidP="00F97FA8">
      <w:pPr>
        <w:spacing w:after="0" w:line="288" w:lineRule="auto"/>
        <w:jc w:val="both"/>
        <w:rPr>
          <w:rFonts w:cstheme="minorHAnsi"/>
          <w:color w:val="0000FF"/>
          <w:sz w:val="18"/>
          <w:szCs w:val="18"/>
          <w:lang w:val="en-GB"/>
        </w:rPr>
      </w:pPr>
      <w:r w:rsidRPr="00117074">
        <w:rPr>
          <w:rFonts w:cstheme="minorHAnsi"/>
          <w:color w:val="0000FF"/>
          <w:sz w:val="18"/>
          <w:szCs w:val="18"/>
          <w:lang w:val="en-GB"/>
        </w:rPr>
        <w:t>2.11. Highlight the recent advances and anticipated technologies in near future for the sustainable processes for ammonia and methanol production.</w:t>
      </w:r>
    </w:p>
    <w:p w14:paraId="7CAF4E09" w14:textId="48A853C0" w:rsidR="007F2182" w:rsidRPr="00117074" w:rsidRDefault="00364773" w:rsidP="00A4629D">
      <w:pPr>
        <w:spacing w:line="288" w:lineRule="auto"/>
        <w:jc w:val="both"/>
        <w:rPr>
          <w:rFonts w:cstheme="minorHAnsi"/>
          <w:sz w:val="18"/>
          <w:szCs w:val="18"/>
          <w:lang w:val="en-GB"/>
        </w:rPr>
      </w:pPr>
      <w:r w:rsidRPr="00117074">
        <w:rPr>
          <w:rFonts w:cstheme="minorHAnsi"/>
          <w:b/>
          <w:bCs/>
          <w:sz w:val="18"/>
          <w:szCs w:val="18"/>
          <w:lang w:val="en-GB"/>
        </w:rPr>
        <w:t xml:space="preserve">Referring to the </w:t>
      </w:r>
      <w:r w:rsidR="00C9263D" w:rsidRPr="00117074">
        <w:rPr>
          <w:rFonts w:cstheme="minorHAnsi"/>
          <w:b/>
          <w:bCs/>
          <w:sz w:val="18"/>
          <w:szCs w:val="18"/>
          <w:lang w:val="en-GB"/>
        </w:rPr>
        <w:t>Reviewer</w:t>
      </w:r>
      <w:r w:rsidRPr="00117074">
        <w:rPr>
          <w:rFonts w:cstheme="minorHAnsi"/>
          <w:b/>
          <w:bCs/>
          <w:sz w:val="18"/>
          <w:szCs w:val="18"/>
          <w:lang w:val="en-GB"/>
        </w:rPr>
        <w:t>’s comments 2.2, 2.3, and 2.4, the introduction of the revised manuscript</w:t>
      </w:r>
      <w:r w:rsidR="007F053B">
        <w:rPr>
          <w:rFonts w:cstheme="minorHAnsi"/>
          <w:b/>
          <w:bCs/>
          <w:sz w:val="18"/>
          <w:szCs w:val="18"/>
          <w:lang w:val="en-GB"/>
        </w:rPr>
        <w:t xml:space="preserve"> now</w:t>
      </w:r>
      <w:r w:rsidRPr="00117074">
        <w:rPr>
          <w:rFonts w:cstheme="minorHAnsi"/>
          <w:b/>
          <w:bCs/>
          <w:sz w:val="18"/>
          <w:szCs w:val="18"/>
          <w:lang w:val="en-GB"/>
        </w:rPr>
        <w:t xml:space="preserve"> incorporates </w:t>
      </w:r>
      <w:r w:rsidR="007F053B">
        <w:rPr>
          <w:rFonts w:cstheme="minorHAnsi"/>
          <w:b/>
          <w:bCs/>
          <w:sz w:val="18"/>
          <w:szCs w:val="18"/>
          <w:lang w:val="en-GB"/>
        </w:rPr>
        <w:t xml:space="preserve">a more detailed discussion </w:t>
      </w:r>
      <w:r w:rsidRPr="00117074">
        <w:rPr>
          <w:rFonts w:cstheme="minorHAnsi"/>
          <w:b/>
          <w:bCs/>
          <w:sz w:val="18"/>
          <w:szCs w:val="18"/>
          <w:lang w:val="en-GB"/>
        </w:rPr>
        <w:t xml:space="preserve">on existing </w:t>
      </w:r>
      <w:r w:rsidRPr="00C36D5D">
        <w:rPr>
          <w:rFonts w:cstheme="minorHAnsi"/>
          <w:b/>
          <w:bCs/>
          <w:sz w:val="18"/>
          <w:szCs w:val="18"/>
          <w:lang w:val="en-GB"/>
        </w:rPr>
        <w:t>and upcoming technologies regarding both ammonia and methanol production (</w:t>
      </w:r>
      <w:r w:rsidR="007F2182" w:rsidRPr="00C36D5D">
        <w:rPr>
          <w:rFonts w:cstheme="minorHAnsi"/>
          <w:b/>
          <w:bCs/>
          <w:sz w:val="18"/>
          <w:szCs w:val="18"/>
          <w:lang w:val="en-GB"/>
        </w:rPr>
        <w:t>page </w:t>
      </w:r>
      <w:r w:rsidR="00C36D5D" w:rsidRPr="00C36D5D">
        <w:rPr>
          <w:rFonts w:cstheme="minorHAnsi"/>
          <w:b/>
          <w:bCs/>
          <w:sz w:val="18"/>
          <w:szCs w:val="18"/>
          <w:lang w:val="en-GB"/>
        </w:rPr>
        <w:t>1</w:t>
      </w:r>
      <w:r w:rsidR="007F2182" w:rsidRPr="00C36D5D">
        <w:rPr>
          <w:rFonts w:cstheme="minorHAnsi"/>
          <w:b/>
          <w:bCs/>
          <w:sz w:val="18"/>
          <w:szCs w:val="18"/>
          <w:lang w:val="en-GB"/>
        </w:rPr>
        <w:t>, line </w:t>
      </w:r>
      <w:r w:rsidR="00C36D5D" w:rsidRPr="00C36D5D">
        <w:rPr>
          <w:rFonts w:cstheme="minorHAnsi"/>
          <w:b/>
          <w:bCs/>
          <w:sz w:val="18"/>
          <w:szCs w:val="18"/>
          <w:lang w:val="en-GB"/>
        </w:rPr>
        <w:t>28</w:t>
      </w:r>
      <w:r w:rsidR="007F2182" w:rsidRPr="00C36D5D">
        <w:rPr>
          <w:rFonts w:cstheme="minorHAnsi"/>
          <w:b/>
          <w:bCs/>
          <w:sz w:val="18"/>
          <w:szCs w:val="18"/>
          <w:lang w:val="en-GB"/>
        </w:rPr>
        <w:t xml:space="preserve">, </w:t>
      </w:r>
      <w:r w:rsidR="00C36D5D" w:rsidRPr="00C36D5D">
        <w:rPr>
          <w:rFonts w:cstheme="minorHAnsi"/>
          <w:b/>
          <w:bCs/>
          <w:sz w:val="18"/>
          <w:szCs w:val="18"/>
          <w:lang w:val="en-GB"/>
        </w:rPr>
        <w:lastRenderedPageBreak/>
        <w:t>left</w:t>
      </w:r>
      <w:r w:rsidR="007F2182" w:rsidRPr="00C36D5D">
        <w:rPr>
          <w:rFonts w:cstheme="minorHAnsi"/>
          <w:b/>
          <w:bCs/>
          <w:sz w:val="18"/>
          <w:szCs w:val="18"/>
          <w:lang w:val="en-GB"/>
        </w:rPr>
        <w:t> column)</w:t>
      </w:r>
      <w:r w:rsidR="007F2182" w:rsidRPr="00C36D5D">
        <w:rPr>
          <w:rFonts w:cstheme="minorHAnsi"/>
          <w:b/>
          <w:sz w:val="18"/>
          <w:szCs w:val="18"/>
          <w:lang w:val="en-GB"/>
        </w:rPr>
        <w:t>.</w:t>
      </w:r>
      <w:r w:rsidR="007F2182" w:rsidRPr="00C36D5D">
        <w:rPr>
          <w:rFonts w:cstheme="minorHAnsi"/>
          <w:color w:val="0000FF"/>
          <w:sz w:val="18"/>
          <w:szCs w:val="18"/>
          <w:lang w:val="en-GB"/>
        </w:rPr>
        <w:t xml:space="preserve"> </w:t>
      </w:r>
      <w:r w:rsidR="008F3EF0" w:rsidRPr="00C36D5D">
        <w:rPr>
          <w:rFonts w:cstheme="minorHAnsi"/>
          <w:sz w:val="18"/>
          <w:szCs w:val="18"/>
          <w:lang w:val="en-GB"/>
        </w:rPr>
        <w:t xml:space="preserve">We would also like to take this opportunity to shed light on the paragraph </w:t>
      </w:r>
      <w:r w:rsidRPr="00C36D5D">
        <w:rPr>
          <w:rFonts w:cstheme="minorHAnsi"/>
          <w:sz w:val="18"/>
          <w:szCs w:val="18"/>
          <w:lang w:val="en-GB"/>
        </w:rPr>
        <w:t>included</w:t>
      </w:r>
      <w:r w:rsidR="008F3EF0" w:rsidRPr="00C36D5D">
        <w:rPr>
          <w:rFonts w:cstheme="minorHAnsi"/>
          <w:sz w:val="18"/>
          <w:szCs w:val="18"/>
          <w:lang w:val="en-GB"/>
        </w:rPr>
        <w:t xml:space="preserve"> in the </w:t>
      </w:r>
      <w:r w:rsidR="00C9263D" w:rsidRPr="00C36D5D">
        <w:rPr>
          <w:rFonts w:cstheme="minorHAnsi"/>
          <w:sz w:val="18"/>
          <w:szCs w:val="18"/>
          <w:lang w:val="en-GB"/>
        </w:rPr>
        <w:t>d</w:t>
      </w:r>
      <w:r w:rsidR="008F3EF0" w:rsidRPr="00C36D5D">
        <w:rPr>
          <w:rFonts w:cstheme="minorHAnsi"/>
          <w:sz w:val="18"/>
          <w:szCs w:val="18"/>
          <w:lang w:val="en-GB"/>
        </w:rPr>
        <w:t xml:space="preserve">iscussions section that </w:t>
      </w:r>
      <w:r w:rsidRPr="00C36D5D">
        <w:rPr>
          <w:rFonts w:cstheme="minorHAnsi"/>
          <w:sz w:val="18"/>
          <w:szCs w:val="18"/>
          <w:lang w:val="en-GB"/>
        </w:rPr>
        <w:t>delves deeper into</w:t>
      </w:r>
      <w:r w:rsidR="008F3EF0" w:rsidRPr="00C36D5D">
        <w:rPr>
          <w:rFonts w:cstheme="minorHAnsi"/>
          <w:sz w:val="18"/>
          <w:szCs w:val="18"/>
          <w:lang w:val="en-GB"/>
        </w:rPr>
        <w:t xml:space="preserve"> these upcoming technologies</w:t>
      </w:r>
      <w:r w:rsidR="007F2182" w:rsidRPr="00C36D5D">
        <w:rPr>
          <w:rFonts w:cstheme="minorHAnsi"/>
          <w:sz w:val="18"/>
          <w:szCs w:val="18"/>
          <w:lang w:val="en-GB"/>
        </w:rPr>
        <w:t xml:space="preserve"> </w:t>
      </w:r>
      <w:r w:rsidR="007F2182" w:rsidRPr="00C36D5D">
        <w:rPr>
          <w:rFonts w:cstheme="minorHAnsi"/>
          <w:bCs/>
          <w:sz w:val="18"/>
          <w:szCs w:val="18"/>
          <w:lang w:val="en-GB"/>
        </w:rPr>
        <w:t>(page </w:t>
      </w:r>
      <w:r w:rsidR="00C36D5D" w:rsidRPr="00C36D5D">
        <w:rPr>
          <w:rFonts w:cstheme="minorHAnsi"/>
          <w:bCs/>
          <w:sz w:val="18"/>
          <w:szCs w:val="18"/>
          <w:lang w:val="en-GB"/>
        </w:rPr>
        <w:t>7</w:t>
      </w:r>
      <w:r w:rsidR="007F2182" w:rsidRPr="00C36D5D">
        <w:rPr>
          <w:rFonts w:cstheme="minorHAnsi"/>
          <w:bCs/>
          <w:sz w:val="18"/>
          <w:szCs w:val="18"/>
          <w:lang w:val="en-GB"/>
        </w:rPr>
        <w:t>, line </w:t>
      </w:r>
      <w:r w:rsidR="00C36D5D" w:rsidRPr="00C36D5D">
        <w:rPr>
          <w:rFonts w:cstheme="minorHAnsi"/>
          <w:bCs/>
          <w:sz w:val="18"/>
          <w:szCs w:val="18"/>
          <w:lang w:val="en-GB"/>
        </w:rPr>
        <w:t>7</w:t>
      </w:r>
      <w:r w:rsidR="007F2182" w:rsidRPr="00C36D5D">
        <w:rPr>
          <w:rFonts w:cstheme="minorHAnsi"/>
          <w:bCs/>
          <w:sz w:val="18"/>
          <w:szCs w:val="18"/>
          <w:lang w:val="en-GB"/>
        </w:rPr>
        <w:t xml:space="preserve">, </w:t>
      </w:r>
      <w:r w:rsidR="00C36D5D" w:rsidRPr="00C36D5D">
        <w:rPr>
          <w:rFonts w:cstheme="minorHAnsi"/>
          <w:bCs/>
          <w:sz w:val="18"/>
          <w:szCs w:val="18"/>
          <w:lang w:val="en-GB"/>
        </w:rPr>
        <w:t>left</w:t>
      </w:r>
      <w:r w:rsidR="007F2182" w:rsidRPr="00C36D5D">
        <w:rPr>
          <w:rFonts w:cstheme="minorHAnsi"/>
          <w:bCs/>
          <w:sz w:val="18"/>
          <w:szCs w:val="18"/>
          <w:lang w:val="en-GB"/>
        </w:rPr>
        <w:t> column)</w:t>
      </w:r>
      <w:r w:rsidR="007F2182" w:rsidRPr="00C36D5D">
        <w:rPr>
          <w:rFonts w:cstheme="minorHAnsi"/>
          <w:sz w:val="18"/>
          <w:szCs w:val="18"/>
          <w:lang w:val="en-GB"/>
        </w:rPr>
        <w:t>.</w:t>
      </w:r>
      <w:r w:rsidR="00C313FB" w:rsidRPr="00C36D5D">
        <w:rPr>
          <w:rFonts w:cstheme="minorHAnsi"/>
          <w:sz w:val="18"/>
          <w:szCs w:val="18"/>
          <w:lang w:val="en-GB"/>
        </w:rPr>
        <w:t xml:space="preserve"> </w:t>
      </w:r>
      <w:r w:rsidRPr="00C36D5D">
        <w:rPr>
          <w:rFonts w:cstheme="minorHAnsi"/>
          <w:sz w:val="18"/>
          <w:szCs w:val="18"/>
          <w:lang w:val="en-GB"/>
        </w:rPr>
        <w:t xml:space="preserve">Notably, the potential of ammonia leaves, i.e., small electrocatalytic reactors coupled to solar power for direct fertiliser production at croplands, are </w:t>
      </w:r>
      <w:r w:rsidR="00C6198C" w:rsidRPr="00C36D5D">
        <w:rPr>
          <w:rFonts w:cstheme="minorHAnsi"/>
          <w:sz w:val="18"/>
          <w:szCs w:val="18"/>
          <w:lang w:val="en-GB"/>
        </w:rPr>
        <w:t>emphasised</w:t>
      </w:r>
      <w:r w:rsidRPr="00C36D5D">
        <w:rPr>
          <w:rFonts w:cstheme="minorHAnsi"/>
          <w:sz w:val="18"/>
          <w:szCs w:val="18"/>
          <w:lang w:val="en-GB"/>
        </w:rPr>
        <w:t xml:space="preserve">. </w:t>
      </w:r>
      <w:r w:rsidR="00C6198C" w:rsidRPr="00C36D5D">
        <w:rPr>
          <w:rFonts w:cstheme="minorHAnsi"/>
          <w:sz w:val="18"/>
          <w:szCs w:val="18"/>
          <w:lang w:val="en-GB"/>
        </w:rPr>
        <w:t>We also examine e</w:t>
      </w:r>
      <w:r w:rsidRPr="00C36D5D">
        <w:rPr>
          <w:rFonts w:cstheme="minorHAnsi"/>
          <w:sz w:val="18"/>
          <w:szCs w:val="18"/>
          <w:lang w:val="en-GB"/>
        </w:rPr>
        <w:t xml:space="preserve">merging catalysts </w:t>
      </w:r>
      <w:r w:rsidR="00E14B5D" w:rsidRPr="00C36D5D">
        <w:rPr>
          <w:rFonts w:cstheme="minorHAnsi"/>
          <w:sz w:val="18"/>
          <w:szCs w:val="18"/>
          <w:lang w:val="en-GB"/>
        </w:rPr>
        <w:t xml:space="preserve">for methanol synthesis, </w:t>
      </w:r>
      <w:r w:rsidRPr="00C36D5D">
        <w:rPr>
          <w:rFonts w:cstheme="minorHAnsi"/>
          <w:sz w:val="18"/>
          <w:szCs w:val="18"/>
          <w:lang w:val="en-GB"/>
        </w:rPr>
        <w:t xml:space="preserve">such as promoted indium oxide </w:t>
      </w:r>
      <w:r w:rsidR="00E14B5D" w:rsidRPr="00C36D5D">
        <w:rPr>
          <w:rFonts w:cstheme="minorHAnsi"/>
          <w:sz w:val="18"/>
          <w:szCs w:val="18"/>
          <w:lang w:val="en-GB"/>
        </w:rPr>
        <w:t>and</w:t>
      </w:r>
      <w:r w:rsidRPr="00C36D5D">
        <w:rPr>
          <w:rFonts w:cstheme="minorHAnsi"/>
          <w:sz w:val="18"/>
          <w:szCs w:val="18"/>
          <w:lang w:val="en-GB"/>
        </w:rPr>
        <w:t xml:space="preserve"> </w:t>
      </w:r>
      <w:r w:rsidR="00C6198C" w:rsidRPr="00C36D5D">
        <w:rPr>
          <w:rFonts w:cstheme="minorHAnsi"/>
          <w:sz w:val="18"/>
          <w:szCs w:val="18"/>
          <w:lang w:val="en-GB"/>
        </w:rPr>
        <w:t>zinc</w:t>
      </w:r>
      <w:r w:rsidR="00C6198C" w:rsidRPr="00C36D5D">
        <w:rPr>
          <w:rFonts w:cstheme="minorHAnsi"/>
          <w:sz w:val="18"/>
          <w:szCs w:val="18"/>
          <w:lang w:val="en-GB"/>
        </w:rPr>
        <w:noBreakHyphen/>
        <w:t>zirconium</w:t>
      </w:r>
      <w:r w:rsidRPr="00C36D5D">
        <w:rPr>
          <w:rFonts w:cstheme="minorHAnsi"/>
          <w:sz w:val="18"/>
          <w:szCs w:val="18"/>
          <w:lang w:val="en-GB"/>
        </w:rPr>
        <w:t xml:space="preserve"> oxide. </w:t>
      </w:r>
      <w:r w:rsidR="00E14B5D" w:rsidRPr="00C36D5D">
        <w:rPr>
          <w:rFonts w:cstheme="minorHAnsi"/>
          <w:sz w:val="18"/>
          <w:szCs w:val="18"/>
          <w:lang w:val="en-GB"/>
        </w:rPr>
        <w:t>We also</w:t>
      </w:r>
      <w:r w:rsidR="00C6198C" w:rsidRPr="00C36D5D">
        <w:rPr>
          <w:rFonts w:cstheme="minorHAnsi"/>
          <w:sz w:val="18"/>
          <w:szCs w:val="18"/>
          <w:lang w:val="en-GB"/>
        </w:rPr>
        <w:t xml:space="preserve"> elaborate on </w:t>
      </w:r>
      <w:r w:rsidRPr="00C36D5D">
        <w:rPr>
          <w:rFonts w:cstheme="minorHAnsi"/>
          <w:sz w:val="18"/>
          <w:szCs w:val="18"/>
          <w:lang w:val="en-GB"/>
        </w:rPr>
        <w:t>the scope of direct electrocatalytic conversion of CO</w:t>
      </w:r>
      <w:r w:rsidRPr="00C36D5D">
        <w:rPr>
          <w:rFonts w:cstheme="minorHAnsi"/>
          <w:sz w:val="18"/>
          <w:szCs w:val="18"/>
          <w:vertAlign w:val="subscript"/>
          <w:lang w:val="en-GB"/>
        </w:rPr>
        <w:t>2</w:t>
      </w:r>
      <w:r w:rsidRPr="00C36D5D">
        <w:rPr>
          <w:rFonts w:cstheme="minorHAnsi"/>
          <w:sz w:val="18"/>
          <w:szCs w:val="18"/>
          <w:lang w:val="en-GB"/>
        </w:rPr>
        <w:t xml:space="preserve"> using molybdenum</w:t>
      </w:r>
      <w:r w:rsidRPr="00C36D5D">
        <w:rPr>
          <w:rFonts w:ascii="Cambria Math" w:hAnsi="Cambria Math" w:cs="Cambria Math"/>
          <w:sz w:val="18"/>
          <w:szCs w:val="18"/>
          <w:lang w:val="en-GB"/>
        </w:rPr>
        <w:t>‑</w:t>
      </w:r>
      <w:r w:rsidRPr="00C36D5D">
        <w:rPr>
          <w:rFonts w:cstheme="minorHAnsi"/>
          <w:sz w:val="18"/>
          <w:szCs w:val="18"/>
          <w:lang w:val="en-GB"/>
        </w:rPr>
        <w:t>based catalyst</w:t>
      </w:r>
      <w:r w:rsidR="00795179" w:rsidRPr="00C36D5D">
        <w:rPr>
          <w:rFonts w:cstheme="minorHAnsi"/>
          <w:sz w:val="18"/>
          <w:szCs w:val="18"/>
          <w:lang w:val="en-GB"/>
        </w:rPr>
        <w:t>s</w:t>
      </w:r>
      <w:r w:rsidRPr="00C36D5D">
        <w:rPr>
          <w:rFonts w:cstheme="minorHAnsi"/>
          <w:sz w:val="18"/>
          <w:szCs w:val="18"/>
          <w:lang w:val="en-GB"/>
        </w:rPr>
        <w:t xml:space="preserve">. </w:t>
      </w:r>
      <w:r w:rsidR="00C6198C" w:rsidRPr="00C36D5D">
        <w:rPr>
          <w:rFonts w:cstheme="minorHAnsi"/>
          <w:sz w:val="18"/>
          <w:szCs w:val="18"/>
          <w:lang w:val="en-GB"/>
        </w:rPr>
        <w:t>Moreover</w:t>
      </w:r>
      <w:r w:rsidRPr="00117074">
        <w:rPr>
          <w:rFonts w:cstheme="minorHAnsi"/>
          <w:sz w:val="18"/>
          <w:szCs w:val="18"/>
          <w:lang w:val="en-GB"/>
        </w:rPr>
        <w:t xml:space="preserve">, </w:t>
      </w:r>
      <w:r w:rsidR="00C6198C" w:rsidRPr="00117074">
        <w:rPr>
          <w:rFonts w:cstheme="minorHAnsi"/>
          <w:sz w:val="18"/>
          <w:szCs w:val="18"/>
          <w:lang w:val="en-GB"/>
        </w:rPr>
        <w:t xml:space="preserve">the </w:t>
      </w:r>
      <w:r w:rsidR="00C9263D" w:rsidRPr="00117074">
        <w:rPr>
          <w:rFonts w:cstheme="minorHAnsi"/>
          <w:sz w:val="18"/>
          <w:szCs w:val="18"/>
          <w:lang w:val="en-GB"/>
        </w:rPr>
        <w:t>d</w:t>
      </w:r>
      <w:r w:rsidR="00C6198C" w:rsidRPr="00117074">
        <w:rPr>
          <w:rFonts w:cstheme="minorHAnsi"/>
          <w:sz w:val="18"/>
          <w:szCs w:val="18"/>
          <w:lang w:val="en-GB"/>
        </w:rPr>
        <w:t xml:space="preserve">iscussion section also covers the </w:t>
      </w:r>
      <w:r w:rsidRPr="00117074">
        <w:rPr>
          <w:rFonts w:cstheme="minorHAnsi"/>
          <w:sz w:val="18"/>
          <w:szCs w:val="18"/>
          <w:lang w:val="en-GB"/>
        </w:rPr>
        <w:t xml:space="preserve">current applicability </w:t>
      </w:r>
      <w:r w:rsidR="00C6198C" w:rsidRPr="00117074">
        <w:rPr>
          <w:rFonts w:cstheme="minorHAnsi"/>
          <w:sz w:val="18"/>
          <w:szCs w:val="18"/>
          <w:lang w:val="en-GB"/>
        </w:rPr>
        <w:t xml:space="preserve">of these technologies </w:t>
      </w:r>
      <w:r w:rsidRPr="00117074">
        <w:rPr>
          <w:rFonts w:cstheme="minorHAnsi"/>
          <w:sz w:val="18"/>
          <w:szCs w:val="18"/>
          <w:lang w:val="en-GB"/>
        </w:rPr>
        <w:t xml:space="preserve">and </w:t>
      </w:r>
      <w:r w:rsidR="00C6198C" w:rsidRPr="00117074">
        <w:rPr>
          <w:rFonts w:cstheme="minorHAnsi"/>
          <w:sz w:val="18"/>
          <w:szCs w:val="18"/>
          <w:lang w:val="en-GB"/>
        </w:rPr>
        <w:t>identifies potential areas of improvement</w:t>
      </w:r>
      <w:r w:rsidRPr="00117074">
        <w:rPr>
          <w:rFonts w:cstheme="minorHAnsi"/>
          <w:sz w:val="18"/>
          <w:szCs w:val="18"/>
          <w:lang w:val="en-GB"/>
        </w:rPr>
        <w:t>.</w:t>
      </w:r>
    </w:p>
    <w:p w14:paraId="53E0E148" w14:textId="4CFE74BC" w:rsidR="00AE3DDD" w:rsidRPr="00117074" w:rsidRDefault="00AE3DDD" w:rsidP="00F97FA8">
      <w:pPr>
        <w:spacing w:after="0" w:line="288" w:lineRule="auto"/>
        <w:jc w:val="both"/>
        <w:rPr>
          <w:rFonts w:cstheme="minorHAnsi"/>
          <w:color w:val="0000FF"/>
          <w:sz w:val="18"/>
          <w:szCs w:val="18"/>
          <w:lang w:val="en-GB"/>
        </w:rPr>
      </w:pPr>
      <w:r w:rsidRPr="00117074">
        <w:rPr>
          <w:rFonts w:cstheme="minorHAnsi"/>
          <w:color w:val="0000FF"/>
          <w:sz w:val="18"/>
          <w:szCs w:val="18"/>
          <w:lang w:val="en-GB"/>
        </w:rPr>
        <w:t>2.12. The authors have conducted a monthly techno‐economic assessment of Europe and the production costs for green, fossil ammonia and methanol. Nevertheless, in order to ascertain their economic competitiveness, it is necessary to compare them with other nations.</w:t>
      </w:r>
    </w:p>
    <w:p w14:paraId="3FC28A78" w14:textId="07A8859C" w:rsidR="00B743CF" w:rsidRPr="00117074" w:rsidRDefault="00B743CF" w:rsidP="00A4629D">
      <w:pPr>
        <w:spacing w:line="288" w:lineRule="auto"/>
        <w:jc w:val="both"/>
        <w:rPr>
          <w:rFonts w:cstheme="minorHAnsi"/>
          <w:b/>
          <w:bCs/>
          <w:sz w:val="18"/>
          <w:szCs w:val="18"/>
          <w:lang w:val="en-GB"/>
        </w:rPr>
      </w:pPr>
      <w:r w:rsidRPr="00117074">
        <w:rPr>
          <w:rFonts w:cstheme="minorHAnsi"/>
          <w:sz w:val="18"/>
          <w:szCs w:val="18"/>
          <w:lang w:val="en-GB"/>
        </w:rPr>
        <w:t xml:space="preserve">We appreciate the suggestion from the </w:t>
      </w:r>
      <w:r w:rsidR="00C9263D" w:rsidRPr="00117074">
        <w:rPr>
          <w:rFonts w:cstheme="minorHAnsi"/>
          <w:sz w:val="18"/>
          <w:szCs w:val="18"/>
          <w:lang w:val="en-GB"/>
        </w:rPr>
        <w:t>Reviewer</w:t>
      </w:r>
      <w:r w:rsidRPr="00117074">
        <w:rPr>
          <w:rFonts w:cstheme="minorHAnsi"/>
          <w:sz w:val="18"/>
          <w:szCs w:val="18"/>
          <w:lang w:val="en-GB"/>
        </w:rPr>
        <w:t xml:space="preserve"> and acknowledge that conducting this comparison would be a valuable study</w:t>
      </w:r>
      <w:r w:rsidRPr="00EA5674">
        <w:rPr>
          <w:rFonts w:cstheme="minorHAnsi"/>
          <w:sz w:val="18"/>
          <w:szCs w:val="18"/>
          <w:lang w:val="en-GB"/>
        </w:rPr>
        <w:t>. </w:t>
      </w:r>
      <w:r w:rsidRPr="00EA5674">
        <w:rPr>
          <w:rFonts w:cstheme="minorHAnsi"/>
          <w:b/>
          <w:bCs/>
          <w:sz w:val="18"/>
          <w:szCs w:val="18"/>
          <w:lang w:val="en-GB"/>
        </w:rPr>
        <w:t>Hence, we carr</w:t>
      </w:r>
      <w:r w:rsidR="00084993" w:rsidRPr="00EA5674">
        <w:rPr>
          <w:rFonts w:cstheme="minorHAnsi"/>
          <w:b/>
          <w:bCs/>
          <w:sz w:val="18"/>
          <w:szCs w:val="18"/>
          <w:lang w:val="en-GB"/>
        </w:rPr>
        <w:t>ied</w:t>
      </w:r>
      <w:r w:rsidRPr="00EA5674">
        <w:rPr>
          <w:rFonts w:cstheme="minorHAnsi"/>
          <w:b/>
          <w:bCs/>
          <w:sz w:val="18"/>
          <w:szCs w:val="18"/>
          <w:lang w:val="en-GB"/>
        </w:rPr>
        <w:t xml:space="preserve"> out similar calculations as those undertaken for Europe, but this time focusing on the United States (US). </w:t>
      </w:r>
      <w:r w:rsidRPr="00EA5674">
        <w:rPr>
          <w:rFonts w:cstheme="minorHAnsi"/>
          <w:bCs/>
          <w:sz w:val="18"/>
          <w:szCs w:val="18"/>
          <w:lang w:val="en-GB"/>
        </w:rPr>
        <w:t xml:space="preserve">We consider this assessment </w:t>
      </w:r>
      <w:r w:rsidR="00784ACF" w:rsidRPr="00EA5674">
        <w:rPr>
          <w:rFonts w:cstheme="minorHAnsi"/>
          <w:bCs/>
          <w:sz w:val="18"/>
          <w:szCs w:val="18"/>
          <w:lang w:val="en-GB"/>
        </w:rPr>
        <w:t>of high interest</w:t>
      </w:r>
      <w:r w:rsidRPr="00EA5674">
        <w:rPr>
          <w:rFonts w:cstheme="minorHAnsi"/>
          <w:bCs/>
          <w:sz w:val="18"/>
          <w:szCs w:val="18"/>
          <w:lang w:val="en-GB"/>
        </w:rPr>
        <w:t xml:space="preserve"> since the US </w:t>
      </w:r>
      <w:r w:rsidR="00AE1AC5" w:rsidRPr="00EA5674">
        <w:rPr>
          <w:rFonts w:cstheme="minorHAnsi"/>
          <w:bCs/>
          <w:sz w:val="18"/>
          <w:szCs w:val="18"/>
          <w:lang w:val="en-GB"/>
        </w:rPr>
        <w:t xml:space="preserve">mainly remained unaffected </w:t>
      </w:r>
      <w:r w:rsidRPr="00EA5674">
        <w:rPr>
          <w:rFonts w:cstheme="minorHAnsi"/>
          <w:bCs/>
          <w:sz w:val="18"/>
          <w:szCs w:val="18"/>
          <w:lang w:val="en-GB"/>
        </w:rPr>
        <w:t>by the energy crisis experienced in Europe.</w:t>
      </w:r>
      <w:r w:rsidRPr="00EA5674">
        <w:rPr>
          <w:rFonts w:cstheme="minorHAnsi"/>
          <w:b/>
          <w:bCs/>
          <w:sz w:val="18"/>
          <w:szCs w:val="18"/>
          <w:lang w:val="en-GB"/>
        </w:rPr>
        <w:t xml:space="preserve"> The comparison between production costs in Europe and the US is illustrated in Figure</w:t>
      </w:r>
      <w:r w:rsidR="00BB665F" w:rsidRPr="00EA5674">
        <w:rPr>
          <w:rFonts w:cstheme="minorHAnsi"/>
          <w:b/>
          <w:bCs/>
          <w:sz w:val="18"/>
          <w:szCs w:val="18"/>
          <w:lang w:val="en-GB"/>
        </w:rPr>
        <w:t> </w:t>
      </w:r>
      <w:r w:rsidRPr="00EA5674">
        <w:rPr>
          <w:rFonts w:cstheme="minorHAnsi"/>
          <w:b/>
          <w:bCs/>
          <w:sz w:val="18"/>
          <w:szCs w:val="18"/>
          <w:lang w:val="en-GB"/>
        </w:rPr>
        <w:t>S11. Section</w:t>
      </w:r>
      <w:r w:rsidR="00BB665F" w:rsidRPr="00EA5674">
        <w:rPr>
          <w:rFonts w:cstheme="minorHAnsi"/>
          <w:b/>
          <w:bCs/>
          <w:sz w:val="18"/>
          <w:szCs w:val="18"/>
          <w:lang w:val="en-GB"/>
        </w:rPr>
        <w:t> </w:t>
      </w:r>
      <w:r w:rsidRPr="00EA5674">
        <w:rPr>
          <w:rFonts w:cstheme="minorHAnsi"/>
          <w:b/>
          <w:bCs/>
          <w:sz w:val="18"/>
          <w:szCs w:val="18"/>
          <w:lang w:val="en-GB"/>
        </w:rPr>
        <w:t>5.2 of the ESI elaborates on the methodology employed to estimate these production costs</w:t>
      </w:r>
      <w:r w:rsidRPr="00EA5674">
        <w:rPr>
          <w:rFonts w:cstheme="minorHAnsi"/>
          <w:bCs/>
          <w:sz w:val="18"/>
          <w:szCs w:val="18"/>
          <w:lang w:val="en-GB"/>
        </w:rPr>
        <w:t xml:space="preserve">. </w:t>
      </w:r>
      <w:r w:rsidR="00C3406A" w:rsidRPr="00EA5674">
        <w:rPr>
          <w:rFonts w:cstheme="minorHAnsi"/>
          <w:bCs/>
          <w:sz w:val="18"/>
          <w:szCs w:val="18"/>
          <w:lang w:val="en-GB"/>
        </w:rPr>
        <w:t>In t</w:t>
      </w:r>
      <w:r w:rsidRPr="00EA5674">
        <w:rPr>
          <w:rFonts w:cstheme="minorHAnsi"/>
          <w:bCs/>
          <w:sz w:val="18"/>
          <w:szCs w:val="18"/>
          <w:lang w:val="en-GB"/>
        </w:rPr>
        <w:t>he US</w:t>
      </w:r>
      <w:r w:rsidR="00C3406A" w:rsidRPr="00EA5674">
        <w:rPr>
          <w:rFonts w:cstheme="minorHAnsi"/>
          <w:bCs/>
          <w:sz w:val="18"/>
          <w:szCs w:val="18"/>
          <w:lang w:val="en-GB"/>
        </w:rPr>
        <w:t>,</w:t>
      </w:r>
      <w:r w:rsidRPr="00EA5674">
        <w:rPr>
          <w:rFonts w:cstheme="minorHAnsi"/>
          <w:bCs/>
          <w:sz w:val="18"/>
          <w:szCs w:val="18"/>
          <w:lang w:val="en-GB"/>
        </w:rPr>
        <w:t xml:space="preserve"> </w:t>
      </w:r>
      <w:r w:rsidR="00C3406A" w:rsidRPr="00EA5674">
        <w:rPr>
          <w:rFonts w:cstheme="minorHAnsi"/>
          <w:bCs/>
          <w:sz w:val="18"/>
          <w:szCs w:val="18"/>
          <w:lang w:val="en-GB"/>
        </w:rPr>
        <w:t xml:space="preserve">the prices of </w:t>
      </w:r>
      <w:r w:rsidRPr="00EA5674">
        <w:rPr>
          <w:rFonts w:cstheme="minorHAnsi"/>
          <w:bCs/>
          <w:sz w:val="18"/>
          <w:szCs w:val="18"/>
          <w:lang w:val="en-GB"/>
        </w:rPr>
        <w:t xml:space="preserve">fossil ammonia </w:t>
      </w:r>
      <w:r w:rsidR="00C3406A" w:rsidRPr="00EA5674">
        <w:rPr>
          <w:rFonts w:cstheme="minorHAnsi"/>
          <w:bCs/>
          <w:sz w:val="18"/>
          <w:szCs w:val="18"/>
          <w:lang w:val="en-GB"/>
        </w:rPr>
        <w:t>reached peak values of</w:t>
      </w:r>
      <w:r w:rsidRPr="00EA5674">
        <w:rPr>
          <w:rFonts w:cstheme="minorHAnsi"/>
          <w:bCs/>
          <w:sz w:val="18"/>
          <w:szCs w:val="18"/>
          <w:lang w:val="en-GB"/>
        </w:rPr>
        <w:t xml:space="preserve"> 0.8</w:t>
      </w:r>
      <w:r w:rsidR="00BB665F" w:rsidRPr="00EA5674">
        <w:rPr>
          <w:rFonts w:cstheme="minorHAnsi"/>
          <w:bCs/>
          <w:sz w:val="18"/>
          <w:szCs w:val="18"/>
          <w:lang w:val="en-GB"/>
        </w:rPr>
        <w:t> </w:t>
      </w:r>
      <w:r w:rsidRPr="00EA5674">
        <w:rPr>
          <w:rFonts w:cstheme="minorHAnsi"/>
          <w:bCs/>
          <w:sz w:val="18"/>
          <w:szCs w:val="18"/>
          <w:lang w:val="en-GB"/>
        </w:rPr>
        <w:t>USD</w:t>
      </w:r>
      <w:r w:rsidR="00BB665F" w:rsidRPr="00EA5674">
        <w:rPr>
          <w:rFonts w:cstheme="minorHAnsi"/>
          <w:bCs/>
          <w:sz w:val="18"/>
          <w:szCs w:val="18"/>
          <w:lang w:val="en-GB"/>
        </w:rPr>
        <w:t> </w:t>
      </w:r>
      <w:r w:rsidRPr="00EA5674">
        <w:rPr>
          <w:rFonts w:cstheme="minorHAnsi"/>
          <w:bCs/>
          <w:sz w:val="18"/>
          <w:szCs w:val="18"/>
          <w:lang w:val="en-GB"/>
        </w:rPr>
        <w:t>kg</w:t>
      </w:r>
      <w:r w:rsidRPr="00EA5674">
        <w:rPr>
          <w:rFonts w:cstheme="minorHAnsi"/>
          <w:bCs/>
          <w:sz w:val="18"/>
          <w:szCs w:val="18"/>
          <w:vertAlign w:val="superscript"/>
          <w:lang w:val="en-GB"/>
        </w:rPr>
        <w:t>–1</w:t>
      </w:r>
      <w:r w:rsidRPr="00EA5674">
        <w:rPr>
          <w:rFonts w:cstheme="minorHAnsi"/>
          <w:bCs/>
          <w:sz w:val="18"/>
          <w:szCs w:val="18"/>
          <w:lang w:val="en-GB"/>
        </w:rPr>
        <w:t>, nearly 50% lower than the corresponding cost in Europe. Similarly, the</w:t>
      </w:r>
      <w:r w:rsidR="00C3406A" w:rsidRPr="00EA5674">
        <w:rPr>
          <w:rFonts w:cstheme="minorHAnsi"/>
          <w:bCs/>
          <w:sz w:val="18"/>
          <w:szCs w:val="18"/>
          <w:lang w:val="en-GB"/>
        </w:rPr>
        <w:t xml:space="preserve"> highest production cost of methanol through the fossil route was </w:t>
      </w:r>
      <w:r w:rsidRPr="00EA5674">
        <w:rPr>
          <w:rFonts w:cstheme="minorHAnsi"/>
          <w:bCs/>
          <w:sz w:val="18"/>
          <w:szCs w:val="18"/>
          <w:lang w:val="en-GB"/>
        </w:rPr>
        <w:t>0.4</w:t>
      </w:r>
      <w:r w:rsidR="00803729" w:rsidRPr="00EA5674">
        <w:rPr>
          <w:rFonts w:cstheme="minorHAnsi"/>
          <w:bCs/>
          <w:sz w:val="18"/>
          <w:szCs w:val="18"/>
          <w:lang w:val="en-GB"/>
        </w:rPr>
        <w:t> </w:t>
      </w:r>
      <w:r w:rsidRPr="00EA5674">
        <w:rPr>
          <w:rFonts w:cstheme="minorHAnsi"/>
          <w:bCs/>
          <w:sz w:val="18"/>
          <w:szCs w:val="18"/>
          <w:lang w:val="en-GB"/>
        </w:rPr>
        <w:t>USD</w:t>
      </w:r>
      <w:r w:rsidR="00803729" w:rsidRPr="00EA5674">
        <w:rPr>
          <w:rFonts w:cstheme="minorHAnsi"/>
          <w:bCs/>
          <w:sz w:val="18"/>
          <w:szCs w:val="18"/>
          <w:lang w:val="en-GB"/>
        </w:rPr>
        <w:t> </w:t>
      </w:r>
      <w:r w:rsidRPr="00EA5674">
        <w:rPr>
          <w:rFonts w:cstheme="minorHAnsi"/>
          <w:bCs/>
          <w:sz w:val="18"/>
          <w:szCs w:val="18"/>
          <w:lang w:val="en-GB"/>
        </w:rPr>
        <w:t>kg</w:t>
      </w:r>
      <w:r w:rsidRPr="00EA5674">
        <w:rPr>
          <w:rFonts w:cstheme="minorHAnsi"/>
          <w:bCs/>
          <w:sz w:val="18"/>
          <w:szCs w:val="18"/>
          <w:vertAlign w:val="superscript"/>
          <w:lang w:val="en-GB"/>
        </w:rPr>
        <w:t>–1</w:t>
      </w:r>
      <w:r w:rsidRPr="00EA5674">
        <w:rPr>
          <w:rFonts w:cstheme="minorHAnsi"/>
          <w:bCs/>
          <w:sz w:val="18"/>
          <w:szCs w:val="18"/>
          <w:lang w:val="en-GB"/>
        </w:rPr>
        <w:t xml:space="preserve">, </w:t>
      </w:r>
      <w:r w:rsidR="00C3406A" w:rsidRPr="00EA5674">
        <w:rPr>
          <w:rFonts w:cstheme="minorHAnsi"/>
          <w:bCs/>
          <w:sz w:val="18"/>
          <w:szCs w:val="18"/>
          <w:lang w:val="en-GB"/>
        </w:rPr>
        <w:t xml:space="preserve">which is </w:t>
      </w:r>
      <w:r w:rsidRPr="00EA5674">
        <w:rPr>
          <w:rFonts w:cstheme="minorHAnsi"/>
          <w:bCs/>
          <w:sz w:val="18"/>
          <w:szCs w:val="18"/>
          <w:lang w:val="en-GB"/>
        </w:rPr>
        <w:t xml:space="preserve">82% less compared to Europe. These </w:t>
      </w:r>
      <w:r w:rsidR="00C3406A" w:rsidRPr="00EA5674">
        <w:rPr>
          <w:rFonts w:cstheme="minorHAnsi"/>
          <w:bCs/>
          <w:sz w:val="18"/>
          <w:szCs w:val="18"/>
          <w:lang w:val="en-GB"/>
        </w:rPr>
        <w:t>variations</w:t>
      </w:r>
      <w:r w:rsidRPr="00EA5674">
        <w:rPr>
          <w:rFonts w:cstheme="minorHAnsi"/>
          <w:bCs/>
          <w:sz w:val="18"/>
          <w:szCs w:val="18"/>
          <w:lang w:val="en-GB"/>
        </w:rPr>
        <w:t xml:space="preserve"> can be attributed to the </w:t>
      </w:r>
      <w:r w:rsidR="00C3406A" w:rsidRPr="00EA5674">
        <w:rPr>
          <w:rFonts w:cstheme="minorHAnsi"/>
          <w:bCs/>
          <w:sz w:val="18"/>
          <w:szCs w:val="18"/>
          <w:lang w:val="en-GB"/>
        </w:rPr>
        <w:t xml:space="preserve">comparatively </w:t>
      </w:r>
      <w:r w:rsidRPr="00EA5674">
        <w:rPr>
          <w:rFonts w:cstheme="minorHAnsi"/>
          <w:bCs/>
          <w:sz w:val="18"/>
          <w:szCs w:val="18"/>
          <w:lang w:val="en-GB"/>
        </w:rPr>
        <w:t>lower prices of natural gas and electricity in the US than</w:t>
      </w:r>
      <w:r w:rsidR="007E1153" w:rsidRPr="00EA5674">
        <w:rPr>
          <w:rFonts w:cstheme="minorHAnsi"/>
          <w:bCs/>
          <w:sz w:val="18"/>
          <w:szCs w:val="18"/>
          <w:lang w:val="en-GB"/>
        </w:rPr>
        <w:t xml:space="preserve"> </w:t>
      </w:r>
      <w:r w:rsidRPr="00EA5674">
        <w:rPr>
          <w:rFonts w:cstheme="minorHAnsi"/>
          <w:bCs/>
          <w:sz w:val="18"/>
          <w:szCs w:val="18"/>
          <w:lang w:val="en-GB"/>
        </w:rPr>
        <w:t>Europe</w:t>
      </w:r>
      <w:r w:rsidR="00C3406A" w:rsidRPr="00EA5674">
        <w:rPr>
          <w:rFonts w:cstheme="minorHAnsi"/>
          <w:bCs/>
          <w:sz w:val="18"/>
          <w:szCs w:val="18"/>
          <w:lang w:val="en-GB"/>
        </w:rPr>
        <w:t xml:space="preserve">. Consequently, despite their environmental benefits, the green production routes in </w:t>
      </w:r>
      <w:r w:rsidR="007E1153" w:rsidRPr="00EA5674">
        <w:rPr>
          <w:rFonts w:cstheme="minorHAnsi"/>
          <w:bCs/>
          <w:sz w:val="18"/>
          <w:szCs w:val="18"/>
          <w:lang w:val="en-GB"/>
        </w:rPr>
        <w:t xml:space="preserve">the </w:t>
      </w:r>
      <w:r w:rsidR="00C3406A" w:rsidRPr="00EA5674">
        <w:rPr>
          <w:rFonts w:cstheme="minorHAnsi"/>
          <w:bCs/>
          <w:sz w:val="18"/>
          <w:szCs w:val="18"/>
          <w:lang w:val="en-GB"/>
        </w:rPr>
        <w:t>US face significant economic burdens and remain non</w:t>
      </w:r>
      <w:r w:rsidR="00C3406A" w:rsidRPr="00EA5674">
        <w:rPr>
          <w:rFonts w:cstheme="minorHAnsi"/>
          <w:bCs/>
          <w:sz w:val="18"/>
          <w:szCs w:val="18"/>
          <w:lang w:val="en-GB"/>
        </w:rPr>
        <w:noBreakHyphen/>
      </w:r>
      <w:r w:rsidR="00BF4F33" w:rsidRPr="00EA5674">
        <w:rPr>
          <w:rFonts w:cstheme="minorHAnsi"/>
          <w:bCs/>
          <w:sz w:val="18"/>
          <w:szCs w:val="18"/>
          <w:lang w:val="en-GB"/>
        </w:rPr>
        <w:t>competitive</w:t>
      </w:r>
      <w:r w:rsidR="00C3406A" w:rsidRPr="00EA5674">
        <w:rPr>
          <w:rFonts w:cstheme="minorHAnsi"/>
          <w:bCs/>
          <w:sz w:val="18"/>
          <w:szCs w:val="18"/>
          <w:lang w:val="en-GB"/>
        </w:rPr>
        <w:t>.</w:t>
      </w:r>
      <w:r w:rsidRPr="00EA5674">
        <w:rPr>
          <w:rFonts w:cstheme="minorHAnsi"/>
          <w:b/>
          <w:bCs/>
          <w:sz w:val="18"/>
          <w:szCs w:val="18"/>
          <w:lang w:val="en-GB"/>
        </w:rPr>
        <w:t xml:space="preserve"> </w:t>
      </w:r>
      <w:r w:rsidR="0071021F" w:rsidRPr="00EA5674">
        <w:rPr>
          <w:rFonts w:cstheme="minorHAnsi"/>
          <w:b/>
          <w:bCs/>
          <w:sz w:val="18"/>
          <w:szCs w:val="18"/>
          <w:lang w:val="en-GB"/>
        </w:rPr>
        <w:t>T</w:t>
      </w:r>
      <w:r w:rsidRPr="00EA5674">
        <w:rPr>
          <w:rFonts w:cstheme="minorHAnsi"/>
          <w:b/>
          <w:bCs/>
          <w:sz w:val="18"/>
          <w:szCs w:val="18"/>
          <w:lang w:val="en-GB"/>
        </w:rPr>
        <w:t>he main manuscript has been updated to include the key results and reference</w:t>
      </w:r>
      <w:r w:rsidR="00AE1AC5" w:rsidRPr="00EA5674">
        <w:rPr>
          <w:rFonts w:cstheme="minorHAnsi"/>
          <w:b/>
          <w:bCs/>
          <w:sz w:val="18"/>
          <w:szCs w:val="18"/>
          <w:lang w:val="en-GB"/>
        </w:rPr>
        <w:t>s</w:t>
      </w:r>
      <w:r w:rsidRPr="00EA5674">
        <w:rPr>
          <w:rFonts w:cstheme="minorHAnsi"/>
          <w:b/>
          <w:bCs/>
          <w:sz w:val="18"/>
          <w:szCs w:val="18"/>
          <w:lang w:val="en-GB"/>
        </w:rPr>
        <w:t xml:space="preserve"> to </w:t>
      </w:r>
      <w:r w:rsidR="00D21D2A" w:rsidRPr="00EA5674">
        <w:rPr>
          <w:rFonts w:cstheme="minorHAnsi"/>
          <w:b/>
          <w:bCs/>
          <w:sz w:val="18"/>
          <w:szCs w:val="18"/>
          <w:lang w:val="en-GB"/>
        </w:rPr>
        <w:t xml:space="preserve">corresponding </w:t>
      </w:r>
      <w:r w:rsidRPr="00EA5674">
        <w:rPr>
          <w:rFonts w:cstheme="minorHAnsi"/>
          <w:b/>
          <w:bCs/>
          <w:sz w:val="18"/>
          <w:szCs w:val="18"/>
          <w:lang w:val="en-GB"/>
        </w:rPr>
        <w:t>figures in the ESI (page</w:t>
      </w:r>
      <w:r w:rsidR="006B2B3B" w:rsidRPr="00EA5674">
        <w:rPr>
          <w:rFonts w:cstheme="minorHAnsi"/>
          <w:b/>
          <w:bCs/>
          <w:sz w:val="18"/>
          <w:szCs w:val="18"/>
          <w:lang w:val="en-GB"/>
        </w:rPr>
        <w:t> </w:t>
      </w:r>
      <w:r w:rsidR="00257F05" w:rsidRPr="00EA5674">
        <w:rPr>
          <w:rFonts w:cstheme="minorHAnsi"/>
          <w:b/>
          <w:bCs/>
          <w:sz w:val="18"/>
          <w:szCs w:val="18"/>
          <w:lang w:val="en-GB"/>
        </w:rPr>
        <w:t>3</w:t>
      </w:r>
      <w:r w:rsidRPr="00EA5674">
        <w:rPr>
          <w:rFonts w:cstheme="minorHAnsi"/>
          <w:b/>
          <w:bCs/>
          <w:sz w:val="18"/>
          <w:szCs w:val="18"/>
          <w:lang w:val="en-GB"/>
        </w:rPr>
        <w:t>, line</w:t>
      </w:r>
      <w:r w:rsidR="006B2B3B" w:rsidRPr="00EA5674">
        <w:rPr>
          <w:rFonts w:cstheme="minorHAnsi"/>
          <w:b/>
          <w:bCs/>
          <w:sz w:val="18"/>
          <w:szCs w:val="18"/>
          <w:lang w:val="en-GB"/>
        </w:rPr>
        <w:t> </w:t>
      </w:r>
      <w:r w:rsidR="00257F05" w:rsidRPr="00EA5674">
        <w:rPr>
          <w:rFonts w:cstheme="minorHAnsi"/>
          <w:b/>
          <w:bCs/>
          <w:sz w:val="18"/>
          <w:szCs w:val="18"/>
          <w:lang w:val="en-GB"/>
        </w:rPr>
        <w:t>16</w:t>
      </w:r>
      <w:r w:rsidRPr="00EA5674">
        <w:rPr>
          <w:rFonts w:cstheme="minorHAnsi"/>
          <w:b/>
          <w:bCs/>
          <w:sz w:val="18"/>
          <w:szCs w:val="18"/>
          <w:lang w:val="en-GB"/>
        </w:rPr>
        <w:t xml:space="preserve">, </w:t>
      </w:r>
      <w:r w:rsidR="00257F05" w:rsidRPr="00EA5674">
        <w:rPr>
          <w:rFonts w:cstheme="minorHAnsi"/>
          <w:b/>
          <w:bCs/>
          <w:sz w:val="18"/>
          <w:szCs w:val="18"/>
          <w:lang w:val="en-GB"/>
        </w:rPr>
        <w:t>right</w:t>
      </w:r>
      <w:r w:rsidR="006B2B3B" w:rsidRPr="00EA5674">
        <w:rPr>
          <w:rFonts w:cstheme="minorHAnsi"/>
          <w:b/>
          <w:bCs/>
          <w:sz w:val="18"/>
          <w:szCs w:val="18"/>
          <w:lang w:val="en-GB"/>
        </w:rPr>
        <w:t> </w:t>
      </w:r>
      <w:r w:rsidRPr="00EA5674">
        <w:rPr>
          <w:rFonts w:cstheme="minorHAnsi"/>
          <w:b/>
          <w:bCs/>
          <w:sz w:val="18"/>
          <w:szCs w:val="18"/>
          <w:lang w:val="en-GB"/>
        </w:rPr>
        <w:t>column).</w:t>
      </w:r>
    </w:p>
    <w:p w14:paraId="2FD398BA" w14:textId="2546E2AE" w:rsidR="00AE3DDD" w:rsidRPr="008B637F" w:rsidRDefault="00AE3DDD" w:rsidP="00F97FA8">
      <w:pPr>
        <w:spacing w:after="0" w:line="288" w:lineRule="auto"/>
        <w:jc w:val="both"/>
        <w:rPr>
          <w:rFonts w:cstheme="minorHAnsi"/>
          <w:color w:val="0000FF"/>
          <w:sz w:val="18"/>
          <w:szCs w:val="18"/>
          <w:lang w:val="en-GB"/>
        </w:rPr>
      </w:pPr>
      <w:r w:rsidRPr="008B637F">
        <w:rPr>
          <w:rFonts w:cstheme="minorHAnsi"/>
          <w:color w:val="0000FF"/>
          <w:sz w:val="18"/>
          <w:szCs w:val="18"/>
          <w:lang w:val="en-GB"/>
        </w:rPr>
        <w:t>2.13. Conclusion were vague and not effective, it needs a thorough revision.</w:t>
      </w:r>
    </w:p>
    <w:p w14:paraId="55E7A06B" w14:textId="14A15816" w:rsidR="00AE3DDD" w:rsidRPr="00117074" w:rsidRDefault="006B2B3B" w:rsidP="00AE3DDD">
      <w:pPr>
        <w:spacing w:line="288" w:lineRule="auto"/>
        <w:jc w:val="both"/>
        <w:rPr>
          <w:rFonts w:cstheme="minorHAnsi"/>
          <w:sz w:val="18"/>
          <w:szCs w:val="18"/>
          <w:lang w:val="en-GB"/>
        </w:rPr>
      </w:pPr>
      <w:r w:rsidRPr="008B637F">
        <w:rPr>
          <w:rFonts w:cstheme="minorHAnsi"/>
          <w:b/>
          <w:bCs/>
          <w:sz w:val="18"/>
          <w:szCs w:val="18"/>
          <w:lang w:val="en-GB"/>
        </w:rPr>
        <w:t xml:space="preserve">Following the </w:t>
      </w:r>
      <w:r w:rsidR="00C9263D" w:rsidRPr="008B637F">
        <w:rPr>
          <w:rFonts w:cstheme="minorHAnsi"/>
          <w:b/>
          <w:bCs/>
          <w:sz w:val="18"/>
          <w:szCs w:val="18"/>
          <w:lang w:val="en-GB"/>
        </w:rPr>
        <w:t>Reviewer</w:t>
      </w:r>
      <w:r w:rsidRPr="008B637F">
        <w:rPr>
          <w:rFonts w:cstheme="minorHAnsi"/>
          <w:b/>
          <w:bCs/>
          <w:sz w:val="18"/>
          <w:szCs w:val="18"/>
          <w:lang w:val="en-GB"/>
        </w:rPr>
        <w:t xml:space="preserve">’s suggestion, the </w:t>
      </w:r>
      <w:r w:rsidR="00C9263D" w:rsidRPr="008B637F">
        <w:rPr>
          <w:rFonts w:cstheme="minorHAnsi"/>
          <w:b/>
          <w:bCs/>
          <w:sz w:val="18"/>
          <w:szCs w:val="18"/>
          <w:lang w:val="en-GB"/>
        </w:rPr>
        <w:t>d</w:t>
      </w:r>
      <w:r w:rsidRPr="008B637F">
        <w:rPr>
          <w:rFonts w:cstheme="minorHAnsi"/>
          <w:b/>
          <w:bCs/>
          <w:sz w:val="18"/>
          <w:szCs w:val="18"/>
          <w:lang w:val="en-GB"/>
        </w:rPr>
        <w:t>iscussions section was revised (page </w:t>
      </w:r>
      <w:r w:rsidR="00F22EDF" w:rsidRPr="008B637F">
        <w:rPr>
          <w:rFonts w:cstheme="minorHAnsi"/>
          <w:b/>
          <w:bCs/>
          <w:sz w:val="18"/>
          <w:szCs w:val="18"/>
          <w:lang w:val="en-GB"/>
        </w:rPr>
        <w:t>7</w:t>
      </w:r>
      <w:r w:rsidRPr="008B637F">
        <w:rPr>
          <w:rFonts w:cstheme="minorHAnsi"/>
          <w:b/>
          <w:bCs/>
          <w:sz w:val="18"/>
          <w:szCs w:val="18"/>
          <w:lang w:val="en-GB"/>
        </w:rPr>
        <w:t>, line </w:t>
      </w:r>
      <w:r w:rsidR="00F22EDF" w:rsidRPr="008B637F">
        <w:rPr>
          <w:rFonts w:cstheme="minorHAnsi"/>
          <w:b/>
          <w:bCs/>
          <w:sz w:val="18"/>
          <w:szCs w:val="18"/>
          <w:lang w:val="en-GB"/>
        </w:rPr>
        <w:t>7</w:t>
      </w:r>
      <w:r w:rsidRPr="008B637F">
        <w:rPr>
          <w:rFonts w:cstheme="minorHAnsi"/>
          <w:b/>
          <w:bCs/>
          <w:sz w:val="18"/>
          <w:szCs w:val="18"/>
          <w:lang w:val="en-GB"/>
        </w:rPr>
        <w:t xml:space="preserve">, </w:t>
      </w:r>
      <w:r w:rsidR="00F22EDF" w:rsidRPr="008B637F">
        <w:rPr>
          <w:rFonts w:cstheme="minorHAnsi"/>
          <w:b/>
          <w:bCs/>
          <w:sz w:val="18"/>
          <w:szCs w:val="18"/>
          <w:lang w:val="en-GB"/>
        </w:rPr>
        <w:t>left</w:t>
      </w:r>
      <w:r w:rsidRPr="008B637F">
        <w:rPr>
          <w:rFonts w:cstheme="minorHAnsi"/>
          <w:b/>
          <w:bCs/>
          <w:sz w:val="18"/>
          <w:szCs w:val="18"/>
          <w:lang w:val="en-GB"/>
        </w:rPr>
        <w:t xml:space="preserve"> column). </w:t>
      </w:r>
      <w:r w:rsidRPr="008B637F">
        <w:rPr>
          <w:rFonts w:cstheme="minorHAnsi"/>
          <w:sz w:val="18"/>
          <w:szCs w:val="18"/>
          <w:lang w:val="en-GB"/>
        </w:rPr>
        <w:t xml:space="preserve">We are confident that our revised </w:t>
      </w:r>
      <w:r w:rsidR="00C9263D" w:rsidRPr="008B637F">
        <w:rPr>
          <w:rFonts w:cstheme="minorHAnsi"/>
          <w:sz w:val="18"/>
          <w:szCs w:val="18"/>
          <w:lang w:val="en-GB"/>
        </w:rPr>
        <w:t>d</w:t>
      </w:r>
      <w:r w:rsidRPr="008B637F">
        <w:rPr>
          <w:rFonts w:cstheme="minorHAnsi"/>
          <w:sz w:val="18"/>
          <w:szCs w:val="18"/>
          <w:lang w:val="en-GB"/>
        </w:rPr>
        <w:t>iscussions section is now clear</w:t>
      </w:r>
      <w:r w:rsidR="00E44DCE" w:rsidRPr="008B637F">
        <w:rPr>
          <w:rFonts w:cstheme="minorHAnsi"/>
          <w:sz w:val="18"/>
          <w:szCs w:val="18"/>
          <w:lang w:val="en-GB"/>
        </w:rPr>
        <w:t>er</w:t>
      </w:r>
      <w:r w:rsidRPr="008B637F">
        <w:rPr>
          <w:rFonts w:cstheme="minorHAnsi"/>
          <w:sz w:val="18"/>
          <w:szCs w:val="18"/>
          <w:lang w:val="en-GB"/>
        </w:rPr>
        <w:t xml:space="preserve"> and </w:t>
      </w:r>
      <w:r w:rsidR="00D15267" w:rsidRPr="008B637F">
        <w:rPr>
          <w:rFonts w:cstheme="minorHAnsi"/>
          <w:sz w:val="18"/>
          <w:szCs w:val="18"/>
          <w:lang w:val="en-GB"/>
        </w:rPr>
        <w:t xml:space="preserve">more </w:t>
      </w:r>
      <w:r w:rsidRPr="008B637F">
        <w:rPr>
          <w:rFonts w:cstheme="minorHAnsi"/>
          <w:sz w:val="18"/>
          <w:szCs w:val="18"/>
          <w:lang w:val="en-GB"/>
        </w:rPr>
        <w:t>concise. In the first paragraph, we summarise our study’s main findings,</w:t>
      </w:r>
      <w:r w:rsidR="00B710F9" w:rsidRPr="008B637F">
        <w:rPr>
          <w:rFonts w:cstheme="minorHAnsi"/>
          <w:sz w:val="18"/>
          <w:szCs w:val="18"/>
          <w:lang w:val="en-GB"/>
        </w:rPr>
        <w:t xml:space="preserve"> </w:t>
      </w:r>
      <w:r w:rsidRPr="008B637F">
        <w:rPr>
          <w:rFonts w:cstheme="minorHAnsi"/>
          <w:i/>
          <w:iCs/>
          <w:sz w:val="18"/>
          <w:szCs w:val="18"/>
          <w:lang w:val="en-GB"/>
        </w:rPr>
        <w:t>i.e.</w:t>
      </w:r>
      <w:r w:rsidRPr="008B637F">
        <w:rPr>
          <w:rFonts w:cstheme="minorHAnsi"/>
          <w:sz w:val="18"/>
          <w:szCs w:val="18"/>
          <w:lang w:val="en-GB"/>
        </w:rPr>
        <w:t>, production costs of fossil ammonia and methanol in Europe increased due to surging energy prices, while green</w:t>
      </w:r>
      <w:r w:rsidRPr="00117074">
        <w:rPr>
          <w:rFonts w:cstheme="minorHAnsi"/>
          <w:sz w:val="18"/>
          <w:szCs w:val="18"/>
          <w:lang w:val="en-GB"/>
        </w:rPr>
        <w:t xml:space="preserve"> alternatives became economically viable in addition to being environmentally appealing. Notably, wind</w:t>
      </w:r>
      <w:r w:rsidRPr="00117074">
        <w:rPr>
          <w:rFonts w:cstheme="minorHAnsi"/>
          <w:sz w:val="18"/>
          <w:szCs w:val="18"/>
          <w:lang w:val="en-GB"/>
        </w:rPr>
        <w:noBreakHyphen/>
        <w:t>based ammonia was more affordable than the fossil route for six months. Next, we highlight the energy crisis’s possible optimistic influence on Europe’s low</w:t>
      </w:r>
      <w:r w:rsidRPr="00117074">
        <w:rPr>
          <w:rFonts w:cstheme="minorHAnsi"/>
          <w:sz w:val="18"/>
          <w:szCs w:val="18"/>
          <w:lang w:val="en-GB"/>
        </w:rPr>
        <w:noBreakHyphen/>
        <w:t>carbon chemicals industry and discuss the challenges of returning to low energy prices as experienced in 2019. Technolog</w:t>
      </w:r>
      <w:r w:rsidR="00F26CA2" w:rsidRPr="00117074">
        <w:rPr>
          <w:rFonts w:cstheme="minorHAnsi"/>
          <w:sz w:val="18"/>
          <w:szCs w:val="18"/>
          <w:lang w:val="en-GB"/>
        </w:rPr>
        <w:t>ical</w:t>
      </w:r>
      <w:r w:rsidRPr="00117074">
        <w:rPr>
          <w:rFonts w:cstheme="minorHAnsi"/>
          <w:sz w:val="18"/>
          <w:szCs w:val="18"/>
          <w:lang w:val="en-GB"/>
        </w:rPr>
        <w:t xml:space="preserve"> advancements and the positive effects of the learning curve will further help reduce the costs of green routes and make them even more appealing in comparison to the high volatility of fossil routes. In the third paragraph, we talk about Europe’s commitment to reducing GHG emissions and suggest that market</w:t>
      </w:r>
      <w:r w:rsidRPr="00117074">
        <w:rPr>
          <w:rFonts w:cstheme="minorHAnsi"/>
          <w:sz w:val="18"/>
          <w:szCs w:val="18"/>
          <w:lang w:val="en-GB"/>
        </w:rPr>
        <w:noBreakHyphen/>
        <w:t xml:space="preserve">driven green ammonia and methanol production can help the European chemical industry reduce emissions at low costs. In paragraph four, concerning the </w:t>
      </w:r>
      <w:r w:rsidR="00C9263D" w:rsidRPr="00117074">
        <w:rPr>
          <w:rFonts w:cstheme="minorHAnsi"/>
          <w:sz w:val="18"/>
          <w:szCs w:val="18"/>
          <w:lang w:val="en-GB"/>
        </w:rPr>
        <w:t>Reviewer</w:t>
      </w:r>
      <w:r w:rsidRPr="00117074">
        <w:rPr>
          <w:rFonts w:cstheme="minorHAnsi"/>
          <w:sz w:val="18"/>
          <w:szCs w:val="18"/>
          <w:lang w:val="en-GB"/>
        </w:rPr>
        <w:t>’s comments 2.11, we summarise upcoming sustainable ammonia and methanol production technologies. Given the proven volatility of fossil resources, we conclude by emphasising Europe’s advantage in leading the grand transition to sustainable, low</w:t>
      </w:r>
      <w:r w:rsidRPr="00117074">
        <w:rPr>
          <w:rFonts w:cstheme="minorHAnsi"/>
          <w:sz w:val="18"/>
          <w:szCs w:val="18"/>
          <w:lang w:val="en-GB"/>
        </w:rPr>
        <w:noBreakHyphen/>
        <w:t>carbon chemical production.</w:t>
      </w:r>
    </w:p>
    <w:p w14:paraId="1633E37E" w14:textId="77777777" w:rsidR="00AE3DDD" w:rsidRPr="00117074" w:rsidRDefault="00AE3DDD" w:rsidP="00F97FA8">
      <w:pPr>
        <w:spacing w:after="0" w:line="288" w:lineRule="auto"/>
        <w:jc w:val="both"/>
        <w:rPr>
          <w:rFonts w:cstheme="minorHAnsi"/>
          <w:color w:val="0000FF"/>
          <w:sz w:val="18"/>
          <w:szCs w:val="18"/>
          <w:lang w:val="en-GB"/>
        </w:rPr>
      </w:pPr>
      <w:r w:rsidRPr="00117074">
        <w:rPr>
          <w:rFonts w:cstheme="minorHAnsi"/>
          <w:color w:val="0000FF"/>
          <w:sz w:val="18"/>
          <w:szCs w:val="18"/>
          <w:lang w:val="en-GB"/>
        </w:rPr>
        <w:t>2.14. Detailed methodology is lacking.</w:t>
      </w:r>
    </w:p>
    <w:p w14:paraId="6FEBB000" w14:textId="2F3117FC" w:rsidR="00AE3DDD" w:rsidRPr="00117074" w:rsidRDefault="00D32608" w:rsidP="00AE3DDD">
      <w:pPr>
        <w:spacing w:line="288" w:lineRule="auto"/>
        <w:jc w:val="both"/>
        <w:rPr>
          <w:rFonts w:cstheme="minorHAnsi"/>
          <w:sz w:val="18"/>
          <w:szCs w:val="18"/>
          <w:lang w:val="en-GB"/>
        </w:rPr>
      </w:pPr>
      <w:r w:rsidRPr="00117074">
        <w:rPr>
          <w:rFonts w:cstheme="minorHAnsi"/>
          <w:sz w:val="18"/>
          <w:szCs w:val="18"/>
          <w:lang w:val="en-GB"/>
        </w:rPr>
        <w:t xml:space="preserve">The detailed methodology can be found in the ESI, </w:t>
      </w:r>
      <w:r w:rsidR="00A4629D">
        <w:rPr>
          <w:rFonts w:cstheme="minorHAnsi"/>
          <w:sz w:val="18"/>
          <w:szCs w:val="18"/>
          <w:lang w:val="en-GB"/>
        </w:rPr>
        <w:t xml:space="preserve">following editorial guidelines and considering that </w:t>
      </w:r>
      <w:r w:rsidRPr="00117074">
        <w:rPr>
          <w:rFonts w:cstheme="minorHAnsi"/>
          <w:sz w:val="18"/>
          <w:szCs w:val="18"/>
          <w:lang w:val="en-GB"/>
        </w:rPr>
        <w:t xml:space="preserve">this article </w:t>
      </w:r>
      <w:r w:rsidR="0043446C">
        <w:rPr>
          <w:rFonts w:cstheme="minorHAnsi"/>
          <w:sz w:val="18"/>
          <w:szCs w:val="18"/>
          <w:lang w:val="en-GB"/>
        </w:rPr>
        <w:t xml:space="preserve">does not develop novel </w:t>
      </w:r>
      <w:r w:rsidR="0043446C" w:rsidRPr="00DF4B78">
        <w:rPr>
          <w:rFonts w:cstheme="minorHAnsi"/>
          <w:sz w:val="18"/>
          <w:szCs w:val="18"/>
          <w:lang w:val="en-GB"/>
        </w:rPr>
        <w:t>methods</w:t>
      </w:r>
      <w:r w:rsidRPr="00DF4B78">
        <w:rPr>
          <w:rFonts w:cstheme="minorHAnsi"/>
          <w:sz w:val="18"/>
          <w:szCs w:val="18"/>
          <w:lang w:val="en-GB"/>
        </w:rPr>
        <w:t xml:space="preserve">. </w:t>
      </w:r>
      <w:r w:rsidRPr="00DF4B78">
        <w:rPr>
          <w:rFonts w:cstheme="minorHAnsi"/>
          <w:b/>
          <w:sz w:val="18"/>
          <w:szCs w:val="18"/>
          <w:lang w:val="en-GB"/>
        </w:rPr>
        <w:t>W</w:t>
      </w:r>
      <w:r w:rsidR="00AE3DDD" w:rsidRPr="00DF4B78">
        <w:rPr>
          <w:rFonts w:cstheme="minorHAnsi"/>
          <w:b/>
          <w:sz w:val="18"/>
          <w:szCs w:val="18"/>
          <w:lang w:val="en-GB"/>
        </w:rPr>
        <w:t xml:space="preserve">e have </w:t>
      </w:r>
      <w:r w:rsidRPr="00DF4B78">
        <w:rPr>
          <w:rFonts w:cstheme="minorHAnsi"/>
          <w:b/>
          <w:sz w:val="18"/>
          <w:szCs w:val="18"/>
          <w:lang w:val="en-GB"/>
        </w:rPr>
        <w:t xml:space="preserve">also </w:t>
      </w:r>
      <w:r w:rsidR="00AE3DDD" w:rsidRPr="00DF4B78">
        <w:rPr>
          <w:rFonts w:cstheme="minorHAnsi"/>
          <w:b/>
          <w:sz w:val="18"/>
          <w:szCs w:val="18"/>
          <w:lang w:val="en-GB"/>
        </w:rPr>
        <w:t xml:space="preserve">included a summary of the economic and avoidance cost </w:t>
      </w:r>
      <w:r w:rsidRPr="00DF4B78">
        <w:rPr>
          <w:rFonts w:cstheme="minorHAnsi"/>
          <w:b/>
          <w:sz w:val="18"/>
          <w:szCs w:val="18"/>
          <w:lang w:val="en-GB"/>
        </w:rPr>
        <w:t xml:space="preserve">calculations </w:t>
      </w:r>
      <w:r w:rsidR="00AE3DDD" w:rsidRPr="00DF4B78">
        <w:rPr>
          <w:rFonts w:cstheme="minorHAnsi"/>
          <w:b/>
          <w:sz w:val="18"/>
          <w:szCs w:val="18"/>
          <w:lang w:val="en-GB"/>
        </w:rPr>
        <w:t xml:space="preserve">in the main manuscript. </w:t>
      </w:r>
      <w:r w:rsidR="00AC6BEF" w:rsidRPr="00DF4B78">
        <w:rPr>
          <w:rFonts w:cstheme="minorHAnsi"/>
          <w:b/>
          <w:sz w:val="18"/>
          <w:szCs w:val="18"/>
          <w:lang w:val="en-GB"/>
        </w:rPr>
        <w:t>We</w:t>
      </w:r>
      <w:r w:rsidR="00AE3DDD" w:rsidRPr="00DF4B78">
        <w:rPr>
          <w:rFonts w:cstheme="minorHAnsi"/>
          <w:b/>
          <w:sz w:val="18"/>
          <w:szCs w:val="18"/>
          <w:lang w:val="en-GB"/>
        </w:rPr>
        <w:t xml:space="preserve"> incorporate a paragraph </w:t>
      </w:r>
      <w:r w:rsidRPr="00DF4B78">
        <w:rPr>
          <w:rFonts w:cstheme="minorHAnsi"/>
          <w:b/>
          <w:sz w:val="18"/>
          <w:szCs w:val="18"/>
          <w:lang w:val="en-GB"/>
        </w:rPr>
        <w:t>in the main manuscript</w:t>
      </w:r>
      <w:r w:rsidR="00A4629D">
        <w:rPr>
          <w:rFonts w:cstheme="minorHAnsi"/>
          <w:b/>
          <w:sz w:val="18"/>
          <w:szCs w:val="18"/>
          <w:lang w:val="en-GB"/>
        </w:rPr>
        <w:t xml:space="preserve"> more clearly</w:t>
      </w:r>
      <w:r w:rsidRPr="00DF4B78">
        <w:rPr>
          <w:rFonts w:cstheme="minorHAnsi"/>
          <w:b/>
          <w:sz w:val="18"/>
          <w:szCs w:val="18"/>
          <w:lang w:val="en-GB"/>
        </w:rPr>
        <w:t xml:space="preserve"> </w:t>
      </w:r>
      <w:r w:rsidR="00AE3DDD" w:rsidRPr="00DF4B78">
        <w:rPr>
          <w:rFonts w:cstheme="minorHAnsi"/>
          <w:b/>
          <w:sz w:val="18"/>
          <w:szCs w:val="18"/>
          <w:lang w:val="en-GB"/>
        </w:rPr>
        <w:t xml:space="preserve">informing the readers about the availability of the </w:t>
      </w:r>
      <w:r w:rsidR="000920A9" w:rsidRPr="00DF4B78">
        <w:rPr>
          <w:rFonts w:cstheme="minorHAnsi"/>
          <w:b/>
          <w:sz w:val="18"/>
          <w:szCs w:val="18"/>
          <w:lang w:val="en-GB"/>
        </w:rPr>
        <w:t>detailed methodology</w:t>
      </w:r>
      <w:r w:rsidR="00AE3DDD" w:rsidRPr="00DF4B78">
        <w:rPr>
          <w:rFonts w:cstheme="minorHAnsi"/>
          <w:b/>
          <w:sz w:val="18"/>
          <w:szCs w:val="18"/>
          <w:lang w:val="en-GB"/>
        </w:rPr>
        <w:t xml:space="preserve"> in the ESI </w:t>
      </w:r>
      <w:r w:rsidR="00AE3DDD" w:rsidRPr="00DF4B78">
        <w:rPr>
          <w:rFonts w:cstheme="minorHAnsi"/>
          <w:b/>
          <w:bCs/>
          <w:sz w:val="18"/>
          <w:szCs w:val="18"/>
          <w:lang w:val="en-GB"/>
        </w:rPr>
        <w:t>(page </w:t>
      </w:r>
      <w:r w:rsidR="00465F2A" w:rsidRPr="00DF4B78">
        <w:rPr>
          <w:rFonts w:cstheme="minorHAnsi"/>
          <w:b/>
          <w:bCs/>
          <w:sz w:val="18"/>
          <w:szCs w:val="18"/>
          <w:lang w:val="en-GB"/>
        </w:rPr>
        <w:t>7</w:t>
      </w:r>
      <w:r w:rsidR="00AE3DDD" w:rsidRPr="00DF4B78">
        <w:rPr>
          <w:rFonts w:cstheme="minorHAnsi"/>
          <w:b/>
          <w:bCs/>
          <w:sz w:val="18"/>
          <w:szCs w:val="18"/>
          <w:lang w:val="en-GB"/>
        </w:rPr>
        <w:t>, line </w:t>
      </w:r>
      <w:r w:rsidR="00465F2A" w:rsidRPr="00DF4B78">
        <w:rPr>
          <w:rFonts w:cstheme="minorHAnsi"/>
          <w:b/>
          <w:bCs/>
          <w:sz w:val="18"/>
          <w:szCs w:val="18"/>
          <w:lang w:val="en-GB"/>
        </w:rPr>
        <w:t>23</w:t>
      </w:r>
      <w:r w:rsidR="00AE3DDD" w:rsidRPr="00DF4B78">
        <w:rPr>
          <w:rFonts w:cstheme="minorHAnsi"/>
          <w:b/>
          <w:bCs/>
          <w:sz w:val="18"/>
          <w:szCs w:val="18"/>
          <w:lang w:val="en-GB"/>
        </w:rPr>
        <w:t xml:space="preserve">, </w:t>
      </w:r>
      <w:r w:rsidR="00465F2A" w:rsidRPr="00DF4B78">
        <w:rPr>
          <w:rFonts w:cstheme="minorHAnsi"/>
          <w:b/>
          <w:bCs/>
          <w:sz w:val="18"/>
          <w:szCs w:val="18"/>
          <w:lang w:val="en-GB"/>
        </w:rPr>
        <w:t>right</w:t>
      </w:r>
      <w:r w:rsidR="00AE3DDD" w:rsidRPr="00DF4B78">
        <w:rPr>
          <w:rFonts w:cstheme="minorHAnsi"/>
          <w:b/>
          <w:bCs/>
          <w:sz w:val="18"/>
          <w:szCs w:val="18"/>
          <w:lang w:val="en-GB"/>
        </w:rPr>
        <w:t> column)</w:t>
      </w:r>
      <w:r w:rsidRPr="00DF4B78">
        <w:rPr>
          <w:rFonts w:cstheme="minorHAnsi"/>
          <w:b/>
          <w:bCs/>
          <w:sz w:val="18"/>
          <w:szCs w:val="18"/>
          <w:lang w:val="en-GB"/>
        </w:rPr>
        <w:t>.</w:t>
      </w:r>
    </w:p>
    <w:p w14:paraId="0BDC62E3" w14:textId="2E469B81" w:rsidR="00AE3DDD" w:rsidRPr="00117074" w:rsidRDefault="00520208" w:rsidP="00997583">
      <w:pPr>
        <w:rPr>
          <w:rFonts w:cstheme="minorHAnsi"/>
          <w:color w:val="0000FF"/>
          <w:sz w:val="18"/>
          <w:szCs w:val="18"/>
          <w:lang w:val="en-GB"/>
        </w:rPr>
      </w:pPr>
      <w:r w:rsidRPr="00117074">
        <w:rPr>
          <w:rFonts w:cstheme="minorHAnsi"/>
          <w:color w:val="0000FF"/>
          <w:sz w:val="18"/>
          <w:szCs w:val="18"/>
          <w:lang w:val="en-GB"/>
        </w:rPr>
        <w:br w:type="page"/>
      </w:r>
      <w:r w:rsidR="00AE3DDD" w:rsidRPr="00117074">
        <w:rPr>
          <w:rFonts w:cstheme="minorHAnsi"/>
          <w:b/>
          <w:bCs/>
          <w:sz w:val="18"/>
          <w:szCs w:val="18"/>
          <w:u w:val="single"/>
          <w:lang w:val="en-GB"/>
        </w:rPr>
        <w:lastRenderedPageBreak/>
        <w:t>Reviewer #3</w:t>
      </w:r>
    </w:p>
    <w:p w14:paraId="20CA4461" w14:textId="30552B66" w:rsidR="00AE3DDD" w:rsidRPr="00117074" w:rsidRDefault="00AE3DDD" w:rsidP="00F97FA8">
      <w:pPr>
        <w:spacing w:after="0" w:line="288" w:lineRule="auto"/>
        <w:jc w:val="both"/>
        <w:rPr>
          <w:rFonts w:cstheme="minorHAnsi"/>
          <w:color w:val="0000FF"/>
          <w:sz w:val="18"/>
          <w:szCs w:val="18"/>
          <w:lang w:val="en-GB"/>
        </w:rPr>
      </w:pPr>
      <w:r w:rsidRPr="00117074">
        <w:rPr>
          <w:rFonts w:cstheme="minorHAnsi"/>
          <w:color w:val="0000FF"/>
          <w:sz w:val="18"/>
          <w:szCs w:val="18"/>
          <w:lang w:val="en-GB"/>
        </w:rPr>
        <w:t>3.0.</w:t>
      </w:r>
      <w:r w:rsidR="000F73A9" w:rsidRPr="00117074">
        <w:rPr>
          <w:rFonts w:cstheme="minorHAnsi"/>
          <w:color w:val="0000FF"/>
          <w:sz w:val="18"/>
          <w:szCs w:val="18"/>
          <w:lang w:val="en-GB"/>
        </w:rPr>
        <w:t xml:space="preserve"> </w:t>
      </w:r>
      <w:r w:rsidRPr="00117074">
        <w:rPr>
          <w:rFonts w:cstheme="minorHAnsi"/>
          <w:color w:val="0000FF"/>
          <w:sz w:val="18"/>
          <w:szCs w:val="18"/>
          <w:lang w:val="en-GB"/>
        </w:rPr>
        <w:t xml:space="preserve">I think this is an interesting and </w:t>
      </w:r>
      <w:commentRangeStart w:id="32"/>
      <w:r w:rsidRPr="00117074">
        <w:rPr>
          <w:rFonts w:cstheme="minorHAnsi"/>
          <w:color w:val="0000FF"/>
          <w:sz w:val="18"/>
          <w:szCs w:val="18"/>
          <w:lang w:val="en-GB"/>
        </w:rPr>
        <w:t xml:space="preserve">timely </w:t>
      </w:r>
      <w:commentRangeEnd w:id="32"/>
      <w:r w:rsidR="00D447FF">
        <w:rPr>
          <w:rStyle w:val="CommentReference"/>
          <w:rFonts w:eastAsiaTheme="minorEastAsia"/>
          <w:lang w:val="en-US"/>
        </w:rPr>
        <w:commentReference w:id="32"/>
      </w:r>
      <w:r w:rsidRPr="00117074">
        <w:rPr>
          <w:rFonts w:cstheme="minorHAnsi"/>
          <w:color w:val="0000FF"/>
          <w:sz w:val="18"/>
          <w:szCs w:val="18"/>
          <w:lang w:val="en-GB"/>
        </w:rPr>
        <w:t xml:space="preserve">article on green chemicals in Europe. The key hypothesis of this paper is that the price of fossil ammonia and fossil methanol has gone up in Europe because of the high price of natural gas and the price of green methanol and ammonia (made from green electricity) is now lower. </w:t>
      </w:r>
    </w:p>
    <w:p w14:paraId="05FD6AE7" w14:textId="7E00AF33" w:rsidR="00F92AEE" w:rsidRPr="008A4C89" w:rsidRDefault="00AE3DDD" w:rsidP="00F92AEE">
      <w:pPr>
        <w:spacing w:after="0" w:line="288" w:lineRule="auto"/>
        <w:jc w:val="both"/>
        <w:rPr>
          <w:rFonts w:cstheme="minorHAnsi"/>
          <w:sz w:val="18"/>
          <w:szCs w:val="18"/>
          <w:lang w:val="en-GB"/>
        </w:rPr>
      </w:pPr>
      <w:r w:rsidRPr="00117074">
        <w:rPr>
          <w:rFonts w:cstheme="minorHAnsi"/>
          <w:sz w:val="18"/>
          <w:szCs w:val="18"/>
          <w:lang w:val="en-GB"/>
        </w:rPr>
        <w:t xml:space="preserve">We express our gratitude to the </w:t>
      </w:r>
      <w:r w:rsidR="00C9263D" w:rsidRPr="00117074">
        <w:rPr>
          <w:rFonts w:cstheme="minorHAnsi"/>
          <w:sz w:val="18"/>
          <w:szCs w:val="18"/>
          <w:lang w:val="en-GB"/>
        </w:rPr>
        <w:t>Reviewer</w:t>
      </w:r>
      <w:r w:rsidRPr="00117074">
        <w:rPr>
          <w:rFonts w:cstheme="minorHAnsi"/>
          <w:sz w:val="18"/>
          <w:szCs w:val="18"/>
          <w:lang w:val="en-GB"/>
        </w:rPr>
        <w:t xml:space="preserve"> for recogni</w:t>
      </w:r>
      <w:r w:rsidR="005F3BA6" w:rsidRPr="00117074">
        <w:rPr>
          <w:rFonts w:cstheme="minorHAnsi"/>
          <w:sz w:val="18"/>
          <w:szCs w:val="18"/>
          <w:lang w:val="en-GB"/>
        </w:rPr>
        <w:t>s</w:t>
      </w:r>
      <w:r w:rsidRPr="00117074">
        <w:rPr>
          <w:rFonts w:cstheme="minorHAnsi"/>
          <w:sz w:val="18"/>
          <w:szCs w:val="18"/>
          <w:lang w:val="en-GB"/>
        </w:rPr>
        <w:t xml:space="preserve">ing the </w:t>
      </w:r>
      <w:ins w:id="33" w:author="Pérez-Ramirez  Javier" w:date="2023-06-02T15:44:00Z">
        <w:r w:rsidR="00D447FF">
          <w:rPr>
            <w:rFonts w:cstheme="minorHAnsi"/>
            <w:sz w:val="18"/>
            <w:szCs w:val="18"/>
            <w:lang w:val="en-GB"/>
          </w:rPr>
          <w:t xml:space="preserve">timeliness and </w:t>
        </w:r>
      </w:ins>
      <w:r w:rsidRPr="00117074">
        <w:rPr>
          <w:rFonts w:cstheme="minorHAnsi"/>
          <w:sz w:val="18"/>
          <w:szCs w:val="18"/>
          <w:lang w:val="en-GB"/>
        </w:rPr>
        <w:t xml:space="preserve">significance of our research and providing constructive feedback on our </w:t>
      </w:r>
      <w:r w:rsidRPr="008A4C89">
        <w:rPr>
          <w:rFonts w:cstheme="minorHAnsi"/>
          <w:sz w:val="18"/>
          <w:szCs w:val="18"/>
          <w:lang w:val="en-GB"/>
        </w:rPr>
        <w:t xml:space="preserve">perspective. </w:t>
      </w:r>
      <w:r w:rsidR="00A70375" w:rsidRPr="008A4C89">
        <w:rPr>
          <w:rFonts w:cstheme="minorHAnsi"/>
          <w:sz w:val="18"/>
          <w:szCs w:val="18"/>
          <w:lang w:val="en-GB"/>
        </w:rPr>
        <w:t>We include a point</w:t>
      </w:r>
      <w:r w:rsidR="00A70375" w:rsidRPr="008A4C89">
        <w:rPr>
          <w:rFonts w:cstheme="minorHAnsi"/>
          <w:sz w:val="18"/>
          <w:szCs w:val="18"/>
          <w:lang w:val="en-GB"/>
        </w:rPr>
        <w:noBreakHyphen/>
        <w:t>by</w:t>
      </w:r>
      <w:r w:rsidR="00A70375" w:rsidRPr="008A4C89">
        <w:rPr>
          <w:rFonts w:cstheme="minorHAnsi"/>
          <w:sz w:val="18"/>
          <w:szCs w:val="18"/>
          <w:lang w:val="en-GB"/>
        </w:rPr>
        <w:noBreakHyphen/>
        <w:t xml:space="preserve">point response to the specific comments of the </w:t>
      </w:r>
      <w:r w:rsidR="00C9263D" w:rsidRPr="008A4C89">
        <w:rPr>
          <w:rFonts w:cstheme="minorHAnsi"/>
          <w:sz w:val="18"/>
          <w:szCs w:val="18"/>
          <w:lang w:val="en-GB"/>
        </w:rPr>
        <w:t>Reviewer</w:t>
      </w:r>
      <w:r w:rsidR="00A70375" w:rsidRPr="008A4C89">
        <w:rPr>
          <w:rFonts w:cstheme="minorHAnsi"/>
          <w:sz w:val="18"/>
          <w:szCs w:val="18"/>
          <w:lang w:val="en-GB"/>
        </w:rPr>
        <w:t xml:space="preserve"> below. </w:t>
      </w:r>
    </w:p>
    <w:p w14:paraId="341EF161" w14:textId="7E06AB55" w:rsidR="006D2623" w:rsidRPr="008A4C89" w:rsidRDefault="00A70375" w:rsidP="006D2623">
      <w:pPr>
        <w:spacing w:line="288" w:lineRule="auto"/>
        <w:jc w:val="both"/>
        <w:rPr>
          <w:rFonts w:cstheme="minorHAnsi"/>
          <w:sz w:val="18"/>
          <w:szCs w:val="18"/>
          <w:lang w:val="en-GB"/>
        </w:rPr>
      </w:pPr>
      <w:r w:rsidRPr="008A4C89">
        <w:rPr>
          <w:rFonts w:cstheme="minorHAnsi"/>
          <w:sz w:val="18"/>
          <w:szCs w:val="18"/>
          <w:lang w:val="en-GB"/>
        </w:rPr>
        <w:t>In addition to these</w:t>
      </w:r>
      <w:r w:rsidR="00476A59" w:rsidRPr="008A4C89">
        <w:rPr>
          <w:rFonts w:cstheme="minorHAnsi"/>
          <w:sz w:val="18"/>
          <w:szCs w:val="18"/>
          <w:lang w:val="en-GB"/>
        </w:rPr>
        <w:t xml:space="preserve"> responses</w:t>
      </w:r>
      <w:r w:rsidRPr="008A4C89">
        <w:rPr>
          <w:rFonts w:cstheme="minorHAnsi"/>
          <w:sz w:val="18"/>
          <w:szCs w:val="18"/>
          <w:lang w:val="en-GB"/>
        </w:rPr>
        <w:t>, we have incorporated complementing assessments in our revised manuscript. In one study, we perform a sensitivity analysis with varying natural gas and electricity prices to assess the volatility of energy prices. Further, future production cost estimates of wind</w:t>
      </w:r>
      <w:r w:rsidRPr="008A4C89">
        <w:rPr>
          <w:rFonts w:cstheme="minorHAnsi"/>
          <w:sz w:val="18"/>
          <w:szCs w:val="18"/>
          <w:lang w:val="en-GB"/>
        </w:rPr>
        <w:noBreakHyphen/>
        <w:t>based routes are calculated, and the breakeven price of natural gas is evaluated such that the wind-based routes are economically appealing. These results are shown in </w:t>
      </w:r>
      <w:r w:rsidRPr="008A4C89">
        <w:rPr>
          <w:rFonts w:cstheme="minorHAnsi"/>
          <w:b/>
          <w:bCs/>
          <w:sz w:val="18"/>
          <w:szCs w:val="18"/>
          <w:lang w:val="en-GB"/>
        </w:rPr>
        <w:t>Figure S</w:t>
      </w:r>
      <w:r w:rsidR="00B710F9" w:rsidRPr="008A4C89">
        <w:rPr>
          <w:rFonts w:cstheme="minorHAnsi"/>
          <w:b/>
          <w:bCs/>
          <w:sz w:val="18"/>
          <w:szCs w:val="18"/>
          <w:lang w:val="en-GB"/>
        </w:rPr>
        <w:t>16</w:t>
      </w:r>
      <w:r w:rsidR="000F73A9" w:rsidRPr="008A4C89">
        <w:rPr>
          <w:rFonts w:cstheme="minorHAnsi"/>
          <w:b/>
          <w:bCs/>
          <w:sz w:val="18"/>
          <w:szCs w:val="18"/>
          <w:lang w:val="en-GB"/>
        </w:rPr>
        <w:t xml:space="preserve"> </w:t>
      </w:r>
      <w:r w:rsidRPr="008A4C89">
        <w:rPr>
          <w:rFonts w:cstheme="minorHAnsi"/>
          <w:sz w:val="18"/>
          <w:szCs w:val="18"/>
          <w:lang w:val="en-GB"/>
        </w:rPr>
        <w:t xml:space="preserve">of the ESI. The main conclusion of this study is that the natural gas prices in 2022 were much higher than the breakeven prices calculated for future estimates, thereby reinforcing our </w:t>
      </w:r>
      <w:r w:rsidR="00C30399" w:rsidRPr="008A4C89">
        <w:rPr>
          <w:rFonts w:cstheme="minorHAnsi"/>
          <w:sz w:val="18"/>
          <w:szCs w:val="18"/>
          <w:lang w:val="en-GB"/>
        </w:rPr>
        <w:t>discussions</w:t>
      </w:r>
      <w:r w:rsidRPr="008A4C89">
        <w:rPr>
          <w:rFonts w:cstheme="minorHAnsi"/>
          <w:sz w:val="18"/>
          <w:szCs w:val="18"/>
          <w:lang w:val="en-GB"/>
        </w:rPr>
        <w:t>.</w:t>
      </w:r>
      <w:r w:rsidR="006C721C" w:rsidRPr="008A4C89">
        <w:rPr>
          <w:rFonts w:cstheme="minorHAnsi"/>
          <w:sz w:val="18"/>
          <w:szCs w:val="18"/>
          <w:lang w:val="en-GB"/>
        </w:rPr>
        <w:t xml:space="preserve"> </w:t>
      </w:r>
      <w:r w:rsidR="006C721C" w:rsidRPr="008A4C89">
        <w:rPr>
          <w:rFonts w:cstheme="minorHAnsi"/>
          <w:b/>
          <w:sz w:val="18"/>
          <w:szCs w:val="18"/>
          <w:lang w:val="en-GB"/>
        </w:rPr>
        <w:t xml:space="preserve">The revised manuscript </w:t>
      </w:r>
      <w:r w:rsidR="005F3BA6" w:rsidRPr="008A4C89">
        <w:rPr>
          <w:rFonts w:cstheme="minorHAnsi"/>
          <w:b/>
          <w:sz w:val="18"/>
          <w:szCs w:val="18"/>
          <w:lang w:val="en-GB"/>
        </w:rPr>
        <w:t>contains a new</w:t>
      </w:r>
      <w:r w:rsidR="00BB6A1D" w:rsidRPr="008A4C89">
        <w:rPr>
          <w:rFonts w:cstheme="minorHAnsi"/>
          <w:b/>
          <w:sz w:val="18"/>
          <w:szCs w:val="18"/>
          <w:lang w:val="en-GB"/>
        </w:rPr>
        <w:t xml:space="preserve"> </w:t>
      </w:r>
      <w:r w:rsidR="006C721C" w:rsidRPr="008A4C89">
        <w:rPr>
          <w:rFonts w:cstheme="minorHAnsi"/>
          <w:b/>
          <w:sz w:val="18"/>
          <w:szCs w:val="18"/>
          <w:lang w:val="en-GB"/>
        </w:rPr>
        <w:t xml:space="preserve">paragraph </w:t>
      </w:r>
      <w:r w:rsidR="005F3BA6" w:rsidRPr="008A4C89">
        <w:rPr>
          <w:rFonts w:cstheme="minorHAnsi"/>
          <w:b/>
          <w:sz w:val="18"/>
          <w:szCs w:val="18"/>
          <w:lang w:val="en-GB"/>
        </w:rPr>
        <w:t>underscoring</w:t>
      </w:r>
      <w:r w:rsidR="006C721C" w:rsidRPr="008A4C89">
        <w:rPr>
          <w:rFonts w:cstheme="minorHAnsi"/>
          <w:b/>
          <w:sz w:val="18"/>
          <w:szCs w:val="18"/>
          <w:lang w:val="en-GB"/>
        </w:rPr>
        <w:t xml:space="preserve"> these findings (page </w:t>
      </w:r>
      <w:r w:rsidR="00406C28" w:rsidRPr="008A4C89">
        <w:rPr>
          <w:rFonts w:cstheme="minorHAnsi"/>
          <w:b/>
          <w:sz w:val="18"/>
          <w:szCs w:val="18"/>
          <w:lang w:val="en-GB"/>
        </w:rPr>
        <w:t>3</w:t>
      </w:r>
      <w:r w:rsidR="006C721C" w:rsidRPr="008A4C89">
        <w:rPr>
          <w:rFonts w:cstheme="minorHAnsi"/>
          <w:b/>
          <w:sz w:val="18"/>
          <w:szCs w:val="18"/>
          <w:lang w:val="en-GB"/>
        </w:rPr>
        <w:t>, line </w:t>
      </w:r>
      <w:r w:rsidR="00406C28" w:rsidRPr="008A4C89">
        <w:rPr>
          <w:rFonts w:cstheme="minorHAnsi"/>
          <w:b/>
          <w:sz w:val="18"/>
          <w:szCs w:val="18"/>
          <w:lang w:val="en-GB"/>
        </w:rPr>
        <w:t>17</w:t>
      </w:r>
      <w:r w:rsidR="006C721C" w:rsidRPr="008A4C89">
        <w:rPr>
          <w:rFonts w:cstheme="minorHAnsi"/>
          <w:b/>
          <w:sz w:val="18"/>
          <w:szCs w:val="18"/>
          <w:lang w:val="en-GB"/>
        </w:rPr>
        <w:t xml:space="preserve">, </w:t>
      </w:r>
      <w:r w:rsidR="00406C28" w:rsidRPr="008A4C89">
        <w:rPr>
          <w:rFonts w:cstheme="minorHAnsi"/>
          <w:b/>
          <w:sz w:val="18"/>
          <w:szCs w:val="18"/>
          <w:lang w:val="en-GB"/>
        </w:rPr>
        <w:t>left</w:t>
      </w:r>
      <w:r w:rsidR="006C721C" w:rsidRPr="008A4C89">
        <w:rPr>
          <w:rFonts w:cstheme="minorHAnsi"/>
          <w:b/>
          <w:sz w:val="18"/>
          <w:szCs w:val="18"/>
          <w:lang w:val="en-GB"/>
        </w:rPr>
        <w:t> column)</w:t>
      </w:r>
      <w:r w:rsidR="00475018" w:rsidRPr="008A4C89">
        <w:rPr>
          <w:rFonts w:cstheme="minorHAnsi"/>
          <w:b/>
          <w:sz w:val="18"/>
          <w:szCs w:val="18"/>
          <w:lang w:val="en-GB"/>
        </w:rPr>
        <w:t xml:space="preserve">. </w:t>
      </w:r>
      <w:r w:rsidR="00475018" w:rsidRPr="008A4C89">
        <w:rPr>
          <w:rFonts w:cstheme="minorHAnsi"/>
          <w:sz w:val="18"/>
          <w:szCs w:val="18"/>
          <w:lang w:val="en-GB"/>
        </w:rPr>
        <w:t>In another study,</w:t>
      </w:r>
      <w:r w:rsidR="00475018" w:rsidRPr="008A4C89">
        <w:rPr>
          <w:rFonts w:cstheme="minorHAnsi"/>
          <w:b/>
          <w:sz w:val="18"/>
          <w:szCs w:val="18"/>
          <w:lang w:val="en-GB"/>
        </w:rPr>
        <w:t xml:space="preserve"> </w:t>
      </w:r>
      <w:r w:rsidR="006B0C9C" w:rsidRPr="008A4C89">
        <w:rPr>
          <w:rFonts w:cstheme="minorHAnsi"/>
          <w:sz w:val="18"/>
          <w:szCs w:val="18"/>
          <w:lang w:val="en-GB"/>
        </w:rPr>
        <w:t xml:space="preserve">regionalised production cost assessments were conducted on a regional basis, both within and outside Europe. The ESI contains </w:t>
      </w:r>
      <w:r w:rsidR="006B0C9C" w:rsidRPr="008A4C89">
        <w:rPr>
          <w:rFonts w:cstheme="minorHAnsi"/>
          <w:b/>
          <w:sz w:val="18"/>
          <w:szCs w:val="18"/>
          <w:lang w:val="en-GB"/>
        </w:rPr>
        <w:t>Figures S</w:t>
      </w:r>
      <w:r w:rsidR="00B710F9" w:rsidRPr="008A4C89">
        <w:rPr>
          <w:rFonts w:cstheme="minorHAnsi"/>
          <w:b/>
          <w:sz w:val="18"/>
          <w:szCs w:val="18"/>
          <w:lang w:val="en-GB"/>
        </w:rPr>
        <w:t>9</w:t>
      </w:r>
      <w:r w:rsidR="006B0C9C" w:rsidRPr="008A4C89">
        <w:rPr>
          <w:rFonts w:cstheme="minorHAnsi"/>
          <w:b/>
          <w:sz w:val="18"/>
          <w:szCs w:val="18"/>
          <w:lang w:val="en-GB"/>
        </w:rPr>
        <w:t xml:space="preserve"> </w:t>
      </w:r>
      <w:r w:rsidR="006B0C9C" w:rsidRPr="008A4C89">
        <w:rPr>
          <w:rFonts w:cstheme="minorHAnsi"/>
          <w:sz w:val="18"/>
          <w:szCs w:val="18"/>
          <w:lang w:val="en-GB"/>
        </w:rPr>
        <w:t xml:space="preserve">and </w:t>
      </w:r>
      <w:r w:rsidR="006B0C9C" w:rsidRPr="008A4C89">
        <w:rPr>
          <w:rFonts w:cstheme="minorHAnsi"/>
          <w:b/>
          <w:sz w:val="18"/>
          <w:szCs w:val="18"/>
          <w:lang w:val="en-GB"/>
        </w:rPr>
        <w:t>S</w:t>
      </w:r>
      <w:r w:rsidR="00B710F9" w:rsidRPr="008A4C89">
        <w:rPr>
          <w:rFonts w:cstheme="minorHAnsi"/>
          <w:b/>
          <w:sz w:val="18"/>
          <w:szCs w:val="18"/>
          <w:lang w:val="en-GB"/>
        </w:rPr>
        <w:t>10</w:t>
      </w:r>
      <w:r w:rsidR="006B0C9C" w:rsidRPr="008A4C89">
        <w:rPr>
          <w:rFonts w:cstheme="minorHAnsi"/>
          <w:sz w:val="18"/>
          <w:szCs w:val="18"/>
          <w:lang w:val="en-GB"/>
        </w:rPr>
        <w:t xml:space="preserve">, which display the regional cost estimates for ammonia and methanol in various European countries such as Germany, France, Spain, Italy, the Netherlands, and others. </w:t>
      </w:r>
      <w:r w:rsidR="00262321" w:rsidRPr="008A4C89">
        <w:rPr>
          <w:rFonts w:cstheme="minorHAnsi"/>
          <w:sz w:val="18"/>
          <w:szCs w:val="18"/>
          <w:lang w:val="en-GB"/>
        </w:rPr>
        <w:t>Further</w:t>
      </w:r>
      <w:r w:rsidR="006B0C9C" w:rsidRPr="008A4C89">
        <w:rPr>
          <w:rFonts w:cstheme="minorHAnsi"/>
          <w:sz w:val="18"/>
          <w:szCs w:val="18"/>
          <w:lang w:val="en-GB"/>
        </w:rPr>
        <w:t xml:space="preserve">, </w:t>
      </w:r>
      <w:r w:rsidR="006B0C9C" w:rsidRPr="008A4C89">
        <w:rPr>
          <w:rFonts w:cstheme="minorHAnsi"/>
          <w:b/>
          <w:sz w:val="18"/>
          <w:szCs w:val="18"/>
          <w:lang w:val="en-GB"/>
        </w:rPr>
        <w:t>Figure S</w:t>
      </w:r>
      <w:r w:rsidR="000F7676" w:rsidRPr="008A4C89">
        <w:rPr>
          <w:rFonts w:cstheme="minorHAnsi"/>
          <w:b/>
          <w:sz w:val="18"/>
          <w:szCs w:val="18"/>
          <w:lang w:val="en-GB"/>
        </w:rPr>
        <w:t>11</w:t>
      </w:r>
      <w:r w:rsidR="006B0C9C" w:rsidRPr="008A4C89">
        <w:rPr>
          <w:rFonts w:cstheme="minorHAnsi"/>
          <w:sz w:val="18"/>
          <w:szCs w:val="18"/>
          <w:lang w:val="en-GB"/>
        </w:rPr>
        <w:t xml:space="preserve"> in the ESI presents a comparison of production costs between Europe and the United States (US). The </w:t>
      </w:r>
      <w:r w:rsidR="00262321" w:rsidRPr="008A4C89">
        <w:rPr>
          <w:rFonts w:cstheme="minorHAnsi"/>
          <w:sz w:val="18"/>
          <w:szCs w:val="18"/>
          <w:lang w:val="en-GB"/>
        </w:rPr>
        <w:t>assessment aimed to</w:t>
      </w:r>
      <w:r w:rsidR="006B0C9C" w:rsidRPr="008A4C89">
        <w:rPr>
          <w:rFonts w:cstheme="minorHAnsi"/>
          <w:sz w:val="18"/>
          <w:szCs w:val="18"/>
          <w:lang w:val="en-GB"/>
        </w:rPr>
        <w:t xml:space="preserve"> determine if regions beyond Europe have incentives to transition towards sustainable production pathways for ammonia and methanol. </w:t>
      </w:r>
      <w:r w:rsidR="006F5FB4" w:rsidRPr="008A4C89">
        <w:rPr>
          <w:rFonts w:cstheme="minorHAnsi"/>
          <w:b/>
          <w:sz w:val="18"/>
          <w:szCs w:val="18"/>
          <w:lang w:val="en-GB"/>
        </w:rPr>
        <w:t xml:space="preserve">These considerations </w:t>
      </w:r>
      <w:del w:id="34" w:author="Pérez-Ramirez  Javier" w:date="2023-06-02T15:44:00Z">
        <w:r w:rsidR="006F5FB4" w:rsidRPr="008A4C89" w:rsidDel="00D447FF">
          <w:rPr>
            <w:rFonts w:cstheme="minorHAnsi"/>
            <w:b/>
            <w:sz w:val="18"/>
            <w:szCs w:val="18"/>
            <w:lang w:val="en-GB"/>
          </w:rPr>
          <w:delText xml:space="preserve">were </w:delText>
        </w:r>
      </w:del>
      <w:ins w:id="35" w:author="Pérez-Ramirez  Javier" w:date="2023-06-02T15:44:00Z">
        <w:r w:rsidR="00D447FF">
          <w:rPr>
            <w:rFonts w:cstheme="minorHAnsi"/>
            <w:b/>
            <w:sz w:val="18"/>
            <w:szCs w:val="18"/>
            <w:lang w:val="en-GB"/>
          </w:rPr>
          <w:t>have been</w:t>
        </w:r>
        <w:r w:rsidR="00D447FF" w:rsidRPr="008A4C89">
          <w:rPr>
            <w:rFonts w:cstheme="minorHAnsi"/>
            <w:b/>
            <w:sz w:val="18"/>
            <w:szCs w:val="18"/>
            <w:lang w:val="en-GB"/>
          </w:rPr>
          <w:t xml:space="preserve"> </w:t>
        </w:r>
      </w:ins>
      <w:r w:rsidR="006F5FB4" w:rsidRPr="008A4C89">
        <w:rPr>
          <w:rFonts w:cstheme="minorHAnsi"/>
          <w:b/>
          <w:sz w:val="18"/>
          <w:szCs w:val="18"/>
          <w:lang w:val="en-GB"/>
        </w:rPr>
        <w:t>included in the revised manuscript</w:t>
      </w:r>
      <w:r w:rsidR="006B0C9C" w:rsidRPr="008A4C89">
        <w:rPr>
          <w:rFonts w:cstheme="minorHAnsi"/>
          <w:b/>
          <w:sz w:val="18"/>
          <w:szCs w:val="18"/>
          <w:lang w:val="en-GB"/>
        </w:rPr>
        <w:t xml:space="preserve"> (page </w:t>
      </w:r>
      <w:r w:rsidR="009575B5" w:rsidRPr="008A4C89">
        <w:rPr>
          <w:rFonts w:cstheme="minorHAnsi"/>
          <w:b/>
          <w:sz w:val="18"/>
          <w:szCs w:val="18"/>
          <w:lang w:val="en-GB"/>
        </w:rPr>
        <w:t>3</w:t>
      </w:r>
      <w:r w:rsidR="006B0C9C" w:rsidRPr="008A4C89">
        <w:rPr>
          <w:rFonts w:cstheme="minorHAnsi"/>
          <w:b/>
          <w:sz w:val="18"/>
          <w:szCs w:val="18"/>
          <w:lang w:val="en-GB"/>
        </w:rPr>
        <w:t>, line </w:t>
      </w:r>
      <w:r w:rsidR="009575B5" w:rsidRPr="008A4C89">
        <w:rPr>
          <w:rFonts w:cstheme="minorHAnsi"/>
          <w:b/>
          <w:sz w:val="18"/>
          <w:szCs w:val="18"/>
          <w:lang w:val="en-GB"/>
        </w:rPr>
        <w:t>16</w:t>
      </w:r>
      <w:r w:rsidR="006B0C9C" w:rsidRPr="008A4C89">
        <w:rPr>
          <w:rFonts w:cstheme="minorHAnsi"/>
          <w:b/>
          <w:sz w:val="18"/>
          <w:szCs w:val="18"/>
          <w:lang w:val="en-GB"/>
        </w:rPr>
        <w:t xml:space="preserve">, </w:t>
      </w:r>
      <w:r w:rsidR="009575B5" w:rsidRPr="008A4C89">
        <w:rPr>
          <w:rFonts w:cstheme="minorHAnsi"/>
          <w:b/>
          <w:sz w:val="18"/>
          <w:szCs w:val="18"/>
          <w:lang w:val="en-GB"/>
        </w:rPr>
        <w:t>right</w:t>
      </w:r>
      <w:r w:rsidR="006B0C9C" w:rsidRPr="008A4C89">
        <w:rPr>
          <w:rFonts w:cstheme="minorHAnsi"/>
          <w:b/>
          <w:sz w:val="18"/>
          <w:szCs w:val="18"/>
          <w:lang w:val="en-GB"/>
        </w:rPr>
        <w:t> column).</w:t>
      </w:r>
    </w:p>
    <w:p w14:paraId="2A0D3440" w14:textId="29323782" w:rsidR="00FA2835" w:rsidRPr="008A4C89" w:rsidRDefault="00FA2835" w:rsidP="00FA2835">
      <w:pPr>
        <w:spacing w:after="0" w:line="288" w:lineRule="auto"/>
        <w:jc w:val="both"/>
        <w:rPr>
          <w:rFonts w:cstheme="minorHAnsi"/>
          <w:color w:val="0000FF"/>
          <w:sz w:val="18"/>
          <w:szCs w:val="18"/>
          <w:lang w:val="en-GB"/>
        </w:rPr>
      </w:pPr>
      <w:r w:rsidRPr="008A4C89">
        <w:rPr>
          <w:rFonts w:cstheme="minorHAnsi"/>
          <w:color w:val="0000FF"/>
          <w:sz w:val="18"/>
          <w:szCs w:val="18"/>
          <w:lang w:val="en-GB"/>
        </w:rPr>
        <w:t>3.1. The issue I have with this is that the price of electricity will also go up with the price of natural gas. The authors should show the price of electricity in Figure</w:t>
      </w:r>
      <w:r w:rsidR="000F73A9" w:rsidRPr="008A4C89">
        <w:rPr>
          <w:rFonts w:cstheme="minorHAnsi"/>
          <w:color w:val="0000FF"/>
          <w:sz w:val="18"/>
          <w:szCs w:val="18"/>
          <w:lang w:val="en-GB"/>
        </w:rPr>
        <w:t> </w:t>
      </w:r>
      <w:r w:rsidRPr="008A4C89">
        <w:rPr>
          <w:rFonts w:cstheme="minorHAnsi"/>
          <w:color w:val="0000FF"/>
          <w:sz w:val="18"/>
          <w:szCs w:val="18"/>
          <w:lang w:val="en-GB"/>
        </w:rPr>
        <w:t xml:space="preserve">1. </w:t>
      </w:r>
    </w:p>
    <w:p w14:paraId="13891382" w14:textId="7F8277CC" w:rsidR="006D2623" w:rsidRPr="008A4C89" w:rsidRDefault="00AE3DDD" w:rsidP="006D2623">
      <w:pPr>
        <w:spacing w:line="288" w:lineRule="auto"/>
        <w:jc w:val="both"/>
        <w:rPr>
          <w:rFonts w:cstheme="minorHAnsi"/>
          <w:b/>
          <w:bCs/>
          <w:sz w:val="18"/>
          <w:szCs w:val="18"/>
          <w:lang w:val="en-GB"/>
        </w:rPr>
      </w:pPr>
      <w:r w:rsidRPr="008A4C89">
        <w:rPr>
          <w:rFonts w:cstheme="minorHAnsi"/>
          <w:sz w:val="18"/>
          <w:szCs w:val="18"/>
          <w:lang w:val="en-GB"/>
        </w:rPr>
        <w:t>We agree that considering the cost of electricity is crucial when analysing the costs associated with fossil and green ammonia and methanol production routes.</w:t>
      </w:r>
      <w:r w:rsidR="00997583" w:rsidRPr="008A4C89">
        <w:rPr>
          <w:rFonts w:cstheme="minorHAnsi"/>
          <w:sz w:val="18"/>
          <w:szCs w:val="18"/>
          <w:lang w:val="en-GB"/>
        </w:rPr>
        <w:t xml:space="preserve"> </w:t>
      </w:r>
      <w:r w:rsidRPr="008A4C89">
        <w:rPr>
          <w:rFonts w:cstheme="minorHAnsi"/>
          <w:b/>
          <w:bCs/>
          <w:sz w:val="18"/>
          <w:szCs w:val="18"/>
          <w:lang w:val="en-GB"/>
        </w:rPr>
        <w:t xml:space="preserve">Therefore, we have modified Figure 1 in the main manuscript to include the price of electricity. </w:t>
      </w:r>
      <w:r w:rsidRPr="008A4C89">
        <w:rPr>
          <w:rFonts w:cstheme="minorHAnsi"/>
          <w:bCs/>
          <w:sz w:val="18"/>
          <w:szCs w:val="18"/>
          <w:lang w:val="en-GB"/>
        </w:rPr>
        <w:t>However, it’s important to note that this price was already incorporated in our estimates of the production costs for fossil routes, as explained in the main manuscript and Section 2.1 of the ESI.</w:t>
      </w:r>
      <w:r w:rsidRPr="008A4C89">
        <w:rPr>
          <w:rFonts w:cstheme="minorHAnsi"/>
          <w:b/>
          <w:bCs/>
          <w:sz w:val="18"/>
          <w:szCs w:val="18"/>
          <w:lang w:val="en-GB"/>
        </w:rPr>
        <w:t xml:space="preserve"> </w:t>
      </w:r>
    </w:p>
    <w:p w14:paraId="7B871946" w14:textId="571C4B55" w:rsidR="00FA2835" w:rsidRPr="00117074" w:rsidRDefault="00FA2835" w:rsidP="00FA2835">
      <w:pPr>
        <w:spacing w:after="0" w:line="288" w:lineRule="auto"/>
        <w:jc w:val="both"/>
        <w:rPr>
          <w:rFonts w:cstheme="minorHAnsi"/>
          <w:color w:val="0000FF"/>
          <w:sz w:val="18"/>
          <w:szCs w:val="18"/>
          <w:lang w:val="en-GB"/>
        </w:rPr>
      </w:pPr>
      <w:r w:rsidRPr="008A4C89">
        <w:rPr>
          <w:rFonts w:cstheme="minorHAnsi"/>
          <w:color w:val="0000FF"/>
          <w:sz w:val="18"/>
          <w:szCs w:val="18"/>
          <w:lang w:val="en-GB"/>
        </w:rPr>
        <w:t>3.2. They should also comment on how these higher electricity prices will impact the price of green methanol and ammonia. The higher electricity prices will cause the price of H</w:t>
      </w:r>
      <w:r w:rsidRPr="008A4C89">
        <w:rPr>
          <w:rFonts w:cstheme="minorHAnsi"/>
          <w:color w:val="0000FF"/>
          <w:sz w:val="18"/>
          <w:szCs w:val="18"/>
          <w:vertAlign w:val="subscript"/>
          <w:lang w:val="en-GB"/>
        </w:rPr>
        <w:t>2</w:t>
      </w:r>
      <w:r w:rsidRPr="008A4C89">
        <w:rPr>
          <w:rFonts w:cstheme="minorHAnsi"/>
          <w:color w:val="0000FF"/>
          <w:sz w:val="18"/>
          <w:szCs w:val="18"/>
          <w:lang w:val="en-GB"/>
        </w:rPr>
        <w:t xml:space="preserve"> from solar or wind to increase. I recommend that this analysis be included and discussed in this paper.</w:t>
      </w:r>
    </w:p>
    <w:p w14:paraId="1C1DE326" w14:textId="21DBF22D" w:rsidR="00AE3DDD" w:rsidRPr="00D30B91" w:rsidRDefault="00AE3DDD" w:rsidP="00755773">
      <w:pPr>
        <w:spacing w:after="0" w:line="288" w:lineRule="auto"/>
        <w:jc w:val="both"/>
        <w:rPr>
          <w:rFonts w:cstheme="minorHAnsi"/>
          <w:sz w:val="18"/>
          <w:szCs w:val="18"/>
          <w:lang w:val="en-GB"/>
        </w:rPr>
      </w:pPr>
      <w:r w:rsidRPr="00117074">
        <w:rPr>
          <w:rFonts w:cstheme="minorHAnsi"/>
          <w:sz w:val="18"/>
          <w:szCs w:val="18"/>
          <w:lang w:val="en-GB"/>
        </w:rPr>
        <w:t>Regarding the influence of grid electricity prices on the cost of green ammonia and methanol, our estimates for the green routes assumed the production of on</w:t>
      </w:r>
      <w:r w:rsidRPr="00117074">
        <w:rPr>
          <w:rFonts w:ascii="Cambria Math" w:hAnsi="Cambria Math" w:cs="Cambria Math"/>
          <w:sz w:val="18"/>
          <w:szCs w:val="18"/>
          <w:lang w:val="en-GB"/>
        </w:rPr>
        <w:t>‑</w:t>
      </w:r>
      <w:r w:rsidRPr="00117074">
        <w:rPr>
          <w:rFonts w:cstheme="minorHAnsi"/>
          <w:sz w:val="18"/>
          <w:szCs w:val="18"/>
          <w:lang w:val="en-GB"/>
        </w:rPr>
        <w:t>shore wind and solar power within Europe. This renewable energy is then utili</w:t>
      </w:r>
      <w:r w:rsidR="00C52FD6" w:rsidRPr="00117074">
        <w:rPr>
          <w:rFonts w:cstheme="minorHAnsi"/>
          <w:sz w:val="18"/>
          <w:szCs w:val="18"/>
          <w:lang w:val="en-GB"/>
        </w:rPr>
        <w:t>s</w:t>
      </w:r>
      <w:r w:rsidRPr="00117074">
        <w:rPr>
          <w:rFonts w:cstheme="minorHAnsi"/>
          <w:sz w:val="18"/>
          <w:szCs w:val="18"/>
          <w:lang w:val="en-GB"/>
        </w:rPr>
        <w:t>ed for the production of green hydrogen. Therefore, the hydrogen production costs from water electrolysis are independent of the grid electricity prices and depend only on the leveli</w:t>
      </w:r>
      <w:r w:rsidR="003A1E55" w:rsidRPr="00117074">
        <w:rPr>
          <w:rFonts w:cstheme="minorHAnsi"/>
          <w:sz w:val="18"/>
          <w:szCs w:val="18"/>
          <w:lang w:val="en-GB"/>
        </w:rPr>
        <w:t>s</w:t>
      </w:r>
      <w:r w:rsidRPr="00117074">
        <w:rPr>
          <w:rFonts w:cstheme="minorHAnsi"/>
          <w:sz w:val="18"/>
          <w:szCs w:val="18"/>
          <w:lang w:val="en-GB"/>
        </w:rPr>
        <w:t>ed cost of on</w:t>
      </w:r>
      <w:r w:rsidRPr="00117074">
        <w:rPr>
          <w:rFonts w:ascii="Cambria Math" w:hAnsi="Cambria Math" w:cs="Cambria Math"/>
          <w:sz w:val="18"/>
          <w:szCs w:val="18"/>
          <w:lang w:val="en-GB"/>
        </w:rPr>
        <w:t>‑</w:t>
      </w:r>
      <w:r w:rsidRPr="00117074">
        <w:rPr>
          <w:rFonts w:cstheme="minorHAnsi"/>
          <w:sz w:val="18"/>
          <w:szCs w:val="18"/>
          <w:lang w:val="en-GB"/>
        </w:rPr>
        <w:t xml:space="preserve">shore wind and solar power for the corresponding scenario, respectively. The grid electricity price is only used for the electricity required for the compressors during ammonia and methanol production. However, we acknowledge the valid argument that including the cost of green ammonia and methanol produced through hydrogen from grid-electricity-powered water electrolysis is a </w:t>
      </w:r>
      <w:r w:rsidR="003D1A7F">
        <w:rPr>
          <w:rFonts w:cstheme="minorHAnsi"/>
          <w:sz w:val="18"/>
          <w:szCs w:val="18"/>
          <w:lang w:val="en-GB"/>
        </w:rPr>
        <w:t>relevant</w:t>
      </w:r>
      <w:r w:rsidRPr="00117074">
        <w:rPr>
          <w:rFonts w:cstheme="minorHAnsi"/>
          <w:sz w:val="18"/>
          <w:szCs w:val="18"/>
          <w:lang w:val="en-GB"/>
        </w:rPr>
        <w:t xml:space="preserve"> comparison to consider.</w:t>
      </w:r>
      <w:r w:rsidR="00997583" w:rsidRPr="00117074">
        <w:rPr>
          <w:rFonts w:cstheme="minorHAnsi"/>
          <w:sz w:val="18"/>
          <w:szCs w:val="18"/>
          <w:lang w:val="en-GB"/>
        </w:rPr>
        <w:t xml:space="preserve"> </w:t>
      </w:r>
      <w:r w:rsidRPr="00117074">
        <w:rPr>
          <w:rFonts w:cstheme="minorHAnsi"/>
          <w:b/>
          <w:sz w:val="18"/>
          <w:szCs w:val="18"/>
          <w:lang w:val="en-GB"/>
        </w:rPr>
        <w:t xml:space="preserve">In light of these suggestions, we have included a new Figure S12 in the ESI, which </w:t>
      </w:r>
      <w:r w:rsidR="009A00FB" w:rsidRPr="00117074">
        <w:rPr>
          <w:rFonts w:cstheme="minorHAnsi"/>
          <w:b/>
          <w:sz w:val="18"/>
          <w:szCs w:val="18"/>
          <w:lang w:val="en-GB"/>
        </w:rPr>
        <w:t>illustrates</w:t>
      </w:r>
      <w:r w:rsidRPr="00117074">
        <w:rPr>
          <w:rFonts w:cstheme="minorHAnsi"/>
          <w:b/>
          <w:sz w:val="18"/>
          <w:szCs w:val="18"/>
          <w:lang w:val="en-GB"/>
        </w:rPr>
        <w:t xml:space="preserve"> the production costs of </w:t>
      </w:r>
      <w:r w:rsidR="009A00FB" w:rsidRPr="00117074">
        <w:rPr>
          <w:rFonts w:cstheme="minorHAnsi"/>
          <w:b/>
          <w:sz w:val="18"/>
          <w:szCs w:val="18"/>
          <w:lang w:val="en-GB"/>
        </w:rPr>
        <w:t>various pathways for ammonia and methanol production</w:t>
      </w:r>
      <w:r w:rsidRPr="00117074">
        <w:rPr>
          <w:rFonts w:cstheme="minorHAnsi"/>
          <w:b/>
          <w:sz w:val="18"/>
          <w:szCs w:val="18"/>
          <w:lang w:val="en-GB"/>
        </w:rPr>
        <w:t xml:space="preserve">, including </w:t>
      </w:r>
      <w:r w:rsidR="00E8564D">
        <w:rPr>
          <w:rFonts w:cstheme="minorHAnsi"/>
          <w:b/>
          <w:sz w:val="18"/>
          <w:szCs w:val="18"/>
          <w:lang w:val="en-GB"/>
        </w:rPr>
        <w:t>the use of</w:t>
      </w:r>
      <w:r w:rsidR="009A00FB" w:rsidRPr="00117074">
        <w:rPr>
          <w:rFonts w:cstheme="minorHAnsi"/>
          <w:b/>
          <w:sz w:val="18"/>
          <w:szCs w:val="18"/>
          <w:lang w:val="en-GB"/>
        </w:rPr>
        <w:t xml:space="preserve"> </w:t>
      </w:r>
      <w:r w:rsidRPr="00117074">
        <w:rPr>
          <w:rFonts w:cstheme="minorHAnsi"/>
          <w:b/>
          <w:sz w:val="18"/>
          <w:szCs w:val="18"/>
          <w:lang w:val="en-GB"/>
        </w:rPr>
        <w:t xml:space="preserve">grid electricity for the electrolyser. </w:t>
      </w:r>
      <w:r w:rsidR="009A00FB" w:rsidRPr="00755773">
        <w:rPr>
          <w:rFonts w:cstheme="minorHAnsi"/>
          <w:sz w:val="18"/>
          <w:szCs w:val="18"/>
          <w:lang w:val="en-GB"/>
        </w:rPr>
        <w:t>To calculate the</w:t>
      </w:r>
      <w:r w:rsidRPr="00755773">
        <w:rPr>
          <w:rFonts w:cstheme="minorHAnsi"/>
          <w:sz w:val="18"/>
          <w:szCs w:val="18"/>
          <w:lang w:val="en-GB"/>
        </w:rPr>
        <w:t xml:space="preserve"> leveli</w:t>
      </w:r>
      <w:r w:rsidR="003A1E55" w:rsidRPr="00755773">
        <w:rPr>
          <w:rFonts w:cstheme="minorHAnsi"/>
          <w:sz w:val="18"/>
          <w:szCs w:val="18"/>
          <w:lang w:val="en-GB"/>
        </w:rPr>
        <w:t>s</w:t>
      </w:r>
      <w:r w:rsidRPr="00755773">
        <w:rPr>
          <w:rFonts w:cstheme="minorHAnsi"/>
          <w:sz w:val="18"/>
          <w:szCs w:val="18"/>
          <w:lang w:val="en-GB"/>
        </w:rPr>
        <w:t>ed cost of grid</w:t>
      </w:r>
      <w:r w:rsidR="009A00FB" w:rsidRPr="00755773">
        <w:rPr>
          <w:rFonts w:cstheme="minorHAnsi"/>
          <w:sz w:val="18"/>
          <w:szCs w:val="18"/>
          <w:lang w:val="en-GB"/>
        </w:rPr>
        <w:noBreakHyphen/>
      </w:r>
      <w:r w:rsidRPr="00755773">
        <w:rPr>
          <w:rFonts w:cstheme="minorHAnsi"/>
          <w:sz w:val="18"/>
          <w:szCs w:val="18"/>
          <w:lang w:val="en-GB"/>
        </w:rPr>
        <w:t>powered hydrogen</w:t>
      </w:r>
      <w:r w:rsidR="009A00FB" w:rsidRPr="00755773">
        <w:rPr>
          <w:rFonts w:cstheme="minorHAnsi"/>
          <w:sz w:val="18"/>
          <w:szCs w:val="18"/>
          <w:lang w:val="en-GB"/>
        </w:rPr>
        <w:t xml:space="preserve">, </w:t>
      </w:r>
      <w:r w:rsidR="00C52FD6" w:rsidRPr="00755773">
        <w:rPr>
          <w:rFonts w:cstheme="minorHAnsi"/>
          <w:sz w:val="18"/>
          <w:szCs w:val="18"/>
          <w:lang w:val="en-GB"/>
        </w:rPr>
        <w:t xml:space="preserve">we use </w:t>
      </w:r>
      <w:r w:rsidR="009A00FB" w:rsidRPr="00755773">
        <w:rPr>
          <w:rFonts w:cstheme="minorHAnsi"/>
          <w:sz w:val="18"/>
          <w:szCs w:val="18"/>
          <w:lang w:val="en-GB"/>
        </w:rPr>
        <w:t xml:space="preserve">the </w:t>
      </w:r>
      <w:r w:rsidRPr="00755773">
        <w:rPr>
          <w:rFonts w:cstheme="minorHAnsi"/>
          <w:sz w:val="18"/>
          <w:szCs w:val="18"/>
          <w:lang w:val="en-GB"/>
        </w:rPr>
        <w:t>leveli</w:t>
      </w:r>
      <w:r w:rsidR="003A1E55" w:rsidRPr="00755773">
        <w:rPr>
          <w:rFonts w:cstheme="minorHAnsi"/>
          <w:sz w:val="18"/>
          <w:szCs w:val="18"/>
          <w:lang w:val="en-GB"/>
        </w:rPr>
        <w:t>s</w:t>
      </w:r>
      <w:r w:rsidRPr="00755773">
        <w:rPr>
          <w:rFonts w:cstheme="minorHAnsi"/>
          <w:sz w:val="18"/>
          <w:szCs w:val="18"/>
          <w:lang w:val="en-GB"/>
        </w:rPr>
        <w:t>ed cost of electricity shown in Figure 1</w:t>
      </w:r>
      <w:r w:rsidR="006D2623" w:rsidRPr="00755773">
        <w:rPr>
          <w:rFonts w:cstheme="minorHAnsi"/>
          <w:sz w:val="18"/>
          <w:szCs w:val="18"/>
          <w:lang w:val="en-GB"/>
        </w:rPr>
        <w:t xml:space="preserve"> of the main manuscrip</w:t>
      </w:r>
      <w:r w:rsidR="00C52FD6" w:rsidRPr="00755773">
        <w:rPr>
          <w:rFonts w:cstheme="minorHAnsi"/>
          <w:sz w:val="18"/>
          <w:szCs w:val="18"/>
          <w:lang w:val="en-GB"/>
        </w:rPr>
        <w:t>t</w:t>
      </w:r>
      <w:r w:rsidRPr="00755773">
        <w:rPr>
          <w:rFonts w:cstheme="minorHAnsi"/>
          <w:sz w:val="18"/>
          <w:szCs w:val="18"/>
          <w:lang w:val="en-GB"/>
        </w:rPr>
        <w:t xml:space="preserve">. </w:t>
      </w:r>
      <w:r w:rsidR="009A00FB" w:rsidRPr="00755773">
        <w:rPr>
          <w:rFonts w:cstheme="minorHAnsi"/>
          <w:sz w:val="18"/>
          <w:szCs w:val="18"/>
          <w:lang w:val="en-GB"/>
        </w:rPr>
        <w:t xml:space="preserve">From January 2019 to May 2021, the average </w:t>
      </w:r>
      <w:r w:rsidR="009A00FB" w:rsidRPr="00D30B91">
        <w:rPr>
          <w:rFonts w:cstheme="minorHAnsi"/>
          <w:sz w:val="18"/>
          <w:szCs w:val="18"/>
          <w:lang w:val="en-GB"/>
        </w:rPr>
        <w:t>production cost of ammonia and methanol from grid electricity is estimated to be</w:t>
      </w:r>
      <w:r w:rsidRPr="00D30B91">
        <w:rPr>
          <w:rFonts w:cstheme="minorHAnsi"/>
          <w:sz w:val="18"/>
          <w:szCs w:val="18"/>
          <w:lang w:val="en-GB"/>
        </w:rPr>
        <w:t xml:space="preserve"> 0.9 USD</w:t>
      </w:r>
      <w:r w:rsidR="005221CE" w:rsidRPr="00D30B91">
        <w:rPr>
          <w:rFonts w:cstheme="minorHAnsi"/>
          <w:sz w:val="18"/>
          <w:szCs w:val="18"/>
          <w:lang w:val="en-GB"/>
        </w:rPr>
        <w:t> </w:t>
      </w:r>
      <w:r w:rsidRPr="00D30B91">
        <w:rPr>
          <w:rFonts w:cstheme="minorHAnsi"/>
          <w:sz w:val="18"/>
          <w:szCs w:val="18"/>
          <w:lang w:val="en-GB"/>
        </w:rPr>
        <w:t>kg</w:t>
      </w:r>
      <w:r w:rsidRPr="00D30B91">
        <w:rPr>
          <w:rFonts w:cstheme="minorHAnsi"/>
          <w:sz w:val="18"/>
          <w:szCs w:val="18"/>
          <w:vertAlign w:val="superscript"/>
          <w:lang w:val="en-GB"/>
        </w:rPr>
        <w:t>–1</w:t>
      </w:r>
      <w:r w:rsidRPr="00D30B91">
        <w:rPr>
          <w:rFonts w:cstheme="minorHAnsi"/>
          <w:sz w:val="18"/>
          <w:szCs w:val="18"/>
          <w:lang w:val="en-GB"/>
        </w:rPr>
        <w:t xml:space="preserve"> and 1.2 USD kg</w:t>
      </w:r>
      <w:r w:rsidRPr="00D30B91">
        <w:rPr>
          <w:rFonts w:cstheme="minorHAnsi"/>
          <w:sz w:val="18"/>
          <w:szCs w:val="18"/>
          <w:vertAlign w:val="superscript"/>
          <w:lang w:val="en-GB"/>
        </w:rPr>
        <w:t>–1</w:t>
      </w:r>
      <w:r w:rsidRPr="00D30B91">
        <w:rPr>
          <w:rFonts w:cstheme="minorHAnsi"/>
          <w:sz w:val="18"/>
          <w:szCs w:val="18"/>
          <w:lang w:val="en-GB"/>
        </w:rPr>
        <w:t>, respectively. These costs are higher than the fossil routes (0.4 and 0.2 USD kg</w:t>
      </w:r>
      <w:r w:rsidRPr="00D30B91">
        <w:rPr>
          <w:rFonts w:cstheme="minorHAnsi"/>
          <w:sz w:val="18"/>
          <w:szCs w:val="18"/>
          <w:vertAlign w:val="superscript"/>
          <w:lang w:val="en-GB"/>
        </w:rPr>
        <w:t>–1</w:t>
      </w:r>
      <w:r w:rsidRPr="00D30B91">
        <w:rPr>
          <w:rFonts w:cstheme="minorHAnsi"/>
          <w:sz w:val="18"/>
          <w:szCs w:val="18"/>
          <w:lang w:val="en-GB"/>
        </w:rPr>
        <w:t xml:space="preserve"> for ammonia and methanol, respectively) but lower than the corresponding on</w:t>
      </w:r>
      <w:r w:rsidRPr="00D30B91">
        <w:rPr>
          <w:rFonts w:cstheme="minorHAnsi"/>
          <w:sz w:val="18"/>
          <w:szCs w:val="18"/>
          <w:lang w:val="en-GB"/>
        </w:rPr>
        <w:noBreakHyphen/>
        <w:t xml:space="preserve">shore wind and solar pathways. However, </w:t>
      </w:r>
      <w:r w:rsidR="009A00FB" w:rsidRPr="00D30B91">
        <w:rPr>
          <w:rFonts w:cstheme="minorHAnsi"/>
          <w:sz w:val="18"/>
          <w:szCs w:val="18"/>
          <w:lang w:val="en-GB"/>
        </w:rPr>
        <w:t xml:space="preserve">starting </w:t>
      </w:r>
      <w:r w:rsidRPr="00D30B91">
        <w:rPr>
          <w:rFonts w:cstheme="minorHAnsi"/>
          <w:sz w:val="18"/>
          <w:szCs w:val="18"/>
          <w:lang w:val="en-GB"/>
        </w:rPr>
        <w:t xml:space="preserve">from May 2021, as the grid electricity prices </w:t>
      </w:r>
      <w:r w:rsidR="009A00FB" w:rsidRPr="00D30B91">
        <w:rPr>
          <w:rFonts w:cstheme="minorHAnsi"/>
          <w:sz w:val="18"/>
          <w:szCs w:val="18"/>
          <w:lang w:val="en-GB"/>
        </w:rPr>
        <w:t>rise in parallel with the natural gas prices</w:t>
      </w:r>
      <w:r w:rsidRPr="00D30B91">
        <w:rPr>
          <w:rFonts w:cstheme="minorHAnsi"/>
          <w:sz w:val="18"/>
          <w:szCs w:val="18"/>
          <w:lang w:val="en-GB"/>
        </w:rPr>
        <w:t>, the production cost of grid-based ammonia and methanol becomes economically unfavourable compared to the green routes.</w:t>
      </w:r>
      <w:r w:rsidR="00FA522D" w:rsidRPr="00D30B91">
        <w:rPr>
          <w:rFonts w:cstheme="minorHAnsi"/>
          <w:b/>
          <w:sz w:val="18"/>
          <w:szCs w:val="18"/>
          <w:lang w:val="en-GB"/>
        </w:rPr>
        <w:t xml:space="preserve"> </w:t>
      </w:r>
      <w:r w:rsidR="009A00FB" w:rsidRPr="00D30B91">
        <w:rPr>
          <w:rFonts w:cstheme="minorHAnsi"/>
          <w:b/>
          <w:sz w:val="18"/>
          <w:szCs w:val="18"/>
          <w:lang w:val="en-GB"/>
        </w:rPr>
        <w:t>We have included a new paragraph in the revised manuscript to highlight these findings</w:t>
      </w:r>
      <w:r w:rsidRPr="00D30B91">
        <w:rPr>
          <w:rFonts w:cstheme="minorHAnsi"/>
          <w:b/>
          <w:sz w:val="18"/>
          <w:szCs w:val="18"/>
          <w:lang w:val="en-GB"/>
        </w:rPr>
        <w:t xml:space="preserve"> (page </w:t>
      </w:r>
      <w:r w:rsidR="00D30B91" w:rsidRPr="00D30B91">
        <w:rPr>
          <w:rFonts w:cstheme="minorHAnsi"/>
          <w:b/>
          <w:sz w:val="18"/>
          <w:szCs w:val="18"/>
          <w:lang w:val="en-GB"/>
        </w:rPr>
        <w:t>3</w:t>
      </w:r>
      <w:r w:rsidRPr="00D30B91">
        <w:rPr>
          <w:rFonts w:cstheme="minorHAnsi"/>
          <w:b/>
          <w:sz w:val="18"/>
          <w:szCs w:val="18"/>
          <w:lang w:val="en-GB"/>
        </w:rPr>
        <w:t>, line </w:t>
      </w:r>
      <w:r w:rsidR="00D30B91" w:rsidRPr="00D30B91">
        <w:rPr>
          <w:rFonts w:cstheme="minorHAnsi"/>
          <w:b/>
          <w:sz w:val="18"/>
          <w:szCs w:val="18"/>
          <w:lang w:val="en-GB"/>
        </w:rPr>
        <w:t>1</w:t>
      </w:r>
      <w:r w:rsidRPr="00D30B91">
        <w:rPr>
          <w:rFonts w:cstheme="minorHAnsi"/>
          <w:b/>
          <w:sz w:val="18"/>
          <w:szCs w:val="18"/>
          <w:lang w:val="en-GB"/>
        </w:rPr>
        <w:t xml:space="preserve">, </w:t>
      </w:r>
      <w:r w:rsidR="00D30B91" w:rsidRPr="00D30B91">
        <w:rPr>
          <w:rFonts w:cstheme="minorHAnsi"/>
          <w:b/>
          <w:sz w:val="18"/>
          <w:szCs w:val="18"/>
          <w:lang w:val="en-GB"/>
        </w:rPr>
        <w:t>left</w:t>
      </w:r>
      <w:r w:rsidRPr="00D30B91">
        <w:rPr>
          <w:rFonts w:cstheme="minorHAnsi"/>
          <w:b/>
          <w:sz w:val="18"/>
          <w:szCs w:val="18"/>
          <w:lang w:val="en-GB"/>
        </w:rPr>
        <w:t> column)</w:t>
      </w:r>
      <w:r w:rsidR="00475018" w:rsidRPr="00D30B91">
        <w:rPr>
          <w:rFonts w:cstheme="minorHAnsi"/>
          <w:b/>
          <w:sz w:val="18"/>
          <w:szCs w:val="18"/>
          <w:lang w:val="en-GB"/>
        </w:rPr>
        <w:t>.</w:t>
      </w:r>
    </w:p>
    <w:p w14:paraId="4189E421" w14:textId="0DE66EB5" w:rsidR="004C3AD9" w:rsidRPr="00117074" w:rsidRDefault="00FA2835" w:rsidP="00E8564D">
      <w:pPr>
        <w:spacing w:line="288" w:lineRule="auto"/>
        <w:jc w:val="both"/>
        <w:rPr>
          <w:lang w:val="en-GB"/>
        </w:rPr>
      </w:pPr>
      <w:r w:rsidRPr="00D30B91">
        <w:rPr>
          <w:rFonts w:cstheme="minorHAnsi"/>
          <w:sz w:val="18"/>
          <w:szCs w:val="18"/>
          <w:lang w:val="en-GB"/>
        </w:rPr>
        <w:t>Additionally, we acknowledge that the increasing natural gas prices will result in a higher levelised cost of on</w:t>
      </w:r>
      <w:r w:rsidRPr="00D30B91">
        <w:rPr>
          <w:rFonts w:cstheme="minorHAnsi"/>
          <w:sz w:val="18"/>
          <w:szCs w:val="18"/>
          <w:lang w:val="en-GB"/>
        </w:rPr>
        <w:noBreakHyphen/>
        <w:t>shore wind and solar electricity. Therefore, it is essential to examine how</w:t>
      </w:r>
      <w:r w:rsidRPr="00117074">
        <w:rPr>
          <w:rFonts w:cstheme="minorHAnsi"/>
          <w:sz w:val="18"/>
          <w:szCs w:val="18"/>
          <w:lang w:val="en-GB"/>
        </w:rPr>
        <w:t xml:space="preserve"> these natural gas prices impact the levelised cost of hydrogen during the period of elevated natural gas prices in 2022. </w:t>
      </w:r>
      <w:r w:rsidR="00954EB8" w:rsidRPr="00117074">
        <w:rPr>
          <w:rFonts w:cstheme="minorHAnsi"/>
          <w:sz w:val="18"/>
          <w:szCs w:val="18"/>
          <w:lang w:val="en-GB"/>
        </w:rPr>
        <w:t>Due</w:t>
      </w:r>
      <w:r w:rsidR="00AE3DDD" w:rsidRPr="00117074">
        <w:rPr>
          <w:rFonts w:cstheme="minorHAnsi"/>
          <w:sz w:val="18"/>
          <w:szCs w:val="18"/>
          <w:lang w:val="en-GB"/>
        </w:rPr>
        <w:t xml:space="preserve"> to a lack of data, the levelised cost of hydrogen for the year 2022 is calculated by using the levelised cost of hydrogen from 2021 and adjusting it for inflation using the CEPCI, as reported in </w:t>
      </w:r>
      <w:r w:rsidR="00AE3DDD" w:rsidRPr="00117074">
        <w:rPr>
          <w:rFonts w:cstheme="minorHAnsi"/>
          <w:b/>
          <w:sz w:val="18"/>
          <w:szCs w:val="18"/>
          <w:lang w:val="en-GB"/>
        </w:rPr>
        <w:t>Table S7</w:t>
      </w:r>
      <w:r w:rsidR="00AE3DDD" w:rsidRPr="00117074">
        <w:rPr>
          <w:rFonts w:cstheme="minorHAnsi"/>
          <w:sz w:val="18"/>
          <w:szCs w:val="18"/>
          <w:lang w:val="en-GB"/>
        </w:rPr>
        <w:t>.</w:t>
      </w:r>
      <w:bookmarkStart w:id="36" w:name="_Hlk135858148"/>
      <w:r w:rsidR="00997583" w:rsidRPr="00117074">
        <w:rPr>
          <w:rFonts w:cstheme="minorHAnsi"/>
          <w:sz w:val="18"/>
          <w:szCs w:val="18"/>
          <w:lang w:val="en-GB"/>
        </w:rPr>
        <w:t xml:space="preserve"> </w:t>
      </w:r>
      <w:r w:rsidR="00AE3DDD" w:rsidRPr="00117074">
        <w:rPr>
          <w:rFonts w:cstheme="minorHAnsi"/>
          <w:b/>
          <w:sz w:val="18"/>
          <w:szCs w:val="18"/>
          <w:lang w:val="en-GB"/>
        </w:rPr>
        <w:lastRenderedPageBreak/>
        <w:t>To determine the percentage share of natural gas prices in relation to the levelised cost of electricity, we extract the quantity of natural gas required to generate 1 kWh of on</w:t>
      </w:r>
      <w:r w:rsidR="00AE3DDD" w:rsidRPr="00117074">
        <w:rPr>
          <w:rFonts w:cstheme="minorHAnsi"/>
          <w:b/>
          <w:sz w:val="18"/>
          <w:szCs w:val="18"/>
          <w:lang w:val="en-GB"/>
        </w:rPr>
        <w:noBreakHyphen/>
        <w:t>shore wind and solar electricity from their respective Ecoinvent inventories (refer to Table S8 for the corresponding activity names of wind and solar electricity). Subsequently, we compare the levelised cost of hydrogen for 2022 under two scenarios: one where only inflation adjustments are made and another where both inflation adjustments and updated natural gas prices are considered. The findings are presented in Figure S18</w:t>
      </w:r>
      <w:bookmarkEnd w:id="36"/>
      <w:r w:rsidR="00AE3DDD" w:rsidRPr="00117074">
        <w:rPr>
          <w:rFonts w:cstheme="minorHAnsi"/>
          <w:b/>
          <w:sz w:val="18"/>
          <w:szCs w:val="18"/>
          <w:lang w:val="en-GB"/>
        </w:rPr>
        <w:t xml:space="preserve">. </w:t>
      </w:r>
      <w:r w:rsidR="00AE3DDD" w:rsidRPr="001F155A">
        <w:rPr>
          <w:rFonts w:cstheme="minorHAnsi"/>
          <w:sz w:val="18"/>
          <w:szCs w:val="18"/>
          <w:lang w:val="en-GB"/>
        </w:rPr>
        <w:t>Notably, both scenarios yield similar levelised costs of hydrogen. Hence, the assumption to use the inflation-adjusted values for the levelised cost of hydrogen proves to be robust.</w:t>
      </w:r>
      <w:bookmarkEnd w:id="0"/>
    </w:p>
    <w:sectPr w:rsidR="004C3AD9" w:rsidRPr="00117074" w:rsidSect="003C41F9">
      <w:footerReference w:type="default" r:id="rId10"/>
      <w:pgSz w:w="12240" w:h="15840"/>
      <w:pgMar w:top="1440" w:right="1440" w:bottom="1440" w:left="1440" w:header="0" w:footer="720" w:gutter="0"/>
      <w:pgNumType w:start="1"/>
      <w:cols w:space="720"/>
      <w:formProt w:val="0"/>
      <w:docGrid w:linePitch="36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Pérez-Ramirez  Javier" w:date="2023-06-02T15:29:00Z" w:initials="JP">
    <w:p w14:paraId="4040CFAF" w14:textId="77777777" w:rsidR="00392063" w:rsidRDefault="00392063" w:rsidP="009F7E32">
      <w:r>
        <w:rPr>
          <w:rStyle w:val="CommentReference"/>
        </w:rPr>
        <w:annotationRef/>
      </w:r>
      <w:r>
        <w:rPr>
          <w:rFonts w:eastAsiaTheme="minorEastAsia"/>
          <w:sz w:val="20"/>
          <w:szCs w:val="20"/>
          <w:lang w:val="en-US"/>
        </w:rPr>
        <w:t>Relevant for the beginning of the cover letter to the editor</w:t>
      </w:r>
    </w:p>
  </w:comment>
  <w:comment w:id="14" w:author="Pérez-Ramirez  Javier" w:date="2023-06-02T15:36:00Z" w:initials="JP">
    <w:p w14:paraId="1C270E7A" w14:textId="77777777" w:rsidR="00D447FF" w:rsidRDefault="00D447FF" w:rsidP="001F6520">
      <w:r>
        <w:rPr>
          <w:rStyle w:val="CommentReference"/>
        </w:rPr>
        <w:annotationRef/>
      </w:r>
      <w:r>
        <w:rPr>
          <w:rFonts w:eastAsiaTheme="minorEastAsia"/>
          <w:sz w:val="20"/>
          <w:szCs w:val="20"/>
          <w:lang w:val="en-US"/>
        </w:rPr>
        <w:t>If proven economically viable</w:t>
      </w:r>
    </w:p>
  </w:comment>
  <w:comment w:id="20" w:author="Pérez-Ramirez  Javier" w:date="2023-06-02T15:41:00Z" w:initials="JP">
    <w:p w14:paraId="745FA507" w14:textId="77777777" w:rsidR="00D447FF" w:rsidRDefault="00D447FF" w:rsidP="0013564D">
      <w:r>
        <w:rPr>
          <w:rStyle w:val="CommentReference"/>
        </w:rPr>
        <w:annotationRef/>
      </w:r>
      <w:r>
        <w:rPr>
          <w:rFonts w:eastAsiaTheme="minorEastAsia"/>
          <w:sz w:val="20"/>
          <w:szCs w:val="20"/>
          <w:lang w:val="en-US"/>
        </w:rPr>
        <w:t>See if this is OK. We have to be more direct</w:t>
      </w:r>
    </w:p>
  </w:comment>
  <w:comment w:id="26" w:author="Pérez-Ramirez  Javier" w:date="2023-06-02T15:42:00Z" w:initials="JP">
    <w:p w14:paraId="549D744C" w14:textId="77777777" w:rsidR="00D447FF" w:rsidRDefault="00D447FF" w:rsidP="00B107F1">
      <w:r>
        <w:rPr>
          <w:rStyle w:val="CommentReference"/>
        </w:rPr>
        <w:annotationRef/>
      </w:r>
      <w:r>
        <w:rPr>
          <w:rFonts w:eastAsiaTheme="minorEastAsia"/>
          <w:sz w:val="20"/>
          <w:szCs w:val="20"/>
          <w:lang w:val="en-US"/>
        </w:rPr>
        <w:t>This is Spanish</w:t>
      </w:r>
    </w:p>
  </w:comment>
  <w:comment w:id="31" w:author="Pérez-Ramirez  Javier" w:date="2023-06-02T15:46:00Z" w:initials="JP">
    <w:p w14:paraId="28FF53B9" w14:textId="77777777" w:rsidR="00D86D3E" w:rsidRDefault="00D86D3E" w:rsidP="00DD72DB">
      <w:r>
        <w:rPr>
          <w:rStyle w:val="CommentReference"/>
        </w:rPr>
        <w:annotationRef/>
      </w:r>
      <w:r>
        <w:rPr>
          <w:rFonts w:eastAsiaTheme="minorEastAsia"/>
          <w:sz w:val="20"/>
          <w:szCs w:val="20"/>
          <w:lang w:val="en-US"/>
        </w:rPr>
        <w:t>Watch out - these are separated in the MS</w:t>
      </w:r>
    </w:p>
  </w:comment>
  <w:comment w:id="32" w:author="Pérez-Ramirez  Javier" w:date="2023-06-02T15:44:00Z" w:initials="JP">
    <w:p w14:paraId="2ADE3A6E" w14:textId="1494E553" w:rsidR="00D447FF" w:rsidRDefault="00D447FF" w:rsidP="0046214D">
      <w:r>
        <w:rPr>
          <w:rStyle w:val="CommentReference"/>
        </w:rPr>
        <w:annotationRef/>
      </w:r>
      <w:r>
        <w:rPr>
          <w:rFonts w:eastAsiaTheme="minorEastAsia"/>
          <w:sz w:val="20"/>
          <w:szCs w:val="20"/>
          <w:lang w:val="en-US"/>
        </w:rPr>
        <w:t>Very important for the beginning of the cover letter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040CFAF" w15:done="0"/>
  <w15:commentEx w15:paraId="1C270E7A" w15:done="0"/>
  <w15:commentEx w15:paraId="745FA507" w15:done="0"/>
  <w15:commentEx w15:paraId="549D744C" w15:done="0"/>
  <w15:commentEx w15:paraId="28FF53B9" w15:done="0"/>
  <w15:commentEx w15:paraId="2ADE3A6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24895E" w16cex:dateUtc="2023-06-02T13:29:00Z"/>
  <w16cex:commentExtensible w16cex:durableId="28248AEF" w16cex:dateUtc="2023-06-02T13:36:00Z"/>
  <w16cex:commentExtensible w16cex:durableId="28248C20" w16cex:dateUtc="2023-06-02T13:41:00Z"/>
  <w16cex:commentExtensible w16cex:durableId="28248C4E" w16cex:dateUtc="2023-06-02T13:42:00Z"/>
  <w16cex:commentExtensible w16cex:durableId="28248D62" w16cex:dateUtc="2023-06-02T13:46:00Z"/>
  <w16cex:commentExtensible w16cex:durableId="28248CD3" w16cex:dateUtc="2023-06-02T13: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040CFAF" w16cid:durableId="2824895E"/>
  <w16cid:commentId w16cid:paraId="1C270E7A" w16cid:durableId="28248AEF"/>
  <w16cid:commentId w16cid:paraId="745FA507" w16cid:durableId="28248C20"/>
  <w16cid:commentId w16cid:paraId="549D744C" w16cid:durableId="28248C4E"/>
  <w16cid:commentId w16cid:paraId="28FF53B9" w16cid:durableId="28248D62"/>
  <w16cid:commentId w16cid:paraId="2ADE3A6E" w16cid:durableId="28248C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161087" w14:textId="77777777" w:rsidR="000A429D" w:rsidRDefault="000A429D">
      <w:pPr>
        <w:spacing w:after="0" w:line="240" w:lineRule="auto"/>
      </w:pPr>
      <w:r>
        <w:separator/>
      </w:r>
    </w:p>
  </w:endnote>
  <w:endnote w:type="continuationSeparator" w:id="0">
    <w:p w14:paraId="2FD441AF" w14:textId="77777777" w:rsidR="000A429D" w:rsidRDefault="000A42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rlito">
    <w:altName w:val="Calibri"/>
    <w:charset w:val="01"/>
    <w:family w:val="roman"/>
    <w:pitch w:val="variable"/>
  </w:font>
  <w:font w:name="Noto Sans SC Regular">
    <w:panose1 w:val="00000000000000000000"/>
    <w:charset w:val="00"/>
    <w:family w:val="roman"/>
    <w:notTrueType/>
    <w:pitch w:val="default"/>
  </w:font>
  <w:font w:name="Noto Sans Devanagari">
    <w:altName w:val="Mangal"/>
    <w:charset w:val="00"/>
    <w:family w:val="swiss"/>
    <w:pitch w:val="variable"/>
    <w:sig w:usb0="80008023" w:usb1="00002046"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sz w:val="20"/>
        <w:szCs w:val="20"/>
      </w:rPr>
      <w:id w:val="651790880"/>
      <w:docPartObj>
        <w:docPartGallery w:val="Page Numbers (Bottom of Page)"/>
        <w:docPartUnique/>
      </w:docPartObj>
    </w:sdtPr>
    <w:sdtEndPr>
      <w:rPr>
        <w:rFonts w:asciiTheme="minorHAnsi" w:hAnsiTheme="minorHAnsi" w:cstheme="minorHAnsi"/>
        <w:sz w:val="18"/>
        <w:szCs w:val="18"/>
      </w:rPr>
    </w:sdtEndPr>
    <w:sdtContent>
      <w:p w14:paraId="7DEACABD" w14:textId="77777777" w:rsidR="00A054C2" w:rsidRPr="00392063" w:rsidRDefault="00897BDA">
        <w:pPr>
          <w:pStyle w:val="Footer"/>
          <w:jc w:val="center"/>
          <w:rPr>
            <w:rFonts w:cstheme="minorHAnsi"/>
            <w:sz w:val="18"/>
            <w:szCs w:val="18"/>
            <w:rPrChange w:id="37" w:author="Pérez-Ramirez  Javier" w:date="2023-06-02T15:33:00Z">
              <w:rPr>
                <w:rFonts w:ascii="Arial" w:hAnsi="Arial" w:cs="Arial"/>
                <w:sz w:val="20"/>
                <w:szCs w:val="20"/>
              </w:rPr>
            </w:rPrChange>
          </w:rPr>
        </w:pPr>
        <w:r w:rsidRPr="00392063">
          <w:rPr>
            <w:rFonts w:cstheme="minorHAnsi"/>
            <w:sz w:val="18"/>
            <w:szCs w:val="18"/>
            <w:rPrChange w:id="38" w:author="Pérez-Ramirez  Javier" w:date="2023-06-02T15:33:00Z">
              <w:rPr>
                <w:rFonts w:ascii="Arial" w:hAnsi="Arial" w:cs="Arial"/>
                <w:sz w:val="20"/>
                <w:szCs w:val="20"/>
              </w:rPr>
            </w:rPrChange>
          </w:rPr>
          <w:fldChar w:fldCharType="begin"/>
        </w:r>
        <w:r w:rsidRPr="00392063">
          <w:rPr>
            <w:rFonts w:cstheme="minorHAnsi"/>
            <w:sz w:val="18"/>
            <w:szCs w:val="18"/>
            <w:rPrChange w:id="39" w:author="Pérez-Ramirez  Javier" w:date="2023-06-02T15:33:00Z">
              <w:rPr>
                <w:rFonts w:ascii="Arial" w:hAnsi="Arial" w:cs="Arial"/>
                <w:sz w:val="20"/>
                <w:szCs w:val="20"/>
              </w:rPr>
            </w:rPrChange>
          </w:rPr>
          <w:instrText>PAGE</w:instrText>
        </w:r>
        <w:r w:rsidRPr="00392063">
          <w:rPr>
            <w:rFonts w:cstheme="minorHAnsi"/>
            <w:sz w:val="18"/>
            <w:szCs w:val="18"/>
            <w:rPrChange w:id="40" w:author="Pérez-Ramirez  Javier" w:date="2023-06-02T15:33:00Z">
              <w:rPr>
                <w:rFonts w:ascii="Arial" w:hAnsi="Arial" w:cs="Arial"/>
                <w:sz w:val="20"/>
                <w:szCs w:val="20"/>
              </w:rPr>
            </w:rPrChange>
          </w:rPr>
          <w:fldChar w:fldCharType="separate"/>
        </w:r>
        <w:r w:rsidRPr="00392063">
          <w:rPr>
            <w:rFonts w:cstheme="minorHAnsi"/>
            <w:noProof/>
            <w:sz w:val="18"/>
            <w:szCs w:val="18"/>
            <w:rPrChange w:id="41" w:author="Pérez-Ramirez  Javier" w:date="2023-06-02T15:33:00Z">
              <w:rPr>
                <w:rFonts w:ascii="Arial" w:hAnsi="Arial" w:cs="Arial"/>
                <w:noProof/>
                <w:sz w:val="20"/>
                <w:szCs w:val="20"/>
              </w:rPr>
            </w:rPrChange>
          </w:rPr>
          <w:t>29</w:t>
        </w:r>
        <w:r w:rsidRPr="00392063">
          <w:rPr>
            <w:rFonts w:cstheme="minorHAnsi"/>
            <w:sz w:val="18"/>
            <w:szCs w:val="18"/>
            <w:rPrChange w:id="42" w:author="Pérez-Ramirez  Javier" w:date="2023-06-02T15:33:00Z">
              <w:rPr>
                <w:rFonts w:ascii="Arial" w:hAnsi="Arial" w:cs="Arial"/>
                <w:sz w:val="20"/>
                <w:szCs w:val="20"/>
              </w:rPr>
            </w:rPrChange>
          </w:rPr>
          <w:fldChar w:fldCharType="end"/>
        </w:r>
      </w:p>
    </w:sdtContent>
  </w:sdt>
  <w:p w14:paraId="3370AC9F" w14:textId="77777777" w:rsidR="00A054C2" w:rsidRDefault="000A42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40312F" w14:textId="77777777" w:rsidR="000A429D" w:rsidRDefault="000A429D">
      <w:pPr>
        <w:spacing w:after="0" w:line="240" w:lineRule="auto"/>
      </w:pPr>
      <w:r>
        <w:separator/>
      </w:r>
    </w:p>
  </w:footnote>
  <w:footnote w:type="continuationSeparator" w:id="0">
    <w:p w14:paraId="02762871" w14:textId="77777777" w:rsidR="000A429D" w:rsidRDefault="000A42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60837"/>
    <w:multiLevelType w:val="hybridMultilevel"/>
    <w:tmpl w:val="88A23AD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15337329"/>
    <w:multiLevelType w:val="hybridMultilevel"/>
    <w:tmpl w:val="2E82B77E"/>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FF40D0E"/>
    <w:multiLevelType w:val="hybridMultilevel"/>
    <w:tmpl w:val="29BA1A6C"/>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3" w15:restartNumberingAfterBreak="0">
    <w:nsid w:val="21612CE7"/>
    <w:multiLevelType w:val="hybridMultilevel"/>
    <w:tmpl w:val="C296761E"/>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4" w15:restartNumberingAfterBreak="0">
    <w:nsid w:val="21DA549C"/>
    <w:multiLevelType w:val="hybridMultilevel"/>
    <w:tmpl w:val="37261DFA"/>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5" w15:restartNumberingAfterBreak="0">
    <w:nsid w:val="2DD161C1"/>
    <w:multiLevelType w:val="hybridMultilevel"/>
    <w:tmpl w:val="048CCC86"/>
    <w:lvl w:ilvl="0" w:tplc="C862D8A4">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A6AD3F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F6C681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D04626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CA4D15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40C899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BC6763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7AAC3A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A942F2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00A20AD"/>
    <w:multiLevelType w:val="multilevel"/>
    <w:tmpl w:val="AC1415BC"/>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4CA6D7F"/>
    <w:multiLevelType w:val="hybridMultilevel"/>
    <w:tmpl w:val="F858D9D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36CA2D89"/>
    <w:multiLevelType w:val="hybridMultilevel"/>
    <w:tmpl w:val="427AB22C"/>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9" w15:restartNumberingAfterBreak="0">
    <w:nsid w:val="38252E05"/>
    <w:multiLevelType w:val="hybridMultilevel"/>
    <w:tmpl w:val="78048CE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39C14E93"/>
    <w:multiLevelType w:val="hybridMultilevel"/>
    <w:tmpl w:val="660A0F7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3A051653"/>
    <w:multiLevelType w:val="hybridMultilevel"/>
    <w:tmpl w:val="079E8052"/>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12" w15:restartNumberingAfterBreak="0">
    <w:nsid w:val="40373145"/>
    <w:multiLevelType w:val="hybridMultilevel"/>
    <w:tmpl w:val="D9A8AB9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44B178AC"/>
    <w:multiLevelType w:val="hybridMultilevel"/>
    <w:tmpl w:val="779AD98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4" w15:restartNumberingAfterBreak="0">
    <w:nsid w:val="47CB7096"/>
    <w:multiLevelType w:val="hybridMultilevel"/>
    <w:tmpl w:val="DA6E633E"/>
    <w:lvl w:ilvl="0" w:tplc="08070001">
      <w:start w:val="1"/>
      <w:numFmt w:val="bullet"/>
      <w:lvlText w:val=""/>
      <w:lvlJc w:val="left"/>
      <w:pPr>
        <w:ind w:left="1967" w:hanging="360"/>
      </w:pPr>
      <w:rPr>
        <w:rFonts w:ascii="Symbol" w:hAnsi="Symbol" w:hint="default"/>
      </w:rPr>
    </w:lvl>
    <w:lvl w:ilvl="1" w:tplc="08070003" w:tentative="1">
      <w:start w:val="1"/>
      <w:numFmt w:val="bullet"/>
      <w:lvlText w:val="o"/>
      <w:lvlJc w:val="left"/>
      <w:pPr>
        <w:ind w:left="2687" w:hanging="360"/>
      </w:pPr>
      <w:rPr>
        <w:rFonts w:ascii="Courier New" w:hAnsi="Courier New" w:cs="Courier New" w:hint="default"/>
      </w:rPr>
    </w:lvl>
    <w:lvl w:ilvl="2" w:tplc="08070005" w:tentative="1">
      <w:start w:val="1"/>
      <w:numFmt w:val="bullet"/>
      <w:lvlText w:val=""/>
      <w:lvlJc w:val="left"/>
      <w:pPr>
        <w:ind w:left="3407" w:hanging="360"/>
      </w:pPr>
      <w:rPr>
        <w:rFonts w:ascii="Wingdings" w:hAnsi="Wingdings" w:hint="default"/>
      </w:rPr>
    </w:lvl>
    <w:lvl w:ilvl="3" w:tplc="08070001" w:tentative="1">
      <w:start w:val="1"/>
      <w:numFmt w:val="bullet"/>
      <w:lvlText w:val=""/>
      <w:lvlJc w:val="left"/>
      <w:pPr>
        <w:ind w:left="4127" w:hanging="360"/>
      </w:pPr>
      <w:rPr>
        <w:rFonts w:ascii="Symbol" w:hAnsi="Symbol" w:hint="default"/>
      </w:rPr>
    </w:lvl>
    <w:lvl w:ilvl="4" w:tplc="08070003" w:tentative="1">
      <w:start w:val="1"/>
      <w:numFmt w:val="bullet"/>
      <w:lvlText w:val="o"/>
      <w:lvlJc w:val="left"/>
      <w:pPr>
        <w:ind w:left="4847" w:hanging="360"/>
      </w:pPr>
      <w:rPr>
        <w:rFonts w:ascii="Courier New" w:hAnsi="Courier New" w:cs="Courier New" w:hint="default"/>
      </w:rPr>
    </w:lvl>
    <w:lvl w:ilvl="5" w:tplc="08070005" w:tentative="1">
      <w:start w:val="1"/>
      <w:numFmt w:val="bullet"/>
      <w:lvlText w:val=""/>
      <w:lvlJc w:val="left"/>
      <w:pPr>
        <w:ind w:left="5567" w:hanging="360"/>
      </w:pPr>
      <w:rPr>
        <w:rFonts w:ascii="Wingdings" w:hAnsi="Wingdings" w:hint="default"/>
      </w:rPr>
    </w:lvl>
    <w:lvl w:ilvl="6" w:tplc="08070001" w:tentative="1">
      <w:start w:val="1"/>
      <w:numFmt w:val="bullet"/>
      <w:lvlText w:val=""/>
      <w:lvlJc w:val="left"/>
      <w:pPr>
        <w:ind w:left="6287" w:hanging="360"/>
      </w:pPr>
      <w:rPr>
        <w:rFonts w:ascii="Symbol" w:hAnsi="Symbol" w:hint="default"/>
      </w:rPr>
    </w:lvl>
    <w:lvl w:ilvl="7" w:tplc="08070003" w:tentative="1">
      <w:start w:val="1"/>
      <w:numFmt w:val="bullet"/>
      <w:lvlText w:val="o"/>
      <w:lvlJc w:val="left"/>
      <w:pPr>
        <w:ind w:left="7007" w:hanging="360"/>
      </w:pPr>
      <w:rPr>
        <w:rFonts w:ascii="Courier New" w:hAnsi="Courier New" w:cs="Courier New" w:hint="default"/>
      </w:rPr>
    </w:lvl>
    <w:lvl w:ilvl="8" w:tplc="08070005" w:tentative="1">
      <w:start w:val="1"/>
      <w:numFmt w:val="bullet"/>
      <w:lvlText w:val=""/>
      <w:lvlJc w:val="left"/>
      <w:pPr>
        <w:ind w:left="7727" w:hanging="360"/>
      </w:pPr>
      <w:rPr>
        <w:rFonts w:ascii="Wingdings" w:hAnsi="Wingdings" w:hint="default"/>
      </w:rPr>
    </w:lvl>
  </w:abstractNum>
  <w:abstractNum w:abstractNumId="15" w15:restartNumberingAfterBreak="0">
    <w:nsid w:val="48856D6D"/>
    <w:multiLevelType w:val="multilevel"/>
    <w:tmpl w:val="5C84C80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8A243ED"/>
    <w:multiLevelType w:val="hybridMultilevel"/>
    <w:tmpl w:val="54722C6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492C52E3"/>
    <w:multiLevelType w:val="hybridMultilevel"/>
    <w:tmpl w:val="09EE5FF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521A0524"/>
    <w:multiLevelType w:val="hybridMultilevel"/>
    <w:tmpl w:val="D932CD1A"/>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19" w15:restartNumberingAfterBreak="0">
    <w:nsid w:val="536B6D50"/>
    <w:multiLevelType w:val="hybridMultilevel"/>
    <w:tmpl w:val="E9364BFA"/>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20" w15:restartNumberingAfterBreak="0">
    <w:nsid w:val="54601F3A"/>
    <w:multiLevelType w:val="hybridMultilevel"/>
    <w:tmpl w:val="32C05C5E"/>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21" w15:restartNumberingAfterBreak="0">
    <w:nsid w:val="55A01931"/>
    <w:multiLevelType w:val="hybridMultilevel"/>
    <w:tmpl w:val="708E64C6"/>
    <w:lvl w:ilvl="0" w:tplc="FD84680E">
      <w:start w:val="1"/>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5D6F2A84"/>
    <w:multiLevelType w:val="hybridMultilevel"/>
    <w:tmpl w:val="6DA6D7D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61774DEC"/>
    <w:multiLevelType w:val="hybridMultilevel"/>
    <w:tmpl w:val="718434D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65791788"/>
    <w:multiLevelType w:val="hybridMultilevel"/>
    <w:tmpl w:val="C54C667A"/>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25" w15:restartNumberingAfterBreak="0">
    <w:nsid w:val="67E47360"/>
    <w:multiLevelType w:val="hybridMultilevel"/>
    <w:tmpl w:val="FF8ADB64"/>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26" w15:restartNumberingAfterBreak="0">
    <w:nsid w:val="6B736AD2"/>
    <w:multiLevelType w:val="hybridMultilevel"/>
    <w:tmpl w:val="60AAC5D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7" w15:restartNumberingAfterBreak="0">
    <w:nsid w:val="6B765596"/>
    <w:multiLevelType w:val="hybridMultilevel"/>
    <w:tmpl w:val="4A786A6E"/>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28" w15:restartNumberingAfterBreak="0">
    <w:nsid w:val="6FB300D5"/>
    <w:multiLevelType w:val="hybridMultilevel"/>
    <w:tmpl w:val="5DEA5306"/>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75D6539D"/>
    <w:multiLevelType w:val="hybridMultilevel"/>
    <w:tmpl w:val="7CFC659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0" w15:restartNumberingAfterBreak="0">
    <w:nsid w:val="7D1E331E"/>
    <w:multiLevelType w:val="hybridMultilevel"/>
    <w:tmpl w:val="96F48DB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15"/>
  </w:num>
  <w:num w:numId="2">
    <w:abstractNumId w:val="12"/>
  </w:num>
  <w:num w:numId="3">
    <w:abstractNumId w:val="28"/>
  </w:num>
  <w:num w:numId="4">
    <w:abstractNumId w:val="25"/>
  </w:num>
  <w:num w:numId="5">
    <w:abstractNumId w:val="26"/>
  </w:num>
  <w:num w:numId="6">
    <w:abstractNumId w:val="29"/>
  </w:num>
  <w:num w:numId="7">
    <w:abstractNumId w:val="7"/>
  </w:num>
  <w:num w:numId="8">
    <w:abstractNumId w:val="21"/>
  </w:num>
  <w:num w:numId="9">
    <w:abstractNumId w:val="9"/>
  </w:num>
  <w:num w:numId="10">
    <w:abstractNumId w:val="5"/>
  </w:num>
  <w:num w:numId="11">
    <w:abstractNumId w:val="17"/>
  </w:num>
  <w:num w:numId="12">
    <w:abstractNumId w:val="0"/>
  </w:num>
  <w:num w:numId="13">
    <w:abstractNumId w:val="22"/>
  </w:num>
  <w:num w:numId="14">
    <w:abstractNumId w:val="10"/>
  </w:num>
  <w:num w:numId="15">
    <w:abstractNumId w:val="30"/>
  </w:num>
  <w:num w:numId="16">
    <w:abstractNumId w:val="16"/>
  </w:num>
  <w:num w:numId="17">
    <w:abstractNumId w:val="18"/>
  </w:num>
  <w:num w:numId="18">
    <w:abstractNumId w:val="2"/>
  </w:num>
  <w:num w:numId="19">
    <w:abstractNumId w:val="14"/>
  </w:num>
  <w:num w:numId="20">
    <w:abstractNumId w:val="27"/>
  </w:num>
  <w:num w:numId="21">
    <w:abstractNumId w:val="24"/>
  </w:num>
  <w:num w:numId="22">
    <w:abstractNumId w:val="19"/>
  </w:num>
  <w:num w:numId="23">
    <w:abstractNumId w:val="20"/>
  </w:num>
  <w:num w:numId="24">
    <w:abstractNumId w:val="3"/>
  </w:num>
  <w:num w:numId="25">
    <w:abstractNumId w:val="11"/>
  </w:num>
  <w:num w:numId="26">
    <w:abstractNumId w:val="4"/>
  </w:num>
  <w:num w:numId="27">
    <w:abstractNumId w:val="8"/>
  </w:num>
  <w:num w:numId="28">
    <w:abstractNumId w:val="13"/>
  </w:num>
  <w:num w:numId="29">
    <w:abstractNumId w:val="1"/>
  </w:num>
  <w:num w:numId="30">
    <w:abstractNumId w:val="23"/>
  </w:num>
  <w:num w:numId="3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Pérez-Ramirez  Javier">
    <w15:presenceInfo w15:providerId="AD" w15:userId="S::jpr@ethz.ch::592cf504-c664-4b26-b115-e9ff9989dc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CwNDUztDCysDA2sTBS0lEKTi0uzszPAykwrQUAL1bZ8iwAAAA="/>
  </w:docVars>
  <w:rsids>
    <w:rsidRoot w:val="003C6071"/>
    <w:rsid w:val="00013821"/>
    <w:rsid w:val="000210C6"/>
    <w:rsid w:val="00032E90"/>
    <w:rsid w:val="00034CFF"/>
    <w:rsid w:val="0003550F"/>
    <w:rsid w:val="00084993"/>
    <w:rsid w:val="000900AC"/>
    <w:rsid w:val="000920A9"/>
    <w:rsid w:val="0009767F"/>
    <w:rsid w:val="000A429D"/>
    <w:rsid w:val="000B2204"/>
    <w:rsid w:val="000B6586"/>
    <w:rsid w:val="000C1713"/>
    <w:rsid w:val="000D0AF8"/>
    <w:rsid w:val="000E0C6A"/>
    <w:rsid w:val="000E3C13"/>
    <w:rsid w:val="000F73A9"/>
    <w:rsid w:val="000F7676"/>
    <w:rsid w:val="00102A51"/>
    <w:rsid w:val="00117074"/>
    <w:rsid w:val="00140F46"/>
    <w:rsid w:val="00146F72"/>
    <w:rsid w:val="001476CD"/>
    <w:rsid w:val="00151CAE"/>
    <w:rsid w:val="00156E5E"/>
    <w:rsid w:val="00172208"/>
    <w:rsid w:val="0017553E"/>
    <w:rsid w:val="00182520"/>
    <w:rsid w:val="00192C72"/>
    <w:rsid w:val="001930F7"/>
    <w:rsid w:val="0019434C"/>
    <w:rsid w:val="001A11F7"/>
    <w:rsid w:val="001A789A"/>
    <w:rsid w:val="001C3E44"/>
    <w:rsid w:val="001C43B8"/>
    <w:rsid w:val="001E1940"/>
    <w:rsid w:val="001E40C8"/>
    <w:rsid w:val="001E7BFF"/>
    <w:rsid w:val="001F155A"/>
    <w:rsid w:val="00200AC8"/>
    <w:rsid w:val="00211BD7"/>
    <w:rsid w:val="0021676F"/>
    <w:rsid w:val="0021755B"/>
    <w:rsid w:val="00225FD9"/>
    <w:rsid w:val="002300E7"/>
    <w:rsid w:val="00234542"/>
    <w:rsid w:val="00235E9E"/>
    <w:rsid w:val="00250B4F"/>
    <w:rsid w:val="0025611F"/>
    <w:rsid w:val="00257F05"/>
    <w:rsid w:val="00262321"/>
    <w:rsid w:val="00262B33"/>
    <w:rsid w:val="00264E54"/>
    <w:rsid w:val="002705BE"/>
    <w:rsid w:val="002711DC"/>
    <w:rsid w:val="00280E0D"/>
    <w:rsid w:val="00285B67"/>
    <w:rsid w:val="00291937"/>
    <w:rsid w:val="002A4187"/>
    <w:rsid w:val="002B5554"/>
    <w:rsid w:val="002F4016"/>
    <w:rsid w:val="003001FE"/>
    <w:rsid w:val="003257FD"/>
    <w:rsid w:val="00330E07"/>
    <w:rsid w:val="00334220"/>
    <w:rsid w:val="003371C3"/>
    <w:rsid w:val="00364773"/>
    <w:rsid w:val="003709D6"/>
    <w:rsid w:val="00371632"/>
    <w:rsid w:val="00372E3F"/>
    <w:rsid w:val="00392063"/>
    <w:rsid w:val="0039252C"/>
    <w:rsid w:val="003A1E55"/>
    <w:rsid w:val="003B49CE"/>
    <w:rsid w:val="003C4DD6"/>
    <w:rsid w:val="003C6071"/>
    <w:rsid w:val="003D1A7F"/>
    <w:rsid w:val="003E3365"/>
    <w:rsid w:val="003E68CE"/>
    <w:rsid w:val="003F0DFC"/>
    <w:rsid w:val="003F4B8A"/>
    <w:rsid w:val="00406C28"/>
    <w:rsid w:val="00415EE3"/>
    <w:rsid w:val="00417917"/>
    <w:rsid w:val="00417D4E"/>
    <w:rsid w:val="004214C4"/>
    <w:rsid w:val="0043023F"/>
    <w:rsid w:val="004303FC"/>
    <w:rsid w:val="0043113F"/>
    <w:rsid w:val="0043446C"/>
    <w:rsid w:val="004413B6"/>
    <w:rsid w:val="00447DE8"/>
    <w:rsid w:val="00465F2A"/>
    <w:rsid w:val="00475018"/>
    <w:rsid w:val="00476A59"/>
    <w:rsid w:val="00496610"/>
    <w:rsid w:val="004A5692"/>
    <w:rsid w:val="004A68A3"/>
    <w:rsid w:val="004B3B06"/>
    <w:rsid w:val="004E3ABE"/>
    <w:rsid w:val="004E3F75"/>
    <w:rsid w:val="00502694"/>
    <w:rsid w:val="0050376E"/>
    <w:rsid w:val="0050549F"/>
    <w:rsid w:val="005077E6"/>
    <w:rsid w:val="00520208"/>
    <w:rsid w:val="005221CE"/>
    <w:rsid w:val="00527A99"/>
    <w:rsid w:val="00531370"/>
    <w:rsid w:val="00542DD5"/>
    <w:rsid w:val="005437BA"/>
    <w:rsid w:val="00557E63"/>
    <w:rsid w:val="00564FD7"/>
    <w:rsid w:val="005721B0"/>
    <w:rsid w:val="00582158"/>
    <w:rsid w:val="00584BA7"/>
    <w:rsid w:val="0059033A"/>
    <w:rsid w:val="00595748"/>
    <w:rsid w:val="005A64D1"/>
    <w:rsid w:val="005A6BCC"/>
    <w:rsid w:val="005B027F"/>
    <w:rsid w:val="005B4785"/>
    <w:rsid w:val="005D099C"/>
    <w:rsid w:val="005E0F82"/>
    <w:rsid w:val="005E54EF"/>
    <w:rsid w:val="005F3BA6"/>
    <w:rsid w:val="006232B3"/>
    <w:rsid w:val="00624F61"/>
    <w:rsid w:val="0063376D"/>
    <w:rsid w:val="00643508"/>
    <w:rsid w:val="00673341"/>
    <w:rsid w:val="00673CE4"/>
    <w:rsid w:val="00680888"/>
    <w:rsid w:val="006A35C8"/>
    <w:rsid w:val="006B0C9C"/>
    <w:rsid w:val="006B2B3B"/>
    <w:rsid w:val="006B36E4"/>
    <w:rsid w:val="006B620A"/>
    <w:rsid w:val="006C721C"/>
    <w:rsid w:val="006D2623"/>
    <w:rsid w:val="006D5232"/>
    <w:rsid w:val="006D56E8"/>
    <w:rsid w:val="006E0017"/>
    <w:rsid w:val="006E336B"/>
    <w:rsid w:val="006F5FB4"/>
    <w:rsid w:val="0071021F"/>
    <w:rsid w:val="00713F38"/>
    <w:rsid w:val="00716A17"/>
    <w:rsid w:val="00724C2B"/>
    <w:rsid w:val="00737B67"/>
    <w:rsid w:val="007447C3"/>
    <w:rsid w:val="00750683"/>
    <w:rsid w:val="00753B76"/>
    <w:rsid w:val="00754141"/>
    <w:rsid w:val="00755773"/>
    <w:rsid w:val="0076088B"/>
    <w:rsid w:val="00760C0D"/>
    <w:rsid w:val="007618C2"/>
    <w:rsid w:val="007778B7"/>
    <w:rsid w:val="007809D1"/>
    <w:rsid w:val="007826FD"/>
    <w:rsid w:val="00784ACF"/>
    <w:rsid w:val="00795179"/>
    <w:rsid w:val="007B0471"/>
    <w:rsid w:val="007D1B25"/>
    <w:rsid w:val="007E1153"/>
    <w:rsid w:val="007E4B08"/>
    <w:rsid w:val="007E550F"/>
    <w:rsid w:val="007F053B"/>
    <w:rsid w:val="007F1DD4"/>
    <w:rsid w:val="007F2182"/>
    <w:rsid w:val="008024C8"/>
    <w:rsid w:val="00803729"/>
    <w:rsid w:val="00810ACC"/>
    <w:rsid w:val="00822327"/>
    <w:rsid w:val="008240AD"/>
    <w:rsid w:val="008267CE"/>
    <w:rsid w:val="00830990"/>
    <w:rsid w:val="00847632"/>
    <w:rsid w:val="00874152"/>
    <w:rsid w:val="008850F3"/>
    <w:rsid w:val="00897BDA"/>
    <w:rsid w:val="008A0AD9"/>
    <w:rsid w:val="008A4C89"/>
    <w:rsid w:val="008B637F"/>
    <w:rsid w:val="008C1EAE"/>
    <w:rsid w:val="008C5BD6"/>
    <w:rsid w:val="008D1301"/>
    <w:rsid w:val="008D3941"/>
    <w:rsid w:val="008F0552"/>
    <w:rsid w:val="008F1E1E"/>
    <w:rsid w:val="008F3EF0"/>
    <w:rsid w:val="0090687F"/>
    <w:rsid w:val="00911EBA"/>
    <w:rsid w:val="00924A51"/>
    <w:rsid w:val="009260C3"/>
    <w:rsid w:val="00936C60"/>
    <w:rsid w:val="00952C19"/>
    <w:rsid w:val="00954EB8"/>
    <w:rsid w:val="009575B5"/>
    <w:rsid w:val="00960B55"/>
    <w:rsid w:val="009862FB"/>
    <w:rsid w:val="00987024"/>
    <w:rsid w:val="00996385"/>
    <w:rsid w:val="00997583"/>
    <w:rsid w:val="009978EA"/>
    <w:rsid w:val="009A00FB"/>
    <w:rsid w:val="009A1602"/>
    <w:rsid w:val="009A5E46"/>
    <w:rsid w:val="009C13F2"/>
    <w:rsid w:val="009D333C"/>
    <w:rsid w:val="009D4334"/>
    <w:rsid w:val="009F5555"/>
    <w:rsid w:val="00A07AD3"/>
    <w:rsid w:val="00A275E3"/>
    <w:rsid w:val="00A326D0"/>
    <w:rsid w:val="00A373AA"/>
    <w:rsid w:val="00A40F64"/>
    <w:rsid w:val="00A4629D"/>
    <w:rsid w:val="00A50758"/>
    <w:rsid w:val="00A57666"/>
    <w:rsid w:val="00A64BD2"/>
    <w:rsid w:val="00A652F5"/>
    <w:rsid w:val="00A67C1F"/>
    <w:rsid w:val="00A70375"/>
    <w:rsid w:val="00A84502"/>
    <w:rsid w:val="00A929A2"/>
    <w:rsid w:val="00A97A01"/>
    <w:rsid w:val="00AA5367"/>
    <w:rsid w:val="00AB3714"/>
    <w:rsid w:val="00AB60E4"/>
    <w:rsid w:val="00AB6674"/>
    <w:rsid w:val="00AC0470"/>
    <w:rsid w:val="00AC6BEF"/>
    <w:rsid w:val="00AE1AC5"/>
    <w:rsid w:val="00AE2001"/>
    <w:rsid w:val="00AE3DDD"/>
    <w:rsid w:val="00AF7A3C"/>
    <w:rsid w:val="00B00233"/>
    <w:rsid w:val="00B02578"/>
    <w:rsid w:val="00B12052"/>
    <w:rsid w:val="00B16A60"/>
    <w:rsid w:val="00B204E6"/>
    <w:rsid w:val="00B266B7"/>
    <w:rsid w:val="00B50011"/>
    <w:rsid w:val="00B56B30"/>
    <w:rsid w:val="00B710F9"/>
    <w:rsid w:val="00B743CF"/>
    <w:rsid w:val="00B86C53"/>
    <w:rsid w:val="00BA0741"/>
    <w:rsid w:val="00BB2B78"/>
    <w:rsid w:val="00BB335E"/>
    <w:rsid w:val="00BB665F"/>
    <w:rsid w:val="00BB6A1D"/>
    <w:rsid w:val="00BD7F98"/>
    <w:rsid w:val="00BE2290"/>
    <w:rsid w:val="00BF4F33"/>
    <w:rsid w:val="00C02970"/>
    <w:rsid w:val="00C0397A"/>
    <w:rsid w:val="00C0633F"/>
    <w:rsid w:val="00C30399"/>
    <w:rsid w:val="00C3088C"/>
    <w:rsid w:val="00C313FB"/>
    <w:rsid w:val="00C3406A"/>
    <w:rsid w:val="00C3637A"/>
    <w:rsid w:val="00C36D5D"/>
    <w:rsid w:val="00C40EDE"/>
    <w:rsid w:val="00C52FD6"/>
    <w:rsid w:val="00C6198C"/>
    <w:rsid w:val="00C63003"/>
    <w:rsid w:val="00C9263D"/>
    <w:rsid w:val="00CF382A"/>
    <w:rsid w:val="00D046D5"/>
    <w:rsid w:val="00D11509"/>
    <w:rsid w:val="00D121B3"/>
    <w:rsid w:val="00D15267"/>
    <w:rsid w:val="00D167F2"/>
    <w:rsid w:val="00D21D2A"/>
    <w:rsid w:val="00D30B91"/>
    <w:rsid w:val="00D32608"/>
    <w:rsid w:val="00D35B03"/>
    <w:rsid w:val="00D360F3"/>
    <w:rsid w:val="00D37431"/>
    <w:rsid w:val="00D37A23"/>
    <w:rsid w:val="00D447FF"/>
    <w:rsid w:val="00D461C6"/>
    <w:rsid w:val="00D66B60"/>
    <w:rsid w:val="00D770E9"/>
    <w:rsid w:val="00D86D3E"/>
    <w:rsid w:val="00D91046"/>
    <w:rsid w:val="00DA2CA9"/>
    <w:rsid w:val="00DB2603"/>
    <w:rsid w:val="00DB5CE2"/>
    <w:rsid w:val="00DC0FF6"/>
    <w:rsid w:val="00DC675D"/>
    <w:rsid w:val="00DD3A63"/>
    <w:rsid w:val="00DD46CE"/>
    <w:rsid w:val="00DF06CD"/>
    <w:rsid w:val="00DF4B71"/>
    <w:rsid w:val="00DF4B78"/>
    <w:rsid w:val="00DF5192"/>
    <w:rsid w:val="00DF5A50"/>
    <w:rsid w:val="00E047F5"/>
    <w:rsid w:val="00E1102C"/>
    <w:rsid w:val="00E13795"/>
    <w:rsid w:val="00E14B5D"/>
    <w:rsid w:val="00E15040"/>
    <w:rsid w:val="00E21468"/>
    <w:rsid w:val="00E21BD8"/>
    <w:rsid w:val="00E31CC0"/>
    <w:rsid w:val="00E33FD9"/>
    <w:rsid w:val="00E4199C"/>
    <w:rsid w:val="00E41B02"/>
    <w:rsid w:val="00E44DCE"/>
    <w:rsid w:val="00E5376D"/>
    <w:rsid w:val="00E64A75"/>
    <w:rsid w:val="00E64ECD"/>
    <w:rsid w:val="00E823A0"/>
    <w:rsid w:val="00E8564D"/>
    <w:rsid w:val="00E86958"/>
    <w:rsid w:val="00E920CB"/>
    <w:rsid w:val="00E95EF4"/>
    <w:rsid w:val="00EA309D"/>
    <w:rsid w:val="00EA5674"/>
    <w:rsid w:val="00EB130A"/>
    <w:rsid w:val="00EB19EB"/>
    <w:rsid w:val="00EC0397"/>
    <w:rsid w:val="00ED0913"/>
    <w:rsid w:val="00ED14BC"/>
    <w:rsid w:val="00ED1AD6"/>
    <w:rsid w:val="00EF2A9F"/>
    <w:rsid w:val="00EF2BA0"/>
    <w:rsid w:val="00F07733"/>
    <w:rsid w:val="00F22EDF"/>
    <w:rsid w:val="00F26CA2"/>
    <w:rsid w:val="00F90AF3"/>
    <w:rsid w:val="00F92AEE"/>
    <w:rsid w:val="00F93A74"/>
    <w:rsid w:val="00F94AD7"/>
    <w:rsid w:val="00F95EAD"/>
    <w:rsid w:val="00F97FA8"/>
    <w:rsid w:val="00FA2046"/>
    <w:rsid w:val="00FA2835"/>
    <w:rsid w:val="00FA4D1B"/>
    <w:rsid w:val="00FA522D"/>
    <w:rsid w:val="00FA7BAE"/>
    <w:rsid w:val="00FA7EC2"/>
    <w:rsid w:val="00FC577E"/>
    <w:rsid w:val="00FE4712"/>
    <w:rsid w:val="00FF41D3"/>
    <w:rsid w:val="00FF5654"/>
    <w:rsid w:val="00FF5AF3"/>
    <w:rsid w:val="00FF5B6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FD2FA"/>
  <w15:chartTrackingRefBased/>
  <w15:docId w15:val="{B685F0A2-AD19-450D-A283-C29DEBD94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next w:val="Normal"/>
    <w:link w:val="Heading1Char"/>
    <w:uiPriority w:val="9"/>
    <w:qFormat/>
    <w:rsid w:val="00AE3DDD"/>
    <w:pPr>
      <w:keepNext/>
      <w:keepLines/>
      <w:spacing w:after="84" w:line="240" w:lineRule="auto"/>
      <w:ind w:left="1059"/>
      <w:jc w:val="center"/>
      <w:outlineLvl w:val="0"/>
    </w:pPr>
    <w:rPr>
      <w:rFonts w:ascii="Calibri" w:eastAsia="Calibri" w:hAnsi="Calibri" w:cs="Calibri"/>
      <w:i/>
      <w:color w:val="000000"/>
      <w:sz w:val="36"/>
      <w:lang w:eastAsia="de-CH"/>
    </w:rPr>
  </w:style>
  <w:style w:type="paragraph" w:styleId="Heading2">
    <w:name w:val="heading 2"/>
    <w:next w:val="Normal"/>
    <w:link w:val="Heading2Char"/>
    <w:uiPriority w:val="9"/>
    <w:unhideWhenUsed/>
    <w:qFormat/>
    <w:rsid w:val="00AE3DDD"/>
    <w:pPr>
      <w:keepNext/>
      <w:keepLines/>
      <w:spacing w:after="650"/>
      <w:ind w:left="1238"/>
      <w:jc w:val="center"/>
      <w:outlineLvl w:val="1"/>
    </w:pPr>
    <w:rPr>
      <w:rFonts w:ascii="Calibri" w:eastAsia="Calibri" w:hAnsi="Calibri" w:cs="Calibri"/>
      <w:color w:val="000000"/>
      <w:sz w:val="32"/>
      <w:lang w:eastAsia="de-CH"/>
    </w:rPr>
  </w:style>
  <w:style w:type="paragraph" w:styleId="Heading3">
    <w:name w:val="heading 3"/>
    <w:next w:val="Normal"/>
    <w:link w:val="Heading3Char"/>
    <w:uiPriority w:val="9"/>
    <w:unhideWhenUsed/>
    <w:qFormat/>
    <w:rsid w:val="00AE3DDD"/>
    <w:pPr>
      <w:keepNext/>
      <w:keepLines/>
      <w:spacing w:after="80" w:line="265" w:lineRule="auto"/>
      <w:ind w:left="1250" w:hanging="10"/>
      <w:outlineLvl w:val="2"/>
    </w:pPr>
    <w:rPr>
      <w:rFonts w:ascii="Calibri" w:eastAsia="Calibri" w:hAnsi="Calibri" w:cs="Calibri"/>
      <w:b/>
      <w:color w:val="000000"/>
      <w:sz w:val="28"/>
      <w:u w:val="single" w:color="000000"/>
      <w:lang w:eastAsia="de-CH"/>
    </w:rPr>
  </w:style>
  <w:style w:type="paragraph" w:styleId="Heading4">
    <w:name w:val="heading 4"/>
    <w:next w:val="Normal"/>
    <w:link w:val="Heading4Char"/>
    <w:uiPriority w:val="9"/>
    <w:unhideWhenUsed/>
    <w:qFormat/>
    <w:rsid w:val="00AE3DDD"/>
    <w:pPr>
      <w:keepNext/>
      <w:keepLines/>
      <w:ind w:left="1276" w:hanging="10"/>
      <w:outlineLvl w:val="3"/>
    </w:pPr>
    <w:rPr>
      <w:rFonts w:ascii="Calibri" w:eastAsia="Calibri" w:hAnsi="Calibri" w:cs="Calibri"/>
      <w:b/>
      <w:color w:val="000000"/>
      <w:lang w:val="en-US" w:eastAsia="de-CH"/>
    </w:rPr>
  </w:style>
  <w:style w:type="paragraph" w:styleId="Heading5">
    <w:name w:val="heading 5"/>
    <w:basedOn w:val="Normal"/>
    <w:next w:val="Normal"/>
    <w:link w:val="Heading5Char"/>
    <w:uiPriority w:val="9"/>
    <w:unhideWhenUsed/>
    <w:qFormat/>
    <w:rsid w:val="00AE3DDD"/>
    <w:pPr>
      <w:spacing w:after="151" w:line="268" w:lineRule="auto"/>
      <w:ind w:left="1250" w:hanging="10"/>
      <w:outlineLvl w:val="4"/>
    </w:pPr>
    <w:rPr>
      <w:rFonts w:ascii="Calibri" w:eastAsia="Calibri" w:hAnsi="Calibri" w:cs="Calibri"/>
      <w:i/>
      <w:iCs/>
      <w:color w:val="000000"/>
      <w:u w:val="single"/>
      <w:lang w:val="en-US" w:eastAsia="de-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3C6071"/>
    <w:pPr>
      <w:spacing w:after="0" w:line="240" w:lineRule="auto"/>
    </w:pPr>
  </w:style>
  <w:style w:type="character" w:customStyle="1" w:styleId="Heading1Char">
    <w:name w:val="Heading 1 Char"/>
    <w:basedOn w:val="DefaultParagraphFont"/>
    <w:link w:val="Heading1"/>
    <w:uiPriority w:val="9"/>
    <w:rsid w:val="00AE3DDD"/>
    <w:rPr>
      <w:rFonts w:ascii="Calibri" w:eastAsia="Calibri" w:hAnsi="Calibri" w:cs="Calibri"/>
      <w:i/>
      <w:color w:val="000000"/>
      <w:sz w:val="36"/>
      <w:lang w:eastAsia="de-CH"/>
    </w:rPr>
  </w:style>
  <w:style w:type="character" w:customStyle="1" w:styleId="Heading2Char">
    <w:name w:val="Heading 2 Char"/>
    <w:basedOn w:val="DefaultParagraphFont"/>
    <w:link w:val="Heading2"/>
    <w:uiPriority w:val="9"/>
    <w:rsid w:val="00AE3DDD"/>
    <w:rPr>
      <w:rFonts w:ascii="Calibri" w:eastAsia="Calibri" w:hAnsi="Calibri" w:cs="Calibri"/>
      <w:color w:val="000000"/>
      <w:sz w:val="32"/>
      <w:lang w:eastAsia="de-CH"/>
    </w:rPr>
  </w:style>
  <w:style w:type="character" w:customStyle="1" w:styleId="Heading3Char">
    <w:name w:val="Heading 3 Char"/>
    <w:basedOn w:val="DefaultParagraphFont"/>
    <w:link w:val="Heading3"/>
    <w:uiPriority w:val="9"/>
    <w:rsid w:val="00AE3DDD"/>
    <w:rPr>
      <w:rFonts w:ascii="Calibri" w:eastAsia="Calibri" w:hAnsi="Calibri" w:cs="Calibri"/>
      <w:b/>
      <w:color w:val="000000"/>
      <w:sz w:val="28"/>
      <w:u w:val="single" w:color="000000"/>
      <w:lang w:eastAsia="de-CH"/>
    </w:rPr>
  </w:style>
  <w:style w:type="character" w:customStyle="1" w:styleId="Heading4Char">
    <w:name w:val="Heading 4 Char"/>
    <w:basedOn w:val="DefaultParagraphFont"/>
    <w:link w:val="Heading4"/>
    <w:uiPriority w:val="9"/>
    <w:rsid w:val="00AE3DDD"/>
    <w:rPr>
      <w:rFonts w:ascii="Calibri" w:eastAsia="Calibri" w:hAnsi="Calibri" w:cs="Calibri"/>
      <w:b/>
      <w:color w:val="000000"/>
      <w:lang w:val="en-US" w:eastAsia="de-CH"/>
    </w:rPr>
  </w:style>
  <w:style w:type="character" w:customStyle="1" w:styleId="Heading5Char">
    <w:name w:val="Heading 5 Char"/>
    <w:basedOn w:val="DefaultParagraphFont"/>
    <w:link w:val="Heading5"/>
    <w:uiPriority w:val="9"/>
    <w:rsid w:val="00AE3DDD"/>
    <w:rPr>
      <w:rFonts w:ascii="Calibri" w:eastAsia="Calibri" w:hAnsi="Calibri" w:cs="Calibri"/>
      <w:i/>
      <w:iCs/>
      <w:color w:val="000000"/>
      <w:u w:val="single"/>
      <w:lang w:val="en-US" w:eastAsia="de-CH"/>
    </w:rPr>
  </w:style>
  <w:style w:type="character" w:customStyle="1" w:styleId="a">
    <w:name w:val="页眉 字符"/>
    <w:basedOn w:val="DefaultParagraphFont"/>
    <w:uiPriority w:val="99"/>
    <w:qFormat/>
    <w:rsid w:val="00AE3DDD"/>
  </w:style>
  <w:style w:type="character" w:customStyle="1" w:styleId="a0">
    <w:name w:val="页脚 字符"/>
    <w:basedOn w:val="DefaultParagraphFont"/>
    <w:uiPriority w:val="99"/>
    <w:qFormat/>
    <w:rsid w:val="00AE3DDD"/>
  </w:style>
  <w:style w:type="character" w:styleId="CommentReference">
    <w:name w:val="annotation reference"/>
    <w:basedOn w:val="DefaultParagraphFont"/>
    <w:uiPriority w:val="99"/>
    <w:unhideWhenUsed/>
    <w:qFormat/>
    <w:rsid w:val="00AE3DDD"/>
    <w:rPr>
      <w:sz w:val="16"/>
      <w:szCs w:val="16"/>
    </w:rPr>
  </w:style>
  <w:style w:type="character" w:customStyle="1" w:styleId="a1">
    <w:name w:val="批注文字 字符"/>
    <w:basedOn w:val="DefaultParagraphFont"/>
    <w:uiPriority w:val="99"/>
    <w:qFormat/>
    <w:rsid w:val="00AE3DDD"/>
    <w:rPr>
      <w:sz w:val="20"/>
      <w:szCs w:val="20"/>
    </w:rPr>
  </w:style>
  <w:style w:type="character" w:customStyle="1" w:styleId="a2">
    <w:name w:val="批注主题 字符"/>
    <w:basedOn w:val="a1"/>
    <w:uiPriority w:val="99"/>
    <w:semiHidden/>
    <w:qFormat/>
    <w:rsid w:val="00AE3DDD"/>
    <w:rPr>
      <w:b/>
      <w:bCs/>
      <w:sz w:val="20"/>
      <w:szCs w:val="20"/>
    </w:rPr>
  </w:style>
  <w:style w:type="character" w:styleId="Hyperlink">
    <w:name w:val="Hyperlink"/>
    <w:basedOn w:val="DefaultParagraphFont"/>
    <w:uiPriority w:val="99"/>
    <w:unhideWhenUsed/>
    <w:rsid w:val="00AE3DDD"/>
    <w:rPr>
      <w:color w:val="0563C1" w:themeColor="hyperlink"/>
      <w:u w:val="single"/>
    </w:rPr>
  </w:style>
  <w:style w:type="character" w:customStyle="1" w:styleId="UnresolvedMention1">
    <w:name w:val="Unresolved Mention1"/>
    <w:basedOn w:val="DefaultParagraphFont"/>
    <w:uiPriority w:val="99"/>
    <w:semiHidden/>
    <w:unhideWhenUsed/>
    <w:qFormat/>
    <w:rsid w:val="00AE3DDD"/>
    <w:rPr>
      <w:color w:val="605E5C"/>
      <w:shd w:val="clear" w:color="auto" w:fill="E1DFDD"/>
    </w:rPr>
  </w:style>
  <w:style w:type="paragraph" w:customStyle="1" w:styleId="Heading">
    <w:name w:val="Heading"/>
    <w:basedOn w:val="Normal"/>
    <w:next w:val="BodyText"/>
    <w:qFormat/>
    <w:rsid w:val="00AE3DDD"/>
    <w:pPr>
      <w:keepNext/>
      <w:suppressAutoHyphens/>
      <w:spacing w:before="240" w:after="120"/>
    </w:pPr>
    <w:rPr>
      <w:rFonts w:ascii="Carlito" w:eastAsia="Noto Sans SC Regular" w:hAnsi="Carlito" w:cs="Noto Sans Devanagari"/>
      <w:sz w:val="28"/>
      <w:szCs w:val="28"/>
      <w:lang w:val="en-US"/>
    </w:rPr>
  </w:style>
  <w:style w:type="paragraph" w:styleId="BodyText">
    <w:name w:val="Body Text"/>
    <w:basedOn w:val="Normal"/>
    <w:link w:val="BodyTextChar"/>
    <w:rsid w:val="00AE3DDD"/>
    <w:pPr>
      <w:suppressAutoHyphens/>
      <w:spacing w:after="140" w:line="276" w:lineRule="auto"/>
    </w:pPr>
    <w:rPr>
      <w:rFonts w:eastAsiaTheme="minorEastAsia"/>
      <w:lang w:val="en-US"/>
    </w:rPr>
  </w:style>
  <w:style w:type="character" w:customStyle="1" w:styleId="BodyTextChar">
    <w:name w:val="Body Text Char"/>
    <w:basedOn w:val="DefaultParagraphFont"/>
    <w:link w:val="BodyText"/>
    <w:rsid w:val="00AE3DDD"/>
    <w:rPr>
      <w:rFonts w:eastAsiaTheme="minorEastAsia"/>
      <w:lang w:val="en-US"/>
    </w:rPr>
  </w:style>
  <w:style w:type="paragraph" w:styleId="List">
    <w:name w:val="List"/>
    <w:basedOn w:val="BodyText"/>
    <w:rsid w:val="00AE3DDD"/>
    <w:rPr>
      <w:rFonts w:cs="Noto Sans Devanagari"/>
    </w:rPr>
  </w:style>
  <w:style w:type="paragraph" w:styleId="Caption">
    <w:name w:val="caption"/>
    <w:basedOn w:val="Normal"/>
    <w:qFormat/>
    <w:rsid w:val="00AE3DDD"/>
    <w:pPr>
      <w:suppressLineNumbers/>
      <w:suppressAutoHyphens/>
      <w:spacing w:before="120" w:after="120"/>
    </w:pPr>
    <w:rPr>
      <w:rFonts w:eastAsiaTheme="minorEastAsia" w:cs="Noto Sans Devanagari"/>
      <w:i/>
      <w:iCs/>
      <w:sz w:val="24"/>
      <w:szCs w:val="24"/>
      <w:lang w:val="en-US"/>
    </w:rPr>
  </w:style>
  <w:style w:type="paragraph" w:customStyle="1" w:styleId="Index">
    <w:name w:val="Index"/>
    <w:basedOn w:val="Normal"/>
    <w:qFormat/>
    <w:rsid w:val="00AE3DDD"/>
    <w:pPr>
      <w:suppressLineNumbers/>
      <w:suppressAutoHyphens/>
    </w:pPr>
    <w:rPr>
      <w:rFonts w:eastAsiaTheme="minorEastAsia" w:cs="Noto Sans Devanagari"/>
      <w:lang w:val="en-US"/>
    </w:rPr>
  </w:style>
  <w:style w:type="paragraph" w:styleId="ListParagraph">
    <w:name w:val="List Paragraph"/>
    <w:basedOn w:val="Normal"/>
    <w:uiPriority w:val="34"/>
    <w:qFormat/>
    <w:rsid w:val="00AE3DDD"/>
    <w:pPr>
      <w:suppressAutoHyphens/>
      <w:ind w:left="720"/>
      <w:contextualSpacing/>
    </w:pPr>
    <w:rPr>
      <w:rFonts w:eastAsiaTheme="minorEastAsia"/>
      <w:lang w:val="en-US"/>
    </w:rPr>
  </w:style>
  <w:style w:type="paragraph" w:customStyle="1" w:styleId="HeaderandFooter">
    <w:name w:val="Header and Footer"/>
    <w:basedOn w:val="Normal"/>
    <w:qFormat/>
    <w:rsid w:val="00AE3DDD"/>
    <w:pPr>
      <w:suppressAutoHyphens/>
    </w:pPr>
    <w:rPr>
      <w:rFonts w:eastAsiaTheme="minorEastAsia"/>
      <w:lang w:val="en-US"/>
    </w:rPr>
  </w:style>
  <w:style w:type="paragraph" w:styleId="Header">
    <w:name w:val="header"/>
    <w:basedOn w:val="Normal"/>
    <w:link w:val="HeaderChar"/>
    <w:uiPriority w:val="99"/>
    <w:unhideWhenUsed/>
    <w:rsid w:val="00AE3DDD"/>
    <w:pPr>
      <w:tabs>
        <w:tab w:val="center" w:pos="4680"/>
        <w:tab w:val="right" w:pos="9360"/>
      </w:tabs>
      <w:suppressAutoHyphens/>
      <w:spacing w:after="0" w:line="240" w:lineRule="auto"/>
    </w:pPr>
    <w:rPr>
      <w:rFonts w:eastAsiaTheme="minorEastAsia"/>
      <w:lang w:val="en-US"/>
    </w:rPr>
  </w:style>
  <w:style w:type="character" w:customStyle="1" w:styleId="HeaderChar">
    <w:name w:val="Header Char"/>
    <w:basedOn w:val="DefaultParagraphFont"/>
    <w:link w:val="Header"/>
    <w:uiPriority w:val="99"/>
    <w:rsid w:val="00AE3DDD"/>
    <w:rPr>
      <w:rFonts w:eastAsiaTheme="minorEastAsia"/>
      <w:lang w:val="en-US"/>
    </w:rPr>
  </w:style>
  <w:style w:type="paragraph" w:styleId="Footer">
    <w:name w:val="footer"/>
    <w:basedOn w:val="Normal"/>
    <w:link w:val="FooterChar"/>
    <w:uiPriority w:val="99"/>
    <w:unhideWhenUsed/>
    <w:rsid w:val="00AE3DDD"/>
    <w:pPr>
      <w:tabs>
        <w:tab w:val="center" w:pos="4680"/>
        <w:tab w:val="right" w:pos="9360"/>
      </w:tabs>
      <w:suppressAutoHyphens/>
      <w:spacing w:after="0" w:line="240" w:lineRule="auto"/>
    </w:pPr>
    <w:rPr>
      <w:rFonts w:eastAsiaTheme="minorEastAsia"/>
      <w:lang w:val="en-US"/>
    </w:rPr>
  </w:style>
  <w:style w:type="character" w:customStyle="1" w:styleId="FooterChar">
    <w:name w:val="Footer Char"/>
    <w:basedOn w:val="DefaultParagraphFont"/>
    <w:link w:val="Footer"/>
    <w:uiPriority w:val="99"/>
    <w:rsid w:val="00AE3DDD"/>
    <w:rPr>
      <w:rFonts w:eastAsiaTheme="minorEastAsia"/>
      <w:lang w:val="en-US"/>
    </w:rPr>
  </w:style>
  <w:style w:type="paragraph" w:styleId="CommentText">
    <w:name w:val="annotation text"/>
    <w:basedOn w:val="Normal"/>
    <w:link w:val="CommentTextChar"/>
    <w:uiPriority w:val="99"/>
    <w:unhideWhenUsed/>
    <w:qFormat/>
    <w:rsid w:val="00AE3DDD"/>
    <w:pPr>
      <w:suppressAutoHyphens/>
      <w:spacing w:line="240" w:lineRule="auto"/>
    </w:pPr>
    <w:rPr>
      <w:rFonts w:eastAsiaTheme="minorEastAsia"/>
      <w:sz w:val="20"/>
      <w:szCs w:val="20"/>
      <w:lang w:val="en-US"/>
    </w:rPr>
  </w:style>
  <w:style w:type="character" w:customStyle="1" w:styleId="CommentTextChar">
    <w:name w:val="Comment Text Char"/>
    <w:basedOn w:val="DefaultParagraphFont"/>
    <w:link w:val="CommentText"/>
    <w:uiPriority w:val="99"/>
    <w:rsid w:val="00AE3DDD"/>
    <w:rPr>
      <w:rFonts w:eastAsiaTheme="minorEastAsia"/>
      <w:sz w:val="20"/>
      <w:szCs w:val="20"/>
      <w:lang w:val="en-US"/>
    </w:rPr>
  </w:style>
  <w:style w:type="paragraph" w:styleId="CommentSubject">
    <w:name w:val="annotation subject"/>
    <w:basedOn w:val="CommentText"/>
    <w:next w:val="CommentText"/>
    <w:link w:val="CommentSubjectChar"/>
    <w:uiPriority w:val="99"/>
    <w:semiHidden/>
    <w:unhideWhenUsed/>
    <w:qFormat/>
    <w:rsid w:val="00AE3DDD"/>
    <w:rPr>
      <w:b/>
      <w:bCs/>
    </w:rPr>
  </w:style>
  <w:style w:type="character" w:customStyle="1" w:styleId="CommentSubjectChar">
    <w:name w:val="Comment Subject Char"/>
    <w:basedOn w:val="CommentTextChar"/>
    <w:link w:val="CommentSubject"/>
    <w:uiPriority w:val="99"/>
    <w:semiHidden/>
    <w:rsid w:val="00AE3DDD"/>
    <w:rPr>
      <w:rFonts w:eastAsiaTheme="minorEastAsia"/>
      <w:b/>
      <w:bCs/>
      <w:sz w:val="20"/>
      <w:szCs w:val="20"/>
      <w:lang w:val="en-US"/>
    </w:rPr>
  </w:style>
  <w:style w:type="table" w:styleId="TableGrid">
    <w:name w:val="Table Grid"/>
    <w:basedOn w:val="TableNormal"/>
    <w:uiPriority w:val="39"/>
    <w:rsid w:val="00AE3DDD"/>
    <w:pPr>
      <w:suppressAutoHyphens/>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gend">
    <w:name w:val="Legend"/>
    <w:basedOn w:val="Normal"/>
    <w:rsid w:val="00AE3DDD"/>
    <w:pPr>
      <w:keepNext/>
      <w:spacing w:before="240" w:after="0" w:line="240" w:lineRule="auto"/>
      <w:outlineLvl w:val="0"/>
    </w:pPr>
    <w:rPr>
      <w:rFonts w:ascii="Times New Roman" w:eastAsia="Times New Roman" w:hAnsi="Times New Roman" w:cs="Times New Roman"/>
      <w:kern w:val="28"/>
      <w:sz w:val="24"/>
      <w:szCs w:val="24"/>
      <w:lang w:val="en-US"/>
    </w:rPr>
  </w:style>
  <w:style w:type="paragraph" w:customStyle="1" w:styleId="SMcaption">
    <w:name w:val="SM caption"/>
    <w:basedOn w:val="Normal"/>
    <w:qFormat/>
    <w:rsid w:val="00AE3DDD"/>
    <w:pPr>
      <w:spacing w:after="0" w:line="240" w:lineRule="auto"/>
    </w:pPr>
    <w:rPr>
      <w:rFonts w:ascii="Times New Roman" w:eastAsiaTheme="minorEastAsia" w:hAnsi="Times New Roman" w:cs="Times New Roman"/>
      <w:sz w:val="24"/>
      <w:szCs w:val="20"/>
      <w:lang w:val="en-US"/>
    </w:rPr>
  </w:style>
  <w:style w:type="paragraph" w:customStyle="1" w:styleId="Teaser">
    <w:name w:val="Teaser"/>
    <w:basedOn w:val="Normal"/>
    <w:rsid w:val="00AE3DDD"/>
    <w:pPr>
      <w:spacing w:before="120" w:after="0" w:line="240" w:lineRule="auto"/>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AE3DDD"/>
    <w:pPr>
      <w:suppressAutoHyphens/>
      <w:spacing w:after="0" w:line="240" w:lineRule="auto"/>
    </w:pPr>
    <w:rPr>
      <w:rFonts w:ascii="Segoe UI" w:eastAsiaTheme="minorEastAsia" w:hAnsi="Segoe UI" w:cs="Segoe UI"/>
      <w:sz w:val="18"/>
      <w:szCs w:val="18"/>
      <w:lang w:val="en-US"/>
    </w:rPr>
  </w:style>
  <w:style w:type="character" w:customStyle="1" w:styleId="BalloonTextChar">
    <w:name w:val="Balloon Text Char"/>
    <w:basedOn w:val="DefaultParagraphFont"/>
    <w:link w:val="BalloonText"/>
    <w:uiPriority w:val="99"/>
    <w:semiHidden/>
    <w:rsid w:val="00AE3DDD"/>
    <w:rPr>
      <w:rFonts w:ascii="Segoe UI" w:eastAsiaTheme="minorEastAsia" w:hAnsi="Segoe UI" w:cs="Segoe UI"/>
      <w:sz w:val="18"/>
      <w:szCs w:val="18"/>
      <w:lang w:val="en-US"/>
    </w:rPr>
  </w:style>
  <w:style w:type="character" w:customStyle="1" w:styleId="cit-title">
    <w:name w:val="cit-title"/>
    <w:basedOn w:val="DefaultParagraphFont"/>
    <w:rsid w:val="00AE3DDD"/>
  </w:style>
  <w:style w:type="character" w:customStyle="1" w:styleId="apple-converted-space">
    <w:name w:val="apple-converted-space"/>
    <w:basedOn w:val="DefaultParagraphFont"/>
    <w:rsid w:val="00AE3DDD"/>
  </w:style>
  <w:style w:type="character" w:customStyle="1" w:styleId="cit-year-info">
    <w:name w:val="cit-year-info"/>
    <w:basedOn w:val="DefaultParagraphFont"/>
    <w:rsid w:val="00AE3DDD"/>
  </w:style>
  <w:style w:type="character" w:customStyle="1" w:styleId="cit-volume">
    <w:name w:val="cit-volume"/>
    <w:basedOn w:val="DefaultParagraphFont"/>
    <w:rsid w:val="00AE3DDD"/>
  </w:style>
  <w:style w:type="character" w:customStyle="1" w:styleId="cit-issue">
    <w:name w:val="cit-issue"/>
    <w:basedOn w:val="DefaultParagraphFont"/>
    <w:rsid w:val="00AE3DDD"/>
  </w:style>
  <w:style w:type="character" w:customStyle="1" w:styleId="cit-pagerange">
    <w:name w:val="cit-pagerange"/>
    <w:basedOn w:val="DefaultParagraphFont"/>
    <w:rsid w:val="00AE3DDD"/>
  </w:style>
  <w:style w:type="character" w:customStyle="1" w:styleId="UnresolvedMention2">
    <w:name w:val="Unresolved Mention2"/>
    <w:basedOn w:val="DefaultParagraphFont"/>
    <w:uiPriority w:val="99"/>
    <w:semiHidden/>
    <w:unhideWhenUsed/>
    <w:rsid w:val="00AE3DDD"/>
    <w:rPr>
      <w:color w:val="605E5C"/>
      <w:shd w:val="clear" w:color="auto" w:fill="E1DFDD"/>
    </w:rPr>
  </w:style>
  <w:style w:type="character" w:styleId="FollowedHyperlink">
    <w:name w:val="FollowedHyperlink"/>
    <w:basedOn w:val="DefaultParagraphFont"/>
    <w:uiPriority w:val="99"/>
    <w:semiHidden/>
    <w:unhideWhenUsed/>
    <w:rsid w:val="00AE3DDD"/>
    <w:rPr>
      <w:color w:val="954F72" w:themeColor="followedHyperlink"/>
      <w:u w:val="single"/>
    </w:rPr>
  </w:style>
  <w:style w:type="character" w:styleId="Strong">
    <w:name w:val="Strong"/>
    <w:basedOn w:val="DefaultParagraphFont"/>
    <w:uiPriority w:val="22"/>
    <w:qFormat/>
    <w:rsid w:val="00AE3DDD"/>
    <w:rPr>
      <w:b/>
      <w:bCs/>
    </w:rPr>
  </w:style>
  <w:style w:type="paragraph" w:styleId="PlainText">
    <w:name w:val="Plain Text"/>
    <w:basedOn w:val="Normal"/>
    <w:link w:val="PlainTextChar"/>
    <w:uiPriority w:val="99"/>
    <w:semiHidden/>
    <w:unhideWhenUsed/>
    <w:rsid w:val="00AE3DDD"/>
    <w:pPr>
      <w:spacing w:after="0" w:line="240" w:lineRule="auto"/>
    </w:pPr>
    <w:rPr>
      <w:rFonts w:ascii="Consolas" w:eastAsia="Times New Roman" w:hAnsi="Consolas" w:cs="Times New Roman"/>
      <w:sz w:val="21"/>
      <w:szCs w:val="21"/>
      <w:lang w:val="en-SG" w:eastAsia="en-GB"/>
    </w:rPr>
  </w:style>
  <w:style w:type="character" w:customStyle="1" w:styleId="PlainTextChar">
    <w:name w:val="Plain Text Char"/>
    <w:basedOn w:val="DefaultParagraphFont"/>
    <w:link w:val="PlainText"/>
    <w:uiPriority w:val="99"/>
    <w:semiHidden/>
    <w:rsid w:val="00AE3DDD"/>
    <w:rPr>
      <w:rFonts w:ascii="Consolas" w:eastAsia="Times New Roman" w:hAnsi="Consolas" w:cs="Times New Roman"/>
      <w:sz w:val="21"/>
      <w:szCs w:val="21"/>
      <w:lang w:val="en-SG" w:eastAsia="en-GB"/>
    </w:rPr>
  </w:style>
  <w:style w:type="paragraph" w:customStyle="1" w:styleId="MTDisplayEquation">
    <w:name w:val="MTDisplayEquation"/>
    <w:basedOn w:val="Normal"/>
    <w:next w:val="Normal"/>
    <w:link w:val="MTDisplayEquationChar"/>
    <w:rsid w:val="00AE3DDD"/>
    <w:pPr>
      <w:tabs>
        <w:tab w:val="center" w:pos="4680"/>
        <w:tab w:val="right" w:pos="9360"/>
      </w:tabs>
      <w:spacing w:before="40" w:after="0" w:line="288" w:lineRule="auto"/>
      <w:jc w:val="both"/>
    </w:pPr>
    <w:rPr>
      <w:rFonts w:ascii="Arial" w:eastAsia="Times New Roman" w:hAnsi="Arial" w:cs="Arial"/>
      <w:sz w:val="20"/>
      <w:szCs w:val="20"/>
      <w:lang w:val="en-SG" w:eastAsia="en-GB"/>
    </w:rPr>
  </w:style>
  <w:style w:type="character" w:customStyle="1" w:styleId="MTDisplayEquationChar">
    <w:name w:val="MTDisplayEquation Char"/>
    <w:basedOn w:val="DefaultParagraphFont"/>
    <w:link w:val="MTDisplayEquation"/>
    <w:rsid w:val="00AE3DDD"/>
    <w:rPr>
      <w:rFonts w:ascii="Arial" w:eastAsia="Times New Roman" w:hAnsi="Arial" w:cs="Arial"/>
      <w:sz w:val="20"/>
      <w:szCs w:val="20"/>
      <w:lang w:val="en-SG" w:eastAsia="en-GB"/>
    </w:rPr>
  </w:style>
  <w:style w:type="character" w:customStyle="1" w:styleId="UnresolvedMention3">
    <w:name w:val="Unresolved Mention3"/>
    <w:basedOn w:val="DefaultParagraphFont"/>
    <w:uiPriority w:val="99"/>
    <w:semiHidden/>
    <w:unhideWhenUsed/>
    <w:rsid w:val="00AE3DDD"/>
    <w:rPr>
      <w:color w:val="605E5C"/>
      <w:shd w:val="clear" w:color="auto" w:fill="E1DFDD"/>
    </w:rPr>
  </w:style>
  <w:style w:type="character" w:styleId="PlaceholderText">
    <w:name w:val="Placeholder Text"/>
    <w:basedOn w:val="DefaultParagraphFont"/>
    <w:uiPriority w:val="99"/>
    <w:semiHidden/>
    <w:rsid w:val="00AE3DDD"/>
    <w:rPr>
      <w:color w:val="808080"/>
    </w:rPr>
  </w:style>
  <w:style w:type="character" w:customStyle="1" w:styleId="UnresolvedMention4">
    <w:name w:val="Unresolved Mention4"/>
    <w:basedOn w:val="DefaultParagraphFont"/>
    <w:uiPriority w:val="99"/>
    <w:semiHidden/>
    <w:unhideWhenUsed/>
    <w:rsid w:val="00AE3DDD"/>
    <w:rPr>
      <w:color w:val="605E5C"/>
      <w:shd w:val="clear" w:color="auto" w:fill="E1DFDD"/>
    </w:rPr>
  </w:style>
  <w:style w:type="paragraph" w:customStyle="1" w:styleId="footnotedescription">
    <w:name w:val="footnote description"/>
    <w:next w:val="Normal"/>
    <w:link w:val="footnotedescriptionChar"/>
    <w:hidden/>
    <w:rsid w:val="00AE3DDD"/>
    <w:pPr>
      <w:spacing w:after="0"/>
    </w:pPr>
    <w:rPr>
      <w:rFonts w:ascii="Calibri" w:eastAsia="Calibri" w:hAnsi="Calibri" w:cs="Calibri"/>
      <w:color w:val="000000"/>
      <w:lang w:eastAsia="de-CH"/>
    </w:rPr>
  </w:style>
  <w:style w:type="character" w:customStyle="1" w:styleId="footnotedescriptionChar">
    <w:name w:val="footnote description Char"/>
    <w:link w:val="footnotedescription"/>
    <w:rsid w:val="00AE3DDD"/>
    <w:rPr>
      <w:rFonts w:ascii="Calibri" w:eastAsia="Calibri" w:hAnsi="Calibri" w:cs="Calibri"/>
      <w:color w:val="000000"/>
      <w:lang w:eastAsia="de-CH"/>
    </w:rPr>
  </w:style>
  <w:style w:type="character" w:customStyle="1" w:styleId="footnotemark">
    <w:name w:val="footnote mark"/>
    <w:hidden/>
    <w:rsid w:val="00AE3DDD"/>
    <w:rPr>
      <w:rFonts w:ascii="Calibri" w:eastAsia="Calibri" w:hAnsi="Calibri" w:cs="Calibri"/>
      <w:color w:val="000000"/>
      <w:sz w:val="22"/>
      <w:vertAlign w:val="superscript"/>
    </w:rPr>
  </w:style>
  <w:style w:type="table" w:customStyle="1" w:styleId="TableGrid0">
    <w:name w:val="TableGrid"/>
    <w:rsid w:val="00AE3DDD"/>
    <w:pPr>
      <w:spacing w:after="0" w:line="240" w:lineRule="auto"/>
    </w:pPr>
    <w:rPr>
      <w:rFonts w:eastAsiaTheme="minorEastAsia"/>
      <w:lang w:eastAsia="de-CH"/>
    </w:rPr>
    <w:tblPr>
      <w:tblCellMar>
        <w:top w:w="0" w:type="dxa"/>
        <w:left w:w="0" w:type="dxa"/>
        <w:bottom w:w="0" w:type="dxa"/>
        <w:right w:w="0" w:type="dxa"/>
      </w:tblCellMar>
    </w:tblPr>
  </w:style>
  <w:style w:type="character" w:styleId="FootnoteReference">
    <w:name w:val="footnote reference"/>
    <w:basedOn w:val="DefaultParagraphFont"/>
    <w:semiHidden/>
    <w:unhideWhenUsed/>
    <w:rsid w:val="00AE3DDD"/>
    <w:rPr>
      <w:vertAlign w:val="superscript"/>
    </w:rPr>
  </w:style>
  <w:style w:type="paragraph" w:customStyle="1" w:styleId="Default">
    <w:name w:val="Default"/>
    <w:rsid w:val="00AE3DDD"/>
    <w:pPr>
      <w:autoSpaceDE w:val="0"/>
      <w:autoSpaceDN w:val="0"/>
      <w:adjustRightInd w:val="0"/>
      <w:spacing w:after="0" w:line="240" w:lineRule="auto"/>
    </w:pPr>
    <w:rPr>
      <w:rFonts w:ascii="Times New Roman" w:eastAsiaTheme="minorEastAsia" w:hAnsi="Times New Roman" w:cs="Times New Roman"/>
      <w:color w:val="000000"/>
      <w:sz w:val="24"/>
      <w:szCs w:val="24"/>
      <w:lang w:eastAsia="de-CH"/>
    </w:rPr>
  </w:style>
  <w:style w:type="paragraph" w:styleId="FootnoteText">
    <w:name w:val="footnote text"/>
    <w:basedOn w:val="Normal"/>
    <w:link w:val="FootnoteTextChar"/>
    <w:uiPriority w:val="99"/>
    <w:semiHidden/>
    <w:unhideWhenUsed/>
    <w:rsid w:val="00AE3DDD"/>
    <w:pPr>
      <w:spacing w:after="0" w:line="240" w:lineRule="auto"/>
      <w:ind w:left="1250" w:hanging="10"/>
    </w:pPr>
    <w:rPr>
      <w:rFonts w:ascii="Calibri" w:eastAsia="Calibri" w:hAnsi="Calibri" w:cs="Calibri"/>
      <w:color w:val="000000"/>
      <w:sz w:val="20"/>
      <w:szCs w:val="20"/>
      <w:lang w:val="en-US" w:eastAsia="de-CH"/>
    </w:rPr>
  </w:style>
  <w:style w:type="character" w:customStyle="1" w:styleId="FootnoteTextChar">
    <w:name w:val="Footnote Text Char"/>
    <w:basedOn w:val="DefaultParagraphFont"/>
    <w:link w:val="FootnoteText"/>
    <w:uiPriority w:val="99"/>
    <w:semiHidden/>
    <w:rsid w:val="00AE3DDD"/>
    <w:rPr>
      <w:rFonts w:ascii="Calibri" w:eastAsia="Calibri" w:hAnsi="Calibri" w:cs="Calibri"/>
      <w:color w:val="000000"/>
      <w:sz w:val="20"/>
      <w:szCs w:val="20"/>
      <w:lang w:val="en-US" w:eastAsia="de-CH"/>
    </w:rPr>
  </w:style>
  <w:style w:type="paragraph" w:customStyle="1" w:styleId="RSCB03MathematicsGreeketc">
    <w:name w:val="RSC B03 Mathematics/Greek etc"/>
    <w:basedOn w:val="Normal"/>
    <w:link w:val="RSCB03MathematicsGreeketcChar"/>
    <w:qFormat/>
    <w:rsid w:val="00AE3DDD"/>
    <w:pPr>
      <w:tabs>
        <w:tab w:val="center" w:pos="2268"/>
        <w:tab w:val="right" w:pos="4536"/>
      </w:tabs>
      <w:spacing w:before="160" w:line="240" w:lineRule="auto"/>
    </w:pPr>
    <w:rPr>
      <w:rFonts w:ascii="Times New Roman" w:hAnsi="Times New Roman"/>
      <w:sz w:val="18"/>
      <w:lang w:val="en-GB"/>
    </w:rPr>
  </w:style>
  <w:style w:type="character" w:customStyle="1" w:styleId="RSCB03MathematicsGreeketcChar">
    <w:name w:val="RSC B03 Mathematics/Greek etc Char"/>
    <w:basedOn w:val="DefaultParagraphFont"/>
    <w:link w:val="RSCB03MathematicsGreeketc"/>
    <w:rsid w:val="00AE3DDD"/>
    <w:rPr>
      <w:rFonts w:ascii="Times New Roman" w:hAnsi="Times New Roman"/>
      <w:sz w:val="18"/>
      <w:lang w:val="en-GB"/>
    </w:rPr>
  </w:style>
  <w:style w:type="character" w:styleId="EndnoteReference">
    <w:name w:val="endnote reference"/>
    <w:basedOn w:val="DefaultParagraphFont"/>
    <w:uiPriority w:val="99"/>
    <w:semiHidden/>
    <w:unhideWhenUsed/>
    <w:rsid w:val="00AE3DDD"/>
    <w:rPr>
      <w:vertAlign w:val="superscript"/>
    </w:rPr>
  </w:style>
  <w:style w:type="character" w:styleId="LineNumber">
    <w:name w:val="line number"/>
    <w:basedOn w:val="DefaultParagraphFont"/>
    <w:uiPriority w:val="99"/>
    <w:semiHidden/>
    <w:unhideWhenUsed/>
    <w:rsid w:val="00AE3DDD"/>
  </w:style>
  <w:style w:type="paragraph" w:customStyle="1" w:styleId="RSCB02ArticleText">
    <w:name w:val="RSC B02 Article Text"/>
    <w:basedOn w:val="Normal"/>
    <w:link w:val="RSCB02ArticleTextChar"/>
    <w:qFormat/>
    <w:rsid w:val="00AE3DDD"/>
    <w:pPr>
      <w:spacing w:after="0" w:line="240" w:lineRule="exact"/>
      <w:jc w:val="both"/>
    </w:pPr>
    <w:rPr>
      <w:rFonts w:cs="Times New Roman"/>
      <w:w w:val="108"/>
      <w:sz w:val="18"/>
      <w:szCs w:val="18"/>
      <w:lang w:val="en-GB"/>
    </w:rPr>
  </w:style>
  <w:style w:type="character" w:customStyle="1" w:styleId="RSCB02ArticleTextChar">
    <w:name w:val="RSC B02 Article Text Char"/>
    <w:basedOn w:val="DefaultParagraphFont"/>
    <w:link w:val="RSCB02ArticleText"/>
    <w:rsid w:val="00AE3DDD"/>
    <w:rPr>
      <w:rFonts w:cs="Times New Roman"/>
      <w:w w:val="108"/>
      <w:sz w:val="18"/>
      <w:szCs w:val="18"/>
      <w:lang w:val="en-GB"/>
    </w:rPr>
  </w:style>
  <w:style w:type="character" w:styleId="UnresolvedMention">
    <w:name w:val="Unresolved Mention"/>
    <w:basedOn w:val="DefaultParagraphFont"/>
    <w:uiPriority w:val="99"/>
    <w:semiHidden/>
    <w:unhideWhenUsed/>
    <w:rsid w:val="00AE3DDD"/>
    <w:rPr>
      <w:color w:val="605E5C"/>
      <w:shd w:val="clear" w:color="auto" w:fill="E1DFDD"/>
    </w:rPr>
  </w:style>
  <w:style w:type="paragraph" w:styleId="Bibliography">
    <w:name w:val="Bibliography"/>
    <w:basedOn w:val="Normal"/>
    <w:next w:val="Normal"/>
    <w:uiPriority w:val="37"/>
    <w:unhideWhenUsed/>
    <w:rsid w:val="00AE3DDD"/>
    <w:pPr>
      <w:spacing w:after="0" w:line="240" w:lineRule="auto"/>
    </w:pPr>
    <w:rPr>
      <w:rFonts w:ascii="Times New Roman" w:eastAsia="Times New Roman" w:hAnsi="Times New Roman" w:cs="Times New Roman"/>
      <w:sz w:val="24"/>
      <w:szCs w:val="24"/>
      <w:lang w:val="en-S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4893</Words>
  <Characters>27891</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347</cp:revision>
  <dcterms:created xsi:type="dcterms:W3CDTF">2023-05-30T08:16:00Z</dcterms:created>
  <dcterms:modified xsi:type="dcterms:W3CDTF">2023-06-02T15:54:00Z</dcterms:modified>
</cp:coreProperties>
</file>