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E5F687" w14:textId="53D08BD7" w:rsidR="00241C5E" w:rsidRPr="00241C5E" w:rsidRDefault="00241C5E" w:rsidP="00241C5E">
      <w:pPr>
        <w:spacing w:before="60" w:after="60"/>
        <w:ind w:left="2124" w:firstLine="708"/>
        <w:jc w:val="right"/>
        <w:rPr>
          <w:rFonts w:ascii="Arial" w:hAnsi="Arial" w:cs="Arial"/>
          <w:b/>
        </w:rPr>
      </w:pPr>
      <w:bookmarkStart w:id="0" w:name="_Hlk128557527"/>
      <w:r w:rsidRPr="00241C5E">
        <w:rPr>
          <w:rFonts w:ascii="Arial" w:hAnsi="Arial" w:cs="Arial"/>
        </w:rPr>
        <w:t xml:space="preserve">Zurich, </w:t>
      </w:r>
      <w:bookmarkStart w:id="1" w:name="inhalt"/>
      <w:bookmarkEnd w:id="1"/>
      <w:r w:rsidR="00855E30">
        <w:rPr>
          <w:rFonts w:ascii="Arial" w:hAnsi="Arial" w:cs="Arial"/>
        </w:rPr>
        <w:t>04.06.2023</w:t>
      </w:r>
    </w:p>
    <w:p w14:paraId="092F80D3" w14:textId="77777777" w:rsidR="00241C5E" w:rsidRPr="00241C5E" w:rsidRDefault="00241C5E" w:rsidP="00241C5E">
      <w:pPr>
        <w:spacing w:before="60" w:after="60"/>
        <w:rPr>
          <w:rFonts w:ascii="Arial" w:hAnsi="Arial" w:cs="Arial"/>
          <w:b/>
        </w:rPr>
      </w:pPr>
      <w:r w:rsidRPr="00241C5E">
        <w:rPr>
          <w:rFonts w:ascii="Arial" w:hAnsi="Arial" w:cs="Arial"/>
          <w:b/>
        </w:rPr>
        <w:t xml:space="preserve">Dr. Konoya Das </w:t>
      </w:r>
    </w:p>
    <w:p w14:paraId="7E6DC1B7" w14:textId="77777777" w:rsidR="00241C5E" w:rsidRPr="00241C5E" w:rsidRDefault="00241C5E" w:rsidP="00241C5E">
      <w:pPr>
        <w:spacing w:after="60"/>
        <w:rPr>
          <w:rFonts w:ascii="Arial" w:hAnsi="Arial" w:cs="Arial"/>
        </w:rPr>
      </w:pPr>
      <w:r w:rsidRPr="00241C5E">
        <w:rPr>
          <w:rFonts w:ascii="Arial" w:hAnsi="Arial" w:cs="Arial"/>
        </w:rPr>
        <w:t>Publishing Editor, Green Chemistry</w:t>
      </w:r>
    </w:p>
    <w:p w14:paraId="53AD89FB" w14:textId="77777777" w:rsidR="00241C5E" w:rsidRPr="00241C5E" w:rsidRDefault="00241C5E" w:rsidP="00241C5E">
      <w:pPr>
        <w:spacing w:after="60"/>
        <w:rPr>
          <w:rFonts w:ascii="Arial" w:hAnsi="Arial" w:cs="Arial"/>
        </w:rPr>
      </w:pPr>
      <w:r w:rsidRPr="00241C5E">
        <w:rPr>
          <w:rFonts w:ascii="Arial" w:hAnsi="Arial" w:cs="Arial"/>
        </w:rPr>
        <w:t>Royal Society of Chemistry</w:t>
      </w:r>
    </w:p>
    <w:p w14:paraId="43934FCE" w14:textId="77777777" w:rsidR="00241C5E" w:rsidRPr="00241C5E" w:rsidRDefault="00241C5E" w:rsidP="00241C5E">
      <w:pPr>
        <w:spacing w:after="60"/>
        <w:rPr>
          <w:rFonts w:ascii="Arial" w:hAnsi="Arial" w:cs="Arial"/>
        </w:rPr>
      </w:pPr>
    </w:p>
    <w:p w14:paraId="056961B7" w14:textId="77777777" w:rsidR="00241C5E" w:rsidRPr="00241C5E" w:rsidRDefault="00241C5E" w:rsidP="00241C5E">
      <w:pPr>
        <w:spacing w:after="60"/>
        <w:rPr>
          <w:rFonts w:ascii="Arial" w:hAnsi="Arial" w:cs="Arial"/>
        </w:rPr>
      </w:pPr>
      <w:r w:rsidRPr="00241C5E">
        <w:rPr>
          <w:rFonts w:ascii="Arial" w:hAnsi="Arial" w:cs="Arial"/>
          <w:b/>
        </w:rPr>
        <w:t xml:space="preserve">Subject: </w:t>
      </w:r>
      <w:r w:rsidRPr="00241C5E">
        <w:rPr>
          <w:rFonts w:ascii="Arial" w:hAnsi="Arial" w:cs="Arial"/>
        </w:rPr>
        <w:t>Revised GC-PER-03-2023-001053</w:t>
      </w:r>
    </w:p>
    <w:p w14:paraId="36D64EB9" w14:textId="77777777" w:rsidR="00241C5E" w:rsidRPr="00241C5E" w:rsidRDefault="00241C5E" w:rsidP="00241C5E">
      <w:pPr>
        <w:spacing w:before="240" w:after="80" w:line="288" w:lineRule="auto"/>
        <w:jc w:val="both"/>
        <w:rPr>
          <w:rFonts w:ascii="Arial" w:hAnsi="Arial" w:cs="Arial"/>
          <w:snapToGrid w:val="0"/>
          <w:color w:val="000000"/>
        </w:rPr>
      </w:pPr>
      <w:r w:rsidRPr="00241C5E">
        <w:rPr>
          <w:rFonts w:ascii="Arial" w:hAnsi="Arial" w:cs="Arial"/>
          <w:snapToGrid w:val="0"/>
          <w:color w:val="000000"/>
        </w:rPr>
        <w:t>Dear Dr. Das, dear Konoya,</w:t>
      </w:r>
    </w:p>
    <w:p w14:paraId="5DC9DEE0" w14:textId="416C67FA" w:rsidR="005D0D69" w:rsidRDefault="00A644CA" w:rsidP="00241C5E">
      <w:pPr>
        <w:spacing w:before="120" w:after="120" w:line="264" w:lineRule="auto"/>
        <w:jc w:val="both"/>
        <w:outlineLvl w:val="0"/>
        <w:rPr>
          <w:ins w:id="2" w:author="Microsoft Office User" w:date="2023-06-04T16:03:00Z"/>
          <w:rFonts w:ascii="Arial" w:hAnsi="Arial" w:cs="Arial"/>
        </w:rPr>
      </w:pPr>
      <w:r>
        <w:rPr>
          <w:rFonts w:ascii="Arial" w:hAnsi="Arial" w:cs="Arial"/>
        </w:rPr>
        <w:t xml:space="preserve">We express our gratitude to the Reviewers for their positive feedback, </w:t>
      </w:r>
      <w:r w:rsidR="00226E62">
        <w:rPr>
          <w:rFonts w:ascii="Arial" w:hAnsi="Arial" w:cs="Arial"/>
        </w:rPr>
        <w:t>emphasising</w:t>
      </w:r>
      <w:r>
        <w:rPr>
          <w:rFonts w:ascii="Arial" w:hAnsi="Arial" w:cs="Arial"/>
        </w:rPr>
        <w:t xml:space="preserve"> the</w:t>
      </w:r>
      <w:ins w:id="3" w:author="Microsoft Office User" w:date="2023-06-04T16:02:00Z">
        <w:r w:rsidR="005D0D69">
          <w:rPr>
            <w:rFonts w:ascii="Arial" w:hAnsi="Arial" w:cs="Arial"/>
          </w:rPr>
          <w:t xml:space="preserve"> timely</w:t>
        </w:r>
      </w:ins>
      <w:del w:id="4" w:author="Microsoft Office User" w:date="2023-06-04T16:02:00Z">
        <w:r w:rsidDel="005D0D69">
          <w:rPr>
            <w:rFonts w:ascii="Arial" w:hAnsi="Arial" w:cs="Arial"/>
          </w:rPr>
          <w:delText xml:space="preserve"> imperative</w:delText>
        </w:r>
      </w:del>
      <w:r w:rsidR="00226E62">
        <w:rPr>
          <w:rFonts w:ascii="Arial" w:hAnsi="Arial" w:cs="Arial"/>
        </w:rPr>
        <w:t xml:space="preserve"> nature</w:t>
      </w:r>
      <w:r>
        <w:rPr>
          <w:rFonts w:ascii="Arial" w:hAnsi="Arial" w:cs="Arial"/>
        </w:rPr>
        <w:t xml:space="preserve"> and significance of our work. </w:t>
      </w:r>
      <w:r w:rsidR="00241C5E" w:rsidRPr="00241C5E">
        <w:rPr>
          <w:rFonts w:ascii="Arial" w:hAnsi="Arial" w:cs="Arial"/>
        </w:rPr>
        <w:t xml:space="preserve">We </w:t>
      </w:r>
      <w:r w:rsidR="0012456A">
        <w:rPr>
          <w:rFonts w:ascii="Arial" w:hAnsi="Arial" w:cs="Arial"/>
        </w:rPr>
        <w:t>are grateful</w:t>
      </w:r>
      <w:r w:rsidR="00241C5E" w:rsidRPr="00241C5E">
        <w:rPr>
          <w:rFonts w:ascii="Arial" w:hAnsi="Arial" w:cs="Arial"/>
        </w:rPr>
        <w:t xml:space="preserve"> for the opportunity to revise and resubmit our manuscript</w:t>
      </w:r>
      <w:r w:rsidR="000A2191">
        <w:rPr>
          <w:rFonts w:ascii="Arial" w:hAnsi="Arial" w:cs="Arial"/>
        </w:rPr>
        <w:t>,</w:t>
      </w:r>
      <w:r w:rsidR="00822EC6">
        <w:rPr>
          <w:rFonts w:ascii="Arial" w:hAnsi="Arial" w:cs="Arial"/>
        </w:rPr>
        <w:t xml:space="preserve"> now</w:t>
      </w:r>
      <w:r w:rsidR="00241C5E" w:rsidRPr="00241C5E">
        <w:rPr>
          <w:rFonts w:ascii="Arial" w:hAnsi="Arial" w:cs="Arial"/>
        </w:rPr>
        <w:t xml:space="preserve"> titled </w:t>
      </w:r>
      <w:r w:rsidR="00F35814">
        <w:rPr>
          <w:rFonts w:ascii="Arial" w:hAnsi="Arial" w:cs="Arial"/>
          <w:b/>
        </w:rPr>
        <w:t>‘</w:t>
      </w:r>
      <w:r w:rsidR="00241C5E" w:rsidRPr="00A42062">
        <w:rPr>
          <w:rFonts w:ascii="Arial" w:hAnsi="Arial" w:cs="Arial"/>
          <w:b/>
        </w:rPr>
        <w:t>Energy</w:t>
      </w:r>
      <w:r w:rsidR="00241C5E" w:rsidRPr="00241C5E">
        <w:rPr>
          <w:rFonts w:ascii="Arial" w:hAnsi="Arial" w:cs="Arial"/>
          <w:b/>
        </w:rPr>
        <w:t xml:space="preserve"> crisis in Europe triggers the </w:t>
      </w:r>
      <w:r w:rsidR="00EE62CA">
        <w:rPr>
          <w:rFonts w:ascii="Arial" w:hAnsi="Arial" w:cs="Arial"/>
          <w:b/>
        </w:rPr>
        <w:t>sustainability</w:t>
      </w:r>
      <w:r w:rsidR="00241C5E" w:rsidRPr="00241C5E">
        <w:rPr>
          <w:rFonts w:ascii="Arial" w:hAnsi="Arial" w:cs="Arial"/>
          <w:b/>
        </w:rPr>
        <w:t xml:space="preserve"> of green chemicals</w:t>
      </w:r>
      <w:r w:rsidR="00F35814">
        <w:rPr>
          <w:rFonts w:ascii="Arial" w:hAnsi="Arial" w:cs="Arial"/>
          <w:b/>
        </w:rPr>
        <w:t>’</w:t>
      </w:r>
      <w:r w:rsidR="00241C5E" w:rsidRPr="00241C5E">
        <w:rPr>
          <w:rFonts w:ascii="Arial" w:hAnsi="Arial" w:cs="Arial"/>
          <w:b/>
        </w:rPr>
        <w:t xml:space="preserve"> </w:t>
      </w:r>
      <w:r w:rsidR="00241C5E" w:rsidRPr="00241C5E">
        <w:rPr>
          <w:rFonts w:ascii="Arial" w:hAnsi="Arial" w:cs="Arial"/>
        </w:rPr>
        <w:t>to Green Chemistry.</w:t>
      </w:r>
      <w:r w:rsidR="00354752">
        <w:rPr>
          <w:rFonts w:ascii="Arial" w:hAnsi="Arial" w:cs="Arial"/>
        </w:rPr>
        <w:t xml:space="preserve"> </w:t>
      </w:r>
      <w:ins w:id="5" w:author="Microsoft Office User" w:date="2023-06-04T16:10:00Z">
        <w:r w:rsidR="005D0D69">
          <w:rPr>
            <w:rFonts w:ascii="Arial" w:hAnsi="Arial" w:cs="Arial"/>
          </w:rPr>
          <w:t xml:space="preserve">In addition to carefully addressing </w:t>
        </w:r>
      </w:ins>
      <w:ins w:id="6" w:author="Microsoft Office User" w:date="2023-06-04T16:11:00Z">
        <w:r w:rsidR="005D0D69">
          <w:rPr>
            <w:rFonts w:ascii="Arial" w:hAnsi="Arial" w:cs="Arial"/>
          </w:rPr>
          <w:t>the Reviewer</w:t>
        </w:r>
        <w:del w:id="7" w:author="Nabera  Abhinandan" w:date="2023-06-04T18:00:00Z">
          <w:r w:rsidR="005D0D69" w:rsidDel="00DC725A">
            <w:rPr>
              <w:rFonts w:ascii="Arial" w:hAnsi="Arial" w:cs="Arial"/>
            </w:rPr>
            <w:delText>s</w:delText>
          </w:r>
        </w:del>
        <w:r w:rsidR="005D0D69">
          <w:rPr>
            <w:rFonts w:ascii="Arial" w:hAnsi="Arial" w:cs="Arial"/>
          </w:rPr>
          <w:t>’s concerns, t</w:t>
        </w:r>
      </w:ins>
      <w:ins w:id="8" w:author="Microsoft Office User" w:date="2023-06-04T16:07:00Z">
        <w:r w:rsidR="005D0D69">
          <w:rPr>
            <w:rFonts w:ascii="Arial" w:hAnsi="Arial" w:cs="Arial"/>
          </w:rPr>
          <w:t xml:space="preserve">he manuscript’s title and contents were revised to </w:t>
        </w:r>
      </w:ins>
      <w:ins w:id="9" w:author="Microsoft Office User" w:date="2023-06-04T16:10:00Z">
        <w:r w:rsidR="005D0D69">
          <w:rPr>
            <w:rFonts w:ascii="Arial" w:hAnsi="Arial" w:cs="Arial"/>
          </w:rPr>
          <w:t>better highlight the</w:t>
        </w:r>
      </w:ins>
      <w:ins w:id="10" w:author="Microsoft Office User" w:date="2023-06-04T16:07:00Z">
        <w:r w:rsidR="005D0D69">
          <w:rPr>
            <w:rFonts w:ascii="Arial" w:hAnsi="Arial" w:cs="Arial"/>
          </w:rPr>
          <w:t xml:space="preserve"> boundaries between </w:t>
        </w:r>
      </w:ins>
      <w:ins w:id="11" w:author="Microsoft Office User" w:date="2023-06-04T16:08:00Z">
        <w:r w:rsidR="005D0D69">
          <w:rPr>
            <w:rFonts w:ascii="Arial" w:hAnsi="Arial" w:cs="Arial"/>
          </w:rPr>
          <w:t>‘</w:t>
        </w:r>
      </w:ins>
      <w:ins w:id="12" w:author="Microsoft Office User" w:date="2023-06-04T16:07:00Z">
        <w:r w:rsidR="005D0D69">
          <w:rPr>
            <w:rFonts w:ascii="Arial" w:hAnsi="Arial" w:cs="Arial"/>
          </w:rPr>
          <w:t>gree</w:t>
        </w:r>
        <w:bookmarkStart w:id="13" w:name="_GoBack"/>
        <w:bookmarkEnd w:id="13"/>
        <w:r w:rsidR="005D0D69">
          <w:rPr>
            <w:rFonts w:ascii="Arial" w:hAnsi="Arial" w:cs="Arial"/>
          </w:rPr>
          <w:t>n</w:t>
        </w:r>
      </w:ins>
      <w:ins w:id="14" w:author="Microsoft Office User" w:date="2023-06-04T16:08:00Z">
        <w:r w:rsidR="005D0D69">
          <w:rPr>
            <w:rFonts w:ascii="Arial" w:hAnsi="Arial" w:cs="Arial"/>
          </w:rPr>
          <w:t>’</w:t>
        </w:r>
      </w:ins>
      <w:ins w:id="15" w:author="Microsoft Office User" w:date="2023-06-04T16:07:00Z">
        <w:r w:rsidR="005D0D69">
          <w:rPr>
            <w:rFonts w:ascii="Arial" w:hAnsi="Arial" w:cs="Arial"/>
          </w:rPr>
          <w:t xml:space="preserve"> and the more general concept of </w:t>
        </w:r>
      </w:ins>
      <w:ins w:id="16" w:author="Microsoft Office User" w:date="2023-06-04T16:08:00Z">
        <w:r w:rsidR="005D0D69">
          <w:rPr>
            <w:rFonts w:ascii="Arial" w:hAnsi="Arial" w:cs="Arial"/>
          </w:rPr>
          <w:t>‘</w:t>
        </w:r>
      </w:ins>
      <w:ins w:id="17" w:author="Microsoft Office User" w:date="2023-06-04T16:07:00Z">
        <w:r w:rsidR="005D0D69">
          <w:rPr>
            <w:rFonts w:ascii="Arial" w:hAnsi="Arial" w:cs="Arial"/>
          </w:rPr>
          <w:t>sustainable</w:t>
        </w:r>
      </w:ins>
      <w:ins w:id="18" w:author="Microsoft Office User" w:date="2023-06-04T16:08:00Z">
        <w:r w:rsidR="005D0D69">
          <w:rPr>
            <w:rFonts w:ascii="Arial" w:hAnsi="Arial" w:cs="Arial"/>
          </w:rPr>
          <w:t>’</w:t>
        </w:r>
      </w:ins>
      <w:ins w:id="19" w:author="Microsoft Office User" w:date="2023-06-04T16:07:00Z">
        <w:r w:rsidR="005D0D69">
          <w:rPr>
            <w:rFonts w:ascii="Arial" w:hAnsi="Arial" w:cs="Arial"/>
          </w:rPr>
          <w:t xml:space="preserve"> chemicals, as the latter </w:t>
        </w:r>
      </w:ins>
      <w:ins w:id="20" w:author="Microsoft Office User" w:date="2023-06-04T16:09:00Z">
        <w:r w:rsidR="005D0D69">
          <w:rPr>
            <w:rFonts w:ascii="Arial" w:hAnsi="Arial" w:cs="Arial"/>
          </w:rPr>
          <w:t>encompasses environmental benefits and economic and social impacts</w:t>
        </w:r>
      </w:ins>
      <w:ins w:id="21" w:author="Microsoft Office User" w:date="2023-06-04T16:10:00Z">
        <w:r w:rsidR="005D0D69">
          <w:rPr>
            <w:rFonts w:ascii="Arial" w:hAnsi="Arial" w:cs="Arial"/>
          </w:rPr>
          <w:t>.</w:t>
        </w:r>
      </w:ins>
      <w:ins w:id="22" w:author="Microsoft Office User" w:date="2023-06-04T16:14:00Z">
        <w:r w:rsidR="00A32CA2">
          <w:rPr>
            <w:rFonts w:ascii="Arial" w:hAnsi="Arial" w:cs="Arial"/>
          </w:rPr>
          <w:t xml:space="preserve"> The other main implemented actions are:</w:t>
        </w:r>
      </w:ins>
    </w:p>
    <w:p w14:paraId="5696CD3F" w14:textId="18625DAA" w:rsidR="00241C5E" w:rsidRPr="00241C5E" w:rsidDel="00A32CA2" w:rsidRDefault="00EA5430" w:rsidP="00241C5E">
      <w:pPr>
        <w:spacing w:before="120" w:after="120" w:line="264" w:lineRule="auto"/>
        <w:jc w:val="both"/>
        <w:outlineLvl w:val="0"/>
        <w:rPr>
          <w:del w:id="23" w:author="Microsoft Office User" w:date="2023-06-04T16:15:00Z"/>
          <w:rFonts w:ascii="Arial" w:hAnsi="Arial" w:cs="Arial"/>
        </w:rPr>
      </w:pPr>
      <w:del w:id="24" w:author="Microsoft Office User" w:date="2023-06-04T16:15:00Z">
        <w:r w:rsidDel="00A32CA2">
          <w:rPr>
            <w:rFonts w:ascii="Arial" w:hAnsi="Arial" w:cs="Arial"/>
          </w:rPr>
          <w:delText>The terms “green” and “sustainable” chemicals have been used interchangeably in the literature. Nevertheless, sustainable chemicals go beyon</w:delText>
        </w:r>
        <w:r w:rsidR="00530F31" w:rsidDel="00A32CA2">
          <w:rPr>
            <w:rFonts w:ascii="Arial" w:hAnsi="Arial" w:cs="Arial"/>
          </w:rPr>
          <w:delText>d</w:delText>
        </w:r>
        <w:r w:rsidDel="00A32CA2">
          <w:rPr>
            <w:rFonts w:ascii="Arial" w:hAnsi="Arial" w:cs="Arial"/>
          </w:rPr>
          <w:delText xml:space="preserve"> environmental </w:delText>
        </w:r>
        <w:r w:rsidR="00530F31" w:rsidDel="00A32CA2">
          <w:rPr>
            <w:rFonts w:ascii="Arial" w:hAnsi="Arial" w:cs="Arial"/>
          </w:rPr>
          <w:delText>benefits</w:delText>
        </w:r>
        <w:r w:rsidDel="00A32CA2">
          <w:rPr>
            <w:rFonts w:ascii="Arial" w:hAnsi="Arial" w:cs="Arial"/>
          </w:rPr>
          <w:delText xml:space="preserve"> and encompass favourable ec</w:delText>
        </w:r>
        <w:r w:rsidR="007D23F5" w:rsidDel="00A32CA2">
          <w:rPr>
            <w:rFonts w:ascii="Arial" w:hAnsi="Arial" w:cs="Arial"/>
          </w:rPr>
          <w:delText>o</w:delText>
        </w:r>
        <w:r w:rsidDel="00A32CA2">
          <w:rPr>
            <w:rFonts w:ascii="Arial" w:hAnsi="Arial" w:cs="Arial"/>
          </w:rPr>
          <w:delText>nomic and social impacts, providing</w:delText>
        </w:r>
        <w:r w:rsidR="00530F31" w:rsidDel="00A32CA2">
          <w:rPr>
            <w:rFonts w:ascii="Arial" w:hAnsi="Arial" w:cs="Arial"/>
          </w:rPr>
          <w:delText xml:space="preserve"> all-round performance.</w:delText>
        </w:r>
        <w:r w:rsidR="00D41AF6" w:rsidDel="00A32CA2">
          <w:rPr>
            <w:rFonts w:ascii="Arial" w:hAnsi="Arial" w:cs="Arial"/>
          </w:rPr>
          <w:delText xml:space="preserve"> Therefore, the manuscript’s title and contents were revised to establish distinct boundaries between green and sustainable chemicals.</w:delText>
        </w:r>
        <w:r w:rsidDel="00A32CA2">
          <w:rPr>
            <w:rFonts w:ascii="Arial" w:hAnsi="Arial" w:cs="Arial"/>
          </w:rPr>
          <w:delText xml:space="preserve"> </w:delText>
        </w:r>
        <w:r w:rsidR="00467A5F" w:rsidDel="00A32CA2">
          <w:rPr>
            <w:rFonts w:ascii="Arial" w:hAnsi="Arial" w:cs="Arial"/>
          </w:rPr>
          <w:delText>After careful consideration of</w:delText>
        </w:r>
        <w:r w:rsidR="00241C5E" w:rsidRPr="00241C5E" w:rsidDel="00A32CA2">
          <w:rPr>
            <w:rFonts w:ascii="Arial" w:hAnsi="Arial" w:cs="Arial"/>
          </w:rPr>
          <w:delText xml:space="preserve"> the Reviewers’ </w:delText>
        </w:r>
        <w:r w:rsidR="00DE18BA" w:rsidDel="00A32CA2">
          <w:rPr>
            <w:rFonts w:ascii="Arial" w:hAnsi="Arial" w:cs="Arial"/>
          </w:rPr>
          <w:delText>suggestions</w:delText>
        </w:r>
        <w:r w:rsidR="00467A5F" w:rsidDel="00A32CA2">
          <w:rPr>
            <w:rFonts w:ascii="Arial" w:hAnsi="Arial" w:cs="Arial"/>
          </w:rPr>
          <w:delText xml:space="preserve">, we have implemented the following </w:delText>
        </w:r>
        <w:r w:rsidR="008C3952" w:rsidDel="00A32CA2">
          <w:rPr>
            <w:rFonts w:ascii="Arial" w:hAnsi="Arial" w:cs="Arial"/>
          </w:rPr>
          <w:delText>actions</w:delText>
        </w:r>
        <w:r w:rsidR="00241C5E" w:rsidRPr="00241C5E" w:rsidDel="00A32CA2">
          <w:rPr>
            <w:rFonts w:ascii="Arial" w:hAnsi="Arial" w:cs="Arial"/>
          </w:rPr>
          <w:delText xml:space="preserve">: </w:delText>
        </w:r>
      </w:del>
    </w:p>
    <w:p w14:paraId="1E9ACB3D" w14:textId="407E820F" w:rsidR="00F6355D" w:rsidRPr="00222945" w:rsidRDefault="00222945" w:rsidP="00222945">
      <w:pPr>
        <w:spacing w:before="120" w:after="120" w:line="264" w:lineRule="auto"/>
        <w:jc w:val="both"/>
        <w:outlineLvl w:val="0"/>
        <w:rPr>
          <w:rFonts w:ascii="Arial" w:hAnsi="Arial" w:cs="Arial"/>
        </w:rPr>
      </w:pPr>
      <w:r>
        <w:rPr>
          <w:rFonts w:ascii="Arial" w:hAnsi="Arial" w:cs="Arial"/>
        </w:rPr>
        <w:t xml:space="preserve">(i) </w:t>
      </w:r>
      <w:r w:rsidR="00DE18BA" w:rsidRPr="00222945">
        <w:rPr>
          <w:rFonts w:ascii="Arial" w:hAnsi="Arial" w:cs="Arial"/>
        </w:rPr>
        <w:t>Based on Reviewers #2 and #3</w:t>
      </w:r>
      <w:r w:rsidR="002A057C" w:rsidRPr="00222945">
        <w:rPr>
          <w:rFonts w:ascii="Arial" w:hAnsi="Arial" w:cs="Arial"/>
        </w:rPr>
        <w:t xml:space="preserve"> feedback</w:t>
      </w:r>
      <w:r w:rsidR="00DE18BA" w:rsidRPr="00222945">
        <w:rPr>
          <w:rFonts w:ascii="Arial" w:hAnsi="Arial" w:cs="Arial"/>
        </w:rPr>
        <w:t>, we have incorporated discussions on existing and upcoming</w:t>
      </w:r>
      <w:r w:rsidRPr="00222945">
        <w:rPr>
          <w:rFonts w:ascii="Arial" w:hAnsi="Arial" w:cs="Arial"/>
        </w:rPr>
        <w:t xml:space="preserve"> </w:t>
      </w:r>
      <w:r w:rsidR="00DE18BA" w:rsidRPr="00222945">
        <w:rPr>
          <w:rFonts w:ascii="Arial" w:hAnsi="Arial" w:cs="Arial"/>
        </w:rPr>
        <w:t xml:space="preserve">pathways for ammonia and methanol production and the effect of fossil energy prices on sustainable alternatives. These additions make </w:t>
      </w:r>
      <w:r w:rsidR="000A77A8">
        <w:rPr>
          <w:rFonts w:ascii="Arial" w:hAnsi="Arial" w:cs="Arial"/>
        </w:rPr>
        <w:t>the</w:t>
      </w:r>
      <w:r w:rsidR="00DE18BA" w:rsidRPr="00222945">
        <w:rPr>
          <w:rFonts w:ascii="Arial" w:hAnsi="Arial" w:cs="Arial"/>
        </w:rPr>
        <w:t xml:space="preserve"> revised manuscript more accessible and </w:t>
      </w:r>
      <w:r w:rsidR="00864410" w:rsidRPr="00222945">
        <w:rPr>
          <w:rFonts w:ascii="Arial" w:hAnsi="Arial" w:cs="Arial"/>
        </w:rPr>
        <w:t>enhance understanding</w:t>
      </w:r>
      <w:r w:rsidR="00DE18BA" w:rsidRPr="00222945">
        <w:rPr>
          <w:rFonts w:ascii="Arial" w:hAnsi="Arial" w:cs="Arial"/>
        </w:rPr>
        <w:t xml:space="preserve"> of green chemicals</w:t>
      </w:r>
      <w:r w:rsidR="00C52F54" w:rsidRPr="00222945">
        <w:rPr>
          <w:rFonts w:ascii="Arial" w:hAnsi="Arial" w:cs="Arial"/>
        </w:rPr>
        <w:t>’</w:t>
      </w:r>
      <w:r w:rsidR="00DE18BA" w:rsidRPr="00222945">
        <w:rPr>
          <w:rFonts w:ascii="Arial" w:hAnsi="Arial" w:cs="Arial"/>
        </w:rPr>
        <w:t xml:space="preserve"> </w:t>
      </w:r>
      <w:del w:id="25" w:author="Microsoft Office User" w:date="2023-06-04T16:15:00Z">
        <w:r w:rsidR="00DE18BA" w:rsidRPr="00222945" w:rsidDel="00A32CA2">
          <w:rPr>
            <w:rFonts w:ascii="Arial" w:hAnsi="Arial" w:cs="Arial"/>
          </w:rPr>
          <w:delText>economic competitiveness</w:delText>
        </w:r>
      </w:del>
      <w:ins w:id="26" w:author="Microsoft Office User" w:date="2023-06-04T16:15:00Z">
        <w:r w:rsidR="00A32CA2">
          <w:rPr>
            <w:rFonts w:ascii="Arial" w:hAnsi="Arial" w:cs="Arial"/>
          </w:rPr>
          <w:t>sustainability</w:t>
        </w:r>
      </w:ins>
      <w:r w:rsidR="00DE18BA" w:rsidRPr="00222945">
        <w:rPr>
          <w:rFonts w:ascii="Arial" w:hAnsi="Arial" w:cs="Arial"/>
        </w:rPr>
        <w:t xml:space="preserve"> in light of the energy crisis.</w:t>
      </w:r>
    </w:p>
    <w:p w14:paraId="458BC10B" w14:textId="13B5E35E" w:rsidR="00F47BAD" w:rsidRPr="00222945" w:rsidRDefault="00222945" w:rsidP="00222945">
      <w:pPr>
        <w:spacing w:before="120" w:line="264" w:lineRule="auto"/>
        <w:jc w:val="both"/>
        <w:outlineLvl w:val="0"/>
        <w:rPr>
          <w:rFonts w:ascii="Arial" w:hAnsi="Arial" w:cs="Arial"/>
        </w:rPr>
      </w:pPr>
      <w:r>
        <w:rPr>
          <w:rFonts w:ascii="Arial" w:hAnsi="Arial" w:cs="Arial"/>
        </w:rPr>
        <w:t xml:space="preserve">(ii) </w:t>
      </w:r>
      <w:r w:rsidR="00F47BAD" w:rsidRPr="00222945">
        <w:rPr>
          <w:rFonts w:ascii="Arial" w:hAnsi="Arial" w:cs="Arial"/>
        </w:rPr>
        <w:t>Reviewers #1 and #</w:t>
      </w:r>
      <w:r w:rsidR="002A057C" w:rsidRPr="00222945">
        <w:rPr>
          <w:rFonts w:ascii="Arial" w:hAnsi="Arial" w:cs="Arial"/>
        </w:rPr>
        <w:t>2</w:t>
      </w:r>
      <w:r w:rsidR="00F47BAD" w:rsidRPr="00222945">
        <w:rPr>
          <w:rFonts w:ascii="Arial" w:hAnsi="Arial" w:cs="Arial"/>
        </w:rPr>
        <w:t xml:space="preserve"> suggested discussing</w:t>
      </w:r>
      <w:r>
        <w:rPr>
          <w:rFonts w:ascii="Arial" w:hAnsi="Arial" w:cs="Arial"/>
        </w:rPr>
        <w:t xml:space="preserve"> </w:t>
      </w:r>
      <w:r w:rsidR="00F47BAD" w:rsidRPr="00222945">
        <w:rPr>
          <w:rFonts w:ascii="Arial" w:hAnsi="Arial" w:cs="Arial"/>
        </w:rPr>
        <w:t xml:space="preserve">future cost estimates for fossil and green routes. To address this, we performed a sensitivity analysis with varying energy prices to calculate production cost estimates for the fossil routes. This </w:t>
      </w:r>
      <w:r w:rsidR="00E43278">
        <w:rPr>
          <w:rFonts w:ascii="Arial" w:hAnsi="Arial" w:cs="Arial"/>
        </w:rPr>
        <w:t>addition</w:t>
      </w:r>
      <w:r w:rsidR="00F47BAD" w:rsidRPr="00222945">
        <w:rPr>
          <w:rFonts w:ascii="Arial" w:hAnsi="Arial" w:cs="Arial"/>
        </w:rPr>
        <w:t xml:space="preserve"> helped us identify the breakeven prices of natural gas, indicating the economic viability of the projected future costs of wind-based pathways. Notably, the natural gas prices in 2022 significantly exceeded these breakeven prices, strengthening the conclusions of our work. By highlighting the volatility of natural gas prices, </w:t>
      </w:r>
      <w:r>
        <w:rPr>
          <w:rFonts w:ascii="Arial" w:hAnsi="Arial" w:cs="Arial"/>
        </w:rPr>
        <w:t xml:space="preserve">our </w:t>
      </w:r>
      <w:r w:rsidR="008C33CF">
        <w:rPr>
          <w:rFonts w:ascii="Arial" w:hAnsi="Arial" w:cs="Arial"/>
        </w:rPr>
        <w:t>study</w:t>
      </w:r>
      <w:r w:rsidR="00F47BAD" w:rsidRPr="00222945">
        <w:rPr>
          <w:rFonts w:ascii="Arial" w:hAnsi="Arial" w:cs="Arial"/>
        </w:rPr>
        <w:t xml:space="preserve"> </w:t>
      </w:r>
      <w:r>
        <w:rPr>
          <w:rFonts w:ascii="Arial" w:hAnsi="Arial" w:cs="Arial"/>
        </w:rPr>
        <w:t xml:space="preserve">now </w:t>
      </w:r>
      <w:r w:rsidR="00F47BAD" w:rsidRPr="00222945">
        <w:rPr>
          <w:rFonts w:ascii="Arial" w:hAnsi="Arial" w:cs="Arial"/>
        </w:rPr>
        <w:t>underscore</w:t>
      </w:r>
      <w:r>
        <w:rPr>
          <w:rFonts w:ascii="Arial" w:hAnsi="Arial" w:cs="Arial"/>
        </w:rPr>
        <w:t>s more clearly</w:t>
      </w:r>
      <w:r w:rsidR="00F47BAD" w:rsidRPr="00222945">
        <w:rPr>
          <w:rFonts w:ascii="Arial" w:hAnsi="Arial" w:cs="Arial"/>
        </w:rPr>
        <w:t xml:space="preserve"> the long-term economic benefits of transitioning to the production of green chemicals.</w:t>
      </w:r>
    </w:p>
    <w:p w14:paraId="65FF6787" w14:textId="608CC110" w:rsidR="00F47BAD" w:rsidRPr="00222945" w:rsidRDefault="00222945" w:rsidP="00222945">
      <w:pPr>
        <w:spacing w:before="120" w:line="264" w:lineRule="auto"/>
        <w:jc w:val="both"/>
        <w:outlineLvl w:val="0"/>
        <w:rPr>
          <w:rFonts w:ascii="Arial" w:hAnsi="Arial" w:cs="Arial"/>
        </w:rPr>
      </w:pPr>
      <w:r>
        <w:rPr>
          <w:rFonts w:ascii="Arial" w:hAnsi="Arial" w:cs="Arial"/>
        </w:rPr>
        <w:t xml:space="preserve">(iii) </w:t>
      </w:r>
      <w:r w:rsidR="00917BFC" w:rsidRPr="00222945">
        <w:rPr>
          <w:rFonts w:ascii="Arial" w:hAnsi="Arial" w:cs="Arial"/>
        </w:rPr>
        <w:t xml:space="preserve">Reviewer #2 recommended </w:t>
      </w:r>
      <w:r w:rsidR="00F47BAD" w:rsidRPr="00222945">
        <w:rPr>
          <w:rFonts w:ascii="Arial" w:hAnsi="Arial" w:cs="Arial"/>
        </w:rPr>
        <w:t>expanding our</w:t>
      </w:r>
      <w:r w:rsidR="00917BFC" w:rsidRPr="00222945">
        <w:rPr>
          <w:rFonts w:ascii="Arial" w:hAnsi="Arial" w:cs="Arial"/>
        </w:rPr>
        <w:t xml:space="preserve"> analysis </w:t>
      </w:r>
      <w:r w:rsidR="0090724B">
        <w:rPr>
          <w:rFonts w:ascii="Arial" w:hAnsi="Arial" w:cs="Arial"/>
        </w:rPr>
        <w:t>towards</w:t>
      </w:r>
      <w:r w:rsidR="00917BFC" w:rsidRPr="00222945">
        <w:rPr>
          <w:rFonts w:ascii="Arial" w:hAnsi="Arial" w:cs="Arial"/>
        </w:rPr>
        <w:t xml:space="preserve"> internal differences among European countries and regions</w:t>
      </w:r>
      <w:r w:rsidR="00F47BAD" w:rsidRPr="00222945">
        <w:rPr>
          <w:rFonts w:ascii="Arial" w:hAnsi="Arial" w:cs="Arial"/>
        </w:rPr>
        <w:t xml:space="preserve"> worldwide</w:t>
      </w:r>
      <w:r w:rsidR="00917BFC" w:rsidRPr="00222945">
        <w:rPr>
          <w:rFonts w:ascii="Arial" w:hAnsi="Arial" w:cs="Arial"/>
        </w:rPr>
        <w:t xml:space="preserve">. </w:t>
      </w:r>
      <w:r w:rsidR="0090724B">
        <w:rPr>
          <w:rFonts w:ascii="Arial" w:hAnsi="Arial" w:cs="Arial"/>
        </w:rPr>
        <w:t xml:space="preserve">Our findings reveal variations in production costs, with disparities of up to </w:t>
      </w:r>
      <w:r w:rsidR="00DA5C31">
        <w:rPr>
          <w:rFonts w:ascii="Arial" w:hAnsi="Arial" w:cs="Arial"/>
        </w:rPr>
        <w:t>34</w:t>
      </w:r>
      <w:r w:rsidR="0090724B">
        <w:rPr>
          <w:rFonts w:ascii="Arial" w:hAnsi="Arial" w:cs="Arial"/>
        </w:rPr>
        <w:t>% observed among European countries</w:t>
      </w:r>
      <w:r w:rsidR="000E20F2" w:rsidRPr="00222945">
        <w:rPr>
          <w:rFonts w:ascii="Arial" w:hAnsi="Arial" w:cs="Arial"/>
        </w:rPr>
        <w:t xml:space="preserve">. Spain </w:t>
      </w:r>
      <w:r w:rsidR="0083139E">
        <w:rPr>
          <w:rFonts w:ascii="Arial" w:hAnsi="Arial" w:cs="Arial"/>
        </w:rPr>
        <w:t>exhibited</w:t>
      </w:r>
      <w:r w:rsidR="000E20F2" w:rsidRPr="00222945">
        <w:rPr>
          <w:rFonts w:ascii="Arial" w:hAnsi="Arial" w:cs="Arial"/>
        </w:rPr>
        <w:t xml:space="preserve"> the lowest production costs for wind and solar</w:t>
      </w:r>
      <w:r w:rsidR="0083139E">
        <w:rPr>
          <w:rFonts w:ascii="Arial" w:hAnsi="Arial" w:cs="Arial"/>
        </w:rPr>
        <w:noBreakHyphen/>
      </w:r>
      <w:r w:rsidR="000E20F2" w:rsidRPr="00222945">
        <w:rPr>
          <w:rFonts w:ascii="Arial" w:hAnsi="Arial" w:cs="Arial"/>
        </w:rPr>
        <w:t xml:space="preserve">based ammonia, </w:t>
      </w:r>
      <w:r w:rsidR="0083139E">
        <w:rPr>
          <w:rFonts w:ascii="Arial" w:hAnsi="Arial" w:cs="Arial"/>
        </w:rPr>
        <w:t xml:space="preserve">with values </w:t>
      </w:r>
      <w:r w:rsidR="000E20F2" w:rsidRPr="00222945">
        <w:rPr>
          <w:rFonts w:ascii="Arial" w:hAnsi="Arial" w:cs="Arial"/>
        </w:rPr>
        <w:t xml:space="preserve">16% and 3% lower than the European averages. </w:t>
      </w:r>
      <w:r w:rsidR="0083139E">
        <w:rPr>
          <w:rFonts w:ascii="Arial" w:hAnsi="Arial" w:cs="Arial"/>
        </w:rPr>
        <w:t>Furthermore, our extended analysis has shed light on the absence of economic incentives promoting sustainable practices in the United States (US) chemical industry. This is evident from the stark price disparities observed between fossil ammonia and methanol in the US and Europe. In the US, these fossil</w:t>
      </w:r>
      <w:r w:rsidR="0083139E">
        <w:rPr>
          <w:rFonts w:ascii="Arial" w:hAnsi="Arial" w:cs="Arial"/>
        </w:rPr>
        <w:noBreakHyphen/>
        <w:t xml:space="preserve">based chemicals are 50% and 82% cheaper than their </w:t>
      </w:r>
      <w:r w:rsidR="00942B08">
        <w:rPr>
          <w:rFonts w:ascii="Arial" w:hAnsi="Arial" w:cs="Arial"/>
        </w:rPr>
        <w:t>European</w:t>
      </w:r>
      <w:r w:rsidR="0083139E">
        <w:rPr>
          <w:rFonts w:ascii="Arial" w:hAnsi="Arial" w:cs="Arial"/>
        </w:rPr>
        <w:t xml:space="preserve"> counterparts, primarily due to lower energy prices.</w:t>
      </w:r>
    </w:p>
    <w:p w14:paraId="35BA0757" w14:textId="1972E0AA" w:rsidR="00241C5E" w:rsidRPr="005A2B4A" w:rsidRDefault="0083139E" w:rsidP="005A2B4A">
      <w:pPr>
        <w:spacing w:before="120" w:after="120" w:line="264" w:lineRule="auto"/>
        <w:jc w:val="both"/>
        <w:outlineLvl w:val="0"/>
        <w:rPr>
          <w:rFonts w:ascii="Arial" w:hAnsi="Arial" w:cs="Arial"/>
        </w:rPr>
      </w:pPr>
      <w:r>
        <w:rPr>
          <w:rFonts w:ascii="Arial" w:hAnsi="Arial" w:cs="Arial"/>
        </w:rPr>
        <w:t xml:space="preserve">We are confident that </w:t>
      </w:r>
      <w:r w:rsidR="00E33E24">
        <w:rPr>
          <w:rFonts w:ascii="Arial" w:hAnsi="Arial" w:cs="Arial"/>
        </w:rPr>
        <w:t>the amended</w:t>
      </w:r>
      <w:r>
        <w:rPr>
          <w:rFonts w:ascii="Arial" w:hAnsi="Arial" w:cs="Arial"/>
        </w:rPr>
        <w:t xml:space="preserve"> version will significantly contribute to the field and stimulate vigorous discussions to accelerate the transition towards sustainable chemical production. Herein, we attach the point</w:t>
      </w:r>
      <w:r>
        <w:rPr>
          <w:rFonts w:ascii="Arial" w:hAnsi="Arial" w:cs="Arial"/>
        </w:rPr>
        <w:noBreakHyphen/>
        <w:t>by</w:t>
      </w:r>
      <w:r>
        <w:rPr>
          <w:rFonts w:ascii="Arial" w:hAnsi="Arial" w:cs="Arial"/>
        </w:rPr>
        <w:noBreakHyphen/>
        <w:t>point response to the Reviewer’s comments, the revised manuscript, and electronic supplementary information presented with and without changes mark</w:t>
      </w:r>
      <w:r>
        <w:rPr>
          <w:rFonts w:ascii="Arial" w:hAnsi="Arial" w:cs="Arial"/>
        </w:rPr>
        <w:noBreakHyphen/>
        <w:t>up, along with the table of contents entry.</w:t>
      </w:r>
    </w:p>
    <w:p w14:paraId="3CB8629B" w14:textId="77777777" w:rsidR="00241C5E" w:rsidRPr="00241C5E" w:rsidRDefault="00241C5E" w:rsidP="00241C5E">
      <w:pPr>
        <w:spacing w:before="120" w:after="120" w:line="264" w:lineRule="auto"/>
        <w:jc w:val="both"/>
        <w:outlineLvl w:val="0"/>
        <w:rPr>
          <w:rFonts w:ascii="Arial" w:hAnsi="Arial" w:cs="Arial"/>
        </w:rPr>
      </w:pPr>
      <w:r w:rsidRPr="00241C5E">
        <w:rPr>
          <w:rFonts w:ascii="Arial" w:hAnsi="Arial" w:cs="Arial"/>
        </w:rPr>
        <w:t>We sincerely thank you for your consideration and look forward to your response.</w:t>
      </w:r>
    </w:p>
    <w:p w14:paraId="46281583" w14:textId="206A7688" w:rsidR="005A2B4A" w:rsidRDefault="00241C5E" w:rsidP="00241C5E">
      <w:pPr>
        <w:spacing w:before="120" w:after="120" w:line="264" w:lineRule="auto"/>
        <w:jc w:val="both"/>
        <w:outlineLvl w:val="0"/>
        <w:rPr>
          <w:rFonts w:ascii="Arial" w:hAnsi="Arial" w:cs="Arial"/>
        </w:rPr>
      </w:pPr>
      <w:r w:rsidRPr="00241C5E">
        <w:rPr>
          <w:rFonts w:ascii="Arial" w:hAnsi="Arial" w:cs="Arial"/>
        </w:rPr>
        <w:t>Best wishes,</w:t>
      </w:r>
    </w:p>
    <w:p w14:paraId="2F52029E" w14:textId="783B3E9D" w:rsidR="005A2B4A" w:rsidRDefault="005A2B4A" w:rsidP="00241C5E">
      <w:pPr>
        <w:spacing w:before="120" w:after="120" w:line="264" w:lineRule="auto"/>
        <w:jc w:val="both"/>
        <w:outlineLvl w:val="0"/>
        <w:rPr>
          <w:rFonts w:ascii="Arial" w:hAnsi="Arial" w:cs="Arial"/>
        </w:rPr>
      </w:pPr>
    </w:p>
    <w:p w14:paraId="28281291" w14:textId="77777777" w:rsidR="005A2B4A" w:rsidRPr="00241C5E" w:rsidRDefault="005A2B4A" w:rsidP="00241C5E">
      <w:pPr>
        <w:spacing w:before="120" w:after="120" w:line="264" w:lineRule="auto"/>
        <w:jc w:val="both"/>
        <w:outlineLvl w:val="0"/>
        <w:rPr>
          <w:rFonts w:ascii="Arial" w:hAnsi="Arial" w:cs="Arial"/>
        </w:rPr>
      </w:pPr>
    </w:p>
    <w:p w14:paraId="7B17D4A7" w14:textId="77777777" w:rsidR="00C879C8" w:rsidRDefault="00C879C8" w:rsidP="00042382">
      <w:pPr>
        <w:pStyle w:val="BriefBeilagen"/>
        <w:spacing w:before="120" w:after="120" w:line="264" w:lineRule="auto"/>
        <w:rPr>
          <w:rFonts w:cs="Arial"/>
          <w:sz w:val="20"/>
        </w:rPr>
      </w:pPr>
    </w:p>
    <w:p w14:paraId="5994A166" w14:textId="5C4606E6" w:rsidR="004C3AD9" w:rsidRPr="00241C5E" w:rsidRDefault="00241C5E" w:rsidP="00042382">
      <w:pPr>
        <w:pStyle w:val="BriefBeilagen"/>
        <w:spacing w:before="120" w:after="120" w:line="264" w:lineRule="auto"/>
      </w:pPr>
      <w:r w:rsidRPr="00241C5E">
        <w:rPr>
          <w:rFonts w:cs="Arial"/>
          <w:sz w:val="20"/>
        </w:rPr>
        <w:t>Prof. Dr. Gonzalo Guillén</w:t>
      </w:r>
      <w:r w:rsidRPr="00241C5E">
        <w:rPr>
          <w:rFonts w:cs="Arial"/>
          <w:sz w:val="20"/>
        </w:rPr>
        <w:noBreakHyphen/>
        <w:t>Gosálbez on behalf of all the co</w:t>
      </w:r>
      <w:r w:rsidRPr="00241C5E">
        <w:rPr>
          <w:rFonts w:cs="Arial"/>
          <w:sz w:val="20"/>
        </w:rPr>
        <w:noBreakHyphen/>
        <w:t xml:space="preserve">authors. </w:t>
      </w:r>
      <w:bookmarkEnd w:id="0"/>
    </w:p>
    <w:sectPr w:rsidR="004C3AD9" w:rsidRPr="00241C5E" w:rsidSect="00E2208B">
      <w:headerReference w:type="even" r:id="rId7"/>
      <w:headerReference w:type="default" r:id="rId8"/>
      <w:footerReference w:type="even" r:id="rId9"/>
      <w:footerReference w:type="default" r:id="rId10"/>
      <w:headerReference w:type="first" r:id="rId11"/>
      <w:footerReference w:type="first" r:id="rId12"/>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4517CD" w14:textId="77777777" w:rsidR="001722BD" w:rsidRDefault="001722BD">
      <w:r>
        <w:separator/>
      </w:r>
    </w:p>
  </w:endnote>
  <w:endnote w:type="continuationSeparator" w:id="0">
    <w:p w14:paraId="14F0AB81" w14:textId="77777777" w:rsidR="001722BD" w:rsidRDefault="00172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TH Light">
    <w:altName w:val="Calibri"/>
    <w:panose1 w:val="02000403040000020004"/>
    <w:charset w:val="00"/>
    <w:family w:val="auto"/>
    <w:pitch w:val="variable"/>
    <w:sig w:usb0="800000A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005E6D" w14:textId="77777777" w:rsidR="002E4F09" w:rsidRDefault="002E4F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F74BA7" w14:textId="77777777" w:rsidR="00DA04D7" w:rsidRDefault="00C559D0">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B5F8E" w14:textId="77777777" w:rsidR="00DA04D7" w:rsidRPr="00B21FA1" w:rsidRDefault="001722BD"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DA05B7" w14:textId="77777777" w:rsidR="001722BD" w:rsidRDefault="001722BD">
      <w:r>
        <w:separator/>
      </w:r>
    </w:p>
  </w:footnote>
  <w:footnote w:type="continuationSeparator" w:id="0">
    <w:p w14:paraId="46D73E98" w14:textId="77777777" w:rsidR="001722BD" w:rsidRDefault="001722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2CD4B" w14:textId="77777777" w:rsidR="002E4F09" w:rsidRDefault="002E4F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CD91FC" w14:textId="77777777" w:rsidR="002E4F09" w:rsidRDefault="002E4F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DED3C" w14:textId="77777777" w:rsidR="00DA04D7" w:rsidRDefault="00C559D0">
    <w:pPr>
      <w:pStyle w:val="ETHBriefKopf1"/>
    </w:pPr>
    <w:r>
      <w:rPr>
        <w:lang w:val="en-US"/>
      </w:rPr>
      <mc:AlternateContent>
        <mc:Choice Requires="wps">
          <w:drawing>
            <wp:anchor distT="0" distB="0" distL="114300" distR="114300" simplePos="0" relativeHeight="251659264" behindDoc="0" locked="0" layoutInCell="1" allowOverlap="1" wp14:anchorId="4F339F6E" wp14:editId="0A781009">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68FC37E1" w14:textId="77777777" w:rsidR="00DA04D7" w:rsidRPr="002E4F09" w:rsidRDefault="00C559D0" w:rsidP="00336DD3">
                          <w:pPr>
                            <w:pStyle w:val="ETHAbsAbteilung"/>
                            <w:spacing w:after="0"/>
                            <w:rPr>
                              <w:rFonts w:ascii="Arial" w:hAnsi="Arial" w:cs="Arial"/>
                              <w:b w:val="0"/>
                              <w:lang w:val="en-GB"/>
                            </w:rPr>
                          </w:pPr>
                          <w:r w:rsidRPr="002E4F09">
                            <w:rPr>
                              <w:rFonts w:ascii="Arial" w:hAnsi="Arial" w:cs="Arial"/>
                              <w:lang w:val="en-GB"/>
                            </w:rPr>
                            <w:t>Institute for Chemical and Bioengineering</w:t>
                          </w:r>
                        </w:p>
                        <w:p w14:paraId="2EF89AE4" w14:textId="77777777" w:rsidR="00DA04D7" w:rsidRPr="002E4F09" w:rsidRDefault="00C559D0" w:rsidP="0023713B">
                          <w:pPr>
                            <w:pStyle w:val="ETHAbsFliesstext"/>
                            <w:spacing w:before="240"/>
                            <w:rPr>
                              <w:rFonts w:ascii="Arial" w:hAnsi="Arial" w:cs="Arial"/>
                              <w:lang w:val="en-GB"/>
                            </w:rPr>
                          </w:pPr>
                          <w:r w:rsidRPr="002E4F09">
                            <w:rPr>
                              <w:rFonts w:ascii="Arial" w:hAnsi="Arial" w:cs="Arial"/>
                              <w:lang w:val="en-GB"/>
                            </w:rPr>
                            <w:t>ETH Zurich</w:t>
                          </w:r>
                        </w:p>
                        <w:p w14:paraId="125AE2BD" w14:textId="77777777" w:rsidR="00DA04D7" w:rsidRPr="002E4F09" w:rsidRDefault="00C559D0" w:rsidP="00AC7CB9">
                          <w:pPr>
                            <w:pStyle w:val="ETHAbsName"/>
                            <w:spacing w:before="0"/>
                            <w:rPr>
                              <w:rFonts w:ascii="Arial" w:hAnsi="Arial" w:cs="Arial"/>
                              <w:b w:val="0"/>
                              <w:lang w:val="en-GB"/>
                            </w:rPr>
                          </w:pPr>
                          <w:r w:rsidRPr="002E4F09">
                            <w:rPr>
                              <w:rFonts w:ascii="Arial" w:hAnsi="Arial" w:cs="Arial"/>
                              <w:b w:val="0"/>
                              <w:lang w:val="en-GB"/>
                            </w:rPr>
                            <w:t>Prof. Dr. Gonzalo Guillén-Gosálbez</w:t>
                          </w:r>
                        </w:p>
                        <w:p w14:paraId="43B93232"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Vladimir-Prelog-Weg 1, HCI G135</w:t>
                          </w:r>
                        </w:p>
                        <w:p w14:paraId="32C77138" w14:textId="77777777" w:rsidR="00AC7CB9" w:rsidRPr="005D0D69" w:rsidRDefault="00C559D0" w:rsidP="00AC7CB9">
                          <w:pPr>
                            <w:pStyle w:val="ETHAbsFliesstext"/>
                            <w:rPr>
                              <w:rFonts w:ascii="Arial" w:hAnsi="Arial" w:cs="Arial"/>
                              <w:lang w:val="de-CH"/>
                              <w:rPrChange w:id="27" w:author="Microsoft Office User" w:date="2023-06-04T16:02:00Z">
                                <w:rPr>
                                  <w:rFonts w:ascii="Arial" w:hAnsi="Arial" w:cs="Arial"/>
                                  <w:lang w:val="en-GB"/>
                                </w:rPr>
                              </w:rPrChange>
                            </w:rPr>
                          </w:pPr>
                          <w:r w:rsidRPr="005D0D69">
                            <w:rPr>
                              <w:rFonts w:ascii="Arial" w:hAnsi="Arial" w:cs="Arial"/>
                              <w:lang w:val="de-CH"/>
                              <w:rPrChange w:id="28" w:author="Microsoft Office User" w:date="2023-06-04T16:02:00Z">
                                <w:rPr>
                                  <w:rFonts w:ascii="Arial" w:hAnsi="Arial" w:cs="Arial"/>
                                  <w:lang w:val="en-GB"/>
                                </w:rPr>
                              </w:rPrChange>
                            </w:rPr>
                            <w:t xml:space="preserve">8093 </w:t>
                          </w:r>
                          <w:r w:rsidR="002E4F09" w:rsidRPr="005D0D69">
                            <w:rPr>
                              <w:rFonts w:ascii="Arial" w:hAnsi="Arial" w:cs="Arial"/>
                              <w:lang w:val="de-CH"/>
                              <w:rPrChange w:id="29" w:author="Microsoft Office User" w:date="2023-06-04T16:02:00Z">
                                <w:rPr>
                                  <w:rFonts w:ascii="Arial" w:hAnsi="Arial" w:cs="Arial"/>
                                  <w:lang w:val="en-GB"/>
                                </w:rPr>
                              </w:rPrChange>
                            </w:rPr>
                            <w:t>Zürich</w:t>
                          </w:r>
                          <w:r w:rsidRPr="005D0D69">
                            <w:rPr>
                              <w:rFonts w:ascii="Arial" w:hAnsi="Arial" w:cs="Arial"/>
                              <w:lang w:val="de-CH"/>
                              <w:rPrChange w:id="30" w:author="Microsoft Office User" w:date="2023-06-04T16:02:00Z">
                                <w:rPr>
                                  <w:rFonts w:ascii="Arial" w:hAnsi="Arial" w:cs="Arial"/>
                                  <w:lang w:val="en-GB"/>
                                </w:rPr>
                              </w:rPrChange>
                            </w:rPr>
                            <w:t>, Switzerland</w:t>
                          </w:r>
                        </w:p>
                        <w:p w14:paraId="284F4F02" w14:textId="77777777" w:rsidR="00DA04D7" w:rsidRPr="005D0D69" w:rsidRDefault="00C559D0" w:rsidP="00871534">
                          <w:pPr>
                            <w:pStyle w:val="ETHAbsFliesstext"/>
                            <w:ind w:left="709" w:hanging="709"/>
                            <w:rPr>
                              <w:rFonts w:ascii="Arial" w:hAnsi="Arial" w:cs="Arial"/>
                              <w:lang w:val="de-CH"/>
                              <w:rPrChange w:id="31" w:author="Microsoft Office User" w:date="2023-06-04T16:02:00Z">
                                <w:rPr>
                                  <w:rFonts w:ascii="Arial" w:hAnsi="Arial" w:cs="Arial"/>
                                  <w:lang w:val="en-GB"/>
                                </w:rPr>
                              </w:rPrChange>
                            </w:rPr>
                          </w:pPr>
                          <w:r w:rsidRPr="005D0D69">
                            <w:rPr>
                              <w:rFonts w:ascii="Arial" w:hAnsi="Arial" w:cs="Arial"/>
                              <w:lang w:val="de-CH"/>
                              <w:rPrChange w:id="32" w:author="Microsoft Office User" w:date="2023-06-04T16:02:00Z">
                                <w:rPr>
                                  <w:rFonts w:ascii="Arial" w:hAnsi="Arial" w:cs="Arial"/>
                                  <w:lang w:val="en-GB"/>
                                </w:rPr>
                              </w:rPrChange>
                            </w:rPr>
                            <w:t>Phone: +41 44 633 40 84</w:t>
                          </w:r>
                        </w:p>
                        <w:p w14:paraId="0596B528" w14:textId="77777777" w:rsidR="00DA04D7" w:rsidRPr="005D0D69" w:rsidRDefault="00C559D0" w:rsidP="00871534">
                          <w:pPr>
                            <w:pStyle w:val="ETHAbsFliesstext"/>
                            <w:tabs>
                              <w:tab w:val="left" w:pos="709"/>
                              <w:tab w:val="left" w:pos="1276"/>
                            </w:tabs>
                            <w:ind w:left="709" w:hanging="709"/>
                            <w:rPr>
                              <w:rFonts w:ascii="Arial" w:hAnsi="Arial" w:cs="Arial"/>
                              <w:lang w:val="de-CH"/>
                              <w:rPrChange w:id="33" w:author="Microsoft Office User" w:date="2023-06-04T16:02:00Z">
                                <w:rPr>
                                  <w:rFonts w:ascii="Arial" w:hAnsi="Arial" w:cs="Arial"/>
                                  <w:lang w:val="en-GB"/>
                                </w:rPr>
                              </w:rPrChange>
                            </w:rPr>
                          </w:pPr>
                          <w:r w:rsidRPr="005D0D69">
                            <w:rPr>
                              <w:rFonts w:ascii="Arial" w:hAnsi="Arial" w:cs="Arial"/>
                              <w:lang w:val="de-CH"/>
                              <w:rPrChange w:id="34" w:author="Microsoft Office User" w:date="2023-06-04T16:02:00Z">
                                <w:rPr>
                                  <w:rFonts w:ascii="Arial" w:hAnsi="Arial" w:cs="Arial"/>
                                  <w:lang w:val="en-GB"/>
                                </w:rPr>
                              </w:rPrChange>
                            </w:rPr>
                            <w:t>gonzalo.guillen.gosalbez@chem.ethz.ch</w:t>
                          </w:r>
                        </w:p>
                        <w:p w14:paraId="01B06034" w14:textId="77777777" w:rsidR="005E4007" w:rsidRPr="002E4F09" w:rsidRDefault="00C559D0" w:rsidP="001C2193">
                          <w:pPr>
                            <w:pStyle w:val="ETHAbsFliesstext"/>
                            <w:ind w:left="737" w:hanging="737"/>
                            <w:rPr>
                              <w:rFonts w:ascii="Arial" w:hAnsi="Arial" w:cs="Arial"/>
                              <w:lang w:val="en-GB"/>
                            </w:rPr>
                          </w:pPr>
                          <w:r w:rsidRPr="002E4F09">
                            <w:rPr>
                              <w:rFonts w:ascii="Arial" w:hAnsi="Arial" w:cs="Arial"/>
                              <w:lang w:val="en-GB"/>
                            </w:rPr>
                            <w:t>www.superlab.ethz.ch</w:t>
                          </w:r>
                          <w:r w:rsidRPr="002E4F09" w:rsidDel="00CC1FF1">
                            <w:rPr>
                              <w:rFonts w:ascii="Arial" w:hAnsi="Arial" w:cs="Arial"/>
                              <w:lang w:val="en-GB"/>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39F6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14:paraId="68FC37E1" w14:textId="77777777" w:rsidR="00DA04D7" w:rsidRPr="002E4F09" w:rsidRDefault="00C559D0" w:rsidP="00336DD3">
                    <w:pPr>
                      <w:pStyle w:val="ETHAbsAbteilung"/>
                      <w:spacing w:after="0"/>
                      <w:rPr>
                        <w:rFonts w:ascii="Arial" w:hAnsi="Arial" w:cs="Arial"/>
                        <w:b w:val="0"/>
                        <w:lang w:val="en-GB"/>
                      </w:rPr>
                    </w:pPr>
                    <w:r w:rsidRPr="002E4F09">
                      <w:rPr>
                        <w:rFonts w:ascii="Arial" w:hAnsi="Arial" w:cs="Arial"/>
                        <w:lang w:val="en-GB"/>
                      </w:rPr>
                      <w:t>Institute for Chemical and Bioengineering</w:t>
                    </w:r>
                  </w:p>
                  <w:p w14:paraId="2EF89AE4" w14:textId="77777777" w:rsidR="00DA04D7" w:rsidRPr="002E4F09" w:rsidRDefault="00C559D0" w:rsidP="0023713B">
                    <w:pPr>
                      <w:pStyle w:val="ETHAbsFliesstext"/>
                      <w:spacing w:before="240"/>
                      <w:rPr>
                        <w:rFonts w:ascii="Arial" w:hAnsi="Arial" w:cs="Arial"/>
                        <w:lang w:val="en-GB"/>
                      </w:rPr>
                    </w:pPr>
                    <w:r w:rsidRPr="002E4F09">
                      <w:rPr>
                        <w:rFonts w:ascii="Arial" w:hAnsi="Arial" w:cs="Arial"/>
                        <w:lang w:val="en-GB"/>
                      </w:rPr>
                      <w:t>ETH Zurich</w:t>
                    </w:r>
                  </w:p>
                  <w:p w14:paraId="125AE2BD" w14:textId="77777777" w:rsidR="00DA04D7" w:rsidRPr="002E4F09" w:rsidRDefault="00C559D0" w:rsidP="00AC7CB9">
                    <w:pPr>
                      <w:pStyle w:val="ETHAbsName"/>
                      <w:spacing w:before="0"/>
                      <w:rPr>
                        <w:rFonts w:ascii="Arial" w:hAnsi="Arial" w:cs="Arial"/>
                        <w:b w:val="0"/>
                        <w:lang w:val="en-GB"/>
                      </w:rPr>
                    </w:pPr>
                    <w:r w:rsidRPr="002E4F09">
                      <w:rPr>
                        <w:rFonts w:ascii="Arial" w:hAnsi="Arial" w:cs="Arial"/>
                        <w:b w:val="0"/>
                        <w:lang w:val="en-GB"/>
                      </w:rPr>
                      <w:t>Prof. Dr. Gonzalo Guillén-Gosálbez</w:t>
                    </w:r>
                  </w:p>
                  <w:p w14:paraId="43B93232"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Vladimir-Prelog-Weg 1, HCI G135</w:t>
                    </w:r>
                  </w:p>
                  <w:p w14:paraId="32C77138" w14:textId="77777777" w:rsidR="00AC7CB9" w:rsidRPr="005D0D69" w:rsidRDefault="00C559D0" w:rsidP="00AC7CB9">
                    <w:pPr>
                      <w:pStyle w:val="ETHAbsFliesstext"/>
                      <w:rPr>
                        <w:rFonts w:ascii="Arial" w:hAnsi="Arial" w:cs="Arial"/>
                        <w:lang w:val="de-CH"/>
                        <w:rPrChange w:id="35" w:author="Microsoft Office User" w:date="2023-06-04T16:02:00Z">
                          <w:rPr>
                            <w:rFonts w:ascii="Arial" w:hAnsi="Arial" w:cs="Arial"/>
                            <w:lang w:val="en-GB"/>
                          </w:rPr>
                        </w:rPrChange>
                      </w:rPr>
                    </w:pPr>
                    <w:r w:rsidRPr="005D0D69">
                      <w:rPr>
                        <w:rFonts w:ascii="Arial" w:hAnsi="Arial" w:cs="Arial"/>
                        <w:lang w:val="de-CH"/>
                        <w:rPrChange w:id="36" w:author="Microsoft Office User" w:date="2023-06-04T16:02:00Z">
                          <w:rPr>
                            <w:rFonts w:ascii="Arial" w:hAnsi="Arial" w:cs="Arial"/>
                            <w:lang w:val="en-GB"/>
                          </w:rPr>
                        </w:rPrChange>
                      </w:rPr>
                      <w:t xml:space="preserve">8093 </w:t>
                    </w:r>
                    <w:r w:rsidR="002E4F09" w:rsidRPr="005D0D69">
                      <w:rPr>
                        <w:rFonts w:ascii="Arial" w:hAnsi="Arial" w:cs="Arial"/>
                        <w:lang w:val="de-CH"/>
                        <w:rPrChange w:id="37" w:author="Microsoft Office User" w:date="2023-06-04T16:02:00Z">
                          <w:rPr>
                            <w:rFonts w:ascii="Arial" w:hAnsi="Arial" w:cs="Arial"/>
                            <w:lang w:val="en-GB"/>
                          </w:rPr>
                        </w:rPrChange>
                      </w:rPr>
                      <w:t>Zürich</w:t>
                    </w:r>
                    <w:r w:rsidRPr="005D0D69">
                      <w:rPr>
                        <w:rFonts w:ascii="Arial" w:hAnsi="Arial" w:cs="Arial"/>
                        <w:lang w:val="de-CH"/>
                        <w:rPrChange w:id="38" w:author="Microsoft Office User" w:date="2023-06-04T16:02:00Z">
                          <w:rPr>
                            <w:rFonts w:ascii="Arial" w:hAnsi="Arial" w:cs="Arial"/>
                            <w:lang w:val="en-GB"/>
                          </w:rPr>
                        </w:rPrChange>
                      </w:rPr>
                      <w:t>, Switzerland</w:t>
                    </w:r>
                  </w:p>
                  <w:p w14:paraId="284F4F02" w14:textId="77777777" w:rsidR="00DA04D7" w:rsidRPr="005D0D69" w:rsidRDefault="00C559D0" w:rsidP="00871534">
                    <w:pPr>
                      <w:pStyle w:val="ETHAbsFliesstext"/>
                      <w:ind w:left="709" w:hanging="709"/>
                      <w:rPr>
                        <w:rFonts w:ascii="Arial" w:hAnsi="Arial" w:cs="Arial"/>
                        <w:lang w:val="de-CH"/>
                        <w:rPrChange w:id="39" w:author="Microsoft Office User" w:date="2023-06-04T16:02:00Z">
                          <w:rPr>
                            <w:rFonts w:ascii="Arial" w:hAnsi="Arial" w:cs="Arial"/>
                            <w:lang w:val="en-GB"/>
                          </w:rPr>
                        </w:rPrChange>
                      </w:rPr>
                    </w:pPr>
                    <w:r w:rsidRPr="005D0D69">
                      <w:rPr>
                        <w:rFonts w:ascii="Arial" w:hAnsi="Arial" w:cs="Arial"/>
                        <w:lang w:val="de-CH"/>
                        <w:rPrChange w:id="40" w:author="Microsoft Office User" w:date="2023-06-04T16:02:00Z">
                          <w:rPr>
                            <w:rFonts w:ascii="Arial" w:hAnsi="Arial" w:cs="Arial"/>
                            <w:lang w:val="en-GB"/>
                          </w:rPr>
                        </w:rPrChange>
                      </w:rPr>
                      <w:t>Phone: +41 44 633 40 84</w:t>
                    </w:r>
                  </w:p>
                  <w:p w14:paraId="0596B528" w14:textId="77777777" w:rsidR="00DA04D7" w:rsidRPr="005D0D69" w:rsidRDefault="00C559D0" w:rsidP="00871534">
                    <w:pPr>
                      <w:pStyle w:val="ETHAbsFliesstext"/>
                      <w:tabs>
                        <w:tab w:val="left" w:pos="709"/>
                        <w:tab w:val="left" w:pos="1276"/>
                      </w:tabs>
                      <w:ind w:left="709" w:hanging="709"/>
                      <w:rPr>
                        <w:rFonts w:ascii="Arial" w:hAnsi="Arial" w:cs="Arial"/>
                        <w:lang w:val="de-CH"/>
                        <w:rPrChange w:id="41" w:author="Microsoft Office User" w:date="2023-06-04T16:02:00Z">
                          <w:rPr>
                            <w:rFonts w:ascii="Arial" w:hAnsi="Arial" w:cs="Arial"/>
                            <w:lang w:val="en-GB"/>
                          </w:rPr>
                        </w:rPrChange>
                      </w:rPr>
                    </w:pPr>
                    <w:r w:rsidRPr="005D0D69">
                      <w:rPr>
                        <w:rFonts w:ascii="Arial" w:hAnsi="Arial" w:cs="Arial"/>
                        <w:lang w:val="de-CH"/>
                        <w:rPrChange w:id="42" w:author="Microsoft Office User" w:date="2023-06-04T16:02:00Z">
                          <w:rPr>
                            <w:rFonts w:ascii="Arial" w:hAnsi="Arial" w:cs="Arial"/>
                            <w:lang w:val="en-GB"/>
                          </w:rPr>
                        </w:rPrChange>
                      </w:rPr>
                      <w:t>gonzalo.guillen.gosalbez@chem.ethz.ch</w:t>
                    </w:r>
                  </w:p>
                  <w:p w14:paraId="01B06034" w14:textId="77777777" w:rsidR="005E4007" w:rsidRPr="002E4F09" w:rsidRDefault="00C559D0" w:rsidP="001C2193">
                    <w:pPr>
                      <w:pStyle w:val="ETHAbsFliesstext"/>
                      <w:ind w:left="737" w:hanging="737"/>
                      <w:rPr>
                        <w:rFonts w:ascii="Arial" w:hAnsi="Arial" w:cs="Arial"/>
                        <w:lang w:val="en-GB"/>
                      </w:rPr>
                    </w:pPr>
                    <w:r w:rsidRPr="002E4F09">
                      <w:rPr>
                        <w:rFonts w:ascii="Arial" w:hAnsi="Arial" w:cs="Arial"/>
                        <w:lang w:val="en-GB"/>
                      </w:rPr>
                      <w:t>www.superlab.ethz.ch</w:t>
                    </w:r>
                    <w:r w:rsidRPr="002E4F09" w:rsidDel="00CC1FF1">
                      <w:rPr>
                        <w:rFonts w:ascii="Arial" w:hAnsi="Arial" w:cs="Arial"/>
                        <w:lang w:val="en-GB"/>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3B0BF147" wp14:editId="5433F99F">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B1571"/>
    <w:multiLevelType w:val="hybridMultilevel"/>
    <w:tmpl w:val="869A41DC"/>
    <w:lvl w:ilvl="0" w:tplc="46CC94DE">
      <w:start w:val="1"/>
      <w:numFmt w:val="lowerRoman"/>
      <w:lvlText w:val="(%1)"/>
      <w:lvlJc w:val="left"/>
      <w:pPr>
        <w:ind w:left="720" w:hanging="72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 w15:restartNumberingAfterBreak="0">
    <w:nsid w:val="0F3D54A6"/>
    <w:multiLevelType w:val="hybridMultilevel"/>
    <w:tmpl w:val="3980397C"/>
    <w:lvl w:ilvl="0" w:tplc="46CC94DE">
      <w:start w:val="1"/>
      <w:numFmt w:val="lowerRoman"/>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 w15:restartNumberingAfterBreak="0">
    <w:nsid w:val="791F61FA"/>
    <w:multiLevelType w:val="hybridMultilevel"/>
    <w:tmpl w:val="E002535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rson w15:author="Nabera  Abhinandan">
    <w15:presenceInfo w15:providerId="AD" w15:userId="S-1-5-21-2025429265-764733703-1417001333-53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0"/>
  <w:hideSpellingErrors/>
  <w:hideGrammaticalErrors/>
  <w:proofState w:spelling="clean" w:grammar="clean"/>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wNDU2tTQ2tDQ2NTVV0lEKTi0uzszPAykwrgUATvaLvSwAAAA="/>
  </w:docVars>
  <w:rsids>
    <w:rsidRoot w:val="001C7A4A"/>
    <w:rsid w:val="000149CC"/>
    <w:rsid w:val="00042382"/>
    <w:rsid w:val="00067869"/>
    <w:rsid w:val="00083650"/>
    <w:rsid w:val="00084ACE"/>
    <w:rsid w:val="00096D34"/>
    <w:rsid w:val="000A2191"/>
    <w:rsid w:val="000A59E3"/>
    <w:rsid w:val="000A77A8"/>
    <w:rsid w:val="000D4907"/>
    <w:rsid w:val="000E20F2"/>
    <w:rsid w:val="000F0401"/>
    <w:rsid w:val="000F05A0"/>
    <w:rsid w:val="00102A51"/>
    <w:rsid w:val="001072BB"/>
    <w:rsid w:val="0012456A"/>
    <w:rsid w:val="00125604"/>
    <w:rsid w:val="00147FE1"/>
    <w:rsid w:val="001722BD"/>
    <w:rsid w:val="001846AF"/>
    <w:rsid w:val="001C078C"/>
    <w:rsid w:val="001C7A4A"/>
    <w:rsid w:val="001F623A"/>
    <w:rsid w:val="00220083"/>
    <w:rsid w:val="00222945"/>
    <w:rsid w:val="00226E62"/>
    <w:rsid w:val="00241C5E"/>
    <w:rsid w:val="00266E7B"/>
    <w:rsid w:val="002952E0"/>
    <w:rsid w:val="002A057C"/>
    <w:rsid w:val="002D28A4"/>
    <w:rsid w:val="002E42AF"/>
    <w:rsid w:val="002E4F09"/>
    <w:rsid w:val="002F1CAC"/>
    <w:rsid w:val="002F4016"/>
    <w:rsid w:val="00315844"/>
    <w:rsid w:val="00330F2F"/>
    <w:rsid w:val="0034561A"/>
    <w:rsid w:val="00354752"/>
    <w:rsid w:val="003C397C"/>
    <w:rsid w:val="003F75F6"/>
    <w:rsid w:val="00405E23"/>
    <w:rsid w:val="00460A7B"/>
    <w:rsid w:val="00467A5F"/>
    <w:rsid w:val="0047007E"/>
    <w:rsid w:val="00490E9F"/>
    <w:rsid w:val="004A0FBF"/>
    <w:rsid w:val="004D68D2"/>
    <w:rsid w:val="00530F31"/>
    <w:rsid w:val="005326D2"/>
    <w:rsid w:val="00532E57"/>
    <w:rsid w:val="005437BA"/>
    <w:rsid w:val="00562C1E"/>
    <w:rsid w:val="0056525C"/>
    <w:rsid w:val="005978D2"/>
    <w:rsid w:val="005A2B4A"/>
    <w:rsid w:val="005A713F"/>
    <w:rsid w:val="005D0D69"/>
    <w:rsid w:val="00610061"/>
    <w:rsid w:val="00620025"/>
    <w:rsid w:val="00627B89"/>
    <w:rsid w:val="006765DD"/>
    <w:rsid w:val="00683C38"/>
    <w:rsid w:val="00683D2E"/>
    <w:rsid w:val="007214EB"/>
    <w:rsid w:val="00760731"/>
    <w:rsid w:val="007616E2"/>
    <w:rsid w:val="00764A49"/>
    <w:rsid w:val="007A2427"/>
    <w:rsid w:val="007D23F5"/>
    <w:rsid w:val="007F50ED"/>
    <w:rsid w:val="00802412"/>
    <w:rsid w:val="008059EF"/>
    <w:rsid w:val="008060FF"/>
    <w:rsid w:val="00822EC6"/>
    <w:rsid w:val="0082453D"/>
    <w:rsid w:val="0083139E"/>
    <w:rsid w:val="00831945"/>
    <w:rsid w:val="00855E30"/>
    <w:rsid w:val="00864410"/>
    <w:rsid w:val="00870AB5"/>
    <w:rsid w:val="0087750F"/>
    <w:rsid w:val="008821B2"/>
    <w:rsid w:val="008A6A11"/>
    <w:rsid w:val="008C33CF"/>
    <w:rsid w:val="008C3952"/>
    <w:rsid w:val="0090724B"/>
    <w:rsid w:val="00917BFC"/>
    <w:rsid w:val="00942B08"/>
    <w:rsid w:val="009772EF"/>
    <w:rsid w:val="009C6CB1"/>
    <w:rsid w:val="009D0A0E"/>
    <w:rsid w:val="00A06D26"/>
    <w:rsid w:val="00A07B56"/>
    <w:rsid w:val="00A22387"/>
    <w:rsid w:val="00A32CA2"/>
    <w:rsid w:val="00A42062"/>
    <w:rsid w:val="00A6377A"/>
    <w:rsid w:val="00A644CA"/>
    <w:rsid w:val="00AA43F8"/>
    <w:rsid w:val="00AA6E23"/>
    <w:rsid w:val="00AB3714"/>
    <w:rsid w:val="00AE3D7B"/>
    <w:rsid w:val="00AF567C"/>
    <w:rsid w:val="00B076CA"/>
    <w:rsid w:val="00B607B5"/>
    <w:rsid w:val="00B62269"/>
    <w:rsid w:val="00C005AB"/>
    <w:rsid w:val="00C1179D"/>
    <w:rsid w:val="00C139CE"/>
    <w:rsid w:val="00C52ACE"/>
    <w:rsid w:val="00C52F54"/>
    <w:rsid w:val="00C559D0"/>
    <w:rsid w:val="00C561E5"/>
    <w:rsid w:val="00C66FEF"/>
    <w:rsid w:val="00C879C8"/>
    <w:rsid w:val="00CA3F33"/>
    <w:rsid w:val="00CB0126"/>
    <w:rsid w:val="00CC010F"/>
    <w:rsid w:val="00CD6910"/>
    <w:rsid w:val="00D37431"/>
    <w:rsid w:val="00D41AF6"/>
    <w:rsid w:val="00D65851"/>
    <w:rsid w:val="00DA1B77"/>
    <w:rsid w:val="00DA5C31"/>
    <w:rsid w:val="00DB508C"/>
    <w:rsid w:val="00DC0FF6"/>
    <w:rsid w:val="00DC725A"/>
    <w:rsid w:val="00DD311F"/>
    <w:rsid w:val="00DD486B"/>
    <w:rsid w:val="00DE18BA"/>
    <w:rsid w:val="00E01138"/>
    <w:rsid w:val="00E047F5"/>
    <w:rsid w:val="00E21387"/>
    <w:rsid w:val="00E33E24"/>
    <w:rsid w:val="00E34A0F"/>
    <w:rsid w:val="00E43278"/>
    <w:rsid w:val="00E8307F"/>
    <w:rsid w:val="00EA5430"/>
    <w:rsid w:val="00EE62CA"/>
    <w:rsid w:val="00F12DBF"/>
    <w:rsid w:val="00F35814"/>
    <w:rsid w:val="00F47BAD"/>
    <w:rsid w:val="00F54F66"/>
    <w:rsid w:val="00F6355D"/>
    <w:rsid w:val="00F6416B"/>
    <w:rsid w:val="00F66ACB"/>
    <w:rsid w:val="00F7387D"/>
    <w:rsid w:val="00F740E5"/>
    <w:rsid w:val="00F80109"/>
    <w:rsid w:val="00FA2A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CFBEDA"/>
  <w15:chartTrackingRefBased/>
  <w15:docId w15:val="{CCB0406F-93E5-46C8-A438-9A524D896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7A4A"/>
    <w:pPr>
      <w:spacing w:after="0" w:line="240" w:lineRule="auto"/>
    </w:pPr>
    <w:rPr>
      <w:rFonts w:ascii="ETH Light" w:eastAsia="PMingLiU" w:hAnsi="ETH Light"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1C7A4A"/>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1C7A4A"/>
    <w:pPr>
      <w:spacing w:after="0"/>
    </w:pPr>
    <w:rPr>
      <w:b w:val="0"/>
    </w:rPr>
  </w:style>
  <w:style w:type="paragraph" w:customStyle="1" w:styleId="ETHAbsName">
    <w:name w:val="ETH_Abs_Name"/>
    <w:basedOn w:val="ETHAbsAbteilung"/>
    <w:next w:val="ETHAbsFliesstext"/>
    <w:rsid w:val="001C7A4A"/>
    <w:pPr>
      <w:spacing w:before="230" w:after="0"/>
    </w:pPr>
  </w:style>
  <w:style w:type="paragraph" w:customStyle="1" w:styleId="ETHBriefKopf1">
    <w:name w:val="ETH_Brief_Kopf1"/>
    <w:basedOn w:val="Normal"/>
    <w:rsid w:val="001C7A4A"/>
    <w:pPr>
      <w:spacing w:after="1666" w:line="270" w:lineRule="exact"/>
    </w:pPr>
    <w:rPr>
      <w:b/>
      <w:noProof/>
      <w:lang w:val="de-CH"/>
    </w:rPr>
  </w:style>
  <w:style w:type="paragraph" w:styleId="Footer">
    <w:name w:val="footer"/>
    <w:basedOn w:val="Normal"/>
    <w:link w:val="FooterChar"/>
    <w:uiPriority w:val="99"/>
    <w:rsid w:val="001C7A4A"/>
    <w:pPr>
      <w:tabs>
        <w:tab w:val="right" w:pos="9441"/>
      </w:tabs>
      <w:spacing w:line="270" w:lineRule="exact"/>
    </w:pPr>
    <w:rPr>
      <w:lang w:val="de-CH"/>
    </w:rPr>
  </w:style>
  <w:style w:type="character" w:customStyle="1" w:styleId="FooterChar">
    <w:name w:val="Footer Char"/>
    <w:basedOn w:val="DefaultParagraphFont"/>
    <w:link w:val="Footer"/>
    <w:uiPriority w:val="99"/>
    <w:rsid w:val="001C7A4A"/>
    <w:rPr>
      <w:rFonts w:ascii="ETH Light" w:eastAsia="PMingLiU" w:hAnsi="ETH Light" w:cs="Times New Roman"/>
      <w:sz w:val="20"/>
      <w:szCs w:val="20"/>
    </w:rPr>
  </w:style>
  <w:style w:type="paragraph" w:customStyle="1" w:styleId="BriefBeilagen">
    <w:name w:val="Brief_Beilagen"/>
    <w:basedOn w:val="Normal"/>
    <w:qFormat/>
    <w:rsid w:val="001C7A4A"/>
    <w:pPr>
      <w:tabs>
        <w:tab w:val="left" w:pos="284"/>
      </w:tabs>
      <w:spacing w:line="250" w:lineRule="atLeast"/>
    </w:pPr>
    <w:rPr>
      <w:rFonts w:ascii="Arial" w:eastAsiaTheme="minorHAnsi" w:hAnsi="Arial"/>
      <w:sz w:val="19"/>
    </w:rPr>
  </w:style>
  <w:style w:type="paragraph" w:styleId="ListParagraph">
    <w:name w:val="List Paragraph"/>
    <w:basedOn w:val="Normal"/>
    <w:uiPriority w:val="34"/>
    <w:qFormat/>
    <w:rsid w:val="00802412"/>
    <w:pPr>
      <w:ind w:left="720"/>
      <w:contextualSpacing/>
    </w:pPr>
  </w:style>
  <w:style w:type="paragraph" w:styleId="BalloonText">
    <w:name w:val="Balloon Text"/>
    <w:basedOn w:val="Normal"/>
    <w:link w:val="BalloonTextChar"/>
    <w:uiPriority w:val="99"/>
    <w:semiHidden/>
    <w:unhideWhenUsed/>
    <w:rsid w:val="00C559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59D0"/>
    <w:rPr>
      <w:rFonts w:ascii="Segoe UI" w:eastAsia="PMingLiU" w:hAnsi="Segoe UI" w:cs="Segoe UI"/>
      <w:sz w:val="18"/>
      <w:szCs w:val="18"/>
      <w:lang w:val="en-GB"/>
    </w:rPr>
  </w:style>
  <w:style w:type="paragraph" w:styleId="Header">
    <w:name w:val="header"/>
    <w:basedOn w:val="Normal"/>
    <w:link w:val="HeaderChar"/>
    <w:uiPriority w:val="99"/>
    <w:unhideWhenUsed/>
    <w:rsid w:val="002E4F09"/>
    <w:pPr>
      <w:tabs>
        <w:tab w:val="center" w:pos="4536"/>
        <w:tab w:val="right" w:pos="9072"/>
      </w:tabs>
    </w:pPr>
  </w:style>
  <w:style w:type="character" w:customStyle="1" w:styleId="HeaderChar">
    <w:name w:val="Header Char"/>
    <w:basedOn w:val="DefaultParagraphFont"/>
    <w:link w:val="Header"/>
    <w:uiPriority w:val="99"/>
    <w:rsid w:val="002E4F09"/>
    <w:rPr>
      <w:rFonts w:ascii="ETH Light" w:eastAsia="PMingLiU" w:hAnsi="ETH Light" w:cs="Times New Roman"/>
      <w:sz w:val="20"/>
      <w:szCs w:val="20"/>
      <w:lang w:val="en-GB"/>
    </w:rPr>
  </w:style>
  <w:style w:type="character" w:styleId="CommentReference">
    <w:name w:val="annotation reference"/>
    <w:basedOn w:val="DefaultParagraphFont"/>
    <w:uiPriority w:val="99"/>
    <w:semiHidden/>
    <w:unhideWhenUsed/>
    <w:rsid w:val="00241C5E"/>
    <w:rPr>
      <w:sz w:val="16"/>
      <w:szCs w:val="16"/>
    </w:rPr>
  </w:style>
  <w:style w:type="paragraph" w:styleId="CommentText">
    <w:name w:val="annotation text"/>
    <w:basedOn w:val="Normal"/>
    <w:link w:val="CommentTextChar"/>
    <w:uiPriority w:val="99"/>
    <w:unhideWhenUsed/>
    <w:rsid w:val="00241C5E"/>
  </w:style>
  <w:style w:type="character" w:customStyle="1" w:styleId="CommentTextChar">
    <w:name w:val="Comment Text Char"/>
    <w:basedOn w:val="DefaultParagraphFont"/>
    <w:link w:val="CommentText"/>
    <w:uiPriority w:val="99"/>
    <w:rsid w:val="00241C5E"/>
    <w:rPr>
      <w:rFonts w:ascii="ETH Light" w:eastAsia="PMingLiU" w:hAnsi="ETH Light" w:cs="Times New Roman"/>
      <w:sz w:val="20"/>
      <w:szCs w:val="20"/>
      <w:lang w:val="en-GB"/>
    </w:rPr>
  </w:style>
  <w:style w:type="paragraph" w:styleId="Revision">
    <w:name w:val="Revision"/>
    <w:hidden/>
    <w:uiPriority w:val="99"/>
    <w:semiHidden/>
    <w:rsid w:val="005D0D69"/>
    <w:pPr>
      <w:spacing w:after="0" w:line="240" w:lineRule="auto"/>
    </w:pPr>
    <w:rPr>
      <w:rFonts w:ascii="ETH Light" w:eastAsia="PMingLiU" w:hAnsi="ETH Light"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923111">
      <w:bodyDiv w:val="1"/>
      <w:marLeft w:val="0"/>
      <w:marRight w:val="0"/>
      <w:marTop w:val="0"/>
      <w:marBottom w:val="0"/>
      <w:divBdr>
        <w:top w:val="none" w:sz="0" w:space="0" w:color="auto"/>
        <w:left w:val="none" w:sz="0" w:space="0" w:color="auto"/>
        <w:bottom w:val="none" w:sz="0" w:space="0" w:color="auto"/>
        <w:right w:val="none" w:sz="0" w:space="0" w:color="auto"/>
      </w:divBdr>
    </w:div>
    <w:div w:id="258370745">
      <w:bodyDiv w:val="1"/>
      <w:marLeft w:val="0"/>
      <w:marRight w:val="0"/>
      <w:marTop w:val="0"/>
      <w:marBottom w:val="0"/>
      <w:divBdr>
        <w:top w:val="none" w:sz="0" w:space="0" w:color="auto"/>
        <w:left w:val="none" w:sz="0" w:space="0" w:color="auto"/>
        <w:bottom w:val="none" w:sz="0" w:space="0" w:color="auto"/>
        <w:right w:val="none" w:sz="0" w:space="0" w:color="auto"/>
      </w:divBdr>
    </w:div>
    <w:div w:id="954558421">
      <w:bodyDiv w:val="1"/>
      <w:marLeft w:val="0"/>
      <w:marRight w:val="0"/>
      <w:marTop w:val="0"/>
      <w:marBottom w:val="0"/>
      <w:divBdr>
        <w:top w:val="none" w:sz="0" w:space="0" w:color="auto"/>
        <w:left w:val="none" w:sz="0" w:space="0" w:color="auto"/>
        <w:bottom w:val="none" w:sz="0" w:space="0" w:color="auto"/>
        <w:right w:val="none" w:sz="0" w:space="0" w:color="auto"/>
      </w:divBdr>
    </w:div>
    <w:div w:id="102605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98</cp:revision>
  <dcterms:created xsi:type="dcterms:W3CDTF">2023-05-30T08:50:00Z</dcterms:created>
  <dcterms:modified xsi:type="dcterms:W3CDTF">2023-06-04T16:00:00Z</dcterms:modified>
</cp:coreProperties>
</file>