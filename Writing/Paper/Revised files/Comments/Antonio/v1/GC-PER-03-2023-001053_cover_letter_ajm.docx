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C2F0D6" w14:textId="77777777" w:rsidR="001C7A4A" w:rsidRPr="00CB61F4" w:rsidRDefault="001C7A4A" w:rsidP="001C7A4A">
      <w:pPr>
        <w:spacing w:before="60" w:after="60"/>
        <w:ind w:left="2124" w:firstLine="708"/>
        <w:jc w:val="right"/>
        <w:rPr>
          <w:rFonts w:ascii="Arial" w:hAnsi="Arial" w:cs="Arial"/>
          <w:b/>
        </w:rPr>
      </w:pPr>
      <w:bookmarkStart w:id="0" w:name="_Hlk128557527"/>
      <w:r w:rsidRPr="00CB61F4">
        <w:rPr>
          <w:rFonts w:ascii="Arial" w:hAnsi="Arial" w:cs="Arial"/>
        </w:rPr>
        <w:t xml:space="preserve">Zurich, </w:t>
      </w:r>
      <w:bookmarkStart w:id="1" w:name="inhalt"/>
      <w:bookmarkEnd w:id="1"/>
      <w:r>
        <w:rPr>
          <w:rFonts w:ascii="Arial" w:hAnsi="Arial" w:cs="Arial"/>
        </w:rPr>
        <w:t>31</w:t>
      </w:r>
      <w:r w:rsidRPr="00CB61F4">
        <w:rPr>
          <w:rFonts w:ascii="Arial" w:hAnsi="Arial" w:cs="Arial"/>
        </w:rPr>
        <w:t>.0</w:t>
      </w:r>
      <w:r>
        <w:rPr>
          <w:rFonts w:ascii="Arial" w:hAnsi="Arial" w:cs="Arial"/>
        </w:rPr>
        <w:t>5</w:t>
      </w:r>
      <w:r w:rsidRPr="00CB61F4">
        <w:rPr>
          <w:rFonts w:ascii="Arial" w:hAnsi="Arial" w:cs="Arial"/>
        </w:rPr>
        <w:t>.2023</w:t>
      </w:r>
    </w:p>
    <w:p w14:paraId="3A9E3E80" w14:textId="77777777" w:rsidR="001C7A4A" w:rsidRPr="00CB61F4" w:rsidRDefault="001C7A4A" w:rsidP="001C7A4A">
      <w:pPr>
        <w:spacing w:before="60" w:after="60"/>
        <w:rPr>
          <w:rFonts w:ascii="Arial" w:hAnsi="Arial" w:cs="Arial"/>
          <w:b/>
        </w:rPr>
      </w:pPr>
      <w:r w:rsidRPr="00CB61F4">
        <w:rPr>
          <w:rFonts w:ascii="Arial" w:hAnsi="Arial" w:cs="Arial"/>
          <w:b/>
        </w:rPr>
        <w:t xml:space="preserve">Dr. </w:t>
      </w:r>
      <w:r>
        <w:rPr>
          <w:rFonts w:ascii="Arial" w:hAnsi="Arial" w:cs="Arial"/>
          <w:b/>
        </w:rPr>
        <w:t>Konoya Das</w:t>
      </w:r>
      <w:r w:rsidRPr="00CB61F4">
        <w:rPr>
          <w:rFonts w:ascii="Arial" w:hAnsi="Arial" w:cs="Arial"/>
          <w:b/>
        </w:rPr>
        <w:t xml:space="preserve"> </w:t>
      </w:r>
    </w:p>
    <w:p w14:paraId="63D0789C" w14:textId="77777777" w:rsidR="001C7A4A" w:rsidRDefault="001C7A4A" w:rsidP="001C7A4A">
      <w:pPr>
        <w:spacing w:after="60"/>
        <w:rPr>
          <w:rFonts w:ascii="Arial" w:hAnsi="Arial" w:cs="Arial"/>
        </w:rPr>
      </w:pPr>
      <w:r>
        <w:rPr>
          <w:rFonts w:ascii="Arial" w:hAnsi="Arial" w:cs="Arial"/>
        </w:rPr>
        <w:t>Publishing Editor</w:t>
      </w:r>
      <w:r w:rsidRPr="00CB61F4">
        <w:rPr>
          <w:rFonts w:ascii="Arial" w:hAnsi="Arial" w:cs="Arial"/>
        </w:rPr>
        <w:t xml:space="preserve">, </w:t>
      </w:r>
      <w:r>
        <w:rPr>
          <w:rFonts w:ascii="Arial" w:hAnsi="Arial" w:cs="Arial"/>
        </w:rPr>
        <w:t>Green Chemistry</w:t>
      </w:r>
    </w:p>
    <w:p w14:paraId="4FAFD6C8" w14:textId="77777777" w:rsidR="001C7A4A" w:rsidRPr="001C7A4A" w:rsidRDefault="001C7A4A" w:rsidP="001C7A4A">
      <w:pPr>
        <w:spacing w:after="60"/>
        <w:rPr>
          <w:rFonts w:ascii="Arial" w:hAnsi="Arial" w:cs="Arial"/>
        </w:rPr>
      </w:pPr>
      <w:r>
        <w:rPr>
          <w:rFonts w:ascii="Arial" w:hAnsi="Arial" w:cs="Arial"/>
        </w:rPr>
        <w:t>Royal Society of Chemistry</w:t>
      </w:r>
    </w:p>
    <w:p w14:paraId="27CF95E4" w14:textId="77777777" w:rsidR="001C7A4A" w:rsidRPr="00CB61F4" w:rsidRDefault="001C7A4A" w:rsidP="001C7A4A">
      <w:pPr>
        <w:spacing w:after="60"/>
        <w:rPr>
          <w:rFonts w:ascii="Arial" w:hAnsi="Arial" w:cs="Arial"/>
        </w:rPr>
      </w:pPr>
    </w:p>
    <w:p w14:paraId="61B6207F" w14:textId="77777777" w:rsidR="001C7A4A" w:rsidRPr="00CB61F4" w:rsidRDefault="001C7A4A" w:rsidP="001C7A4A">
      <w:pPr>
        <w:spacing w:after="60"/>
        <w:rPr>
          <w:rFonts w:ascii="Arial" w:hAnsi="Arial" w:cs="Arial"/>
        </w:rPr>
      </w:pPr>
      <w:r w:rsidRPr="00CB61F4">
        <w:rPr>
          <w:rFonts w:ascii="Arial" w:hAnsi="Arial" w:cs="Arial"/>
          <w:b/>
        </w:rPr>
        <w:t xml:space="preserve">Subject: </w:t>
      </w:r>
      <w:r>
        <w:rPr>
          <w:rFonts w:ascii="Arial" w:hAnsi="Arial" w:cs="Arial"/>
        </w:rPr>
        <w:t xml:space="preserve">Revised </w:t>
      </w:r>
      <w:r w:rsidRPr="001C7A4A">
        <w:rPr>
          <w:rFonts w:ascii="Arial" w:hAnsi="Arial" w:cs="Arial"/>
        </w:rPr>
        <w:t>GC-PER-03-2023-001053</w:t>
      </w:r>
    </w:p>
    <w:p w14:paraId="23098BB8" w14:textId="77777777" w:rsidR="001C7A4A" w:rsidRPr="00CB61F4" w:rsidRDefault="001C7A4A" w:rsidP="001C7A4A">
      <w:pPr>
        <w:spacing w:before="240" w:after="80" w:line="288" w:lineRule="auto"/>
        <w:jc w:val="both"/>
        <w:rPr>
          <w:rFonts w:ascii="Arial" w:hAnsi="Arial" w:cs="Arial"/>
          <w:snapToGrid w:val="0"/>
          <w:color w:val="000000"/>
        </w:rPr>
      </w:pPr>
      <w:r w:rsidRPr="00CB61F4">
        <w:rPr>
          <w:rFonts w:ascii="Arial" w:hAnsi="Arial" w:cs="Arial"/>
          <w:snapToGrid w:val="0"/>
          <w:color w:val="000000"/>
        </w:rPr>
        <w:t xml:space="preserve">Dear Dr. </w:t>
      </w:r>
      <w:r>
        <w:rPr>
          <w:rFonts w:ascii="Arial" w:hAnsi="Arial" w:cs="Arial"/>
          <w:snapToGrid w:val="0"/>
          <w:color w:val="000000"/>
        </w:rPr>
        <w:t>Das</w:t>
      </w:r>
      <w:r w:rsidRPr="00CB61F4">
        <w:rPr>
          <w:rFonts w:ascii="Arial" w:hAnsi="Arial" w:cs="Arial"/>
          <w:snapToGrid w:val="0"/>
          <w:color w:val="000000"/>
        </w:rPr>
        <w:t>,</w:t>
      </w:r>
      <w:r>
        <w:rPr>
          <w:rFonts w:ascii="Arial" w:hAnsi="Arial" w:cs="Arial"/>
          <w:snapToGrid w:val="0"/>
          <w:color w:val="000000"/>
        </w:rPr>
        <w:t xml:space="preserve"> dear Konoya,</w:t>
      </w:r>
    </w:p>
    <w:p w14:paraId="3888F1F3" w14:textId="368BE700" w:rsidR="00802412" w:rsidRDefault="00B076CA" w:rsidP="00764A49">
      <w:pPr>
        <w:spacing w:before="120" w:after="120" w:line="264" w:lineRule="auto"/>
        <w:jc w:val="both"/>
        <w:outlineLvl w:val="0"/>
        <w:rPr>
          <w:rFonts w:ascii="Arial" w:hAnsi="Arial" w:cs="Arial"/>
        </w:rPr>
      </w:pPr>
      <w:r w:rsidRPr="00B076CA">
        <w:rPr>
          <w:rFonts w:ascii="Arial" w:hAnsi="Arial" w:cs="Arial"/>
        </w:rPr>
        <w:t xml:space="preserve">We </w:t>
      </w:r>
      <w:r>
        <w:rPr>
          <w:rFonts w:ascii="Arial" w:hAnsi="Arial" w:cs="Arial"/>
        </w:rPr>
        <w:t>would like</w:t>
      </w:r>
      <w:r w:rsidRPr="00B076CA">
        <w:rPr>
          <w:rFonts w:ascii="Arial" w:hAnsi="Arial" w:cs="Arial"/>
        </w:rPr>
        <w:t xml:space="preserve"> to express our gratitude for the opportunity to revise and resubmit our manuscript titled ‘</w:t>
      </w:r>
      <w:r w:rsidRPr="00B076CA">
        <w:rPr>
          <w:rFonts w:ascii="Arial" w:hAnsi="Arial" w:cs="Arial"/>
          <w:b/>
        </w:rPr>
        <w:t xml:space="preserve">Energy crisis in Europe triggers the economic competitiveness of green chemicals’ </w:t>
      </w:r>
      <w:r w:rsidRPr="00B076CA">
        <w:rPr>
          <w:rFonts w:ascii="Arial" w:hAnsi="Arial" w:cs="Arial"/>
        </w:rPr>
        <w:t xml:space="preserve">to Green Chemistry. We have carefully considered the </w:t>
      </w:r>
      <w:r w:rsidR="004D0871">
        <w:rPr>
          <w:rFonts w:ascii="Arial" w:hAnsi="Arial" w:cs="Arial"/>
        </w:rPr>
        <w:t>R</w:t>
      </w:r>
      <w:r w:rsidRPr="00B076CA">
        <w:rPr>
          <w:rFonts w:ascii="Arial" w:hAnsi="Arial" w:cs="Arial"/>
        </w:rPr>
        <w:t>eviewers’ comments and suggestions in preparing this revised version.</w:t>
      </w:r>
      <w:r w:rsidR="004D0871">
        <w:rPr>
          <w:rFonts w:ascii="Arial" w:hAnsi="Arial" w:cs="Arial"/>
        </w:rPr>
        <w:t xml:space="preserve"> </w:t>
      </w:r>
      <w:r w:rsidRPr="00B076CA">
        <w:rPr>
          <w:rFonts w:ascii="Arial" w:hAnsi="Arial" w:cs="Arial"/>
        </w:rPr>
        <w:t xml:space="preserve">The </w:t>
      </w:r>
      <w:r w:rsidR="004D0871">
        <w:rPr>
          <w:rFonts w:ascii="Arial" w:hAnsi="Arial" w:cs="Arial"/>
        </w:rPr>
        <w:t xml:space="preserve">main enhancements implemented </w:t>
      </w:r>
      <w:r w:rsidRPr="00B076CA">
        <w:rPr>
          <w:rFonts w:ascii="Arial" w:hAnsi="Arial" w:cs="Arial"/>
        </w:rPr>
        <w:t>are as follows:</w:t>
      </w:r>
      <w:r w:rsidR="001C7A4A">
        <w:rPr>
          <w:rFonts w:ascii="Arial" w:hAnsi="Arial" w:cs="Arial"/>
        </w:rPr>
        <w:t xml:space="preserve"> </w:t>
      </w:r>
    </w:p>
    <w:p w14:paraId="78B6CFD7" w14:textId="77777777" w:rsidR="00802412" w:rsidRPr="00802412" w:rsidRDefault="00802412" w:rsidP="00764A49">
      <w:pPr>
        <w:pStyle w:val="ListParagraph"/>
        <w:numPr>
          <w:ilvl w:val="0"/>
          <w:numId w:val="1"/>
        </w:numPr>
        <w:spacing w:before="120" w:after="120" w:line="264" w:lineRule="auto"/>
        <w:jc w:val="both"/>
        <w:outlineLvl w:val="0"/>
        <w:rPr>
          <w:rFonts w:ascii="Arial" w:hAnsi="Arial" w:cs="Arial"/>
        </w:rPr>
      </w:pPr>
      <w:commentRangeStart w:id="2"/>
      <w:r>
        <w:rPr>
          <w:rFonts w:ascii="Arial" w:hAnsi="Arial" w:cs="Arial"/>
        </w:rPr>
        <w:t>T</w:t>
      </w:r>
      <w:r w:rsidR="0034561A" w:rsidRPr="00802412">
        <w:rPr>
          <w:rFonts w:ascii="Arial" w:hAnsi="Arial" w:cs="Arial"/>
        </w:rPr>
        <w:t>he introduction and discussion sections have been refined to provide greater clarity</w:t>
      </w:r>
      <w:r w:rsidR="00B076CA">
        <w:rPr>
          <w:rFonts w:ascii="Arial" w:hAnsi="Arial" w:cs="Arial"/>
        </w:rPr>
        <w:t>,</w:t>
      </w:r>
      <w:r w:rsidR="0034561A" w:rsidRPr="00802412">
        <w:rPr>
          <w:rFonts w:ascii="Arial" w:hAnsi="Arial" w:cs="Arial"/>
        </w:rPr>
        <w:t xml:space="preserve"> depth</w:t>
      </w:r>
      <w:r w:rsidR="00B076CA">
        <w:rPr>
          <w:rFonts w:ascii="Arial" w:hAnsi="Arial" w:cs="Arial"/>
        </w:rPr>
        <w:t>,</w:t>
      </w:r>
      <w:r w:rsidR="0034561A" w:rsidRPr="00802412">
        <w:rPr>
          <w:rFonts w:ascii="Arial" w:hAnsi="Arial" w:cs="Arial"/>
        </w:rPr>
        <w:t xml:space="preserve"> </w:t>
      </w:r>
      <w:r w:rsidR="00B076CA">
        <w:rPr>
          <w:rFonts w:ascii="Arial" w:hAnsi="Arial" w:cs="Arial"/>
        </w:rPr>
        <w:t>and coherence to</w:t>
      </w:r>
      <w:r w:rsidR="0034561A" w:rsidRPr="00802412">
        <w:rPr>
          <w:rFonts w:ascii="Arial" w:hAnsi="Arial" w:cs="Arial"/>
        </w:rPr>
        <w:t xml:space="preserve"> our analysis. </w:t>
      </w:r>
    </w:p>
    <w:p w14:paraId="18505FC6" w14:textId="77777777" w:rsidR="00802412" w:rsidRDefault="0034561A" w:rsidP="00764A49">
      <w:pPr>
        <w:pStyle w:val="ListParagraph"/>
        <w:numPr>
          <w:ilvl w:val="0"/>
          <w:numId w:val="1"/>
        </w:numPr>
        <w:spacing w:before="120" w:after="120" w:line="264" w:lineRule="auto"/>
        <w:jc w:val="both"/>
        <w:outlineLvl w:val="0"/>
        <w:rPr>
          <w:rFonts w:ascii="Arial" w:hAnsi="Arial" w:cs="Arial"/>
        </w:rPr>
      </w:pPr>
      <w:r w:rsidRPr="00802412">
        <w:rPr>
          <w:rFonts w:ascii="Arial" w:hAnsi="Arial" w:cs="Arial"/>
        </w:rPr>
        <w:t>In order to a</w:t>
      </w:r>
      <w:r w:rsidR="001C7A4A" w:rsidRPr="00802412">
        <w:rPr>
          <w:rFonts w:ascii="Arial" w:hAnsi="Arial" w:cs="Arial"/>
        </w:rPr>
        <w:t>dd granularity and further discuss</w:t>
      </w:r>
      <w:r w:rsidR="00B076CA">
        <w:rPr>
          <w:rFonts w:ascii="Arial" w:hAnsi="Arial" w:cs="Arial"/>
        </w:rPr>
        <w:t>ions to</w:t>
      </w:r>
      <w:r w:rsidR="001C7A4A" w:rsidRPr="00802412">
        <w:rPr>
          <w:rFonts w:ascii="Arial" w:hAnsi="Arial" w:cs="Arial"/>
        </w:rPr>
        <w:t xml:space="preserve"> our results</w:t>
      </w:r>
      <w:r w:rsidRPr="00802412">
        <w:rPr>
          <w:rFonts w:ascii="Arial" w:hAnsi="Arial" w:cs="Arial"/>
        </w:rPr>
        <w:t>, we have in</w:t>
      </w:r>
      <w:r w:rsidR="00B076CA">
        <w:rPr>
          <w:rFonts w:ascii="Arial" w:hAnsi="Arial" w:cs="Arial"/>
        </w:rPr>
        <w:t>troduced</w:t>
      </w:r>
      <w:r w:rsidRPr="00802412">
        <w:rPr>
          <w:rFonts w:ascii="Arial" w:hAnsi="Arial" w:cs="Arial"/>
        </w:rPr>
        <w:t xml:space="preserve"> </w:t>
      </w:r>
      <w:r w:rsidR="00B076CA">
        <w:rPr>
          <w:rFonts w:ascii="Arial" w:hAnsi="Arial" w:cs="Arial"/>
        </w:rPr>
        <w:t xml:space="preserve">the </w:t>
      </w:r>
      <w:r w:rsidRPr="00802412">
        <w:rPr>
          <w:rFonts w:ascii="Arial" w:hAnsi="Arial" w:cs="Arial"/>
        </w:rPr>
        <w:t xml:space="preserve">regionalisation </w:t>
      </w:r>
      <w:r w:rsidR="00802412">
        <w:rPr>
          <w:rFonts w:ascii="Arial" w:hAnsi="Arial" w:cs="Arial"/>
        </w:rPr>
        <w:t xml:space="preserve">of production cost estimates </w:t>
      </w:r>
      <w:r w:rsidRPr="00802412">
        <w:rPr>
          <w:rFonts w:ascii="Arial" w:hAnsi="Arial" w:cs="Arial"/>
        </w:rPr>
        <w:t xml:space="preserve">within </w:t>
      </w:r>
      <w:r w:rsidR="00802412">
        <w:rPr>
          <w:rFonts w:ascii="Arial" w:hAnsi="Arial" w:cs="Arial"/>
        </w:rPr>
        <w:t>and outside Europe</w:t>
      </w:r>
      <w:r w:rsidRPr="00802412">
        <w:rPr>
          <w:rFonts w:ascii="Arial" w:hAnsi="Arial" w:cs="Arial"/>
        </w:rPr>
        <w:t xml:space="preserve">. </w:t>
      </w:r>
    </w:p>
    <w:p w14:paraId="5E76DB5C" w14:textId="77777777" w:rsidR="009D0A0E" w:rsidRDefault="0034561A" w:rsidP="001C7A4A">
      <w:pPr>
        <w:pStyle w:val="ListParagraph"/>
        <w:numPr>
          <w:ilvl w:val="0"/>
          <w:numId w:val="1"/>
        </w:numPr>
        <w:spacing w:before="120" w:after="120" w:line="264" w:lineRule="auto"/>
        <w:jc w:val="both"/>
        <w:outlineLvl w:val="0"/>
        <w:rPr>
          <w:rFonts w:ascii="Arial" w:hAnsi="Arial" w:cs="Arial"/>
        </w:rPr>
      </w:pPr>
      <w:commentRangeStart w:id="3"/>
      <w:r w:rsidRPr="00B076CA">
        <w:rPr>
          <w:rFonts w:ascii="Arial" w:hAnsi="Arial" w:cs="Arial"/>
        </w:rPr>
        <w:t>Furthermore, we</w:t>
      </w:r>
      <w:r w:rsidR="00B076CA" w:rsidRPr="00B076CA">
        <w:rPr>
          <w:rFonts w:ascii="Arial" w:hAnsi="Arial" w:cs="Arial"/>
        </w:rPr>
        <w:t xml:space="preserve"> </w:t>
      </w:r>
      <w:r w:rsidRPr="00B076CA">
        <w:rPr>
          <w:rFonts w:ascii="Arial" w:hAnsi="Arial" w:cs="Arial"/>
        </w:rPr>
        <w:t>provide a forward</w:t>
      </w:r>
      <w:r w:rsidRPr="00B076CA">
        <w:rPr>
          <w:rFonts w:ascii="Arial" w:hAnsi="Arial" w:cs="Arial"/>
        </w:rPr>
        <w:noBreakHyphen/>
        <w:t xml:space="preserve">looking perspective by </w:t>
      </w:r>
      <w:r w:rsidR="00B076CA">
        <w:rPr>
          <w:rFonts w:ascii="Arial" w:hAnsi="Arial" w:cs="Arial"/>
        </w:rPr>
        <w:t>discussing the unpredictability of natural gas prices and future cost estimates for the fossil and green routes, respectively.</w:t>
      </w:r>
      <w:commentRangeEnd w:id="2"/>
      <w:r w:rsidR="004D0871">
        <w:rPr>
          <w:rStyle w:val="CommentReference"/>
        </w:rPr>
        <w:commentReference w:id="2"/>
      </w:r>
      <w:commentRangeEnd w:id="3"/>
      <w:r w:rsidR="004642C1">
        <w:rPr>
          <w:rStyle w:val="CommentReference"/>
        </w:rPr>
        <w:commentReference w:id="3"/>
      </w:r>
    </w:p>
    <w:p w14:paraId="10CA4D9D" w14:textId="0AB452F4" w:rsidR="00C52ACE" w:rsidRDefault="00E01138" w:rsidP="001C7A4A">
      <w:pPr>
        <w:spacing w:before="120" w:after="120" w:line="264" w:lineRule="auto"/>
        <w:jc w:val="both"/>
        <w:outlineLvl w:val="0"/>
        <w:rPr>
          <w:rFonts w:ascii="Arial" w:hAnsi="Arial" w:cs="Arial"/>
        </w:rPr>
      </w:pPr>
      <w:r>
        <w:rPr>
          <w:rFonts w:ascii="Arial" w:hAnsi="Arial" w:cs="Arial"/>
        </w:rPr>
        <w:t xml:space="preserve">In particular, </w:t>
      </w:r>
      <w:del w:id="4" w:author="Martin Fernandez  Antonio José" w:date="2023-05-30T15:08:00Z">
        <w:r w:rsidDel="004D0871">
          <w:rPr>
            <w:rFonts w:ascii="Arial" w:hAnsi="Arial" w:cs="Arial"/>
          </w:rPr>
          <w:delText xml:space="preserve">reviewer </w:delText>
        </w:r>
      </w:del>
      <w:commentRangeStart w:id="5"/>
      <w:ins w:id="6" w:author="Martin Fernandez  Antonio José" w:date="2023-05-30T15:08:00Z">
        <w:r w:rsidR="004D0871">
          <w:rPr>
            <w:rFonts w:ascii="Arial" w:hAnsi="Arial" w:cs="Arial"/>
          </w:rPr>
          <w:t>R</w:t>
        </w:r>
        <w:r w:rsidR="004D0871">
          <w:rPr>
            <w:rFonts w:ascii="Arial" w:hAnsi="Arial" w:cs="Arial"/>
          </w:rPr>
          <w:t xml:space="preserve">eviewer </w:t>
        </w:r>
      </w:ins>
      <w:r>
        <w:rPr>
          <w:rFonts w:ascii="Arial" w:hAnsi="Arial" w:cs="Arial"/>
        </w:rPr>
        <w:t>#2</w:t>
      </w:r>
      <w:commentRangeEnd w:id="5"/>
      <w:r w:rsidR="009F702B">
        <w:rPr>
          <w:rStyle w:val="CommentReference"/>
        </w:rPr>
        <w:commentReference w:id="5"/>
      </w:r>
      <w:r>
        <w:rPr>
          <w:rFonts w:ascii="Arial" w:hAnsi="Arial" w:cs="Arial"/>
        </w:rPr>
        <w:t xml:space="preserve"> </w:t>
      </w:r>
      <w:commentRangeStart w:id="7"/>
      <w:r>
        <w:rPr>
          <w:rFonts w:ascii="Arial" w:hAnsi="Arial" w:cs="Arial"/>
        </w:rPr>
        <w:t xml:space="preserve">raised concerns about the viability of our production cost estimates </w:t>
      </w:r>
      <w:r w:rsidR="00CC010F">
        <w:rPr>
          <w:rFonts w:ascii="Arial" w:hAnsi="Arial" w:cs="Arial"/>
        </w:rPr>
        <w:t>in different regions or countries,</w:t>
      </w:r>
      <w:r>
        <w:rPr>
          <w:rFonts w:ascii="Arial" w:hAnsi="Arial" w:cs="Arial"/>
        </w:rPr>
        <w:t xml:space="preserve"> both within and outside</w:t>
      </w:r>
      <w:r w:rsidR="00CB0126">
        <w:rPr>
          <w:rFonts w:ascii="Arial" w:hAnsi="Arial" w:cs="Arial"/>
        </w:rPr>
        <w:t xml:space="preserve"> </w:t>
      </w:r>
      <w:r>
        <w:rPr>
          <w:rFonts w:ascii="Arial" w:hAnsi="Arial" w:cs="Arial"/>
        </w:rPr>
        <w:t>Europe</w:t>
      </w:r>
      <w:commentRangeEnd w:id="7"/>
      <w:r w:rsidR="004D0871">
        <w:rPr>
          <w:rStyle w:val="CommentReference"/>
        </w:rPr>
        <w:commentReference w:id="7"/>
      </w:r>
      <w:r>
        <w:rPr>
          <w:rFonts w:ascii="Arial" w:hAnsi="Arial" w:cs="Arial"/>
        </w:rPr>
        <w:t xml:space="preserve">. </w:t>
      </w:r>
      <w:r w:rsidR="00CC010F">
        <w:rPr>
          <w:rFonts w:ascii="Arial" w:hAnsi="Arial" w:cs="Arial"/>
        </w:rPr>
        <w:t>In response to this concern</w:t>
      </w:r>
      <w:r>
        <w:rPr>
          <w:rFonts w:ascii="Arial" w:hAnsi="Arial" w:cs="Arial"/>
        </w:rPr>
        <w:t>,</w:t>
      </w:r>
      <w:r w:rsidR="00CC010F">
        <w:rPr>
          <w:rFonts w:ascii="Arial" w:hAnsi="Arial" w:cs="Arial"/>
        </w:rPr>
        <w:t xml:space="preserve"> we have included </w:t>
      </w:r>
      <w:commentRangeStart w:id="8"/>
      <w:r w:rsidR="00CC010F">
        <w:rPr>
          <w:rFonts w:ascii="Arial" w:hAnsi="Arial" w:cs="Arial"/>
        </w:rPr>
        <w:t>significant revisions</w:t>
      </w:r>
      <w:commentRangeEnd w:id="8"/>
      <w:r w:rsidR="004642C1">
        <w:rPr>
          <w:rStyle w:val="CommentReference"/>
        </w:rPr>
        <w:commentReference w:id="8"/>
      </w:r>
      <w:r w:rsidR="00CC010F">
        <w:rPr>
          <w:rFonts w:ascii="Arial" w:hAnsi="Arial" w:cs="Arial"/>
        </w:rPr>
        <w:t xml:space="preserve"> in the manuscript to </w:t>
      </w:r>
      <w:commentRangeStart w:id="9"/>
      <w:r w:rsidR="00CC010F">
        <w:rPr>
          <w:rFonts w:ascii="Arial" w:hAnsi="Arial" w:cs="Arial"/>
        </w:rPr>
        <w:t>demonstrate the impact of regional changes</w:t>
      </w:r>
      <w:commentRangeEnd w:id="9"/>
      <w:r w:rsidR="004642C1">
        <w:rPr>
          <w:rStyle w:val="CommentReference"/>
        </w:rPr>
        <w:commentReference w:id="9"/>
      </w:r>
      <w:r>
        <w:rPr>
          <w:rFonts w:ascii="Arial" w:hAnsi="Arial" w:cs="Arial"/>
        </w:rPr>
        <w:t xml:space="preserve">. </w:t>
      </w:r>
      <w:r w:rsidR="00CC010F">
        <w:rPr>
          <w:rFonts w:ascii="Arial" w:hAnsi="Arial" w:cs="Arial"/>
        </w:rPr>
        <w:t>Firstly</w:t>
      </w:r>
      <w:r>
        <w:rPr>
          <w:rFonts w:ascii="Arial" w:hAnsi="Arial" w:cs="Arial"/>
        </w:rPr>
        <w:t>, we perform</w:t>
      </w:r>
      <w:r w:rsidR="00CC010F">
        <w:rPr>
          <w:rFonts w:ascii="Arial" w:hAnsi="Arial" w:cs="Arial"/>
        </w:rPr>
        <w:t>ed</w:t>
      </w:r>
      <w:r>
        <w:rPr>
          <w:rFonts w:ascii="Arial" w:hAnsi="Arial" w:cs="Arial"/>
        </w:rPr>
        <w:t xml:space="preserve"> regionalisation of the production cost estimates for </w:t>
      </w:r>
      <w:r w:rsidR="00A06D26">
        <w:rPr>
          <w:rFonts w:ascii="Arial" w:hAnsi="Arial" w:cs="Arial"/>
        </w:rPr>
        <w:t>several European countries</w:t>
      </w:r>
      <w:r>
        <w:rPr>
          <w:rFonts w:ascii="Arial" w:hAnsi="Arial" w:cs="Arial"/>
        </w:rPr>
        <w:t xml:space="preserve">, </w:t>
      </w:r>
      <w:r w:rsidR="00A06D26">
        <w:rPr>
          <w:rFonts w:ascii="Arial" w:hAnsi="Arial" w:cs="Arial"/>
        </w:rPr>
        <w:t xml:space="preserve">including </w:t>
      </w:r>
      <w:r>
        <w:rPr>
          <w:rFonts w:ascii="Arial" w:hAnsi="Arial" w:cs="Arial"/>
        </w:rPr>
        <w:t xml:space="preserve">Germany, France, Spain, Italy, </w:t>
      </w:r>
      <w:r w:rsidR="00A06D26">
        <w:rPr>
          <w:rFonts w:ascii="Arial" w:hAnsi="Arial" w:cs="Arial"/>
        </w:rPr>
        <w:t xml:space="preserve">the </w:t>
      </w:r>
      <w:r>
        <w:rPr>
          <w:rFonts w:ascii="Arial" w:hAnsi="Arial" w:cs="Arial"/>
        </w:rPr>
        <w:t xml:space="preserve">Netherlands, </w:t>
      </w:r>
      <w:r w:rsidR="00A06D26">
        <w:rPr>
          <w:rFonts w:ascii="Arial" w:hAnsi="Arial" w:cs="Arial"/>
        </w:rPr>
        <w:t>and others</w:t>
      </w:r>
      <w:r>
        <w:rPr>
          <w:rFonts w:ascii="Arial" w:hAnsi="Arial" w:cs="Arial"/>
        </w:rPr>
        <w:t>.</w:t>
      </w:r>
      <w:commentRangeStart w:id="10"/>
      <w:r w:rsidR="00CC010F">
        <w:rPr>
          <w:rFonts w:ascii="Arial" w:hAnsi="Arial" w:cs="Arial"/>
        </w:rPr>
        <w:t xml:space="preserve"> </w:t>
      </w:r>
      <w:r w:rsidR="00A06D26">
        <w:rPr>
          <w:rFonts w:ascii="Arial" w:hAnsi="Arial" w:cs="Arial"/>
        </w:rPr>
        <w:t>Through</w:t>
      </w:r>
      <w:r w:rsidR="00CC010F">
        <w:rPr>
          <w:rFonts w:ascii="Arial" w:hAnsi="Arial" w:cs="Arial"/>
        </w:rPr>
        <w:t xml:space="preserve"> our analysis</w:t>
      </w:r>
      <w:r w:rsidR="00A06D26">
        <w:rPr>
          <w:rFonts w:ascii="Arial" w:hAnsi="Arial" w:cs="Arial"/>
        </w:rPr>
        <w:t>,</w:t>
      </w:r>
      <w:r w:rsidR="00CC010F">
        <w:rPr>
          <w:rFonts w:ascii="Arial" w:hAnsi="Arial" w:cs="Arial"/>
        </w:rPr>
        <w:t xml:space="preserve"> we </w:t>
      </w:r>
      <w:r w:rsidR="00A06D26">
        <w:rPr>
          <w:rFonts w:ascii="Arial" w:hAnsi="Arial" w:cs="Arial"/>
        </w:rPr>
        <w:t>discovered</w:t>
      </w:r>
      <w:r w:rsidR="00CC010F">
        <w:rPr>
          <w:rFonts w:ascii="Arial" w:hAnsi="Arial" w:cs="Arial"/>
        </w:rPr>
        <w:t xml:space="preserve"> that </w:t>
      </w:r>
      <w:r w:rsidR="00A06D26">
        <w:rPr>
          <w:rFonts w:ascii="Arial" w:hAnsi="Arial" w:cs="Arial"/>
        </w:rPr>
        <w:t>among all the</w:t>
      </w:r>
      <w:r w:rsidR="00CC010F">
        <w:rPr>
          <w:rFonts w:ascii="Arial" w:hAnsi="Arial" w:cs="Arial"/>
        </w:rPr>
        <w:t xml:space="preserve"> European countries considered, Spain </w:t>
      </w:r>
      <w:r w:rsidR="00A06D26">
        <w:rPr>
          <w:rFonts w:ascii="Arial" w:hAnsi="Arial" w:cs="Arial"/>
        </w:rPr>
        <w:t>exhibits</w:t>
      </w:r>
      <w:r w:rsidR="00CC010F">
        <w:rPr>
          <w:rFonts w:ascii="Arial" w:hAnsi="Arial" w:cs="Arial"/>
        </w:rPr>
        <w:t xml:space="preserve"> the lowest production costs for wind and solar</w:t>
      </w:r>
      <w:r w:rsidR="00CC010F">
        <w:rPr>
          <w:rFonts w:ascii="Arial" w:hAnsi="Arial" w:cs="Arial"/>
        </w:rPr>
        <w:noBreakHyphen/>
        <w:t>based ammonia at 1.2 USD kg</w:t>
      </w:r>
      <w:r w:rsidR="00CC010F" w:rsidRPr="00CC010F">
        <w:rPr>
          <w:rFonts w:ascii="Arial" w:hAnsi="Arial" w:cs="Arial"/>
          <w:vertAlign w:val="superscript"/>
        </w:rPr>
        <w:t>–1</w:t>
      </w:r>
      <w:r w:rsidR="00CC010F">
        <w:rPr>
          <w:rFonts w:ascii="Arial" w:hAnsi="Arial" w:cs="Arial"/>
        </w:rPr>
        <w:t xml:space="preserve"> and 2.0 USD kg</w:t>
      </w:r>
      <w:r w:rsidR="00CC010F" w:rsidRPr="00CC010F">
        <w:rPr>
          <w:rFonts w:ascii="Arial" w:hAnsi="Arial" w:cs="Arial"/>
          <w:vertAlign w:val="superscript"/>
        </w:rPr>
        <w:t>–1</w:t>
      </w:r>
      <w:r w:rsidR="00CC010F">
        <w:rPr>
          <w:rFonts w:ascii="Arial" w:hAnsi="Arial" w:cs="Arial"/>
        </w:rPr>
        <w:t>.</w:t>
      </w:r>
      <w:r w:rsidR="001C078C">
        <w:rPr>
          <w:rFonts w:ascii="Arial" w:hAnsi="Arial" w:cs="Arial"/>
        </w:rPr>
        <w:t xml:space="preserve"> </w:t>
      </w:r>
      <w:r w:rsidR="00CC010F">
        <w:rPr>
          <w:rFonts w:ascii="Arial" w:hAnsi="Arial" w:cs="Arial"/>
        </w:rPr>
        <w:t xml:space="preserve">These values </w:t>
      </w:r>
      <w:r w:rsidR="00AE3D7B">
        <w:rPr>
          <w:rFonts w:ascii="Arial" w:hAnsi="Arial" w:cs="Arial"/>
        </w:rPr>
        <w:t xml:space="preserve">indicate a </w:t>
      </w:r>
      <w:r w:rsidR="00CC010F">
        <w:rPr>
          <w:rFonts w:ascii="Arial" w:hAnsi="Arial" w:cs="Arial"/>
        </w:rPr>
        <w:t xml:space="preserve">16% and 3% </w:t>
      </w:r>
      <w:r w:rsidR="00AA43F8">
        <w:rPr>
          <w:rFonts w:ascii="Arial" w:hAnsi="Arial" w:cs="Arial"/>
        </w:rPr>
        <w:t xml:space="preserve">reduction </w:t>
      </w:r>
      <w:r w:rsidR="00AE3D7B">
        <w:rPr>
          <w:rFonts w:ascii="Arial" w:hAnsi="Arial" w:cs="Arial"/>
        </w:rPr>
        <w:t>compared to the corresponding European averages</w:t>
      </w:r>
      <w:r w:rsidR="00CC010F">
        <w:rPr>
          <w:rFonts w:ascii="Arial" w:hAnsi="Arial" w:cs="Arial"/>
        </w:rPr>
        <w:t>.</w:t>
      </w:r>
      <w:r w:rsidR="00AE3D7B">
        <w:rPr>
          <w:rFonts w:ascii="Arial" w:hAnsi="Arial" w:cs="Arial"/>
        </w:rPr>
        <w:t xml:space="preserve"> </w:t>
      </w:r>
      <w:commentRangeEnd w:id="10"/>
      <w:r w:rsidR="004642C1">
        <w:rPr>
          <w:rStyle w:val="CommentReference"/>
        </w:rPr>
        <w:commentReference w:id="10"/>
      </w:r>
    </w:p>
    <w:p w14:paraId="3C1036CF" w14:textId="337BD440" w:rsidR="00AA43F8" w:rsidRDefault="00AA43F8" w:rsidP="001C7A4A">
      <w:pPr>
        <w:spacing w:before="120" w:after="120" w:line="264" w:lineRule="auto"/>
        <w:jc w:val="both"/>
        <w:outlineLvl w:val="0"/>
        <w:rPr>
          <w:rFonts w:ascii="Arial" w:hAnsi="Arial" w:cs="Arial"/>
        </w:rPr>
      </w:pPr>
      <w:r w:rsidRPr="00AA43F8">
        <w:rPr>
          <w:rFonts w:ascii="Arial" w:hAnsi="Arial" w:cs="Arial"/>
        </w:rPr>
        <w:t xml:space="preserve">Furthermore, we compared production cost estimates between Europe and the United States (US). We discovered that the US prices of fossil ammonia and methanol were 50% and 82% lower, respectively, compared to Europe. This significant disparity can be attributed to the diminished impact of the ongoing energy crisis </w:t>
      </w:r>
      <w:r w:rsidR="00F6416B">
        <w:rPr>
          <w:rFonts w:ascii="Arial" w:hAnsi="Arial" w:cs="Arial"/>
        </w:rPr>
        <w:t>on</w:t>
      </w:r>
      <w:r w:rsidRPr="00AA43F8">
        <w:rPr>
          <w:rFonts w:ascii="Arial" w:hAnsi="Arial" w:cs="Arial"/>
        </w:rPr>
        <w:t xml:space="preserve"> the US, leading to lower energy prices. Consequently, the US lacks the same incentives for a green transition as Europe. </w:t>
      </w:r>
      <w:commentRangeStart w:id="11"/>
      <w:r w:rsidRPr="00AA43F8">
        <w:rPr>
          <w:rFonts w:ascii="Arial" w:hAnsi="Arial" w:cs="Arial"/>
        </w:rPr>
        <w:t>Therefore, Europe has a unique opportunity to act as the forerunner in the grand transition towards sustainable practices in the chemical industry.</w:t>
      </w:r>
      <w:commentRangeEnd w:id="11"/>
      <w:r w:rsidR="004642C1">
        <w:rPr>
          <w:rStyle w:val="CommentReference"/>
        </w:rPr>
        <w:commentReference w:id="11"/>
      </w:r>
      <w:ins w:id="12" w:author="Martin Fernandez  Antonio José" w:date="2023-05-30T15:23:00Z">
        <w:r w:rsidR="009F702B">
          <w:rPr>
            <w:rFonts w:ascii="Arial" w:hAnsi="Arial" w:cs="Arial"/>
          </w:rPr>
          <w:t xml:space="preserve"> </w:t>
        </w:r>
        <w:commentRangeStart w:id="13"/>
        <w:r w:rsidR="009F702B">
          <w:rPr>
            <w:rFonts w:ascii="Arial" w:hAnsi="Arial" w:cs="Arial"/>
          </w:rPr>
          <w:t>All other technical comments we</w:t>
        </w:r>
      </w:ins>
      <w:ins w:id="14" w:author="Martin Fernandez  Antonio José" w:date="2023-05-30T15:24:00Z">
        <w:r w:rsidR="009F702B">
          <w:rPr>
            <w:rFonts w:ascii="Arial" w:hAnsi="Arial" w:cs="Arial"/>
          </w:rPr>
          <w:t>re fully addressed.</w:t>
        </w:r>
        <w:commentRangeEnd w:id="13"/>
        <w:r w:rsidR="009F702B">
          <w:rPr>
            <w:rStyle w:val="CommentReference"/>
          </w:rPr>
          <w:commentReference w:id="13"/>
        </w:r>
      </w:ins>
    </w:p>
    <w:p w14:paraId="55137492" w14:textId="294087D2" w:rsidR="00220083" w:rsidRDefault="00220083" w:rsidP="001C7A4A">
      <w:pPr>
        <w:spacing w:before="120" w:after="120" w:line="264" w:lineRule="auto"/>
        <w:jc w:val="both"/>
        <w:outlineLvl w:val="0"/>
        <w:rPr>
          <w:rFonts w:ascii="Arial" w:hAnsi="Arial" w:cs="Arial"/>
        </w:rPr>
      </w:pPr>
      <w:r>
        <w:rPr>
          <w:rFonts w:ascii="Arial" w:hAnsi="Arial" w:cs="Arial"/>
        </w:rPr>
        <w:t xml:space="preserve">Given the current geopolitical scenario, we are confident that this revised version will </w:t>
      </w:r>
      <w:r w:rsidR="00AA43F8">
        <w:rPr>
          <w:rFonts w:ascii="Arial" w:hAnsi="Arial" w:cs="Arial"/>
        </w:rPr>
        <w:t>significantly contribute</w:t>
      </w:r>
      <w:r>
        <w:rPr>
          <w:rFonts w:ascii="Arial" w:hAnsi="Arial" w:cs="Arial"/>
        </w:rPr>
        <w:t xml:space="preserve"> to the field and stimulate vigorous discussions to accelerate the transition towards sustainable chemical production. </w:t>
      </w:r>
      <w:r w:rsidR="009D0A0E">
        <w:rPr>
          <w:rFonts w:ascii="Arial" w:hAnsi="Arial" w:cs="Arial"/>
        </w:rPr>
        <w:t>Herein, we attach</w:t>
      </w:r>
      <w:r>
        <w:rPr>
          <w:rFonts w:ascii="Arial" w:hAnsi="Arial" w:cs="Arial"/>
        </w:rPr>
        <w:t xml:space="preserve"> the point</w:t>
      </w:r>
      <w:r>
        <w:rPr>
          <w:rFonts w:ascii="Arial" w:hAnsi="Arial" w:cs="Arial"/>
        </w:rPr>
        <w:noBreakHyphen/>
        <w:t>by</w:t>
      </w:r>
      <w:r>
        <w:rPr>
          <w:rFonts w:ascii="Arial" w:hAnsi="Arial" w:cs="Arial"/>
        </w:rPr>
        <w:noBreakHyphen/>
        <w:t xml:space="preserve">point response to the </w:t>
      </w:r>
      <w:del w:id="15" w:author="Martin Fernandez  Antonio José" w:date="2023-05-30T15:19:00Z">
        <w:r w:rsidDel="004642C1">
          <w:rPr>
            <w:rFonts w:ascii="Arial" w:hAnsi="Arial" w:cs="Arial"/>
          </w:rPr>
          <w:delText xml:space="preserve">reviewer’s </w:delText>
        </w:r>
      </w:del>
      <w:ins w:id="16" w:author="Martin Fernandez  Antonio José" w:date="2023-05-30T15:19:00Z">
        <w:r w:rsidR="004642C1">
          <w:rPr>
            <w:rFonts w:ascii="Arial" w:hAnsi="Arial" w:cs="Arial"/>
          </w:rPr>
          <w:t>R</w:t>
        </w:r>
        <w:r w:rsidR="004642C1">
          <w:rPr>
            <w:rFonts w:ascii="Arial" w:hAnsi="Arial" w:cs="Arial"/>
          </w:rPr>
          <w:t xml:space="preserve">eviewer’s </w:t>
        </w:r>
      </w:ins>
      <w:r>
        <w:rPr>
          <w:rFonts w:ascii="Arial" w:hAnsi="Arial" w:cs="Arial"/>
        </w:rPr>
        <w:t>comments, the revised manuscript, and</w:t>
      </w:r>
      <w:commentRangeStart w:id="17"/>
      <w:r>
        <w:rPr>
          <w:rFonts w:ascii="Arial" w:hAnsi="Arial" w:cs="Arial"/>
        </w:rPr>
        <w:t xml:space="preserve"> electronic supplementary information</w:t>
      </w:r>
      <w:r w:rsidR="009D0A0E">
        <w:rPr>
          <w:rFonts w:ascii="Arial" w:hAnsi="Arial" w:cs="Arial"/>
        </w:rPr>
        <w:t xml:space="preserve"> presented in a clean form and with changes highlighted</w:t>
      </w:r>
      <w:commentRangeEnd w:id="17"/>
      <w:r w:rsidR="009F702B">
        <w:rPr>
          <w:rStyle w:val="CommentReference"/>
        </w:rPr>
        <w:commentReference w:id="17"/>
      </w:r>
      <w:r w:rsidR="009D0A0E">
        <w:rPr>
          <w:rFonts w:ascii="Arial" w:hAnsi="Arial" w:cs="Arial"/>
        </w:rPr>
        <w:t>, along with the table of contents entry.</w:t>
      </w:r>
    </w:p>
    <w:p w14:paraId="666BE8EB" w14:textId="77777777" w:rsidR="0047007E" w:rsidRDefault="001C7A4A" w:rsidP="001C7A4A">
      <w:pPr>
        <w:spacing w:before="120" w:after="120" w:line="264" w:lineRule="auto"/>
        <w:jc w:val="both"/>
        <w:outlineLvl w:val="0"/>
        <w:rPr>
          <w:rFonts w:ascii="Arial" w:hAnsi="Arial" w:cs="Arial"/>
        </w:rPr>
      </w:pPr>
      <w:r w:rsidRPr="00CB61F4">
        <w:rPr>
          <w:rFonts w:ascii="Arial" w:hAnsi="Arial" w:cs="Arial"/>
        </w:rPr>
        <w:t xml:space="preserve">We </w:t>
      </w:r>
      <w:r w:rsidR="000149CC">
        <w:rPr>
          <w:rFonts w:ascii="Arial" w:hAnsi="Arial" w:cs="Arial"/>
        </w:rPr>
        <w:t>sincerely thank you for your consideration and look forward to your response</w:t>
      </w:r>
      <w:r w:rsidRPr="00CB61F4">
        <w:rPr>
          <w:rFonts w:ascii="Arial" w:hAnsi="Arial" w:cs="Arial"/>
        </w:rPr>
        <w:t>.</w:t>
      </w:r>
    </w:p>
    <w:p w14:paraId="54D35E14" w14:textId="77777777" w:rsidR="001C7A4A" w:rsidRPr="00CB61F4" w:rsidRDefault="001C7A4A" w:rsidP="001C7A4A">
      <w:pPr>
        <w:spacing w:before="120" w:after="120" w:line="264" w:lineRule="auto"/>
        <w:jc w:val="both"/>
        <w:outlineLvl w:val="0"/>
        <w:rPr>
          <w:rFonts w:ascii="Arial" w:hAnsi="Arial" w:cs="Arial"/>
        </w:rPr>
      </w:pPr>
      <w:r w:rsidRPr="00CB61F4">
        <w:rPr>
          <w:rFonts w:ascii="Arial" w:hAnsi="Arial" w:cs="Arial"/>
        </w:rPr>
        <w:t>Best wishes,</w:t>
      </w:r>
    </w:p>
    <w:p w14:paraId="4BCD15E2" w14:textId="77777777" w:rsidR="001C7A4A" w:rsidRPr="00CB61F4" w:rsidRDefault="001C7A4A" w:rsidP="001C7A4A">
      <w:pPr>
        <w:pStyle w:val="BriefBeilagen"/>
        <w:spacing w:before="120" w:line="264" w:lineRule="auto"/>
        <w:rPr>
          <w:rFonts w:cs="Arial"/>
          <w:sz w:val="20"/>
        </w:rPr>
      </w:pPr>
    </w:p>
    <w:p w14:paraId="15CD592B" w14:textId="77777777" w:rsidR="001C078C" w:rsidRDefault="001C078C" w:rsidP="00B076CA">
      <w:pPr>
        <w:pStyle w:val="BriefBeilagen"/>
        <w:spacing w:before="120" w:after="120" w:line="264" w:lineRule="auto"/>
        <w:rPr>
          <w:rFonts w:cs="Arial"/>
          <w:sz w:val="20"/>
        </w:rPr>
      </w:pPr>
    </w:p>
    <w:p w14:paraId="01E286D7" w14:textId="77777777" w:rsidR="004C3AD9" w:rsidRDefault="001C7A4A" w:rsidP="00B076CA">
      <w:pPr>
        <w:pStyle w:val="BriefBeilagen"/>
        <w:spacing w:before="120" w:after="120" w:line="264" w:lineRule="auto"/>
      </w:pPr>
      <w:r w:rsidRPr="00CB61F4">
        <w:rPr>
          <w:rFonts w:cs="Arial"/>
          <w:sz w:val="20"/>
        </w:rPr>
        <w:t>Prof. Dr</w:t>
      </w:r>
      <w:r w:rsidR="00760731">
        <w:rPr>
          <w:rFonts w:cs="Arial"/>
          <w:sz w:val="20"/>
        </w:rPr>
        <w:t>.</w:t>
      </w:r>
      <w:r w:rsidRPr="00CB61F4">
        <w:rPr>
          <w:rFonts w:cs="Arial"/>
          <w:sz w:val="20"/>
        </w:rPr>
        <w:t xml:space="preserve"> Gonzalo Guillén</w:t>
      </w:r>
      <w:r>
        <w:rPr>
          <w:rFonts w:cs="Arial"/>
          <w:sz w:val="20"/>
        </w:rPr>
        <w:noBreakHyphen/>
      </w:r>
      <w:r w:rsidRPr="00CB61F4">
        <w:rPr>
          <w:rFonts w:cs="Arial"/>
          <w:sz w:val="20"/>
        </w:rPr>
        <w:t>Gosálbez on behalf of all the co</w:t>
      </w:r>
      <w:r>
        <w:rPr>
          <w:rFonts w:cs="Arial"/>
          <w:sz w:val="20"/>
        </w:rPr>
        <w:noBreakHyphen/>
      </w:r>
      <w:r w:rsidRPr="00CB61F4">
        <w:rPr>
          <w:rFonts w:cs="Arial"/>
          <w:sz w:val="20"/>
        </w:rPr>
        <w:t xml:space="preserve">authors. </w:t>
      </w:r>
      <w:bookmarkEnd w:id="0"/>
    </w:p>
    <w:sectPr w:rsidR="004C3AD9" w:rsidSect="00E2208B">
      <w:footerReference w:type="default" r:id="rId11"/>
      <w:headerReference w:type="first" r:id="rId12"/>
      <w:footerReference w:type="first" r:id="rId13"/>
      <w:pgSz w:w="11906" w:h="16838" w:code="9"/>
      <w:pgMar w:top="1080" w:right="1247" w:bottom="360" w:left="1247" w:header="1134" w:footer="567"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 w:author="Martin Fernandez  Antonio José" w:date="2023-05-30T15:08:00Z" w:initials="MFAJ">
    <w:p w14:paraId="4FF574C5" w14:textId="77777777" w:rsidR="004D0871" w:rsidRDefault="004D0871">
      <w:pPr>
        <w:pStyle w:val="CommentText"/>
      </w:pPr>
      <w:r>
        <w:rPr>
          <w:rStyle w:val="CommentReference"/>
        </w:rPr>
        <w:annotationRef/>
      </w:r>
      <w:r>
        <w:rPr>
          <w:lang w:val="es-ES"/>
        </w:rPr>
        <w:t>I find more effective to announce one and then explain it.  Then go to the next. Otherwise the structure becomes repetitive. For example:</w:t>
      </w:r>
    </w:p>
    <w:p w14:paraId="168D941E" w14:textId="77777777" w:rsidR="004D0871" w:rsidRDefault="004D0871">
      <w:pPr>
        <w:pStyle w:val="CommentText"/>
      </w:pPr>
      <w:r>
        <w:rPr>
          <w:lang w:val="es-ES"/>
        </w:rPr>
        <w:t>(i) Discussions on concepts A, B, C, D have been added to the introduction and conclusions. They underscore  bla bla. After this changes, the manuscript is now accessible to a broader readership…..</w:t>
      </w:r>
    </w:p>
    <w:p w14:paraId="5078019D" w14:textId="77777777" w:rsidR="004D0871" w:rsidRDefault="004D0871">
      <w:pPr>
        <w:pStyle w:val="CommentText"/>
      </w:pPr>
      <w:r>
        <w:rPr>
          <w:lang w:val="es-ES"/>
        </w:rPr>
        <w:t>(ii) Regionalization of results. Bla bla</w:t>
      </w:r>
    </w:p>
    <w:p w14:paraId="26E2BF26" w14:textId="77777777" w:rsidR="004D0871" w:rsidRDefault="004D0871">
      <w:pPr>
        <w:pStyle w:val="CommentText"/>
      </w:pPr>
      <w:r>
        <w:rPr>
          <w:lang w:val="es-ES"/>
        </w:rPr>
        <w:t>(iii) Strengthening of outlook and future perspective. Bla bla</w:t>
      </w:r>
    </w:p>
    <w:p w14:paraId="63CBE9D9" w14:textId="77777777" w:rsidR="004D0871" w:rsidRDefault="004D0871">
      <w:pPr>
        <w:pStyle w:val="CommentText"/>
      </w:pPr>
    </w:p>
    <w:p w14:paraId="7A832177" w14:textId="77777777" w:rsidR="004D0871" w:rsidRDefault="004D0871" w:rsidP="006E6C3E">
      <w:pPr>
        <w:pStyle w:val="CommentText"/>
      </w:pPr>
      <w:r>
        <w:rPr>
          <w:lang w:val="es-ES"/>
        </w:rPr>
        <w:t xml:space="preserve"> </w:t>
      </w:r>
    </w:p>
  </w:comment>
  <w:comment w:id="3" w:author="Martin Fernandez  Antonio José" w:date="2023-05-30T15:19:00Z" w:initials="MFAJ">
    <w:p w14:paraId="1D22CCDC" w14:textId="77777777" w:rsidR="004642C1" w:rsidRDefault="004642C1" w:rsidP="006052F4">
      <w:pPr>
        <w:pStyle w:val="CommentText"/>
      </w:pPr>
      <w:r>
        <w:rPr>
          <w:rStyle w:val="CommentReference"/>
        </w:rPr>
        <w:annotationRef/>
      </w:r>
      <w:r>
        <w:rPr>
          <w:lang w:val="es-ES"/>
        </w:rPr>
        <w:t>We should elaborate a bit more on this aspect. Similarly for (i). The cover letter is 85% about the point (ii)</w:t>
      </w:r>
    </w:p>
  </w:comment>
  <w:comment w:id="5" w:author="Martin Fernandez  Antonio José" w:date="2023-05-30T15:23:00Z" w:initials="MFAJ">
    <w:p w14:paraId="1D4ADC32" w14:textId="77777777" w:rsidR="009F702B" w:rsidRDefault="009F702B" w:rsidP="00B83957">
      <w:pPr>
        <w:pStyle w:val="CommentText"/>
      </w:pPr>
      <w:r>
        <w:rPr>
          <w:rStyle w:val="CommentReference"/>
        </w:rPr>
        <w:annotationRef/>
      </w:r>
      <w:r>
        <w:rPr>
          <w:lang w:val="es-ES"/>
        </w:rPr>
        <w:t>If you mention a specific Reviewer, you are forced to mention all others linked to some specific comment. Otherwise the editor and reviewers (sometimes they see the cover letter) will feel you did not pay equal attention to them</w:t>
      </w:r>
    </w:p>
  </w:comment>
  <w:comment w:id="7" w:author="Martin Fernandez  Antonio José" w:date="2023-05-30T15:10:00Z" w:initials="MFAJ">
    <w:p w14:paraId="56C8F926" w14:textId="040F4438" w:rsidR="004D0871" w:rsidRDefault="004D0871" w:rsidP="009A7EF2">
      <w:pPr>
        <w:pStyle w:val="CommentText"/>
      </w:pPr>
      <w:r>
        <w:rPr>
          <w:rStyle w:val="CommentReference"/>
        </w:rPr>
        <w:annotationRef/>
      </w:r>
      <w:r>
        <w:rPr>
          <w:lang w:val="es-ES"/>
        </w:rPr>
        <w:t>I think we can rephrase this. Sounds very bad for us. We may want to say that the reviewer asked for a broader scope of the analysis by studying internal differences among European countries and different regions of the world.</w:t>
      </w:r>
    </w:p>
  </w:comment>
  <w:comment w:id="8" w:author="Martin Fernandez  Antonio José" w:date="2023-05-30T15:11:00Z" w:initials="MFAJ">
    <w:p w14:paraId="3398581E" w14:textId="77777777" w:rsidR="004642C1" w:rsidRDefault="004642C1" w:rsidP="00900D3E">
      <w:pPr>
        <w:pStyle w:val="CommentText"/>
      </w:pPr>
      <w:r>
        <w:rPr>
          <w:rStyle w:val="CommentReference"/>
        </w:rPr>
        <w:annotationRef/>
      </w:r>
      <w:r>
        <w:rPr>
          <w:lang w:val="es-ES"/>
        </w:rPr>
        <w:t>Be careful. A "significant revision" is a clear synonym for "i was wrong in the previous version". You can simple delete it</w:t>
      </w:r>
    </w:p>
  </w:comment>
  <w:comment w:id="9" w:author="Martin Fernandez  Antonio José" w:date="2023-05-30T15:14:00Z" w:initials="MFAJ">
    <w:p w14:paraId="4C909D66" w14:textId="77777777" w:rsidR="004642C1" w:rsidRDefault="004642C1" w:rsidP="00DE720D">
      <w:pPr>
        <w:pStyle w:val="CommentText"/>
      </w:pPr>
      <w:r>
        <w:rPr>
          <w:rStyle w:val="CommentReference"/>
        </w:rPr>
        <w:annotationRef/>
      </w:r>
      <w:r>
        <w:rPr>
          <w:lang w:val="es-ES"/>
        </w:rPr>
        <w:t>To assess how the energy crisis affected representative European countries</w:t>
      </w:r>
    </w:p>
  </w:comment>
  <w:comment w:id="10" w:author="Martin Fernandez  Antonio José" w:date="2023-05-30T15:15:00Z" w:initials="MFAJ">
    <w:p w14:paraId="55B4A0E4" w14:textId="77777777" w:rsidR="004642C1" w:rsidRDefault="004642C1" w:rsidP="00E46386">
      <w:pPr>
        <w:pStyle w:val="CommentText"/>
      </w:pPr>
      <w:r>
        <w:rPr>
          <w:rStyle w:val="CommentReference"/>
        </w:rPr>
        <w:annotationRef/>
      </w:r>
      <w:r>
        <w:rPr>
          <w:lang w:val="es-ES"/>
        </w:rPr>
        <w:t>Probably it would be simpler to mention the variability wrt to the average european values for ammonia as an example and mention extreme countries providing them. Absolute cost values are meaningless unless you are a freak and know the price of ammonia by heart! 😊</w:t>
      </w:r>
    </w:p>
  </w:comment>
  <w:comment w:id="11" w:author="Martin Fernandez  Antonio José" w:date="2023-05-30T15:18:00Z" w:initials="MFAJ">
    <w:p w14:paraId="50AFA4A5" w14:textId="77777777" w:rsidR="004642C1" w:rsidRDefault="004642C1" w:rsidP="00F35A92">
      <w:pPr>
        <w:pStyle w:val="CommentText"/>
      </w:pPr>
      <w:r>
        <w:rPr>
          <w:rStyle w:val="CommentReference"/>
        </w:rPr>
        <w:annotationRef/>
      </w:r>
      <w:r>
        <w:rPr>
          <w:lang w:val="es-ES"/>
        </w:rPr>
        <w:t>This analysis reinforces the main outcome of our work pointing to the opportunity of Europe to act…..It is always good to mention that this or that revision reinforced one of the original messages</w:t>
      </w:r>
    </w:p>
  </w:comment>
  <w:comment w:id="13" w:author="Martin Fernandez  Antonio José" w:date="2023-05-30T15:24:00Z" w:initials="MFAJ">
    <w:p w14:paraId="47B509B0" w14:textId="77777777" w:rsidR="009F702B" w:rsidRDefault="009F702B" w:rsidP="001C5872">
      <w:pPr>
        <w:pStyle w:val="CommentText"/>
      </w:pPr>
      <w:r>
        <w:rPr>
          <w:rStyle w:val="CommentReference"/>
        </w:rPr>
        <w:annotationRef/>
      </w:r>
      <w:r>
        <w:rPr>
          <w:lang w:val="es-ES"/>
        </w:rPr>
        <w:t>This sentence must ALWAYS be there</w:t>
      </w:r>
    </w:p>
  </w:comment>
  <w:comment w:id="17" w:author="Martin Fernandez  Antonio José" w:date="2023-05-30T15:21:00Z" w:initials="MFAJ">
    <w:p w14:paraId="604C3BE8" w14:textId="6D1B167C" w:rsidR="009F702B" w:rsidRDefault="009F702B" w:rsidP="00701784">
      <w:pPr>
        <w:pStyle w:val="CommentText"/>
      </w:pPr>
      <w:r>
        <w:rPr>
          <w:rStyle w:val="CommentReference"/>
        </w:rPr>
        <w:annotationRef/>
      </w:r>
      <w:r>
        <w:rPr>
          <w:lang w:val="es-ES"/>
        </w:rPr>
        <w:t>Please remember to prepare the ESI with changes highlighted as well. Once done, please merge it with the main manuscript with changes in one pdf file smaller than 20 Mb.</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A832177" w15:done="0"/>
  <w15:commentEx w15:paraId="1D22CCDC" w15:done="0"/>
  <w15:commentEx w15:paraId="1D4ADC32" w15:done="0"/>
  <w15:commentEx w15:paraId="56C8F926" w15:done="0"/>
  <w15:commentEx w15:paraId="3398581E" w15:done="0"/>
  <w15:commentEx w15:paraId="4C909D66" w15:done="0"/>
  <w15:commentEx w15:paraId="55B4A0E4" w15:done="0"/>
  <w15:commentEx w15:paraId="50AFA4A5" w15:done="0"/>
  <w15:commentEx w15:paraId="47B509B0" w15:done="0"/>
  <w15:commentEx w15:paraId="604C3BE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208FD5" w16cex:dateUtc="2023-05-30T13:08:00Z"/>
  <w16cex:commentExtensible w16cex:durableId="28209286" w16cex:dateUtc="2023-05-30T13:19:00Z"/>
  <w16cex:commentExtensible w16cex:durableId="28209382" w16cex:dateUtc="2023-05-30T13:23:00Z"/>
  <w16cex:commentExtensible w16cex:durableId="28209078" w16cex:dateUtc="2023-05-30T13:10:00Z"/>
  <w16cex:commentExtensible w16cex:durableId="282090BB" w16cex:dateUtc="2023-05-30T13:11:00Z"/>
  <w16cex:commentExtensible w16cex:durableId="28209143" w16cex:dateUtc="2023-05-30T13:14:00Z"/>
  <w16cex:commentExtensible w16cex:durableId="282091A7" w16cex:dateUtc="2023-05-30T13:15:00Z"/>
  <w16cex:commentExtensible w16cex:durableId="28209245" w16cex:dateUtc="2023-05-30T13:18:00Z"/>
  <w16cex:commentExtensible w16cex:durableId="282093AE" w16cex:dateUtc="2023-05-30T13:24:00Z"/>
  <w16cex:commentExtensible w16cex:durableId="28209304" w16cex:dateUtc="2023-05-30T13: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A832177" w16cid:durableId="28208FD5"/>
  <w16cid:commentId w16cid:paraId="1D22CCDC" w16cid:durableId="28209286"/>
  <w16cid:commentId w16cid:paraId="1D4ADC32" w16cid:durableId="28209382"/>
  <w16cid:commentId w16cid:paraId="56C8F926" w16cid:durableId="28209078"/>
  <w16cid:commentId w16cid:paraId="3398581E" w16cid:durableId="282090BB"/>
  <w16cid:commentId w16cid:paraId="4C909D66" w16cid:durableId="28209143"/>
  <w16cid:commentId w16cid:paraId="55B4A0E4" w16cid:durableId="282091A7"/>
  <w16cid:commentId w16cid:paraId="50AFA4A5" w16cid:durableId="28209245"/>
  <w16cid:commentId w16cid:paraId="47B509B0" w16cid:durableId="282093AE"/>
  <w16cid:commentId w16cid:paraId="604C3BE8" w16cid:durableId="2820930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4D26D9" w14:textId="77777777" w:rsidR="00654012" w:rsidRDefault="00654012">
      <w:r>
        <w:separator/>
      </w:r>
    </w:p>
  </w:endnote>
  <w:endnote w:type="continuationSeparator" w:id="0">
    <w:p w14:paraId="24444579" w14:textId="77777777" w:rsidR="00654012" w:rsidRDefault="006540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ETH Light">
    <w:altName w:val="Calibri"/>
    <w:panose1 w:val="02000403040000020004"/>
    <w:charset w:val="00"/>
    <w:family w:val="auto"/>
    <w:pitch w:val="variable"/>
    <w:sig w:usb0="800000A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DE031F" w14:textId="77777777" w:rsidR="00DA04D7" w:rsidRDefault="00C559D0">
    <w:pPr>
      <w:pStyle w:val="Footer"/>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71E5D9" w14:textId="77777777" w:rsidR="00DA04D7" w:rsidRPr="00B21FA1" w:rsidRDefault="00000000" w:rsidP="00B21FA1">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9DCDF9" w14:textId="77777777" w:rsidR="00654012" w:rsidRDefault="00654012">
      <w:r>
        <w:separator/>
      </w:r>
    </w:p>
  </w:footnote>
  <w:footnote w:type="continuationSeparator" w:id="0">
    <w:p w14:paraId="76BB8413" w14:textId="77777777" w:rsidR="00654012" w:rsidRDefault="006540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90D7D6" w14:textId="77777777" w:rsidR="00DA04D7" w:rsidRDefault="00C559D0">
    <w:pPr>
      <w:pStyle w:val="ETHBriefKopf1"/>
    </w:pPr>
    <w:r>
      <w:rPr>
        <w:lang w:val="en-US"/>
      </w:rPr>
      <mc:AlternateContent>
        <mc:Choice Requires="wps">
          <w:drawing>
            <wp:anchor distT="0" distB="0" distL="114300" distR="114300" simplePos="0" relativeHeight="251659264" behindDoc="0" locked="0" layoutInCell="1" allowOverlap="1" wp14:anchorId="7ABF0D8A" wp14:editId="0E775FA9">
              <wp:simplePos x="0" y="0"/>
              <wp:positionH relativeFrom="column">
                <wp:posOffset>3692525</wp:posOffset>
              </wp:positionH>
              <wp:positionV relativeFrom="paragraph">
                <wp:posOffset>-338455</wp:posOffset>
              </wp:positionV>
              <wp:extent cx="2520315" cy="1423035"/>
              <wp:effectExtent l="0" t="0" r="13335" b="5715"/>
              <wp:wrapTight wrapText="bothSides">
                <wp:wrapPolygon edited="0">
                  <wp:start x="0" y="0"/>
                  <wp:lineTo x="0" y="21398"/>
                  <wp:lineTo x="21551" y="21398"/>
                  <wp:lineTo x="21551" y="0"/>
                  <wp:lineTo x="0" y="0"/>
                </wp:wrapPolygon>
              </wp:wrapTight>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20315" cy="1423035"/>
                      </a:xfrm>
                      <a:prstGeom prst="rect">
                        <a:avLst/>
                      </a:prstGeom>
                      <a:noFill/>
                      <a:ln>
                        <a:noFill/>
                      </a:ln>
                    </wps:spPr>
                    <wps:txbx>
                      <w:txbxContent>
                        <w:p w14:paraId="2E7AF255" w14:textId="77777777" w:rsidR="00DA04D7" w:rsidRPr="007240F8" w:rsidRDefault="00C559D0" w:rsidP="00336DD3">
                          <w:pPr>
                            <w:pStyle w:val="ETHAbsAbteilung"/>
                            <w:spacing w:after="0"/>
                            <w:rPr>
                              <w:rFonts w:ascii="Arial" w:hAnsi="Arial" w:cs="Arial"/>
                              <w:b w:val="0"/>
                            </w:rPr>
                          </w:pPr>
                          <w:r w:rsidRPr="007240F8">
                            <w:rPr>
                              <w:rFonts w:ascii="Arial" w:hAnsi="Arial" w:cs="Arial"/>
                            </w:rPr>
                            <w:t>Institute for Chemical and Bioengineering</w:t>
                          </w:r>
                        </w:p>
                        <w:p w14:paraId="3DAF82F7" w14:textId="77777777" w:rsidR="00DA04D7" w:rsidRPr="007240F8" w:rsidRDefault="00C559D0" w:rsidP="0023713B">
                          <w:pPr>
                            <w:pStyle w:val="ETHAbsFliesstext"/>
                            <w:spacing w:before="240"/>
                            <w:rPr>
                              <w:rFonts w:ascii="Arial" w:hAnsi="Arial" w:cs="Arial"/>
                            </w:rPr>
                          </w:pPr>
                          <w:r>
                            <w:rPr>
                              <w:rFonts w:ascii="Arial" w:hAnsi="Arial" w:cs="Arial"/>
                            </w:rPr>
                            <w:t>ETH Zurich</w:t>
                          </w:r>
                        </w:p>
                        <w:p w14:paraId="114020A4" w14:textId="77777777" w:rsidR="00DA04D7" w:rsidRPr="00AC7CB9" w:rsidRDefault="00C559D0" w:rsidP="00AC7CB9">
                          <w:pPr>
                            <w:pStyle w:val="ETHAbsName"/>
                            <w:spacing w:before="0"/>
                            <w:rPr>
                              <w:rFonts w:ascii="Arial" w:hAnsi="Arial" w:cs="Arial"/>
                              <w:b w:val="0"/>
                            </w:rPr>
                          </w:pPr>
                          <w:r w:rsidRPr="00AC7CB9">
                            <w:rPr>
                              <w:rFonts w:ascii="Arial" w:hAnsi="Arial" w:cs="Arial"/>
                              <w:b w:val="0"/>
                            </w:rPr>
                            <w:t>Prof. Dr. Gonzalo Guillén-Gosálbez</w:t>
                          </w:r>
                        </w:p>
                        <w:p w14:paraId="6430DE10" w14:textId="77777777" w:rsidR="00AC7CB9" w:rsidRPr="008B3B59" w:rsidRDefault="00C559D0" w:rsidP="00AC7CB9">
                          <w:pPr>
                            <w:pStyle w:val="ETHAbsFliesstext"/>
                            <w:rPr>
                              <w:rFonts w:ascii="Arial" w:hAnsi="Arial" w:cs="Arial"/>
                            </w:rPr>
                          </w:pPr>
                          <w:r w:rsidRPr="008B3B59">
                            <w:rPr>
                              <w:rFonts w:ascii="Arial" w:hAnsi="Arial" w:cs="Arial"/>
                            </w:rPr>
                            <w:t>Vladimir-Prelog-Weg 1, HCI G135</w:t>
                          </w:r>
                        </w:p>
                        <w:p w14:paraId="41C3E547" w14:textId="77777777" w:rsidR="00AC7CB9" w:rsidRPr="007240F8" w:rsidRDefault="00C559D0" w:rsidP="00AC7CB9">
                          <w:pPr>
                            <w:pStyle w:val="ETHAbsFliesstext"/>
                            <w:rPr>
                              <w:rFonts w:ascii="Arial" w:hAnsi="Arial" w:cs="Arial"/>
                              <w:lang w:val="de-DE"/>
                            </w:rPr>
                          </w:pPr>
                          <w:r w:rsidRPr="007240F8">
                            <w:rPr>
                              <w:rFonts w:ascii="Arial" w:hAnsi="Arial" w:cs="Arial"/>
                              <w:lang w:val="de-DE"/>
                            </w:rPr>
                            <w:t>8093 Zurich</w:t>
                          </w:r>
                          <w:r>
                            <w:rPr>
                              <w:rFonts w:ascii="Arial" w:hAnsi="Arial" w:cs="Arial"/>
                              <w:lang w:val="de-DE"/>
                            </w:rPr>
                            <w:t xml:space="preserve">, </w:t>
                          </w:r>
                          <w:r w:rsidRPr="007240F8">
                            <w:rPr>
                              <w:rFonts w:ascii="Arial" w:hAnsi="Arial" w:cs="Arial"/>
                              <w:lang w:val="de-DE"/>
                            </w:rPr>
                            <w:t>Switzerland</w:t>
                          </w:r>
                        </w:p>
                        <w:p w14:paraId="133FA9FD" w14:textId="77777777" w:rsidR="00DA04D7" w:rsidRPr="008B3B59" w:rsidRDefault="00C559D0" w:rsidP="00871534">
                          <w:pPr>
                            <w:pStyle w:val="ETHAbsFliesstext"/>
                            <w:ind w:left="709" w:hanging="709"/>
                            <w:rPr>
                              <w:rFonts w:ascii="Arial" w:hAnsi="Arial" w:cs="Arial"/>
                              <w:lang w:val="de-CH"/>
                            </w:rPr>
                          </w:pPr>
                          <w:r w:rsidRPr="008B3B59">
                            <w:rPr>
                              <w:rFonts w:ascii="Arial" w:hAnsi="Arial" w:cs="Arial"/>
                              <w:lang w:val="de-CH"/>
                            </w:rPr>
                            <w:t>Phone: +41 44 633 40 84</w:t>
                          </w:r>
                        </w:p>
                        <w:p w14:paraId="0C69168C" w14:textId="77777777" w:rsidR="00DA04D7" w:rsidRPr="008B3B59" w:rsidRDefault="00C559D0" w:rsidP="00871534">
                          <w:pPr>
                            <w:pStyle w:val="ETHAbsFliesstext"/>
                            <w:tabs>
                              <w:tab w:val="left" w:pos="709"/>
                              <w:tab w:val="left" w:pos="1276"/>
                            </w:tabs>
                            <w:ind w:left="709" w:hanging="709"/>
                            <w:rPr>
                              <w:rFonts w:ascii="Arial" w:hAnsi="Arial" w:cs="Arial"/>
                              <w:lang w:val="de-CH"/>
                            </w:rPr>
                          </w:pPr>
                          <w:r w:rsidRPr="008B3B59">
                            <w:rPr>
                              <w:rFonts w:ascii="Arial" w:hAnsi="Arial" w:cs="Arial"/>
                              <w:lang w:val="de-CH"/>
                            </w:rPr>
                            <w:t>gonzalo.guillen.gosalbez@chem.ethz.ch</w:t>
                          </w:r>
                        </w:p>
                        <w:p w14:paraId="36929ED9" w14:textId="77777777" w:rsidR="005E4007" w:rsidRPr="00D164F7" w:rsidRDefault="00C559D0" w:rsidP="001C2193">
                          <w:pPr>
                            <w:pStyle w:val="ETHAbsFliesstext"/>
                            <w:ind w:left="737" w:hanging="737"/>
                            <w:rPr>
                              <w:rFonts w:ascii="Arial" w:hAnsi="Arial" w:cs="Arial"/>
                            </w:rPr>
                          </w:pPr>
                          <w:r w:rsidRPr="00D164F7">
                            <w:rPr>
                              <w:rFonts w:ascii="Arial" w:hAnsi="Arial" w:cs="Arial"/>
                            </w:rPr>
                            <w:t>www.superlab.ethz.ch</w:t>
                          </w:r>
                          <w:r w:rsidRPr="00D164F7" w:rsidDel="00CC1FF1">
                            <w:rPr>
                              <w:rFonts w:ascii="Arial" w:hAnsi="Arial" w:cs="Arial"/>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2F848CE" id="_x0000_t202" coordsize="21600,21600" o:spt="202" path="m,l,21600r21600,l21600,xe">
              <v:stroke joinstyle="miter"/>
              <v:path gradientshapeok="t" o:connecttype="rect"/>
            </v:shapetype>
            <v:shape id="Text Box 3" o:spid="_x0000_s1026" type="#_x0000_t202" style="position:absolute;margin-left:290.75pt;margin-top:-26.65pt;width:198.45pt;height:112.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" filled="f" stroked="f">
              <v:textbox inset="0,0,0,0">
                <w:txbxContent>
                  <w:p w:rsidR="00DA04D7" w:rsidRPr="007240F8" w:rsidRDefault="00C559D0" w:rsidP="00336DD3">
                    <w:pPr>
                      <w:pStyle w:val="ETHAbsAbteilung"/>
                      <w:spacing w:after="0"/>
                      <w:rPr>
                        <w:rFonts w:ascii="Arial" w:hAnsi="Arial" w:cs="Arial"/>
                        <w:b w:val="0"/>
                      </w:rPr>
                    </w:pPr>
                    <w:r w:rsidRPr="007240F8">
                      <w:rPr>
                        <w:rFonts w:ascii="Arial" w:hAnsi="Arial" w:cs="Arial"/>
                      </w:rPr>
                      <w:t>Institute for Chemical and Bioengineering</w:t>
                    </w:r>
                  </w:p>
                  <w:p w:rsidR="00DA04D7" w:rsidRPr="007240F8" w:rsidRDefault="00C559D0" w:rsidP="0023713B">
                    <w:pPr>
                      <w:pStyle w:val="ETHAbsFliesstext"/>
                      <w:spacing w:before="240"/>
                      <w:rPr>
                        <w:rFonts w:ascii="Arial" w:hAnsi="Arial" w:cs="Arial"/>
                      </w:rPr>
                    </w:pPr>
                    <w:r>
                      <w:rPr>
                        <w:rFonts w:ascii="Arial" w:hAnsi="Arial" w:cs="Arial"/>
                      </w:rPr>
                      <w:t>ETH Zurich</w:t>
                    </w:r>
                  </w:p>
                  <w:p w:rsidR="00DA04D7" w:rsidRPr="00AC7CB9" w:rsidRDefault="00C559D0" w:rsidP="00AC7CB9">
                    <w:pPr>
                      <w:pStyle w:val="ETHAbsName"/>
                      <w:spacing w:before="0"/>
                      <w:rPr>
                        <w:rFonts w:ascii="Arial" w:hAnsi="Arial" w:cs="Arial"/>
                        <w:b w:val="0"/>
                      </w:rPr>
                    </w:pPr>
                    <w:r w:rsidRPr="00AC7CB9">
                      <w:rPr>
                        <w:rFonts w:ascii="Arial" w:hAnsi="Arial" w:cs="Arial"/>
                        <w:b w:val="0"/>
                      </w:rPr>
                      <w:t>Prof. Dr. Gonzalo Guillén-Gosálbez</w:t>
                    </w:r>
                  </w:p>
                  <w:p w:rsidR="00AC7CB9" w:rsidRPr="008B3B59" w:rsidRDefault="00C559D0" w:rsidP="00AC7CB9">
                    <w:pPr>
                      <w:pStyle w:val="ETHAbsFliesstext"/>
                      <w:rPr>
                        <w:rFonts w:ascii="Arial" w:hAnsi="Arial" w:cs="Arial"/>
                      </w:rPr>
                    </w:pPr>
                    <w:r w:rsidRPr="008B3B59">
                      <w:rPr>
                        <w:rFonts w:ascii="Arial" w:hAnsi="Arial" w:cs="Arial"/>
                      </w:rPr>
                      <w:t>Vladimir-Prelog-Weg 1, HCI G135</w:t>
                    </w:r>
                  </w:p>
                  <w:p w:rsidR="00AC7CB9" w:rsidRPr="007240F8" w:rsidRDefault="00C559D0" w:rsidP="00AC7CB9">
                    <w:pPr>
                      <w:pStyle w:val="ETHAbsFliesstext"/>
                      <w:rPr>
                        <w:rFonts w:ascii="Arial" w:hAnsi="Arial" w:cs="Arial"/>
                        <w:lang w:val="de-DE"/>
                      </w:rPr>
                    </w:pPr>
                    <w:r w:rsidRPr="007240F8">
                      <w:rPr>
                        <w:rFonts w:ascii="Arial" w:hAnsi="Arial" w:cs="Arial"/>
                        <w:lang w:val="de-DE"/>
                      </w:rPr>
                      <w:t xml:space="preserve">8093 </w:t>
                    </w:r>
                    <w:proofErr w:type="spellStart"/>
                    <w:r w:rsidRPr="007240F8">
                      <w:rPr>
                        <w:rFonts w:ascii="Arial" w:hAnsi="Arial" w:cs="Arial"/>
                        <w:lang w:val="de-DE"/>
                      </w:rPr>
                      <w:t>Zurich</w:t>
                    </w:r>
                    <w:proofErr w:type="spellEnd"/>
                    <w:r>
                      <w:rPr>
                        <w:rFonts w:ascii="Arial" w:hAnsi="Arial" w:cs="Arial"/>
                        <w:lang w:val="de-DE"/>
                      </w:rPr>
                      <w:t xml:space="preserve">, </w:t>
                    </w:r>
                    <w:proofErr w:type="spellStart"/>
                    <w:r w:rsidRPr="007240F8">
                      <w:rPr>
                        <w:rFonts w:ascii="Arial" w:hAnsi="Arial" w:cs="Arial"/>
                        <w:lang w:val="de-DE"/>
                      </w:rPr>
                      <w:t>Switzerland</w:t>
                    </w:r>
                    <w:proofErr w:type="spellEnd"/>
                  </w:p>
                  <w:p w:rsidR="00DA04D7" w:rsidRPr="008B3B59" w:rsidRDefault="00C559D0" w:rsidP="00871534">
                    <w:pPr>
                      <w:pStyle w:val="ETHAbsFliesstext"/>
                      <w:ind w:left="709" w:hanging="709"/>
                      <w:rPr>
                        <w:rFonts w:ascii="Arial" w:hAnsi="Arial" w:cs="Arial"/>
                        <w:lang w:val="de-CH"/>
                      </w:rPr>
                    </w:pPr>
                    <w:r w:rsidRPr="008B3B59">
                      <w:rPr>
                        <w:rFonts w:ascii="Arial" w:hAnsi="Arial" w:cs="Arial"/>
                        <w:lang w:val="de-CH"/>
                      </w:rPr>
                      <w:t xml:space="preserve">Phone: +41 44 633 40 </w:t>
                    </w:r>
                    <w:r w:rsidRPr="008B3B59">
                      <w:rPr>
                        <w:rFonts w:ascii="Arial" w:hAnsi="Arial" w:cs="Arial"/>
                        <w:lang w:val="de-CH"/>
                      </w:rPr>
                      <w:t>84</w:t>
                    </w:r>
                  </w:p>
                  <w:p w:rsidR="00DA04D7" w:rsidRPr="008B3B59" w:rsidRDefault="00C559D0" w:rsidP="00871534">
                    <w:pPr>
                      <w:pStyle w:val="ETHAbsFliesstext"/>
                      <w:tabs>
                        <w:tab w:val="left" w:pos="709"/>
                        <w:tab w:val="left" w:pos="1276"/>
                      </w:tabs>
                      <w:ind w:left="709" w:hanging="709"/>
                      <w:rPr>
                        <w:rFonts w:ascii="Arial" w:hAnsi="Arial" w:cs="Arial"/>
                        <w:lang w:val="de-CH"/>
                      </w:rPr>
                    </w:pPr>
                    <w:r w:rsidRPr="008B3B59">
                      <w:rPr>
                        <w:rFonts w:ascii="Arial" w:hAnsi="Arial" w:cs="Arial"/>
                        <w:lang w:val="de-CH"/>
                      </w:rPr>
                      <w:t>gonzalo.guillen.gosalbez@chem.ethz.ch</w:t>
                    </w:r>
                  </w:p>
                  <w:p w:rsidR="005E4007" w:rsidRPr="00D164F7" w:rsidRDefault="00C559D0" w:rsidP="001C2193">
                    <w:pPr>
                      <w:pStyle w:val="ETHAbsFliesstext"/>
                      <w:ind w:left="737" w:hanging="737"/>
                      <w:rPr>
                        <w:rFonts w:ascii="Arial" w:hAnsi="Arial" w:cs="Arial"/>
                      </w:rPr>
                    </w:pPr>
                    <w:r w:rsidRPr="00D164F7">
                      <w:rPr>
                        <w:rFonts w:ascii="Arial" w:hAnsi="Arial" w:cs="Arial"/>
                      </w:rPr>
                      <w:t>www.superlab.ethz.ch</w:t>
                    </w:r>
                    <w:r w:rsidRPr="00D164F7" w:rsidDel="00CC1FF1">
                      <w:rPr>
                        <w:rFonts w:ascii="Arial" w:hAnsi="Arial" w:cs="Arial"/>
                      </w:rPr>
                      <w:t xml:space="preserve"> </w:t>
                    </w:r>
                  </w:p>
                </w:txbxContent>
              </v:textbox>
              <w10:wrap type="tight"/>
            </v:shape>
          </w:pict>
        </mc:Fallback>
      </mc:AlternateContent>
    </w:r>
    <w:r>
      <w:rPr>
        <w:lang w:val="en-US"/>
      </w:rPr>
      <w:drawing>
        <wp:anchor distT="0" distB="0" distL="114300" distR="114300" simplePos="0" relativeHeight="251660288" behindDoc="0" locked="0" layoutInCell="1" allowOverlap="1" wp14:anchorId="149D7D49" wp14:editId="78DC1768">
          <wp:simplePos x="0" y="0"/>
          <wp:positionH relativeFrom="margin">
            <wp:posOffset>2540</wp:posOffset>
          </wp:positionH>
          <wp:positionV relativeFrom="paragraph">
            <wp:posOffset>-313055</wp:posOffset>
          </wp:positionV>
          <wp:extent cx="1558800" cy="284400"/>
          <wp:effectExtent l="0" t="0" r="3810" b="1905"/>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8800" cy="2844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B1571"/>
    <w:multiLevelType w:val="hybridMultilevel"/>
    <w:tmpl w:val="869A41DC"/>
    <w:lvl w:ilvl="0" w:tplc="46CC94DE">
      <w:start w:val="1"/>
      <w:numFmt w:val="lowerRoman"/>
      <w:lvlText w:val="(%1)"/>
      <w:lvlJc w:val="left"/>
      <w:pPr>
        <w:ind w:left="720" w:hanging="720"/>
      </w:pPr>
      <w:rPr>
        <w:rFonts w:hint="default"/>
      </w:r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num w:numId="1" w16cid:durableId="121662416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artin Fernandez  Antonio José">
    <w15:presenceInfo w15:providerId="AD" w15:userId="S::maantoni@ethz.ch::e34b8c64-7386-4c87-9b46-9a39c3cfb56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A4A"/>
    <w:rsid w:val="000149CC"/>
    <w:rsid w:val="00102A51"/>
    <w:rsid w:val="00125604"/>
    <w:rsid w:val="001C078C"/>
    <w:rsid w:val="001C7A4A"/>
    <w:rsid w:val="00220083"/>
    <w:rsid w:val="002F4016"/>
    <w:rsid w:val="0034561A"/>
    <w:rsid w:val="003C397C"/>
    <w:rsid w:val="003F75F6"/>
    <w:rsid w:val="004642C1"/>
    <w:rsid w:val="0047007E"/>
    <w:rsid w:val="004D0871"/>
    <w:rsid w:val="005437BA"/>
    <w:rsid w:val="00654012"/>
    <w:rsid w:val="00683D2E"/>
    <w:rsid w:val="00760731"/>
    <w:rsid w:val="00764A49"/>
    <w:rsid w:val="00802412"/>
    <w:rsid w:val="0082453D"/>
    <w:rsid w:val="00870AB5"/>
    <w:rsid w:val="009D0A0E"/>
    <w:rsid w:val="009F702B"/>
    <w:rsid w:val="00A06D26"/>
    <w:rsid w:val="00AA43F8"/>
    <w:rsid w:val="00AA6E23"/>
    <w:rsid w:val="00AB3714"/>
    <w:rsid w:val="00AE3D7B"/>
    <w:rsid w:val="00B076CA"/>
    <w:rsid w:val="00C52ACE"/>
    <w:rsid w:val="00C559D0"/>
    <w:rsid w:val="00C561E5"/>
    <w:rsid w:val="00CA3F33"/>
    <w:rsid w:val="00CB0126"/>
    <w:rsid w:val="00CC010F"/>
    <w:rsid w:val="00D37431"/>
    <w:rsid w:val="00DC0FF6"/>
    <w:rsid w:val="00E01138"/>
    <w:rsid w:val="00E047F5"/>
    <w:rsid w:val="00F6416B"/>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22C7D"/>
  <w15:chartTrackingRefBased/>
  <w15:docId w15:val="{CCB0406F-93E5-46C8-A438-9A524D896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A4A"/>
    <w:pPr>
      <w:spacing w:after="0" w:line="240" w:lineRule="auto"/>
    </w:pPr>
    <w:rPr>
      <w:rFonts w:ascii="ETH Light" w:eastAsia="PMingLiU" w:hAnsi="ETH Light" w:cs="Times New Roman"/>
      <w:sz w:val="20"/>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THAbsAbteilung">
    <w:name w:val="ETH_Abs_Abteilung"/>
    <w:next w:val="Normal"/>
    <w:rsid w:val="001C7A4A"/>
    <w:pPr>
      <w:spacing w:after="230" w:line="230" w:lineRule="exact"/>
    </w:pPr>
    <w:rPr>
      <w:rFonts w:ascii="ETH Light" w:eastAsia="PMingLiU" w:hAnsi="ETH Light" w:cs="Times New Roman"/>
      <w:b/>
      <w:spacing w:val="6"/>
      <w:sz w:val="17"/>
      <w:szCs w:val="20"/>
      <w:lang w:val="en-US"/>
    </w:rPr>
  </w:style>
  <w:style w:type="paragraph" w:customStyle="1" w:styleId="ETHAbsFliesstext">
    <w:name w:val="ETH_Abs_Fliesstext"/>
    <w:basedOn w:val="ETHAbsAbteilung"/>
    <w:rsid w:val="001C7A4A"/>
    <w:pPr>
      <w:spacing w:after="0"/>
    </w:pPr>
    <w:rPr>
      <w:b w:val="0"/>
    </w:rPr>
  </w:style>
  <w:style w:type="paragraph" w:customStyle="1" w:styleId="ETHAbsName">
    <w:name w:val="ETH_Abs_Name"/>
    <w:basedOn w:val="ETHAbsAbteilung"/>
    <w:next w:val="ETHAbsFliesstext"/>
    <w:rsid w:val="001C7A4A"/>
    <w:pPr>
      <w:spacing w:before="230" w:after="0"/>
    </w:pPr>
  </w:style>
  <w:style w:type="paragraph" w:customStyle="1" w:styleId="ETHBriefKopf1">
    <w:name w:val="ETH_Brief_Kopf1"/>
    <w:basedOn w:val="Normal"/>
    <w:rsid w:val="001C7A4A"/>
    <w:pPr>
      <w:spacing w:after="1666" w:line="270" w:lineRule="exact"/>
    </w:pPr>
    <w:rPr>
      <w:b/>
      <w:noProof/>
      <w:lang w:val="de-CH"/>
    </w:rPr>
  </w:style>
  <w:style w:type="paragraph" w:styleId="Footer">
    <w:name w:val="footer"/>
    <w:basedOn w:val="Normal"/>
    <w:link w:val="FooterChar"/>
    <w:uiPriority w:val="99"/>
    <w:rsid w:val="001C7A4A"/>
    <w:pPr>
      <w:tabs>
        <w:tab w:val="right" w:pos="9441"/>
      </w:tabs>
      <w:spacing w:line="270" w:lineRule="exact"/>
    </w:pPr>
    <w:rPr>
      <w:lang w:val="de-CH"/>
    </w:rPr>
  </w:style>
  <w:style w:type="character" w:customStyle="1" w:styleId="FooterChar">
    <w:name w:val="Footer Char"/>
    <w:basedOn w:val="DefaultParagraphFont"/>
    <w:link w:val="Footer"/>
    <w:uiPriority w:val="99"/>
    <w:rsid w:val="001C7A4A"/>
    <w:rPr>
      <w:rFonts w:ascii="ETH Light" w:eastAsia="PMingLiU" w:hAnsi="ETH Light" w:cs="Times New Roman"/>
      <w:sz w:val="20"/>
      <w:szCs w:val="20"/>
    </w:rPr>
  </w:style>
  <w:style w:type="paragraph" w:customStyle="1" w:styleId="BriefBeilagen">
    <w:name w:val="Brief_Beilagen"/>
    <w:basedOn w:val="Normal"/>
    <w:qFormat/>
    <w:rsid w:val="001C7A4A"/>
    <w:pPr>
      <w:tabs>
        <w:tab w:val="left" w:pos="284"/>
      </w:tabs>
      <w:spacing w:line="250" w:lineRule="atLeast"/>
    </w:pPr>
    <w:rPr>
      <w:rFonts w:ascii="Arial" w:eastAsiaTheme="minorHAnsi" w:hAnsi="Arial"/>
      <w:sz w:val="19"/>
    </w:rPr>
  </w:style>
  <w:style w:type="paragraph" w:styleId="ListParagraph">
    <w:name w:val="List Paragraph"/>
    <w:basedOn w:val="Normal"/>
    <w:uiPriority w:val="34"/>
    <w:qFormat/>
    <w:rsid w:val="00802412"/>
    <w:pPr>
      <w:ind w:left="720"/>
      <w:contextualSpacing/>
    </w:pPr>
  </w:style>
  <w:style w:type="paragraph" w:styleId="BalloonText">
    <w:name w:val="Balloon Text"/>
    <w:basedOn w:val="Normal"/>
    <w:link w:val="BalloonTextChar"/>
    <w:uiPriority w:val="99"/>
    <w:semiHidden/>
    <w:unhideWhenUsed/>
    <w:rsid w:val="00C559D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559D0"/>
    <w:rPr>
      <w:rFonts w:ascii="Segoe UI" w:eastAsia="PMingLiU" w:hAnsi="Segoe UI" w:cs="Segoe UI"/>
      <w:sz w:val="18"/>
      <w:szCs w:val="18"/>
      <w:lang w:val="en-GB"/>
    </w:rPr>
  </w:style>
  <w:style w:type="character" w:styleId="CommentReference">
    <w:name w:val="annotation reference"/>
    <w:basedOn w:val="DefaultParagraphFont"/>
    <w:uiPriority w:val="99"/>
    <w:semiHidden/>
    <w:unhideWhenUsed/>
    <w:rsid w:val="004D0871"/>
    <w:rPr>
      <w:sz w:val="16"/>
      <w:szCs w:val="16"/>
    </w:rPr>
  </w:style>
  <w:style w:type="paragraph" w:styleId="CommentText">
    <w:name w:val="annotation text"/>
    <w:basedOn w:val="Normal"/>
    <w:link w:val="CommentTextChar"/>
    <w:uiPriority w:val="99"/>
    <w:unhideWhenUsed/>
    <w:rsid w:val="004D0871"/>
  </w:style>
  <w:style w:type="character" w:customStyle="1" w:styleId="CommentTextChar">
    <w:name w:val="Comment Text Char"/>
    <w:basedOn w:val="DefaultParagraphFont"/>
    <w:link w:val="CommentText"/>
    <w:uiPriority w:val="99"/>
    <w:rsid w:val="004D0871"/>
    <w:rPr>
      <w:rFonts w:ascii="ETH Light" w:eastAsia="PMingLiU" w:hAnsi="ETH Light" w:cs="Times New Roman"/>
      <w:sz w:val="20"/>
      <w:szCs w:val="20"/>
      <w:lang w:val="en-GB"/>
    </w:rPr>
  </w:style>
  <w:style w:type="paragraph" w:styleId="CommentSubject">
    <w:name w:val="annotation subject"/>
    <w:basedOn w:val="CommentText"/>
    <w:next w:val="CommentText"/>
    <w:link w:val="CommentSubjectChar"/>
    <w:uiPriority w:val="99"/>
    <w:semiHidden/>
    <w:unhideWhenUsed/>
    <w:rsid w:val="004D0871"/>
    <w:rPr>
      <w:b/>
      <w:bCs/>
    </w:rPr>
  </w:style>
  <w:style w:type="character" w:customStyle="1" w:styleId="CommentSubjectChar">
    <w:name w:val="Comment Subject Char"/>
    <w:basedOn w:val="CommentTextChar"/>
    <w:link w:val="CommentSubject"/>
    <w:uiPriority w:val="99"/>
    <w:semiHidden/>
    <w:rsid w:val="004D0871"/>
    <w:rPr>
      <w:rFonts w:ascii="ETH Light" w:eastAsia="PMingLiU" w:hAnsi="ETH Light" w:cs="Times New Roman"/>
      <w:b/>
      <w:bCs/>
      <w:sz w:val="20"/>
      <w:szCs w:val="20"/>
      <w:lang w:val="en-GB"/>
    </w:rPr>
  </w:style>
  <w:style w:type="paragraph" w:styleId="Revision">
    <w:name w:val="Revision"/>
    <w:hidden/>
    <w:uiPriority w:val="99"/>
    <w:semiHidden/>
    <w:rsid w:val="004D0871"/>
    <w:pPr>
      <w:spacing w:after="0" w:line="240" w:lineRule="auto"/>
    </w:pPr>
    <w:rPr>
      <w:rFonts w:ascii="ETH Light" w:eastAsia="PMingLiU" w:hAnsi="ETH Light" w:cs="Times New Roman"/>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923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eader" Target="head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microsoft.com/office/2011/relationships/people" Target="people.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419</Words>
  <Characters>2641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Nabera  Abhinandan</dc:creator>
  <cp:keywords/>
  <dc:description/>
  <cp:lastModifiedBy>Martin Fernandez  Antonio José</cp:lastModifiedBy>
  <cp:revision>12</cp:revision>
  <dcterms:created xsi:type="dcterms:W3CDTF">2023-05-30T08:50:00Z</dcterms:created>
  <dcterms:modified xsi:type="dcterms:W3CDTF">2023-05-30T13:24:00Z</dcterms:modified>
</cp:coreProperties>
</file>