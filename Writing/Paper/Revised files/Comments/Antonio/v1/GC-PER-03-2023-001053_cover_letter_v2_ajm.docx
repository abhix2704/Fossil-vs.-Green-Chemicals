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7777777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Pr="00241C5E">
        <w:rPr>
          <w:rFonts w:ascii="Arial" w:hAnsi="Arial" w:cs="Arial"/>
        </w:rPr>
        <w:t>31.05.2023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6F7BE3CF"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 xml:space="preserve">We </w:t>
      </w:r>
      <w:r w:rsidR="0012456A">
        <w:rPr>
          <w:rFonts w:ascii="Arial" w:hAnsi="Arial" w:cs="Arial"/>
        </w:rPr>
        <w:t>are grateful</w:t>
      </w:r>
      <w:r w:rsidRPr="00241C5E">
        <w:rPr>
          <w:rFonts w:ascii="Arial" w:hAnsi="Arial" w:cs="Arial"/>
        </w:rPr>
        <w:t xml:space="preserve"> for the opportunity to revise and resubmit our manuscript titled </w:t>
      </w:r>
      <w:r w:rsidR="00A42062" w:rsidRPr="00A42062">
        <w:rPr>
          <w:rFonts w:ascii="Arial" w:hAnsi="Arial" w:cs="Arial"/>
          <w:b/>
        </w:rPr>
        <w:t>‘</w:t>
      </w:r>
      <w:r w:rsidRPr="00A42062">
        <w:rPr>
          <w:rFonts w:ascii="Arial" w:hAnsi="Arial" w:cs="Arial"/>
          <w:b/>
        </w:rPr>
        <w:t>Energy</w:t>
      </w:r>
      <w:r w:rsidRPr="00241C5E">
        <w:rPr>
          <w:rFonts w:ascii="Arial" w:hAnsi="Arial" w:cs="Arial"/>
          <w:b/>
        </w:rPr>
        <w:t xml:space="preserve"> crisis in Europe triggers the economic competitiveness of green chemicals’ </w:t>
      </w:r>
      <w:r w:rsidRPr="00241C5E">
        <w:rPr>
          <w:rFonts w:ascii="Arial" w:hAnsi="Arial" w:cs="Arial"/>
        </w:rPr>
        <w:t>to Green Chemistry.</w:t>
      </w:r>
      <w:r w:rsidR="00354752">
        <w:rPr>
          <w:rFonts w:ascii="Arial" w:hAnsi="Arial" w:cs="Arial"/>
        </w:rPr>
        <w:t xml:space="preserve"> </w:t>
      </w:r>
      <w:r w:rsidR="00467A5F">
        <w:rPr>
          <w:rFonts w:ascii="Arial" w:hAnsi="Arial" w:cs="Arial"/>
        </w:rPr>
        <w:t>After careful consideration of</w:t>
      </w:r>
      <w:r w:rsidRPr="00241C5E">
        <w:rPr>
          <w:rFonts w:ascii="Arial" w:hAnsi="Arial" w:cs="Arial"/>
        </w:rPr>
        <w:t xml:space="preserve"> the Reviewers’ </w:t>
      </w:r>
      <w:r w:rsidR="00DE18BA">
        <w:rPr>
          <w:rFonts w:ascii="Arial" w:hAnsi="Arial" w:cs="Arial"/>
        </w:rPr>
        <w:t>suggestions</w:t>
      </w:r>
      <w:r w:rsidR="00467A5F">
        <w:rPr>
          <w:rFonts w:ascii="Arial" w:hAnsi="Arial" w:cs="Arial"/>
        </w:rPr>
        <w:t>, we have implemented the following main enhancements</w:t>
      </w:r>
      <w:r w:rsidRPr="00241C5E">
        <w:rPr>
          <w:rFonts w:ascii="Arial" w:hAnsi="Arial" w:cs="Arial"/>
        </w:rPr>
        <w:t xml:space="preserve">: </w:t>
      </w:r>
    </w:p>
    <w:p w14:paraId="33415D9D" w14:textId="1AD4254F" w:rsidR="00DE18BA" w:rsidRPr="00F87BAC" w:rsidRDefault="00F87BAC" w:rsidP="00F87BAC">
      <w:pPr>
        <w:spacing w:after="120" w:line="264" w:lineRule="auto"/>
        <w:jc w:val="both"/>
        <w:outlineLvl w:val="0"/>
        <w:rPr>
          <w:rFonts w:ascii="Arial" w:hAnsi="Arial" w:cs="Arial"/>
        </w:rPr>
      </w:pPr>
      <w:r>
        <w:rPr>
          <w:rFonts w:ascii="Arial" w:hAnsi="Arial" w:cs="Arial"/>
        </w:rPr>
        <w:t xml:space="preserve">(i) </w:t>
      </w:r>
      <w:r w:rsidR="00DE18BA" w:rsidRPr="00F87BAC">
        <w:rPr>
          <w:rFonts w:ascii="Arial" w:hAnsi="Arial" w:cs="Arial"/>
        </w:rPr>
        <w:t>Based on Reviewers</w:t>
      </w:r>
      <w:r w:rsidRPr="00F87BAC">
        <w:rPr>
          <w:rFonts w:ascii="Arial" w:hAnsi="Arial" w:cs="Arial"/>
        </w:rPr>
        <w:t> </w:t>
      </w:r>
      <w:r w:rsidR="00DE18BA" w:rsidRPr="00F87BAC">
        <w:rPr>
          <w:rFonts w:ascii="Arial" w:hAnsi="Arial" w:cs="Arial"/>
        </w:rPr>
        <w:t>#2 and</w:t>
      </w:r>
      <w:r w:rsidRPr="00F87BAC">
        <w:rPr>
          <w:rFonts w:ascii="Arial" w:hAnsi="Arial" w:cs="Arial"/>
        </w:rPr>
        <w:t> </w:t>
      </w:r>
      <w:r w:rsidR="00DE18BA" w:rsidRPr="00F87BAC">
        <w:rPr>
          <w:rFonts w:ascii="Arial" w:hAnsi="Arial" w:cs="Arial"/>
        </w:rPr>
        <w:t>#3</w:t>
      </w:r>
      <w:r w:rsidR="002A057C" w:rsidRPr="00F87BAC">
        <w:rPr>
          <w:rFonts w:ascii="Arial" w:hAnsi="Arial" w:cs="Arial"/>
        </w:rPr>
        <w:t xml:space="preserve"> feedback</w:t>
      </w:r>
      <w:r w:rsidR="00DE18BA" w:rsidRPr="00F87BAC">
        <w:rPr>
          <w:rFonts w:ascii="Arial" w:hAnsi="Arial" w:cs="Arial"/>
        </w:rPr>
        <w:t xml:space="preserve">, we have incorporated discussions on existing and upcoming pathways for ammonia and methanol production and the effect of fossil energy prices on sustainable alternatives. These additions make </w:t>
      </w:r>
      <w:r w:rsidRPr="00F87BAC">
        <w:rPr>
          <w:rFonts w:ascii="Arial" w:hAnsi="Arial" w:cs="Arial"/>
        </w:rPr>
        <w:t>the</w:t>
      </w:r>
      <w:r w:rsidR="00DE18BA" w:rsidRPr="00F87BAC">
        <w:rPr>
          <w:rFonts w:ascii="Arial" w:hAnsi="Arial" w:cs="Arial"/>
        </w:rPr>
        <w:t xml:space="preserve"> revised manuscript more accessible and </w:t>
      </w:r>
      <w:r w:rsidR="00864410" w:rsidRPr="00F87BAC">
        <w:rPr>
          <w:rFonts w:ascii="Arial" w:hAnsi="Arial" w:cs="Arial"/>
        </w:rPr>
        <w:t>enhance understanding</w:t>
      </w:r>
      <w:r w:rsidR="00DE18BA" w:rsidRPr="00F87BAC">
        <w:rPr>
          <w:rFonts w:ascii="Arial" w:hAnsi="Arial" w:cs="Arial"/>
        </w:rPr>
        <w:t xml:space="preserve"> of green chemicals</w:t>
      </w:r>
      <w:r w:rsidR="00C52F54" w:rsidRPr="00F87BAC">
        <w:rPr>
          <w:rFonts w:ascii="Arial" w:hAnsi="Arial" w:cs="Arial"/>
        </w:rPr>
        <w:t>’</w:t>
      </w:r>
      <w:r w:rsidR="00DE18BA" w:rsidRPr="00F87BAC">
        <w:rPr>
          <w:rFonts w:ascii="Arial" w:hAnsi="Arial" w:cs="Arial"/>
        </w:rPr>
        <w:t xml:space="preserve"> economic competitiveness in light of the energy crisis.</w:t>
      </w:r>
    </w:p>
    <w:p w14:paraId="1F70CD96" w14:textId="05D27B50" w:rsidR="00F47BAD" w:rsidRPr="00F87BAC" w:rsidRDefault="00F87BAC" w:rsidP="00F87BAC">
      <w:pPr>
        <w:spacing w:after="120" w:line="264" w:lineRule="auto"/>
        <w:jc w:val="both"/>
        <w:outlineLvl w:val="0"/>
        <w:rPr>
          <w:rFonts w:ascii="Arial" w:hAnsi="Arial" w:cs="Arial"/>
        </w:rPr>
      </w:pPr>
      <w:r>
        <w:rPr>
          <w:rFonts w:ascii="Arial" w:hAnsi="Arial" w:cs="Arial"/>
        </w:rPr>
        <w:t xml:space="preserve">(ii) </w:t>
      </w:r>
      <w:r w:rsidR="00F47BAD" w:rsidRPr="00F87BAC">
        <w:rPr>
          <w:rFonts w:ascii="Arial" w:hAnsi="Arial" w:cs="Arial"/>
        </w:rPr>
        <w:t>Reviewers #1 and #</w:t>
      </w:r>
      <w:r w:rsidR="002A057C" w:rsidRPr="00F87BAC">
        <w:rPr>
          <w:rFonts w:ascii="Arial" w:hAnsi="Arial" w:cs="Arial"/>
        </w:rPr>
        <w:t>2</w:t>
      </w:r>
      <w:r w:rsidR="00F47BAD" w:rsidRPr="00F87BAC">
        <w:rPr>
          <w:rFonts w:ascii="Arial" w:hAnsi="Arial" w:cs="Arial"/>
        </w:rPr>
        <w:t xml:space="preserve"> suggested discussing </w:t>
      </w:r>
      <w:del w:id="2" w:author="Martin Fernandez  Antonio José" w:date="2023-05-31T13:18:00Z">
        <w:r w:rsidR="00F47BAD" w:rsidRPr="00F87BAC" w:rsidDel="00F87BAC">
          <w:rPr>
            <w:rFonts w:ascii="Arial" w:hAnsi="Arial" w:cs="Arial"/>
          </w:rPr>
          <w:delText xml:space="preserve">the </w:delText>
        </w:r>
        <w:r w:rsidRPr="00F87BAC" w:rsidDel="00F87BAC">
          <w:rPr>
            <w:rFonts w:ascii="Arial" w:hAnsi="Arial" w:cs="Arial"/>
          </w:rPr>
          <w:delText>outlook</w:delText>
        </w:r>
        <w:r w:rsidR="00F47BAD" w:rsidRPr="00F87BAC" w:rsidDel="00F87BAC">
          <w:rPr>
            <w:rFonts w:ascii="Arial" w:hAnsi="Arial" w:cs="Arial"/>
          </w:rPr>
          <w:delText xml:space="preserve"> of our assessments, particularly regarding </w:delText>
        </w:r>
      </w:del>
      <w:r w:rsidR="00F47BAD" w:rsidRPr="00F87BAC">
        <w:rPr>
          <w:rFonts w:ascii="Arial" w:hAnsi="Arial" w:cs="Arial"/>
        </w:rPr>
        <w:t xml:space="preserve">future cost estimates for fossil and green routes. To address this, we performed a sensitivity analysis with varying energy prices to calculate production cost estimates for the fossil routes. This study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del w:id="3" w:author="Martin Fernandez  Antonio José" w:date="2023-05-31T13:18:00Z">
        <w:r w:rsidR="00F47BAD" w:rsidRPr="00F87BAC" w:rsidDel="00F87BAC">
          <w:rPr>
            <w:rFonts w:ascii="Arial" w:hAnsi="Arial" w:cs="Arial"/>
          </w:rPr>
          <w:delText xml:space="preserve">we </w:delText>
        </w:r>
      </w:del>
      <w:ins w:id="4" w:author="Martin Fernandez  Antonio José" w:date="2023-05-31T13:18:00Z">
        <w:r>
          <w:rPr>
            <w:rFonts w:ascii="Arial" w:hAnsi="Arial" w:cs="Arial"/>
          </w:rPr>
          <w:t>our work</w:t>
        </w:r>
        <w:r w:rsidRPr="00F87BAC">
          <w:rPr>
            <w:rFonts w:ascii="Arial" w:hAnsi="Arial" w:cs="Arial"/>
          </w:rPr>
          <w:t xml:space="preserve"> </w:t>
        </w:r>
      </w:ins>
      <w:ins w:id="5" w:author="Martin Fernandez  Antonio José" w:date="2023-05-31T13:19:00Z">
        <w:r>
          <w:rPr>
            <w:rFonts w:ascii="Arial" w:hAnsi="Arial" w:cs="Arial"/>
          </w:rPr>
          <w:t xml:space="preserve">now </w:t>
        </w:r>
      </w:ins>
      <w:r w:rsidR="00F47BAD" w:rsidRPr="00F87BAC">
        <w:rPr>
          <w:rFonts w:ascii="Arial" w:hAnsi="Arial" w:cs="Arial"/>
        </w:rPr>
        <w:t>underscore</w:t>
      </w:r>
      <w:ins w:id="6" w:author="Martin Fernandez  Antonio José" w:date="2023-05-31T13:18:00Z">
        <w:r>
          <w:rPr>
            <w:rFonts w:ascii="Arial" w:hAnsi="Arial" w:cs="Arial"/>
          </w:rPr>
          <w:t>s more clearly</w:t>
        </w:r>
      </w:ins>
      <w:r w:rsidR="00F47BAD" w:rsidRPr="00F87BAC">
        <w:rPr>
          <w:rFonts w:ascii="Arial" w:hAnsi="Arial" w:cs="Arial"/>
        </w:rPr>
        <w:t xml:space="preserve"> the long-term economic benefits of transitioning to the production of green chemicals.</w:t>
      </w:r>
    </w:p>
    <w:p w14:paraId="4D3EDBEA" w14:textId="7FBBC6AE" w:rsidR="006207D0" w:rsidRDefault="00CC56E0" w:rsidP="00F87BAC">
      <w:pPr>
        <w:spacing w:before="120" w:line="264" w:lineRule="auto"/>
        <w:jc w:val="both"/>
        <w:outlineLvl w:val="0"/>
        <w:rPr>
          <w:ins w:id="7" w:author="Martin Fernandez  Antonio José" w:date="2023-05-31T13:31:00Z"/>
          <w:rFonts w:ascii="Arial" w:hAnsi="Arial" w:cs="Arial"/>
        </w:rPr>
      </w:pPr>
      <w:ins w:id="8" w:author="Martin Fernandez  Antonio José" w:date="2023-05-31T13:34:00Z">
        <w:r>
          <w:rPr>
            <w:rFonts w:ascii="Arial" w:hAnsi="Arial" w:cs="Arial"/>
          </w:rPr>
          <w:t xml:space="preserve">(iii) </w:t>
        </w:r>
      </w:ins>
      <w:r w:rsidR="00917BFC" w:rsidRPr="00F87BAC">
        <w:rPr>
          <w:rFonts w:ascii="Arial" w:hAnsi="Arial" w:cs="Arial"/>
        </w:rPr>
        <w:t xml:space="preserve">Reviewer #2 recommended </w:t>
      </w:r>
      <w:r w:rsidR="00F47BAD" w:rsidRPr="00F87BAC">
        <w:rPr>
          <w:rFonts w:ascii="Arial" w:hAnsi="Arial" w:cs="Arial"/>
        </w:rPr>
        <w:t>expanding our</w:t>
      </w:r>
      <w:r w:rsidR="00917BFC" w:rsidRPr="00F87BAC">
        <w:rPr>
          <w:rFonts w:ascii="Arial" w:hAnsi="Arial" w:cs="Arial"/>
        </w:rPr>
        <w:t xml:space="preserve"> analysis </w:t>
      </w:r>
      <w:del w:id="9" w:author="Martin Fernandez  Antonio José" w:date="2023-05-31T13:19:00Z">
        <w:r w:rsidR="00917BFC" w:rsidRPr="00F87BAC" w:rsidDel="00F87BAC">
          <w:rPr>
            <w:rFonts w:ascii="Arial" w:hAnsi="Arial" w:cs="Arial"/>
          </w:rPr>
          <w:delText>by studying</w:delText>
        </w:r>
      </w:del>
      <w:ins w:id="10" w:author="Martin Fernandez  Antonio José" w:date="2023-05-31T13:19:00Z">
        <w:r w:rsidR="00F87BAC">
          <w:rPr>
            <w:rFonts w:ascii="Arial" w:hAnsi="Arial" w:cs="Arial"/>
          </w:rPr>
          <w:t>towards</w:t>
        </w:r>
      </w:ins>
      <w:r w:rsidR="00917BFC" w:rsidRPr="00F87BAC">
        <w:rPr>
          <w:rFonts w:ascii="Arial" w:hAnsi="Arial" w:cs="Arial"/>
        </w:rPr>
        <w:t xml:space="preserve"> internal differences among European countries and regions</w:t>
      </w:r>
      <w:r w:rsidR="00F47BAD" w:rsidRPr="00F87BAC">
        <w:rPr>
          <w:rFonts w:ascii="Arial" w:hAnsi="Arial" w:cs="Arial"/>
        </w:rPr>
        <w:t xml:space="preserve"> worldwide</w:t>
      </w:r>
      <w:del w:id="11" w:author="Martin Fernandez  Antonio José" w:date="2023-05-31T13:35:00Z">
        <w:r w:rsidR="00917BFC" w:rsidRPr="00F87BAC" w:rsidDel="00CC56E0">
          <w:rPr>
            <w:rFonts w:ascii="Arial" w:hAnsi="Arial" w:cs="Arial"/>
          </w:rPr>
          <w:delText>. In response,</w:delText>
        </w:r>
        <w:r w:rsidR="000E20F2" w:rsidRPr="00F87BAC" w:rsidDel="00CC56E0">
          <w:rPr>
            <w:rFonts w:ascii="Arial" w:hAnsi="Arial" w:cs="Arial"/>
          </w:rPr>
          <w:delText xml:space="preserve"> we regionali</w:delText>
        </w:r>
        <w:r w:rsidR="00AF567C" w:rsidRPr="00F87BAC" w:rsidDel="00CC56E0">
          <w:rPr>
            <w:rFonts w:ascii="Arial" w:hAnsi="Arial" w:cs="Arial"/>
          </w:rPr>
          <w:delText>s</w:delText>
        </w:r>
        <w:r w:rsidR="000E20F2" w:rsidRPr="00F87BAC" w:rsidDel="00CC56E0">
          <w:rPr>
            <w:rFonts w:ascii="Arial" w:hAnsi="Arial" w:cs="Arial"/>
          </w:rPr>
          <w:delText xml:space="preserve">ed production cost estimates within </w:delText>
        </w:r>
      </w:del>
      <w:del w:id="12" w:author="Martin Fernandez  Antonio José" w:date="2023-05-31T13:29:00Z">
        <w:r w:rsidR="000E20F2" w:rsidRPr="00F87BAC" w:rsidDel="006207D0">
          <w:rPr>
            <w:rFonts w:ascii="Arial" w:hAnsi="Arial" w:cs="Arial"/>
          </w:rPr>
          <w:delText>and outside Europe</w:delText>
        </w:r>
      </w:del>
      <w:r w:rsidR="000E20F2" w:rsidRPr="00F87BAC">
        <w:rPr>
          <w:rFonts w:ascii="Arial" w:hAnsi="Arial" w:cs="Arial"/>
        </w:rPr>
        <w:t xml:space="preserve">. </w:t>
      </w:r>
      <w:ins w:id="13" w:author="Martin Fernandez  Antonio José" w:date="2023-05-31T13:30:00Z">
        <w:r w:rsidR="006207D0" w:rsidRPr="006207D0">
          <w:rPr>
            <w:rFonts w:ascii="Arial" w:hAnsi="Arial" w:cs="Arial"/>
          </w:rPr>
          <w:t xml:space="preserve">Our findings reveal variations in production costs, with disparities of up to </w:t>
        </w:r>
        <w:r w:rsidR="006207D0" w:rsidRPr="006207D0">
          <w:rPr>
            <w:rFonts w:ascii="Arial" w:hAnsi="Arial" w:cs="Arial"/>
            <w:highlight w:val="yellow"/>
            <w:rPrChange w:id="14" w:author="Martin Fernandez  Antonio José" w:date="2023-05-31T13:30:00Z">
              <w:rPr>
                <w:rFonts w:ascii="Arial" w:hAnsi="Arial" w:cs="Arial"/>
              </w:rPr>
            </w:rPrChange>
          </w:rPr>
          <w:t>X%</w:t>
        </w:r>
        <w:r w:rsidR="006207D0" w:rsidRPr="006207D0">
          <w:rPr>
            <w:rFonts w:ascii="Arial" w:hAnsi="Arial" w:cs="Arial"/>
          </w:rPr>
          <w:t xml:space="preserve"> observed among European countries.</w:t>
        </w:r>
      </w:ins>
      <w:ins w:id="15" w:author="Martin Fernandez  Antonio José" w:date="2023-05-31T13:24:00Z">
        <w:r w:rsidR="006207D0">
          <w:rPr>
            <w:rFonts w:ascii="Arial" w:hAnsi="Arial" w:cs="Arial"/>
          </w:rPr>
          <w:t xml:space="preserve"> </w:t>
        </w:r>
      </w:ins>
      <w:ins w:id="16" w:author="Martin Fernandez  Antonio José" w:date="2023-05-31T13:23:00Z">
        <w:r w:rsidR="006207D0">
          <w:rPr>
            <w:rFonts w:ascii="Arial" w:hAnsi="Arial" w:cs="Arial"/>
          </w:rPr>
          <w:t>Spain</w:t>
        </w:r>
      </w:ins>
      <w:ins w:id="17" w:author="Martin Fernandez  Antonio José" w:date="2023-05-31T13:24:00Z">
        <w:r w:rsidR="006207D0">
          <w:rPr>
            <w:rFonts w:ascii="Arial" w:hAnsi="Arial" w:cs="Arial"/>
          </w:rPr>
          <w:t xml:space="preserve"> exhibited </w:t>
        </w:r>
      </w:ins>
      <w:del w:id="18" w:author="Martin Fernandez  Antonio José" w:date="2023-05-31T13:24:00Z">
        <w:r w:rsidR="000E20F2" w:rsidRPr="00F87BAC" w:rsidDel="006207D0">
          <w:rPr>
            <w:rFonts w:ascii="Arial" w:hAnsi="Arial" w:cs="Arial"/>
          </w:rPr>
          <w:delText>Spain</w:delText>
        </w:r>
      </w:del>
      <w:del w:id="19" w:author="Martin Fernandez  Antonio José" w:date="2023-05-31T13:22:00Z">
        <w:r w:rsidR="000E20F2" w:rsidRPr="00F87BAC" w:rsidDel="00F87BAC">
          <w:rPr>
            <w:rFonts w:ascii="Arial" w:hAnsi="Arial" w:cs="Arial"/>
          </w:rPr>
          <w:delText xml:space="preserve"> </w:delText>
        </w:r>
      </w:del>
      <w:del w:id="20" w:author="Martin Fernandez  Antonio José" w:date="2023-05-31T13:19:00Z">
        <w:r w:rsidR="000E20F2" w:rsidRPr="00F87BAC" w:rsidDel="00F87BAC">
          <w:rPr>
            <w:rFonts w:ascii="Arial" w:hAnsi="Arial" w:cs="Arial"/>
          </w:rPr>
          <w:delText xml:space="preserve">had </w:delText>
        </w:r>
      </w:del>
      <w:r w:rsidR="000E20F2" w:rsidRPr="00F87BAC">
        <w:rPr>
          <w:rFonts w:ascii="Arial" w:hAnsi="Arial" w:cs="Arial"/>
        </w:rPr>
        <w:t xml:space="preserve">the lowest production costs for wind and solar-based ammonia, </w:t>
      </w:r>
      <w:ins w:id="21" w:author="Martin Fernandez  Antonio José" w:date="2023-05-31T13:36:00Z">
        <w:r>
          <w:rPr>
            <w:rFonts w:ascii="Arial" w:hAnsi="Arial" w:cs="Arial"/>
          </w:rPr>
          <w:t xml:space="preserve">with values </w:t>
        </w:r>
      </w:ins>
      <w:r w:rsidR="000E20F2" w:rsidRPr="00F87BAC">
        <w:rPr>
          <w:rFonts w:ascii="Arial" w:hAnsi="Arial" w:cs="Arial"/>
        </w:rPr>
        <w:t xml:space="preserve">16% and 3% lower than the European averages. </w:t>
      </w:r>
      <w:ins w:id="22" w:author="Martin Fernandez  Antonio José" w:date="2023-05-31T13:31:00Z">
        <w:r w:rsidR="006207D0" w:rsidRPr="006207D0">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fossil-based chemicals are 50% and 82% cheaper than their European counterparts, primarily due to lower energy prices.</w:t>
        </w:r>
      </w:ins>
    </w:p>
    <w:p w14:paraId="65FF6787" w14:textId="041AB5DC" w:rsidR="00F47BAD" w:rsidRPr="00F87BAC" w:rsidDel="006207D0" w:rsidRDefault="00A42062" w:rsidP="00F87BAC">
      <w:pPr>
        <w:spacing w:before="120" w:line="264" w:lineRule="auto"/>
        <w:jc w:val="both"/>
        <w:outlineLvl w:val="0"/>
        <w:rPr>
          <w:del w:id="23" w:author="Martin Fernandez  Antonio José" w:date="2023-05-31T13:31:00Z"/>
          <w:rFonts w:ascii="Arial" w:hAnsi="Arial" w:cs="Arial"/>
        </w:rPr>
      </w:pPr>
      <w:del w:id="24" w:author="Martin Fernandez  Antonio José" w:date="2023-05-31T13:31:00Z">
        <w:r w:rsidRPr="00F87BAC" w:rsidDel="006207D0">
          <w:rPr>
            <w:rFonts w:ascii="Arial" w:hAnsi="Arial" w:cs="Arial"/>
          </w:rPr>
          <w:delText>Additionally, i</w:delText>
        </w:r>
        <w:r w:rsidR="000E20F2" w:rsidRPr="00F87BAC" w:rsidDel="006207D0">
          <w:rPr>
            <w:rFonts w:ascii="Arial" w:hAnsi="Arial" w:cs="Arial"/>
          </w:rPr>
          <w:delText>n the United States (US), fossil ammonia and methanol were 50% and 82% cheaper than in Europe due to lower energy prices</w:delText>
        </w:r>
      </w:del>
      <w:del w:id="25" w:author="Martin Fernandez  Antonio José" w:date="2023-05-31T13:26:00Z">
        <w:r w:rsidR="000E20F2" w:rsidRPr="00F87BAC" w:rsidDel="006207D0">
          <w:rPr>
            <w:rFonts w:ascii="Arial" w:hAnsi="Arial" w:cs="Arial"/>
          </w:rPr>
          <w:delText xml:space="preserve"> </w:delText>
        </w:r>
        <w:r w:rsidR="008059EF" w:rsidRPr="00F87BAC" w:rsidDel="006207D0">
          <w:rPr>
            <w:rFonts w:ascii="Arial" w:hAnsi="Arial" w:cs="Arial"/>
          </w:rPr>
          <w:delText>and</w:delText>
        </w:r>
        <w:r w:rsidR="000E20F2" w:rsidRPr="00F87BAC" w:rsidDel="006207D0">
          <w:rPr>
            <w:rFonts w:ascii="Arial" w:hAnsi="Arial" w:cs="Arial"/>
          </w:rPr>
          <w:delText xml:space="preserve"> </w:delText>
        </w:r>
        <w:r w:rsidR="008059EF" w:rsidRPr="00F87BAC" w:rsidDel="006207D0">
          <w:rPr>
            <w:rFonts w:ascii="Arial" w:hAnsi="Arial" w:cs="Arial"/>
          </w:rPr>
          <w:delText xml:space="preserve">the </w:delText>
        </w:r>
        <w:r w:rsidR="000E20F2" w:rsidRPr="00F87BAC" w:rsidDel="006207D0">
          <w:rPr>
            <w:rFonts w:ascii="Arial" w:hAnsi="Arial" w:cs="Arial"/>
          </w:rPr>
          <w:delText>diminished impact of the ongoing energy crisis</w:delText>
        </w:r>
      </w:del>
      <w:del w:id="26" w:author="Martin Fernandez  Antonio José" w:date="2023-05-31T13:31:00Z">
        <w:r w:rsidR="000E20F2" w:rsidRPr="00F87BAC" w:rsidDel="006207D0">
          <w:rPr>
            <w:rFonts w:ascii="Arial" w:hAnsi="Arial" w:cs="Arial"/>
          </w:rPr>
          <w:delText xml:space="preserve">. </w:delText>
        </w:r>
      </w:del>
      <w:del w:id="27" w:author="Martin Fernandez  Antonio José" w:date="2023-05-31T13:27:00Z">
        <w:r w:rsidRPr="00F87BAC" w:rsidDel="006207D0">
          <w:rPr>
            <w:rFonts w:ascii="Arial" w:hAnsi="Arial" w:cs="Arial"/>
          </w:rPr>
          <w:delText>Therefore, t</w:delText>
        </w:r>
      </w:del>
      <w:del w:id="28" w:author="Martin Fernandez  Antonio José" w:date="2023-05-31T13:31:00Z">
        <w:r w:rsidR="000E20F2" w:rsidRPr="00F87BAC" w:rsidDel="006207D0">
          <w:rPr>
            <w:rFonts w:ascii="Arial" w:hAnsi="Arial" w:cs="Arial"/>
          </w:rPr>
          <w:delText>his analysis</w:delText>
        </w:r>
        <w:r w:rsidR="008059EF" w:rsidRPr="00F87BAC" w:rsidDel="006207D0">
          <w:rPr>
            <w:rFonts w:ascii="Arial" w:hAnsi="Arial" w:cs="Arial"/>
          </w:rPr>
          <w:delText xml:space="preserve"> provides more detailed insights</w:delText>
        </w:r>
      </w:del>
      <w:del w:id="29" w:author="Martin Fernandez  Antonio José" w:date="2023-05-31T13:27:00Z">
        <w:r w:rsidR="008059EF" w:rsidRPr="00F87BAC" w:rsidDel="006207D0">
          <w:rPr>
            <w:rFonts w:ascii="Arial" w:hAnsi="Arial" w:cs="Arial"/>
          </w:rPr>
          <w:delText xml:space="preserve"> and </w:delText>
        </w:r>
        <w:r w:rsidRPr="00F87BAC" w:rsidDel="006207D0">
          <w:rPr>
            <w:rFonts w:ascii="Arial" w:hAnsi="Arial" w:cs="Arial"/>
          </w:rPr>
          <w:delText>reinforces</w:delText>
        </w:r>
        <w:r w:rsidR="008059EF" w:rsidRPr="00F87BAC" w:rsidDel="006207D0">
          <w:rPr>
            <w:rFonts w:ascii="Arial" w:hAnsi="Arial" w:cs="Arial"/>
          </w:rPr>
          <w:delText xml:space="preserve"> our main findings, highlighting</w:delText>
        </w:r>
      </w:del>
      <w:del w:id="30" w:author="Martin Fernandez  Antonio José" w:date="2023-05-31T13:31:00Z">
        <w:r w:rsidR="008059EF" w:rsidRPr="00F87BAC" w:rsidDel="006207D0">
          <w:rPr>
            <w:rFonts w:ascii="Arial" w:hAnsi="Arial" w:cs="Arial"/>
          </w:rPr>
          <w:delText xml:space="preserve"> Europe’s potential to lead the grand transition towards sustainable practices in the chemical industry</w:delText>
        </w:r>
        <w:r w:rsidR="000E20F2" w:rsidRPr="00F87BAC" w:rsidDel="006207D0">
          <w:rPr>
            <w:rFonts w:ascii="Arial" w:hAnsi="Arial" w:cs="Arial"/>
          </w:rPr>
          <w:delText>.</w:delText>
        </w:r>
      </w:del>
    </w:p>
    <w:p w14:paraId="35BA0757" w14:textId="18754EDC" w:rsidR="00241C5E" w:rsidRPr="005A2B4A" w:rsidRDefault="00C66FEF" w:rsidP="005A2B4A">
      <w:pPr>
        <w:spacing w:before="120" w:after="120" w:line="264" w:lineRule="auto"/>
        <w:jc w:val="both"/>
        <w:outlineLvl w:val="0"/>
        <w:rPr>
          <w:rFonts w:ascii="Arial" w:hAnsi="Arial" w:cs="Arial"/>
        </w:rPr>
      </w:pPr>
      <w:del w:id="31" w:author="Martin Fernandez  Antonio José" w:date="2023-05-31T13:32:00Z">
        <w:r w:rsidRPr="00C66FEF" w:rsidDel="006207D0">
          <w:rPr>
            <w:rFonts w:ascii="Arial" w:hAnsi="Arial" w:cs="Arial"/>
          </w:rPr>
          <w:delText>In our revised manuscript, we have taken appropriate steps to improve the accessibility of our work and provide a more comprehensive outlook by integrating future</w:delText>
        </w:r>
        <w:r w:rsidRPr="00C66FEF" w:rsidDel="006207D0">
          <w:rPr>
            <w:rFonts w:ascii="Cambria Math" w:hAnsi="Cambria Math" w:cs="Cambria Math"/>
          </w:rPr>
          <w:delText>‑</w:delText>
        </w:r>
        <w:r w:rsidRPr="00C66FEF" w:rsidDel="006207D0">
          <w:rPr>
            <w:rFonts w:ascii="Arial" w:hAnsi="Arial" w:cs="Arial"/>
          </w:rPr>
          <w:delText>oriented assessments and presenting detailed regional cost estimates within and outside Europe.</w:delText>
        </w:r>
        <w:r w:rsidDel="006207D0">
          <w:rPr>
            <w:rFonts w:ascii="Arial" w:hAnsi="Arial" w:cs="Arial"/>
          </w:rPr>
          <w:delText xml:space="preserve"> </w:delText>
        </w:r>
      </w:del>
      <w:ins w:id="32" w:author="Martin Fernandez  Antonio José" w:date="2023-05-31T13:32:00Z">
        <w:r w:rsidR="006207D0">
          <w:rPr>
            <w:rFonts w:ascii="Arial" w:hAnsi="Arial" w:cs="Arial"/>
          </w:rPr>
          <w:t>W</w:t>
        </w:r>
      </w:ins>
      <w:del w:id="33" w:author="Martin Fernandez  Antonio José" w:date="2023-05-31T13:32:00Z">
        <w:r w:rsidR="00241C5E" w:rsidRPr="005A2B4A" w:rsidDel="006207D0">
          <w:rPr>
            <w:rFonts w:ascii="Arial" w:hAnsi="Arial" w:cs="Arial"/>
          </w:rPr>
          <w:delText>Given the current geopolitical scenario, w</w:delText>
        </w:r>
      </w:del>
      <w:r w:rsidR="00241C5E" w:rsidRPr="005A2B4A">
        <w:rPr>
          <w:rFonts w:ascii="Arial" w:hAnsi="Arial" w:cs="Arial"/>
        </w:rPr>
        <w:t xml:space="preserve">e </w:t>
      </w:r>
      <w:proofErr w:type="gramStart"/>
      <w:r w:rsidR="00241C5E" w:rsidRPr="005A2B4A">
        <w:rPr>
          <w:rFonts w:ascii="Arial" w:hAnsi="Arial" w:cs="Arial"/>
        </w:rPr>
        <w:t>are</w:t>
      </w:r>
      <w:proofErr w:type="gramEnd"/>
      <w:r w:rsidR="00241C5E" w:rsidRPr="005A2B4A">
        <w:rPr>
          <w:rFonts w:ascii="Arial" w:hAnsi="Arial" w:cs="Arial"/>
        </w:rPr>
        <w:t xml:space="preserve"> confident that this revised version will significantly contribute to the field and stimulate vigorous discussions to accelerate the transition towards sustaina</w:t>
      </w:r>
      <w:bookmarkStart w:id="34" w:name="_GoBack"/>
      <w:bookmarkEnd w:id="34"/>
      <w:r w:rsidR="00241C5E" w:rsidRPr="005A2B4A">
        <w:rPr>
          <w:rFonts w:ascii="Arial" w:hAnsi="Arial" w:cs="Arial"/>
        </w:rPr>
        <w:t>ble chemical production. Herein, we attach the point</w:t>
      </w:r>
      <w:r w:rsidR="00241C5E" w:rsidRPr="005A2B4A">
        <w:rPr>
          <w:rFonts w:ascii="Arial" w:hAnsi="Arial" w:cs="Arial"/>
        </w:rPr>
        <w:noBreakHyphen/>
        <w:t>by</w:t>
      </w:r>
      <w:r w:rsidR="00241C5E" w:rsidRPr="005A2B4A">
        <w:rPr>
          <w:rFonts w:ascii="Arial" w:hAnsi="Arial" w:cs="Arial"/>
        </w:rPr>
        <w:noBreakHyphen/>
        <w:t>point response to the Reviewer</w:t>
      </w:r>
      <w:r w:rsidR="007214EB">
        <w:rPr>
          <w:rFonts w:ascii="Arial" w:hAnsi="Arial" w:cs="Arial"/>
        </w:rPr>
        <w:t>’</w:t>
      </w:r>
      <w:r w:rsidR="00241C5E" w:rsidRPr="005A2B4A">
        <w:rPr>
          <w:rFonts w:ascii="Arial" w:hAnsi="Arial" w:cs="Arial"/>
        </w:rPr>
        <w:t xml:space="preserve">s comments, the revised manuscript, and electronic supplementary information presented </w:t>
      </w:r>
      <w:ins w:id="35" w:author="Martin Fernandez  Antonio José" w:date="2023-05-31T13:33:00Z">
        <w:r w:rsidR="00CC56E0">
          <w:rPr>
            <w:rFonts w:ascii="Arial" w:hAnsi="Arial" w:cs="Arial"/>
          </w:rPr>
          <w:t>with and without</w:t>
        </w:r>
      </w:ins>
      <w:ins w:id="36" w:author="Martin Fernandez  Antonio José" w:date="2023-05-31T13:34:00Z">
        <w:r w:rsidR="00CC56E0">
          <w:rPr>
            <w:rFonts w:ascii="Arial" w:hAnsi="Arial" w:cs="Arial"/>
          </w:rPr>
          <w:t xml:space="preserve"> changes</w:t>
        </w:r>
      </w:ins>
      <w:ins w:id="37" w:author="Martin Fernandez  Antonio José" w:date="2023-05-31T13:33:00Z">
        <w:r w:rsidR="00CC56E0">
          <w:rPr>
            <w:rFonts w:ascii="Arial" w:hAnsi="Arial" w:cs="Arial"/>
          </w:rPr>
          <w:t xml:space="preserve"> </w:t>
        </w:r>
        <w:del w:id="38" w:author="Nabera  Abhinandan" w:date="2023-05-31T13:59:00Z">
          <w:r w:rsidR="00CC56E0" w:rsidDel="00304BAD">
            <w:rPr>
              <w:rFonts w:ascii="Arial" w:hAnsi="Arial" w:cs="Arial"/>
            </w:rPr>
            <w:delText>markup</w:delText>
          </w:r>
        </w:del>
      </w:ins>
      <w:ins w:id="39" w:author="Nabera  Abhinandan" w:date="2023-05-31T13:59:00Z">
        <w:r w:rsidR="00304BAD">
          <w:rPr>
            <w:rFonts w:ascii="Arial" w:hAnsi="Arial" w:cs="Arial"/>
          </w:rPr>
          <w:t>mark-up</w:t>
        </w:r>
      </w:ins>
      <w:del w:id="40" w:author="Martin Fernandez  Antonio José" w:date="2023-05-31T13:33:00Z">
        <w:r w:rsidR="00241C5E" w:rsidRPr="005A2B4A" w:rsidDel="00CC56E0">
          <w:rPr>
            <w:rFonts w:ascii="Arial" w:hAnsi="Arial" w:cs="Arial"/>
          </w:rPr>
          <w:delText>in a clean form and with changes highlighted</w:delText>
        </w:r>
      </w:del>
      <w:r w:rsidR="00241C5E" w:rsidRPr="005A2B4A">
        <w:rPr>
          <w:rFonts w:ascii="Arial" w:hAnsi="Arial" w:cs="Arial"/>
        </w:rPr>
        <w:t>,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4F605" w14:textId="77777777" w:rsidR="002E46B6" w:rsidRDefault="002E46B6">
      <w:r>
        <w:separator/>
      </w:r>
    </w:p>
  </w:endnote>
  <w:endnote w:type="continuationSeparator" w:id="0">
    <w:p w14:paraId="45F93D45" w14:textId="77777777" w:rsidR="002E46B6" w:rsidRDefault="002E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2E46B6"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F727C" w14:textId="77777777" w:rsidR="002E46B6" w:rsidRDefault="002E46B6">
      <w:r>
        <w:separator/>
      </w:r>
    </w:p>
  </w:footnote>
  <w:footnote w:type="continuationSeparator" w:id="0">
    <w:p w14:paraId="05A77F11" w14:textId="77777777" w:rsidR="002E46B6" w:rsidRDefault="002E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F87BAC" w:rsidRDefault="00C559D0" w:rsidP="00AC7CB9">
                          <w:pPr>
                            <w:pStyle w:val="ETHAbsFliesstext"/>
                            <w:rPr>
                              <w:rFonts w:ascii="Arial" w:hAnsi="Arial" w:cs="Arial"/>
                              <w:lang w:val="de-CH"/>
                            </w:rPr>
                          </w:pPr>
                          <w:r w:rsidRPr="00F87BAC">
                            <w:rPr>
                              <w:rFonts w:ascii="Arial" w:hAnsi="Arial" w:cs="Arial"/>
                              <w:lang w:val="de-CH"/>
                            </w:rPr>
                            <w:t xml:space="preserve">8093 </w:t>
                          </w:r>
                          <w:r w:rsidR="002E4F09" w:rsidRPr="00F87BAC">
                            <w:rPr>
                              <w:rFonts w:ascii="Arial" w:hAnsi="Arial" w:cs="Arial"/>
                              <w:lang w:val="de-CH"/>
                            </w:rPr>
                            <w:t>Zürich</w:t>
                          </w:r>
                          <w:r w:rsidRPr="00F87BAC">
                            <w:rPr>
                              <w:rFonts w:ascii="Arial" w:hAnsi="Arial" w:cs="Arial"/>
                              <w:lang w:val="de-CH"/>
                            </w:rPr>
                            <w:t>, Switzerland</w:t>
                          </w:r>
                        </w:p>
                        <w:p w14:paraId="284F4F02" w14:textId="77777777" w:rsidR="00DA04D7" w:rsidRPr="00F87BAC" w:rsidRDefault="00C559D0" w:rsidP="00871534">
                          <w:pPr>
                            <w:pStyle w:val="ETHAbsFliesstext"/>
                            <w:ind w:left="709" w:hanging="709"/>
                            <w:rPr>
                              <w:rFonts w:ascii="Arial" w:hAnsi="Arial" w:cs="Arial"/>
                              <w:lang w:val="de-CH"/>
                            </w:rPr>
                          </w:pPr>
                          <w:r w:rsidRPr="00F87BAC">
                            <w:rPr>
                              <w:rFonts w:ascii="Arial" w:hAnsi="Arial" w:cs="Arial"/>
                              <w:lang w:val="de-CH"/>
                            </w:rPr>
                            <w:t>Phone: +41 44 633 40 84</w:t>
                          </w:r>
                        </w:p>
                        <w:p w14:paraId="0596B528" w14:textId="77777777" w:rsidR="00DA04D7" w:rsidRPr="00F87BAC" w:rsidRDefault="00C559D0" w:rsidP="00871534">
                          <w:pPr>
                            <w:pStyle w:val="ETHAbsFliesstext"/>
                            <w:tabs>
                              <w:tab w:val="left" w:pos="709"/>
                              <w:tab w:val="left" w:pos="1276"/>
                            </w:tabs>
                            <w:ind w:left="709" w:hanging="709"/>
                            <w:rPr>
                              <w:rFonts w:ascii="Arial" w:hAnsi="Arial" w:cs="Arial"/>
                              <w:lang w:val="de-CH"/>
                            </w:rPr>
                          </w:pPr>
                          <w:r w:rsidRPr="00F87BAC">
                            <w:rPr>
                              <w:rFonts w:ascii="Arial" w:hAnsi="Arial" w:cs="Arial"/>
                              <w:lang w:val="de-CH"/>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F87BAC" w:rsidRDefault="00C559D0" w:rsidP="00AC7CB9">
                    <w:pPr>
                      <w:pStyle w:val="ETHAbsFliesstext"/>
                      <w:rPr>
                        <w:rFonts w:ascii="Arial" w:hAnsi="Arial" w:cs="Arial"/>
                        <w:lang w:val="de-CH"/>
                      </w:rPr>
                    </w:pPr>
                    <w:r w:rsidRPr="00F87BAC">
                      <w:rPr>
                        <w:rFonts w:ascii="Arial" w:hAnsi="Arial" w:cs="Arial"/>
                        <w:lang w:val="de-CH"/>
                      </w:rPr>
                      <w:t xml:space="preserve">8093 </w:t>
                    </w:r>
                    <w:r w:rsidR="002E4F09" w:rsidRPr="00F87BAC">
                      <w:rPr>
                        <w:rFonts w:ascii="Arial" w:hAnsi="Arial" w:cs="Arial"/>
                        <w:lang w:val="de-CH"/>
                      </w:rPr>
                      <w:t>Zürich</w:t>
                    </w:r>
                    <w:r w:rsidRPr="00F87BAC">
                      <w:rPr>
                        <w:rFonts w:ascii="Arial" w:hAnsi="Arial" w:cs="Arial"/>
                        <w:lang w:val="de-CH"/>
                      </w:rPr>
                      <w:t>, Switzerland</w:t>
                    </w:r>
                  </w:p>
                  <w:p w14:paraId="284F4F02" w14:textId="77777777" w:rsidR="00DA04D7" w:rsidRPr="00F87BAC" w:rsidRDefault="00C559D0" w:rsidP="00871534">
                    <w:pPr>
                      <w:pStyle w:val="ETHAbsFliesstext"/>
                      <w:ind w:left="709" w:hanging="709"/>
                      <w:rPr>
                        <w:rFonts w:ascii="Arial" w:hAnsi="Arial" w:cs="Arial"/>
                        <w:lang w:val="de-CH"/>
                      </w:rPr>
                    </w:pPr>
                    <w:r w:rsidRPr="00F87BAC">
                      <w:rPr>
                        <w:rFonts w:ascii="Arial" w:hAnsi="Arial" w:cs="Arial"/>
                        <w:lang w:val="de-CH"/>
                      </w:rPr>
                      <w:t>Phone: +41 44 633 40 84</w:t>
                    </w:r>
                  </w:p>
                  <w:p w14:paraId="0596B528" w14:textId="77777777" w:rsidR="00DA04D7" w:rsidRPr="00F87BAC" w:rsidRDefault="00C559D0" w:rsidP="00871534">
                    <w:pPr>
                      <w:pStyle w:val="ETHAbsFliesstext"/>
                      <w:tabs>
                        <w:tab w:val="left" w:pos="709"/>
                        <w:tab w:val="left" w:pos="1276"/>
                      </w:tabs>
                      <w:ind w:left="709" w:hanging="709"/>
                      <w:rPr>
                        <w:rFonts w:ascii="Arial" w:hAnsi="Arial" w:cs="Arial"/>
                        <w:lang w:val="de-CH"/>
                      </w:rPr>
                    </w:pPr>
                    <w:r w:rsidRPr="00F87BAC">
                      <w:rPr>
                        <w:rFonts w:ascii="Arial" w:hAnsi="Arial" w:cs="Arial"/>
                        <w:lang w:val="de-CH"/>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4A"/>
    <w:rsid w:val="000149CC"/>
    <w:rsid w:val="00042382"/>
    <w:rsid w:val="00067869"/>
    <w:rsid w:val="00083650"/>
    <w:rsid w:val="00084ACE"/>
    <w:rsid w:val="000A59E3"/>
    <w:rsid w:val="000D4907"/>
    <w:rsid w:val="000E20F2"/>
    <w:rsid w:val="00102A51"/>
    <w:rsid w:val="0012456A"/>
    <w:rsid w:val="00125604"/>
    <w:rsid w:val="00147FE1"/>
    <w:rsid w:val="001846AF"/>
    <w:rsid w:val="001C078C"/>
    <w:rsid w:val="001C7A4A"/>
    <w:rsid w:val="001F623A"/>
    <w:rsid w:val="00220083"/>
    <w:rsid w:val="00241C5E"/>
    <w:rsid w:val="00266E7B"/>
    <w:rsid w:val="002952E0"/>
    <w:rsid w:val="002A057C"/>
    <w:rsid w:val="002D28A4"/>
    <w:rsid w:val="002E46B6"/>
    <w:rsid w:val="002E4F09"/>
    <w:rsid w:val="002F1CAC"/>
    <w:rsid w:val="002F4016"/>
    <w:rsid w:val="00304BAD"/>
    <w:rsid w:val="00315844"/>
    <w:rsid w:val="0034561A"/>
    <w:rsid w:val="00354752"/>
    <w:rsid w:val="003C397C"/>
    <w:rsid w:val="003F75F6"/>
    <w:rsid w:val="00405E23"/>
    <w:rsid w:val="00460A7B"/>
    <w:rsid w:val="00467A5F"/>
    <w:rsid w:val="0047007E"/>
    <w:rsid w:val="00490E9F"/>
    <w:rsid w:val="004A0FBF"/>
    <w:rsid w:val="004D68D2"/>
    <w:rsid w:val="005326D2"/>
    <w:rsid w:val="00532E57"/>
    <w:rsid w:val="005437BA"/>
    <w:rsid w:val="00562C1E"/>
    <w:rsid w:val="005A2B4A"/>
    <w:rsid w:val="005A713F"/>
    <w:rsid w:val="00620025"/>
    <w:rsid w:val="006207D0"/>
    <w:rsid w:val="00627B89"/>
    <w:rsid w:val="006765DD"/>
    <w:rsid w:val="00683C38"/>
    <w:rsid w:val="00683D2E"/>
    <w:rsid w:val="007214EB"/>
    <w:rsid w:val="00760731"/>
    <w:rsid w:val="007616E2"/>
    <w:rsid w:val="00764A49"/>
    <w:rsid w:val="007F50ED"/>
    <w:rsid w:val="00802412"/>
    <w:rsid w:val="008059EF"/>
    <w:rsid w:val="0082453D"/>
    <w:rsid w:val="00831945"/>
    <w:rsid w:val="00864410"/>
    <w:rsid w:val="00870AB5"/>
    <w:rsid w:val="0087750F"/>
    <w:rsid w:val="008821B2"/>
    <w:rsid w:val="008A6A11"/>
    <w:rsid w:val="00917BFC"/>
    <w:rsid w:val="009772EF"/>
    <w:rsid w:val="009C6CB1"/>
    <w:rsid w:val="009D0A0E"/>
    <w:rsid w:val="00A06D26"/>
    <w:rsid w:val="00A07B56"/>
    <w:rsid w:val="00A42062"/>
    <w:rsid w:val="00A6377A"/>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CC56E0"/>
    <w:rsid w:val="00D37431"/>
    <w:rsid w:val="00D65851"/>
    <w:rsid w:val="00DA1B77"/>
    <w:rsid w:val="00DC0FF6"/>
    <w:rsid w:val="00DD486B"/>
    <w:rsid w:val="00DE18BA"/>
    <w:rsid w:val="00E01138"/>
    <w:rsid w:val="00E047F5"/>
    <w:rsid w:val="00E21387"/>
    <w:rsid w:val="00F12DBF"/>
    <w:rsid w:val="00F47BAD"/>
    <w:rsid w:val="00F54F66"/>
    <w:rsid w:val="00F6355D"/>
    <w:rsid w:val="00F6416B"/>
    <w:rsid w:val="00F66ACB"/>
    <w:rsid w:val="00F7387D"/>
    <w:rsid w:val="00F740E5"/>
    <w:rsid w:val="00F80109"/>
    <w:rsid w:val="00F87BA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 w:type="paragraph" w:styleId="Revision">
    <w:name w:val="Revision"/>
    <w:hidden/>
    <w:uiPriority w:val="99"/>
    <w:semiHidden/>
    <w:rsid w:val="00F87BAC"/>
    <w:pPr>
      <w:spacing w:after="0" w:line="240" w:lineRule="auto"/>
    </w:pPr>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cp:revision>
  <dcterms:created xsi:type="dcterms:W3CDTF">2023-05-31T11:37:00Z</dcterms:created>
  <dcterms:modified xsi:type="dcterms:W3CDTF">2023-05-31T11:59:00Z</dcterms:modified>
</cp:coreProperties>
</file>