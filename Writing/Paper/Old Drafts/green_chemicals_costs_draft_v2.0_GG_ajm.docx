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12015D39" w:rsidR="00AF59B3" w:rsidRPr="002D4245" w:rsidRDefault="00AF59B3" w:rsidP="00AF59B3">
      <w:pPr>
        <w:rPr>
          <w:rFonts w:cstheme="minorHAnsi"/>
          <w:vertAlign w:val="superscript"/>
        </w:rPr>
      </w:pPr>
      <w:r w:rsidRPr="002D4245">
        <w:rPr>
          <w:rFonts w:cstheme="minorHAnsi"/>
        </w:rPr>
        <w:t>Abhinandan</w:t>
      </w:r>
      <w:r w:rsidR="00BB5024">
        <w:rPr>
          <w:rFonts w:cstheme="minorHAnsi"/>
        </w:rPr>
        <w:t> </w:t>
      </w:r>
      <w:r w:rsidRPr="002D4245">
        <w:rPr>
          <w:rFonts w:cstheme="minorHAnsi"/>
        </w:rPr>
        <w:t xml:space="preserve">Nabera, </w:t>
      </w:r>
      <w:proofErr w:type="spellStart"/>
      <w:r w:rsidRPr="002D4245">
        <w:rPr>
          <w:rFonts w:cstheme="minorHAnsi"/>
        </w:rPr>
        <w:t>Ioan</w:t>
      </w:r>
      <w:proofErr w:type="spellEnd"/>
      <w:r w:rsidR="00BB5024">
        <w:rPr>
          <w:rFonts w:cstheme="minorHAnsi"/>
        </w:rPr>
        <w:noBreakHyphen/>
      </w:r>
      <w:r w:rsidRPr="002D4245">
        <w:rPr>
          <w:rFonts w:cstheme="minorHAnsi"/>
        </w:rPr>
        <w:t>Robert</w:t>
      </w:r>
      <w:r w:rsidR="00BB5024">
        <w:rPr>
          <w:rFonts w:cstheme="minorHAnsi"/>
        </w:rPr>
        <w:t> </w:t>
      </w:r>
      <w:proofErr w:type="spellStart"/>
      <w:r w:rsidRPr="002D4245">
        <w:rPr>
          <w:rFonts w:cstheme="minorHAnsi"/>
        </w:rPr>
        <w:t>Istrate</w:t>
      </w:r>
      <w:proofErr w:type="spellEnd"/>
      <w:r w:rsidRPr="002D4245">
        <w:rPr>
          <w:rFonts w:cstheme="minorHAnsi"/>
        </w:rPr>
        <w:t xml:space="preserve">, </w:t>
      </w:r>
      <w:r w:rsidR="00C2647A">
        <w:t>Antonio</w:t>
      </w:r>
      <w:r w:rsidR="00BB5024">
        <w:t> </w:t>
      </w:r>
      <w:r w:rsidR="00C2647A">
        <w:t>José</w:t>
      </w:r>
      <w:r w:rsidR="00BB5024">
        <w:t> </w:t>
      </w:r>
      <w:r w:rsidR="00C2647A">
        <w:t xml:space="preserve">Martín, </w:t>
      </w:r>
      <w:r w:rsidRPr="002D4245">
        <w:rPr>
          <w:rFonts w:cstheme="minorHAnsi"/>
        </w:rPr>
        <w:t>Javier</w:t>
      </w:r>
      <w:r w:rsidR="00BB5024">
        <w:rPr>
          <w:rFonts w:cstheme="minorHAnsi"/>
        </w:rPr>
        <w:t> </w:t>
      </w:r>
      <w:r w:rsidRPr="002D4245">
        <w:rPr>
          <w:rFonts w:cstheme="minorHAnsi"/>
        </w:rPr>
        <w:t>Pérez</w:t>
      </w:r>
      <w:r w:rsidR="00BB5024">
        <w:rPr>
          <w:rFonts w:cstheme="minorHAnsi"/>
        </w:rPr>
        <w:noBreakHyphen/>
      </w:r>
      <w:r w:rsidRPr="002D4245">
        <w:rPr>
          <w:rFonts w:cstheme="minorHAnsi"/>
        </w:rPr>
        <w:t>Ramírez</w:t>
      </w:r>
      <w:r w:rsidR="0012355C" w:rsidRPr="002D4245">
        <w:rPr>
          <w:rFonts w:cstheme="minorHAnsi"/>
          <w:vertAlign w:val="superscript"/>
        </w:rPr>
        <w:t>*</w:t>
      </w:r>
      <w:r w:rsidRPr="002D4245">
        <w:rPr>
          <w:rFonts w:cstheme="minorHAnsi"/>
        </w:rPr>
        <w:t xml:space="preserve"> and Gonzalo</w:t>
      </w:r>
      <w:r w:rsidR="00347F64">
        <w:rPr>
          <w:rFonts w:cstheme="minorHAnsi"/>
        </w:rPr>
        <w:t> </w:t>
      </w:r>
      <w:proofErr w:type="spellStart"/>
      <w:r w:rsidRPr="002D4245">
        <w:rPr>
          <w:rFonts w:cstheme="minorHAnsi"/>
        </w:rPr>
        <w:t>Guillén</w:t>
      </w:r>
      <w:r w:rsidR="00637136">
        <w:rPr>
          <w:rFonts w:cstheme="minorHAnsi"/>
        </w:rPr>
        <w:noBreakHyphen/>
      </w:r>
      <w:r w:rsidRPr="002D4245">
        <w:rPr>
          <w:rFonts w:cstheme="minorHAnsi"/>
        </w:rPr>
        <w:t>Gosálbez</w:t>
      </w:r>
      <w:proofErr w:type="spellEnd"/>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r>
      <w:proofErr w:type="spellStart"/>
      <w:r w:rsidRPr="002D4245">
        <w:rPr>
          <w:rFonts w:cstheme="minorHAnsi"/>
          <w:sz w:val="20"/>
          <w:szCs w:val="20"/>
        </w:rPr>
        <w:t>Weg</w:t>
      </w:r>
      <w:proofErr w:type="spellEnd"/>
      <w:r w:rsidRPr="002D4245">
        <w:rPr>
          <w:rFonts w:cstheme="minorHAnsi"/>
          <w:sz w:val="20"/>
          <w:szCs w:val="20"/>
        </w:rPr>
        <w:t> 1, Zürich 8093, Switzerland</w:t>
      </w:r>
    </w:p>
    <w:p w14:paraId="5F3F6811" w14:textId="360E40C4" w:rsidR="00AF59B3" w:rsidRPr="002D4245" w:rsidRDefault="00AF59B3" w:rsidP="00AF59B3">
      <w:pPr>
        <w:rPr>
          <w:rFonts w:cstheme="minorHAnsi"/>
          <w:sz w:val="20"/>
          <w:szCs w:val="20"/>
        </w:rPr>
      </w:pPr>
      <w:r w:rsidRPr="002D4245">
        <w:rPr>
          <w:rFonts w:cstheme="minorHAnsi"/>
          <w:sz w:val="20"/>
          <w:szCs w:val="20"/>
        </w:rPr>
        <w:t>*Corresponding author</w:t>
      </w:r>
      <w:r w:rsidR="0012355C">
        <w:rPr>
          <w:rFonts w:cstheme="minorHAnsi"/>
          <w:sz w:val="20"/>
          <w:szCs w:val="20"/>
        </w:rPr>
        <w:t>s</w:t>
      </w:r>
      <w:r w:rsidRPr="002D4245">
        <w:rPr>
          <w:rFonts w:cstheme="minorHAnsi"/>
          <w:sz w:val="20"/>
          <w:szCs w:val="20"/>
        </w:rPr>
        <w:t>:</w:t>
      </w:r>
      <w:r w:rsidR="0012355C" w:rsidRPr="0012355C">
        <w:rPr>
          <w:rStyle w:val="Hyperlink"/>
          <w:rFonts w:cstheme="minorHAnsi"/>
          <w:sz w:val="20"/>
          <w:szCs w:val="20"/>
        </w:rPr>
        <w:t xml:space="preserve"> jpr@chem.ethz.ch</w:t>
      </w:r>
      <w:r w:rsidRPr="002D4245">
        <w:rPr>
          <w:rFonts w:cstheme="minorHAnsi"/>
          <w:sz w:val="20"/>
          <w:szCs w:val="20"/>
        </w:rPr>
        <w:t xml:space="preserve"> </w:t>
      </w:r>
      <w:r w:rsidR="0012355C">
        <w:rPr>
          <w:rFonts w:cstheme="minorHAnsi"/>
          <w:sz w:val="20"/>
          <w:szCs w:val="20"/>
        </w:rPr>
        <w:t xml:space="preserve">; </w:t>
      </w:r>
      <w:hyperlink r:id="rId8" w:history="1">
        <w:r w:rsidRPr="002D4245">
          <w:rPr>
            <w:rStyle w:val="Hyperlink"/>
            <w:rFonts w:cstheme="minorHAnsi"/>
            <w:sz w:val="20"/>
            <w:szCs w:val="20"/>
          </w:rPr>
          <w:t>gonzalo.guillen.gosalbez@chem.ethz.ch</w:t>
        </w:r>
      </w:hyperlink>
      <w:r w:rsidR="0012355C">
        <w:rPr>
          <w:rStyle w:val="Hyperlink"/>
          <w:rFonts w:cstheme="minorHAnsi"/>
          <w:sz w:val="20"/>
          <w:szCs w:val="20"/>
        </w:rPr>
        <w:t xml:space="preserve">  </w:t>
      </w:r>
    </w:p>
    <w:p w14:paraId="399D9D55" w14:textId="4000A6F1" w:rsidR="00AF59B3" w:rsidRPr="009C0F11" w:rsidRDefault="00D14280" w:rsidP="00AF59B3">
      <w:pPr>
        <w:pStyle w:val="Heading2"/>
        <w:rPr>
          <w:rFonts w:cstheme="minorHAnsi"/>
        </w:rPr>
      </w:pPr>
      <w:r>
        <w:rPr>
          <w:rFonts w:cstheme="minorHAnsi"/>
        </w:rPr>
        <w:t>Abstract</w:t>
      </w:r>
    </w:p>
    <w:p w14:paraId="469680E2" w14:textId="7E3EFA6C" w:rsidR="00EF20D0" w:rsidRDefault="00E55D64" w:rsidP="00EF20D0">
      <w:pPr>
        <w:rPr>
          <w:ins w:id="0" w:author="Martin Fernandez  Antonio José" w:date="2023-02-21T14:34:00Z"/>
        </w:rPr>
      </w:pPr>
      <w:commentRangeStart w:id="1"/>
      <w:r>
        <w:t>Ammonia and methanol are necessary platform chemicals used as raw materials for producing many valuable products. Both these chemicals use natural gas as feedstock and fuel, resulting in higher CO</w:t>
      </w:r>
      <w:r w:rsidRPr="00606886">
        <w:rPr>
          <w:vertAlign w:val="subscript"/>
        </w:rPr>
        <w:t>2</w:t>
      </w:r>
      <w:r>
        <w:t xml:space="preserve"> emissions and vulnerability to supply disruption. Extensive research has been conducted to identify alternative production routes based on renewable feedstocks, but the relatively higher costs are bottlenecks. Here, we show how an unprecedented crisis of soaring energy prices in Europe could radically change the current landscape and improve the economic competitiveness of green ammonia and methanol. In addition to emitting less CO</w:t>
      </w:r>
      <w:r w:rsidRPr="00606886">
        <w:rPr>
          <w:vertAlign w:val="subscript"/>
        </w:rPr>
        <w:t>2</w:t>
      </w:r>
      <w:r>
        <w:t>, we found that some green production routes were cost</w:t>
      </w:r>
      <w:r w:rsidR="000D0971">
        <w:noBreakHyphen/>
      </w:r>
      <w:r>
        <w:t>competitive and, in some cases, even cheaper than their fossil counterparts. Notably, the production cost of green ammonia </w:t>
      </w:r>
      <w:r>
        <w:rPr>
          <w:rStyle w:val="Emphasis"/>
          <w:color w:val="0E101A"/>
        </w:rPr>
        <w:t>via</w:t>
      </w:r>
      <w:r>
        <w:t> wind electrolysis has been competitive with the fossil counterpart for six months since December 2021. These results could lay the foundation for a renewable transition in the European chemical industry.</w:t>
      </w:r>
      <w:commentRangeEnd w:id="1"/>
      <w:r w:rsidR="002C4D73">
        <w:rPr>
          <w:rStyle w:val="CommentReference"/>
        </w:rPr>
        <w:commentReference w:id="1"/>
      </w:r>
    </w:p>
    <w:p w14:paraId="7E6D49ED" w14:textId="46CA050C" w:rsidR="002C4D73" w:rsidRDefault="002C4D73" w:rsidP="002C4D73">
      <w:pPr>
        <w:rPr>
          <w:ins w:id="2" w:author="Martin Fernandez  Antonio José" w:date="2023-02-21T14:34:00Z"/>
        </w:rPr>
      </w:pPr>
      <w:ins w:id="3" w:author="Martin Fernandez  Antonio José" w:date="2023-02-21T14:34:00Z">
        <w:r>
          <w:t xml:space="preserve">Ammonia and methanol are </w:t>
        </w:r>
      </w:ins>
      <w:ins w:id="4" w:author="Martin Fernandez  Antonio José" w:date="2023-02-21T14:36:00Z">
        <w:r>
          <w:t xml:space="preserve">versatile </w:t>
        </w:r>
      </w:ins>
      <w:ins w:id="5" w:author="Martin Fernandez  Antonio José" w:date="2023-02-21T14:34:00Z">
        <w:r>
          <w:t>platform chemicals</w:t>
        </w:r>
      </w:ins>
      <w:ins w:id="6" w:author="Martin Fernandez  Antonio José" w:date="2023-02-21T14:37:00Z">
        <w:r>
          <w:t xml:space="preserve"> </w:t>
        </w:r>
      </w:ins>
      <w:ins w:id="7" w:author="Martin Fernandez  Antonio José" w:date="2023-02-21T16:34:00Z">
        <w:r w:rsidR="00C83191">
          <w:t>heavily relying on n</w:t>
        </w:r>
      </w:ins>
      <w:ins w:id="8" w:author="Martin Fernandez  Antonio José" w:date="2023-02-21T14:34:00Z">
        <w:r>
          <w:t>atural gas</w:t>
        </w:r>
      </w:ins>
      <w:ins w:id="9" w:author="Martin Fernandez  Antonio José" w:date="2023-02-21T16:34:00Z">
        <w:r w:rsidR="00C83191">
          <w:t xml:space="preserve"> as feedstock and energy source</w:t>
        </w:r>
      </w:ins>
      <w:ins w:id="10" w:author="Martin Fernandez  Antonio José" w:date="2023-02-21T14:34:00Z">
        <w:r>
          <w:t xml:space="preserve">, resulting in </w:t>
        </w:r>
      </w:ins>
      <w:ins w:id="11" w:author="Martin Fernandez  Antonio José" w:date="2023-02-21T15:20:00Z">
        <w:r w:rsidR="00CB44B5">
          <w:t xml:space="preserve">vulnerability to supply disruption and </w:t>
        </w:r>
      </w:ins>
      <w:ins w:id="12" w:author="Martin Fernandez  Antonio José" w:date="2023-02-21T15:19:00Z">
        <w:r w:rsidR="00CB44B5">
          <w:t>a large</w:t>
        </w:r>
      </w:ins>
      <w:ins w:id="13" w:author="Martin Fernandez  Antonio José" w:date="2023-02-21T15:20:00Z">
        <w:r w:rsidR="00CB44B5">
          <w:t xml:space="preserve"> share</w:t>
        </w:r>
      </w:ins>
      <w:ins w:id="14" w:author="Martin Fernandez  Antonio José" w:date="2023-02-21T16:27:00Z">
        <w:r w:rsidR="00A25CEC">
          <w:t>s</w:t>
        </w:r>
      </w:ins>
      <w:ins w:id="15" w:author="Martin Fernandez  Antonio José" w:date="2023-02-21T15:20:00Z">
        <w:r w:rsidR="00CB44B5">
          <w:t xml:space="preserve"> of</w:t>
        </w:r>
      </w:ins>
      <w:ins w:id="16" w:author="Martin Fernandez  Antonio José" w:date="2023-02-21T14:34:00Z">
        <w:r>
          <w:t xml:space="preserve"> CO</w:t>
        </w:r>
        <w:r w:rsidRPr="00606886">
          <w:rPr>
            <w:vertAlign w:val="subscript"/>
          </w:rPr>
          <w:t>2</w:t>
        </w:r>
        <w:r>
          <w:t xml:space="preserve"> emissions</w:t>
        </w:r>
      </w:ins>
      <w:ins w:id="17" w:author="Martin Fernandez  Antonio José" w:date="2023-02-21T15:20:00Z">
        <w:r w:rsidR="00CB44B5">
          <w:t xml:space="preserve"> within the chemical industry</w:t>
        </w:r>
      </w:ins>
      <w:ins w:id="18" w:author="Martin Fernandez  Antonio José" w:date="2023-02-21T14:34:00Z">
        <w:r>
          <w:t xml:space="preserve">. </w:t>
        </w:r>
      </w:ins>
      <w:ins w:id="19" w:author="Martin Fernandez  Antonio José" w:date="2023-02-21T14:40:00Z">
        <w:r>
          <w:t xml:space="preserve">Alternative routes based on renewable feedstocks are </w:t>
        </w:r>
        <w:r w:rsidR="00D13887">
          <w:t>available</w:t>
        </w:r>
      </w:ins>
      <w:ins w:id="20" w:author="Martin Fernandez  Antonio José" w:date="2023-02-21T14:47:00Z">
        <w:r w:rsidR="00D13887">
          <w:t xml:space="preserve">, </w:t>
        </w:r>
      </w:ins>
      <w:ins w:id="21" w:author="Martin Fernandez  Antonio José" w:date="2023-02-21T14:46:00Z">
        <w:r w:rsidR="00D13887">
          <w:t>but</w:t>
        </w:r>
      </w:ins>
      <w:ins w:id="22" w:author="Martin Fernandez  Antonio José" w:date="2023-02-21T16:27:00Z">
        <w:r w:rsidR="00A25CEC">
          <w:t xml:space="preserve"> they </w:t>
        </w:r>
      </w:ins>
      <w:ins w:id="23" w:author="Martin Fernandez  Antonio José" w:date="2023-02-21T16:28:00Z">
        <w:r w:rsidR="00A25CEC">
          <w:t>have been consistently</w:t>
        </w:r>
      </w:ins>
      <w:ins w:id="24" w:author="Martin Fernandez  Antonio José" w:date="2023-02-21T16:27:00Z">
        <w:r w:rsidR="00A25CEC">
          <w:t xml:space="preserve"> </w:t>
        </w:r>
      </w:ins>
      <w:ins w:id="25" w:author="Martin Fernandez  Antonio José" w:date="2023-02-21T16:28:00Z">
        <w:r w:rsidR="00A25CEC">
          <w:t>labelled as</w:t>
        </w:r>
      </w:ins>
      <w:ins w:id="26" w:author="Martin Fernandez  Antonio José" w:date="2023-02-21T16:27:00Z">
        <w:r w:rsidR="00A25CEC">
          <w:t xml:space="preserve"> </w:t>
        </w:r>
        <w:proofErr w:type="spellStart"/>
        <w:proofErr w:type="gramStart"/>
        <w:r w:rsidR="00A25CEC">
          <w:t>non cost</w:t>
        </w:r>
        <w:proofErr w:type="spellEnd"/>
        <w:proofErr w:type="gramEnd"/>
        <w:r w:rsidR="00A25CEC">
          <w:t>-competitive</w:t>
        </w:r>
      </w:ins>
      <w:ins w:id="27" w:author="Martin Fernandez  Antonio José" w:date="2023-02-21T14:46:00Z">
        <w:r w:rsidR="00D13887">
          <w:t xml:space="preserve"> </w:t>
        </w:r>
      </w:ins>
      <w:ins w:id="28" w:author="Martin Fernandez  Antonio José" w:date="2023-02-21T16:28:00Z">
        <w:r w:rsidR="00A25CEC">
          <w:t xml:space="preserve">by </w:t>
        </w:r>
      </w:ins>
      <w:ins w:id="29" w:author="Martin Fernandez  Antonio José" w:date="2023-02-21T14:56:00Z">
        <w:r w:rsidR="00FB7CFF">
          <w:t>technoeconomic assessments</w:t>
        </w:r>
      </w:ins>
      <w:ins w:id="30" w:author="Martin Fernandez  Antonio José" w:date="2023-02-21T14:34:00Z">
        <w:r>
          <w:t>. Here, we show how an unprecedented crisis of soaring energy prices in Europe</w:t>
        </w:r>
      </w:ins>
      <w:ins w:id="31" w:author="Martin Fernandez  Antonio José" w:date="2023-02-23T14:39:00Z">
        <w:r w:rsidR="00505DC1">
          <w:t>,</w:t>
        </w:r>
      </w:ins>
      <w:ins w:id="32" w:author="Martin Fernandez  Antonio José" w:date="2023-02-21T15:29:00Z">
        <w:r w:rsidR="003C27D5">
          <w:t xml:space="preserve"> </w:t>
        </w:r>
      </w:ins>
      <w:ins w:id="33" w:author="Martin Fernandez  Antonio José" w:date="2023-02-21T15:30:00Z">
        <w:r w:rsidR="003C27D5">
          <w:t xml:space="preserve">triggered by a lower </w:t>
        </w:r>
      </w:ins>
      <w:ins w:id="34" w:author="Martin Fernandez  Antonio José" w:date="2023-02-23T14:40:00Z">
        <w:r w:rsidR="00505DC1">
          <w:t>offer of natural gas in the market,</w:t>
        </w:r>
      </w:ins>
      <w:ins w:id="35" w:author="Martin Fernandez  Antonio José" w:date="2023-02-21T14:34:00Z">
        <w:r>
          <w:t xml:space="preserve"> </w:t>
        </w:r>
      </w:ins>
      <w:ins w:id="36" w:author="Martin Fernandez  Antonio José" w:date="2023-02-21T15:31:00Z">
        <w:r w:rsidR="00B141C5">
          <w:t>may</w:t>
        </w:r>
      </w:ins>
      <w:ins w:id="37" w:author="Martin Fernandez  Antonio José" w:date="2023-02-21T14:34:00Z">
        <w:r>
          <w:t xml:space="preserve"> </w:t>
        </w:r>
      </w:ins>
      <w:ins w:id="38" w:author="Martin Fernandez  Antonio José" w:date="2023-02-21T15:16:00Z">
        <w:r w:rsidR="00CB44B5">
          <w:t xml:space="preserve">have </w:t>
        </w:r>
      </w:ins>
      <w:ins w:id="39" w:author="Martin Fernandez  Antonio José" w:date="2023-02-21T14:34:00Z">
        <w:r>
          <w:t>radically change</w:t>
        </w:r>
      </w:ins>
      <w:ins w:id="40" w:author="Martin Fernandez  Antonio José" w:date="2023-02-21T15:16:00Z">
        <w:r w:rsidR="00CB44B5">
          <w:t>d</w:t>
        </w:r>
      </w:ins>
      <w:ins w:id="41" w:author="Martin Fernandez  Antonio José" w:date="2023-02-21T15:17:00Z">
        <w:r w:rsidR="00CB44B5">
          <w:t xml:space="preserve"> </w:t>
        </w:r>
      </w:ins>
      <w:ins w:id="42" w:author="Martin Fernandez  Antonio José" w:date="2023-02-21T15:28:00Z">
        <w:r w:rsidR="003C27D5">
          <w:t>the situation</w:t>
        </w:r>
      </w:ins>
      <w:ins w:id="43" w:author="Martin Fernandez  Antonio José" w:date="2023-02-21T15:17:00Z">
        <w:r w:rsidR="00CB44B5">
          <w:t>, e</w:t>
        </w:r>
      </w:ins>
      <w:ins w:id="44" w:author="Martin Fernandez  Antonio José" w:date="2023-02-21T14:58:00Z">
        <w:r w:rsidR="00FB7CFF">
          <w:t xml:space="preserve">qualizing </w:t>
        </w:r>
      </w:ins>
      <w:ins w:id="45" w:author="Martin Fernandez  Antonio José" w:date="2023-02-21T14:34:00Z">
        <w:r>
          <w:t xml:space="preserve">the economic competitiveness of </w:t>
        </w:r>
      </w:ins>
      <w:ins w:id="46" w:author="Martin Fernandez  Antonio José" w:date="2023-02-21T14:59:00Z">
        <w:r w:rsidR="00FB7CFF">
          <w:t xml:space="preserve">fossil and green-based </w:t>
        </w:r>
      </w:ins>
      <w:ins w:id="47" w:author="Martin Fernandez  Antonio José" w:date="2023-02-21T15:04:00Z">
        <w:r w:rsidR="00F142A9">
          <w:t>paths</w:t>
        </w:r>
      </w:ins>
      <w:ins w:id="48" w:author="Martin Fernandez  Antonio José" w:date="2023-02-21T14:34:00Z">
        <w:r>
          <w:t>.</w:t>
        </w:r>
      </w:ins>
      <w:ins w:id="49" w:author="Martin Fernandez  Antonio José" w:date="2023-02-21T15:00:00Z">
        <w:r w:rsidR="00FB7CFF">
          <w:t xml:space="preserve"> For example,</w:t>
        </w:r>
      </w:ins>
      <w:ins w:id="50" w:author="Martin Fernandez  Antonio José" w:date="2023-02-21T14:34:00Z">
        <w:r>
          <w:t xml:space="preserve"> </w:t>
        </w:r>
      </w:ins>
      <w:ins w:id="51" w:author="Martin Fernandez  Antonio José" w:date="2023-02-21T15:02:00Z">
        <w:r w:rsidR="00F142A9">
          <w:t>production of</w:t>
        </w:r>
      </w:ins>
      <w:ins w:id="52" w:author="Martin Fernandez  Antonio José" w:date="2023-02-21T14:34:00Z">
        <w:r>
          <w:t xml:space="preserve"> green ammonia </w:t>
        </w:r>
        <w:r>
          <w:rPr>
            <w:rStyle w:val="Emphasis"/>
            <w:color w:val="0E101A"/>
          </w:rPr>
          <w:t>via</w:t>
        </w:r>
        <w:r>
          <w:t xml:space="preserve"> wind electrolysis </w:t>
        </w:r>
      </w:ins>
      <w:ins w:id="53" w:author="Martin Fernandez  Antonio José" w:date="2023-02-21T15:02:00Z">
        <w:r w:rsidR="00F142A9">
          <w:t xml:space="preserve">became the </w:t>
        </w:r>
      </w:ins>
      <w:ins w:id="54" w:author="Martin Fernandez  Antonio José" w:date="2023-02-21T15:32:00Z">
        <w:r w:rsidR="00B141C5">
          <w:t xml:space="preserve">optimal </w:t>
        </w:r>
      </w:ins>
      <w:ins w:id="55" w:author="Martin Fernandez  Antonio José" w:date="2023-02-21T15:02:00Z">
        <w:r w:rsidR="00F142A9">
          <w:t xml:space="preserve">option </w:t>
        </w:r>
      </w:ins>
      <w:ins w:id="56" w:author="Martin Fernandez  Antonio José" w:date="2023-02-21T16:31:00Z">
        <w:r w:rsidR="00022D86">
          <w:t xml:space="preserve">over the first </w:t>
        </w:r>
      </w:ins>
      <w:ins w:id="57" w:author="Martin Fernandez  Antonio José" w:date="2023-02-21T16:32:00Z">
        <w:r w:rsidR="00022D86">
          <w:t>semester of 2022</w:t>
        </w:r>
      </w:ins>
      <w:ins w:id="58" w:author="Martin Fernandez  Antonio José" w:date="2023-02-21T14:34:00Z">
        <w:r>
          <w:t xml:space="preserve">. </w:t>
        </w:r>
      </w:ins>
      <w:ins w:id="59" w:author="Martin Fernandez  Antonio José" w:date="2023-02-21T15:06:00Z">
        <w:r w:rsidR="00F142A9">
          <w:t xml:space="preserve">This unexpected </w:t>
        </w:r>
      </w:ins>
      <w:ins w:id="60" w:author="Martin Fernandez  Antonio José" w:date="2023-02-21T15:08:00Z">
        <w:r w:rsidR="00F142A9">
          <w:t>turn</w:t>
        </w:r>
      </w:ins>
      <w:ins w:id="61" w:author="Martin Fernandez  Antonio José" w:date="2023-02-21T15:06:00Z">
        <w:r w:rsidR="00F142A9">
          <w:t xml:space="preserve"> of events</w:t>
        </w:r>
      </w:ins>
      <w:ins w:id="62" w:author="Martin Fernandez  Antonio José" w:date="2023-02-21T15:08:00Z">
        <w:r w:rsidR="00F142A9">
          <w:t xml:space="preserve"> </w:t>
        </w:r>
      </w:ins>
      <w:ins w:id="63" w:author="Martin Fernandez  Antonio José" w:date="2023-02-21T15:11:00Z">
        <w:r w:rsidR="00CB44B5">
          <w:t xml:space="preserve">may </w:t>
        </w:r>
      </w:ins>
      <w:ins w:id="64" w:author="Martin Fernandez  Antonio José" w:date="2023-02-21T15:18:00Z">
        <w:r w:rsidR="00CB44B5">
          <w:t xml:space="preserve">represent the chance for Europe to lead </w:t>
        </w:r>
      </w:ins>
      <w:ins w:id="65" w:author="Martin Fernandez  Antonio José" w:date="2023-02-21T15:14:00Z">
        <w:r w:rsidR="00CB44B5">
          <w:t xml:space="preserve">the </w:t>
        </w:r>
      </w:ins>
      <w:ins w:id="66" w:author="Martin Fernandez  Antonio José" w:date="2023-02-21T14:34:00Z">
        <w:r>
          <w:t>renewable transition in the chemical industry</w:t>
        </w:r>
      </w:ins>
      <w:ins w:id="67" w:author="Martin Fernandez  Antonio José" w:date="2023-02-21T15:15:00Z">
        <w:r w:rsidR="00CB44B5">
          <w:t xml:space="preserve"> upon a joint action</w:t>
        </w:r>
      </w:ins>
      <w:ins w:id="68" w:author="Martin Fernandez  Antonio José" w:date="2023-02-21T15:16:00Z">
        <w:r w:rsidR="00CB44B5">
          <w:t xml:space="preserve"> of academy, industry, and </w:t>
        </w:r>
        <w:commentRangeStart w:id="69"/>
        <w:r w:rsidR="00CB44B5">
          <w:t>policymak</w:t>
        </w:r>
      </w:ins>
      <w:ins w:id="70" w:author="Martin Fernandez  Antonio José" w:date="2023-02-23T14:42:00Z">
        <w:r w:rsidR="00505DC1">
          <w:t>ers</w:t>
        </w:r>
      </w:ins>
      <w:commentRangeEnd w:id="69"/>
      <w:ins w:id="71" w:author="Martin Fernandez  Antonio José" w:date="2023-02-23T14:44:00Z">
        <w:r w:rsidR="00505DC1">
          <w:rPr>
            <w:rStyle w:val="CommentReference"/>
          </w:rPr>
          <w:commentReference w:id="69"/>
        </w:r>
      </w:ins>
      <w:ins w:id="72" w:author="Martin Fernandez  Antonio José" w:date="2023-02-23T14:42:00Z">
        <w:r w:rsidR="00505DC1">
          <w:t>.</w:t>
        </w:r>
      </w:ins>
    </w:p>
    <w:p w14:paraId="7F3854A2" w14:textId="77777777" w:rsidR="002C4D73" w:rsidRDefault="002C4D73" w:rsidP="00EF20D0"/>
    <w:p w14:paraId="10640E9D" w14:textId="2E9FE164" w:rsidR="00812859" w:rsidRPr="00EF20D0" w:rsidRDefault="00AF59B3" w:rsidP="00EF20D0">
      <w:r w:rsidRPr="00EF20D0">
        <w:rPr>
          <w:rFonts w:cstheme="minorHAnsi"/>
          <w:b/>
          <w:u w:val="single"/>
        </w:rPr>
        <w:t>Introduction</w:t>
      </w:r>
    </w:p>
    <w:p w14:paraId="47CB28B1" w14:textId="3E166D09" w:rsidR="00F340A4" w:rsidRPr="002D4245" w:rsidRDefault="00AF59B3">
      <w:pPr>
        <w:rPr>
          <w:rFonts w:cstheme="minorHAnsi"/>
        </w:rPr>
      </w:pPr>
      <w:r w:rsidRPr="002D4245">
        <w:rPr>
          <w:rFonts w:cstheme="minorHAnsi"/>
        </w:rPr>
        <w:t xml:space="preserve">The chemical industry is the industrial sector with the highest energy demand </w:t>
      </w:r>
      <w:r w:rsidR="00876B3E">
        <w:rPr>
          <w:rFonts w:cstheme="minorHAnsi"/>
        </w:rPr>
        <w:t>due to</w:t>
      </w:r>
      <w:r w:rsidR="00876B3E" w:rsidRPr="002D4245">
        <w:rPr>
          <w:rFonts w:cstheme="minorHAnsi"/>
        </w:rPr>
        <w:t xml:space="preserve"> </w:t>
      </w:r>
      <w:r w:rsidRPr="002D4245">
        <w:rPr>
          <w:rFonts w:cstheme="minorHAnsi"/>
        </w:rPr>
        <w:t>it</w:t>
      </w:r>
      <w:r w:rsidR="00876B3E">
        <w:rPr>
          <w:rFonts w:cstheme="minorHAnsi"/>
        </w:rPr>
        <w:t>s strong reliance on</w:t>
      </w:r>
      <w:r w:rsidRPr="002D4245">
        <w:rPr>
          <w:rFonts w:cstheme="minorHAnsi"/>
        </w:rPr>
        <w:t xml:space="preserve"> fossil fuels as feedstock and </w:t>
      </w:r>
      <w:r w:rsidR="000B2615">
        <w:rPr>
          <w:rFonts w:cstheme="minorHAnsi"/>
        </w:rPr>
        <w:t xml:space="preserve">heating </w:t>
      </w:r>
      <w:r w:rsidR="00876B3E">
        <w:rPr>
          <w:rFonts w:cstheme="minorHAnsi"/>
        </w:rPr>
        <w:t>utilit</w:t>
      </w:r>
      <w:r w:rsidR="000B2615">
        <w:rPr>
          <w:rFonts w:cstheme="minorHAnsi"/>
        </w:rPr>
        <w:t>ies</w:t>
      </w:r>
      <w:r w:rsidRPr="002D4245">
        <w:rPr>
          <w:rFonts w:cstheme="minorHAnsi"/>
        </w:rPr>
        <w:t>.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2,3</w:t>
      </w:r>
      <w:r w:rsidR="00B97A03">
        <w:rPr>
          <w:rFonts w:cstheme="minorHAnsi"/>
        </w:rPr>
        <w:fldChar w:fldCharType="end"/>
      </w:r>
      <w:r w:rsidRPr="002D4245">
        <w:rPr>
          <w:rFonts w:cstheme="minorHAnsi"/>
        </w:rPr>
        <w:t xml:space="preserve">. </w:t>
      </w:r>
      <w:r w:rsidR="00876B3E">
        <w:rPr>
          <w:rFonts w:cstheme="minorHAnsi"/>
        </w:rPr>
        <w:t>A</w:t>
      </w:r>
      <w:r w:rsidRPr="002D4245">
        <w:rPr>
          <w:rFonts w:cstheme="minorHAnsi"/>
        </w:rPr>
        <w:t xml:space="preserve">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w:t>
      </w:r>
      <w:r w:rsidR="00876B3E">
        <w:rPr>
          <w:rFonts w:cstheme="minorHAnsi"/>
        </w:rPr>
        <w:t xml:space="preserve">a myriad of </w:t>
      </w:r>
      <w:r w:rsidR="00CC4783">
        <w:rPr>
          <w:rFonts w:cstheme="minorHAnsi"/>
        </w:rPr>
        <w:t>valuable products</w:t>
      </w:r>
      <w:r w:rsidR="00876B3E">
        <w:rPr>
          <w:rFonts w:cstheme="minorHAnsi"/>
        </w:rPr>
        <w:t xml:space="preserve"> in a wide range of applications</w:t>
      </w:r>
      <w:r w:rsidRPr="002D4245">
        <w:rPr>
          <w:rFonts w:cstheme="minorHAnsi"/>
        </w:rPr>
        <w:t xml:space="preserve">. </w:t>
      </w:r>
      <w:r w:rsidR="00876B3E">
        <w:rPr>
          <w:rFonts w:cstheme="minorHAnsi"/>
        </w:rPr>
        <w:t>A</w:t>
      </w:r>
      <w:r w:rsidR="004862D6" w:rsidRPr="004862D6">
        <w:rPr>
          <w:rFonts w:cstheme="minorHAnsi"/>
        </w:rPr>
        <w:t>mmonia</w:t>
      </w:r>
      <w:r w:rsidR="00876B3E">
        <w:rPr>
          <w:rFonts w:cstheme="minorHAnsi"/>
        </w:rPr>
        <w:t>, in particular,</w:t>
      </w:r>
      <w:r w:rsidR="004862D6" w:rsidRPr="004862D6">
        <w:rPr>
          <w:rFonts w:cstheme="minorHAnsi"/>
        </w:rPr>
        <w:t xml:space="preserve"> is </w:t>
      </w:r>
      <w:r w:rsidR="000B2615">
        <w:rPr>
          <w:rFonts w:cstheme="minorHAnsi"/>
        </w:rPr>
        <w:t xml:space="preserve">a </w:t>
      </w:r>
      <w:r w:rsidR="004862D6" w:rsidRPr="004862D6">
        <w:rPr>
          <w:rFonts w:cstheme="minorHAnsi"/>
        </w:rPr>
        <w:t xml:space="preserve">critical </w:t>
      </w:r>
      <w:r w:rsidR="00876B3E">
        <w:rPr>
          <w:rFonts w:cstheme="minorHAnsi"/>
        </w:rPr>
        <w:t>feedstock for</w:t>
      </w:r>
      <w:r w:rsidR="004862D6" w:rsidRPr="004862D6">
        <w:rPr>
          <w:rFonts w:cstheme="minorHAnsi"/>
        </w:rPr>
        <w:t xml:space="preserve"> nitrogen fertilizers</w:t>
      </w:r>
      <w:r w:rsidR="00876B3E">
        <w:rPr>
          <w:rFonts w:cstheme="minorHAnsi"/>
        </w:rPr>
        <w:t xml:space="preserve">, </w:t>
      </w:r>
      <w:r w:rsidR="007F392B">
        <w:rPr>
          <w:rFonts w:cstheme="minorHAnsi"/>
        </w:rPr>
        <w:t>which</w:t>
      </w:r>
      <w:r w:rsidR="004862D6" w:rsidRPr="004862D6">
        <w:rPr>
          <w:rFonts w:cstheme="minorHAnsi"/>
        </w:rPr>
        <w:t xml:space="preserve"> </w:t>
      </w:r>
      <w:r w:rsidR="000B2615">
        <w:rPr>
          <w:rFonts w:cstheme="minorHAnsi"/>
        </w:rPr>
        <w:t xml:space="preserve">are essential to </w:t>
      </w:r>
      <w:r w:rsidR="004862D6" w:rsidRPr="004862D6">
        <w:rPr>
          <w:rFonts w:cstheme="minorHAnsi"/>
        </w:rPr>
        <w:t>ensur</w:t>
      </w:r>
      <w:r w:rsidR="007F392B">
        <w:rPr>
          <w:rFonts w:cstheme="minorHAnsi"/>
        </w:rPr>
        <w:t>e</w:t>
      </w:r>
      <w:r w:rsidR="004862D6" w:rsidRPr="004862D6">
        <w:rPr>
          <w:rFonts w:cstheme="minorHAnsi"/>
        </w:rPr>
        <w:t xml:space="preserve">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921238" w:rsidRPr="00921238">
        <w:rPr>
          <w:rFonts w:ascii="Calibri" w:hAnsi="Calibri" w:cs="Calibri"/>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r w:rsidR="00876B3E">
        <w:rPr>
          <w:rFonts w:cstheme="minorHAnsi"/>
        </w:rPr>
        <w:t>Similarly</w:t>
      </w:r>
      <w:r w:rsidR="000947D3">
        <w:rPr>
          <w:rFonts w:cstheme="minorHAnsi"/>
        </w:rPr>
        <w:t>,</w:t>
      </w:r>
      <w:r w:rsidR="002A631C" w:rsidRPr="002D4245">
        <w:rPr>
          <w:rFonts w:cstheme="minorHAnsi"/>
        </w:rPr>
        <w:t xml:space="preserve"> methanol is </w:t>
      </w:r>
      <w:r w:rsidR="00973470">
        <w:rPr>
          <w:rFonts w:cstheme="minorHAnsi"/>
        </w:rPr>
        <w:t xml:space="preserve">used </w:t>
      </w:r>
      <w:r w:rsidR="00876B3E">
        <w:rPr>
          <w:rFonts w:cstheme="minorHAnsi"/>
        </w:rPr>
        <w:t>as building block in</w:t>
      </w:r>
      <w:r w:rsidR="002A631C" w:rsidRPr="002D4245">
        <w:rPr>
          <w:rFonts w:cstheme="minorHAnsi"/>
        </w:rPr>
        <w:t xml:space="preserve"> formic acid, acetic acid, dimethyl ether, and methylamine</w:t>
      </w:r>
      <w:r w:rsidR="00876B3E">
        <w:rPr>
          <w:rFonts w:cstheme="minorHAnsi"/>
        </w:rPr>
        <w:t>, among others,</w:t>
      </w:r>
      <w:r w:rsidR="002A631C" w:rsidRPr="002D4245">
        <w:rPr>
          <w:rFonts w:cstheme="minorHAnsi"/>
        </w:rPr>
        <w:t xml:space="preserve"> and can serve</w:t>
      </w:r>
      <w:r w:rsidR="00876B3E">
        <w:rPr>
          <w:rFonts w:cstheme="minorHAnsi"/>
        </w:rPr>
        <w:t xml:space="preserve"> in turn</w:t>
      </w:r>
      <w:r w:rsidR="002A631C" w:rsidRPr="002D4245">
        <w:rPr>
          <w:rFonts w:cstheme="minorHAnsi"/>
        </w:rPr>
        <w:t xml:space="pre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921238" w:rsidRPr="00921238">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ins w:id="73" w:author="Martin Fernandez  Antonio José" w:date="2023-02-21T18:30:00Z">
        <w:r w:rsidR="00DB5483">
          <w:rPr>
            <w:rFonts w:cstheme="minorHAnsi"/>
          </w:rPr>
          <w:t xml:space="preserve">Nowadays, </w:t>
        </w:r>
      </w:ins>
      <w:del w:id="74" w:author="Martin Fernandez  Antonio José" w:date="2023-02-21T18:30:00Z">
        <w:r w:rsidR="002A631C" w:rsidRPr="002D4245" w:rsidDel="00DB5483">
          <w:rPr>
            <w:rFonts w:cstheme="minorHAnsi"/>
          </w:rPr>
          <w:delText>A</w:delText>
        </w:r>
      </w:del>
      <w:ins w:id="75" w:author="Martin Fernandez  Antonio José" w:date="2023-02-21T18:30:00Z">
        <w:r w:rsidR="00DB5483">
          <w:rPr>
            <w:rFonts w:cstheme="minorHAnsi"/>
          </w:rPr>
          <w:t>a</w:t>
        </w:r>
      </w:ins>
      <w:r w:rsidR="002A631C" w:rsidRPr="002D4245">
        <w:rPr>
          <w:rFonts w:cstheme="minorHAnsi"/>
        </w:rPr>
        <w:t>mmonia</w:t>
      </w:r>
      <w:ins w:id="76" w:author="Martin Fernandez  Antonio José" w:date="2023-02-21T18:28:00Z">
        <w:r w:rsidR="00DB5483">
          <w:rPr>
            <w:rFonts w:cstheme="minorHAnsi"/>
          </w:rPr>
          <w:t xml:space="preserve"> and methanol production </w:t>
        </w:r>
      </w:ins>
      <w:ins w:id="77" w:author="Martin Fernandez  Antonio José" w:date="2023-02-21T18:29:00Z">
        <w:r w:rsidR="00DB5483">
          <w:rPr>
            <w:rFonts w:cstheme="minorHAnsi"/>
          </w:rPr>
          <w:t xml:space="preserve">are based on </w:t>
        </w:r>
      </w:ins>
      <w:ins w:id="78" w:author="Martin Fernandez  Antonio José" w:date="2023-02-21T18:30:00Z">
        <w:r w:rsidR="00DB5483">
          <w:rPr>
            <w:rFonts w:cstheme="minorHAnsi"/>
          </w:rPr>
          <w:t>syngas</w:t>
        </w:r>
      </w:ins>
      <w:ins w:id="79" w:author="Martin Fernandez  Antonio José" w:date="2023-02-21T18:31:00Z">
        <w:r w:rsidR="00DB5483">
          <w:rPr>
            <w:rFonts w:cstheme="minorHAnsi"/>
          </w:rPr>
          <w:t xml:space="preserve"> (a mixture </w:t>
        </w:r>
      </w:ins>
      <w:ins w:id="80" w:author="Martin Fernandez  Antonio José" w:date="2023-02-21T18:32:00Z">
        <w:r w:rsidR="00DB5483">
          <w:rPr>
            <w:rFonts w:cstheme="minorHAnsi"/>
          </w:rPr>
          <w:t>of carbon monoxide and hydrogen with variable composition)</w:t>
        </w:r>
      </w:ins>
      <w:ins w:id="81" w:author="Martin Fernandez  Antonio José" w:date="2023-02-21T18:30:00Z">
        <w:r w:rsidR="00DB5483">
          <w:rPr>
            <w:rFonts w:cstheme="minorHAnsi"/>
          </w:rPr>
          <w:t xml:space="preserve"> mostly obtained from steam reforming </w:t>
        </w:r>
      </w:ins>
      <w:ins w:id="82" w:author="Martin Fernandez  Antonio José" w:date="2023-02-21T18:29:00Z">
        <w:r w:rsidR="00DB5483">
          <w:rPr>
            <w:rFonts w:cstheme="minorHAnsi"/>
          </w:rPr>
          <w:t>of natural gas</w:t>
        </w:r>
      </w:ins>
      <w:ins w:id="83" w:author="Martin Fernandez  Antonio José" w:date="2023-02-21T18:31:00Z">
        <w:r w:rsidR="00DB5483">
          <w:rPr>
            <w:rFonts w:cstheme="minorHAnsi"/>
          </w:rPr>
          <w:t>.</w:t>
        </w:r>
      </w:ins>
      <w:ins w:id="84" w:author="Martin Fernandez  Antonio José" w:date="2023-02-21T18:29:00Z">
        <w:r w:rsidR="00DB5483">
          <w:rPr>
            <w:rFonts w:cstheme="minorHAnsi"/>
          </w:rPr>
          <w:t xml:space="preserve"> </w:t>
        </w:r>
      </w:ins>
      <w:ins w:id="85" w:author="Martin Fernandez  Antonio José" w:date="2023-02-21T18:34:00Z">
        <w:r w:rsidR="00DB5483">
          <w:rPr>
            <w:rFonts w:cstheme="minorHAnsi"/>
          </w:rPr>
          <w:t xml:space="preserve">Hydrogen is combined </w:t>
        </w:r>
      </w:ins>
      <w:ins w:id="86" w:author="Martin Fernandez  Antonio José" w:date="2023-02-21T18:35:00Z">
        <w:r w:rsidR="00DB5483">
          <w:rPr>
            <w:rFonts w:cstheme="minorHAnsi"/>
          </w:rPr>
          <w:t xml:space="preserve">with nitrogen </w:t>
        </w:r>
        <w:r w:rsidR="00FA1E13">
          <w:rPr>
            <w:rFonts w:cstheme="minorHAnsi"/>
          </w:rPr>
          <w:t xml:space="preserve">typically over an Fe-based catalyst </w:t>
        </w:r>
        <w:r w:rsidR="00DB5483">
          <w:rPr>
            <w:rFonts w:cstheme="minorHAnsi"/>
          </w:rPr>
          <w:t>to produce a</w:t>
        </w:r>
      </w:ins>
      <w:ins w:id="87" w:author="Martin Fernandez  Antonio José" w:date="2023-02-21T18:33:00Z">
        <w:r w:rsidR="00DB5483">
          <w:rPr>
            <w:rFonts w:cstheme="minorHAnsi"/>
          </w:rPr>
          <w:t xml:space="preserve">mmonia </w:t>
        </w:r>
      </w:ins>
      <w:del w:id="88" w:author="Martin Fernandez  Antonio José" w:date="2023-02-21T18:31:00Z">
        <w:r w:rsidR="002A631C" w:rsidRPr="002D4245" w:rsidDel="00DB5483">
          <w:rPr>
            <w:rFonts w:cstheme="minorHAnsi"/>
          </w:rPr>
          <w:delText xml:space="preserve"> </w:delText>
        </w:r>
      </w:del>
      <w:del w:id="89" w:author="Martin Fernandez  Antonio José" w:date="2023-02-21T18:33:00Z">
        <w:r w:rsidR="002A631C" w:rsidRPr="002D4245" w:rsidDel="00DB5483">
          <w:rPr>
            <w:rFonts w:cstheme="minorHAnsi"/>
          </w:rPr>
          <w:delText xml:space="preserve">is </w:delText>
        </w:r>
        <w:r w:rsidR="006F26CF" w:rsidDel="00DB5483">
          <w:rPr>
            <w:rFonts w:cstheme="minorHAnsi"/>
          </w:rPr>
          <w:delText xml:space="preserve">predominantly </w:delText>
        </w:r>
        <w:r w:rsidR="002A631C" w:rsidRPr="002D4245" w:rsidDel="00DB5483">
          <w:rPr>
            <w:rFonts w:cstheme="minorHAnsi"/>
          </w:rPr>
          <w:delText xml:space="preserve">produced </w:delText>
        </w:r>
        <w:r w:rsidR="00417EB4" w:rsidDel="00DB5483">
          <w:rPr>
            <w:rFonts w:cstheme="minorHAnsi"/>
          </w:rPr>
          <w:delText xml:space="preserve">from </w:delText>
        </w:r>
      </w:del>
      <w:del w:id="90" w:author="Martin Fernandez  Antonio José" w:date="2023-02-21T18:35:00Z">
        <w:r w:rsidR="00417EB4" w:rsidDel="00FA1E13">
          <w:rPr>
            <w:rFonts w:cstheme="minorHAnsi"/>
          </w:rPr>
          <w:delText xml:space="preserve">hydrogen and nitrogen </w:delText>
        </w:r>
      </w:del>
      <w:r w:rsidR="002A631C" w:rsidRPr="002E6830">
        <w:rPr>
          <w:rFonts w:cstheme="minorHAnsi"/>
          <w:i/>
        </w:rPr>
        <w:t>via</w:t>
      </w:r>
      <w:r w:rsidR="002A631C" w:rsidRPr="002D4245">
        <w:rPr>
          <w:rFonts w:cstheme="minorHAnsi"/>
        </w:rPr>
        <w:t xml:space="preserve"> the </w:t>
      </w:r>
      <w:ins w:id="91" w:author="Martin Fernandez  Antonio José" w:date="2023-02-21T16:39:00Z">
        <w:r w:rsidR="0015737E">
          <w:rPr>
            <w:rFonts w:cstheme="minorHAnsi"/>
          </w:rPr>
          <w:t>energy-</w:t>
        </w:r>
      </w:ins>
      <w:ins w:id="92" w:author="Martin Fernandez  Antonio José" w:date="2023-02-21T16:40:00Z">
        <w:r w:rsidR="0015737E">
          <w:rPr>
            <w:rFonts w:cstheme="minorHAnsi"/>
          </w:rPr>
          <w:t xml:space="preserve">intensive </w:t>
        </w:r>
      </w:ins>
      <w:r w:rsidR="002A631C" w:rsidRPr="002D4245">
        <w:rPr>
          <w:rFonts w:cstheme="minorHAnsi"/>
        </w:rPr>
        <w:t>Haber-Bosch process</w:t>
      </w:r>
      <w:ins w:id="93" w:author="Martin Fernandez  Antonio José" w:date="2023-02-21T16:40:00Z">
        <w:r w:rsidR="0015737E">
          <w:rPr>
            <w:rFonts w:cstheme="minorHAnsi"/>
          </w:rPr>
          <w:t xml:space="preserve"> </w:t>
        </w:r>
      </w:ins>
      <w:ins w:id="94" w:author="Martin Fernandez  Antonio José" w:date="2023-02-21T18:37:00Z">
        <w:r w:rsidR="00FA1E13">
          <w:rPr>
            <w:rFonts w:cstheme="minorHAnsi"/>
          </w:rPr>
          <w:t>at</w:t>
        </w:r>
      </w:ins>
      <w:ins w:id="95" w:author="Martin Fernandez  Antonio José" w:date="2023-02-21T16:40:00Z">
        <w:r w:rsidR="0015737E">
          <w:rPr>
            <w:rFonts w:cstheme="minorHAnsi"/>
          </w:rPr>
          <w:t xml:space="preserve"> </w:t>
        </w:r>
      </w:ins>
      <w:ins w:id="96" w:author="Martin Fernandez  Antonio José" w:date="2023-02-21T16:41:00Z">
        <w:r w:rsidR="0015737E">
          <w:rPr>
            <w:rFonts w:cstheme="minorHAnsi"/>
          </w:rPr>
          <w:t>high pressure</w:t>
        </w:r>
      </w:ins>
      <w:ins w:id="97" w:author="Martin Fernandez  Antonio José" w:date="2023-02-21T16:44:00Z">
        <w:r w:rsidR="0015737E">
          <w:rPr>
            <w:rFonts w:cstheme="minorHAnsi"/>
          </w:rPr>
          <w:t xml:space="preserve"> and temperature</w:t>
        </w:r>
      </w:ins>
      <w:ins w:id="98" w:author="Martin Fernandez  Antonio José" w:date="2023-02-21T16:41:00Z">
        <w:r w:rsidR="0015737E">
          <w:rPr>
            <w:rFonts w:cstheme="minorHAnsi"/>
          </w:rPr>
          <w:t xml:space="preserve"> (&gt;</w:t>
        </w:r>
      </w:ins>
      <w:ins w:id="99" w:author="Martin Fernandez  Antonio José" w:date="2023-02-21T16:44:00Z">
        <w:r w:rsidR="0015737E">
          <w:rPr>
            <w:rFonts w:cstheme="minorHAnsi"/>
          </w:rPr>
          <w:t>200</w:t>
        </w:r>
      </w:ins>
      <w:ins w:id="100" w:author="Martin Fernandez  Antonio José" w:date="2023-02-21T16:41:00Z">
        <w:r w:rsidR="0015737E">
          <w:rPr>
            <w:rFonts w:cstheme="minorHAnsi"/>
          </w:rPr>
          <w:t> </w:t>
        </w:r>
      </w:ins>
      <w:ins w:id="101" w:author="Martin Fernandez  Antonio José" w:date="2023-02-21T16:44:00Z">
        <w:r w:rsidR="0015737E">
          <w:rPr>
            <w:rFonts w:cstheme="minorHAnsi"/>
          </w:rPr>
          <w:t>bar</w:t>
        </w:r>
      </w:ins>
      <w:ins w:id="102" w:author="Martin Fernandez  Antonio José" w:date="2023-02-21T16:41:00Z">
        <w:r w:rsidR="0015737E">
          <w:rPr>
            <w:rFonts w:cstheme="minorHAnsi"/>
          </w:rPr>
          <w:t xml:space="preserve"> and &gt;400 </w:t>
        </w:r>
      </w:ins>
      <w:ins w:id="103" w:author="Martin Fernandez  Antonio José" w:date="2023-02-21T16:42:00Z">
        <w:r w:rsidR="0015737E">
          <w:rPr>
            <w:rFonts w:cstheme="minorHAnsi"/>
          </w:rPr>
          <w:t>°</w:t>
        </w:r>
        <w:commentRangeStart w:id="104"/>
        <w:r w:rsidR="0015737E">
          <w:rPr>
            <w:rFonts w:cstheme="minorHAnsi"/>
          </w:rPr>
          <w:t>C</w:t>
        </w:r>
      </w:ins>
      <w:commentRangeEnd w:id="104"/>
      <w:ins w:id="105" w:author="Martin Fernandez  Antonio José" w:date="2023-02-22T12:19:00Z">
        <w:r w:rsidR="00254EB9">
          <w:rPr>
            <w:rStyle w:val="CommentReference"/>
          </w:rPr>
          <w:commentReference w:id="104"/>
        </w:r>
      </w:ins>
      <w:ins w:id="106" w:author="Martin Fernandez  Antonio José" w:date="2023-02-21T16:42:00Z">
        <w:r w:rsidR="0015737E">
          <w:rPr>
            <w:rFonts w:cstheme="minorHAnsi"/>
          </w:rPr>
          <w:t>)</w:t>
        </w:r>
      </w:ins>
      <w:r w:rsidR="00936A80">
        <w:rPr>
          <w:rFonts w:cstheme="minorHAnsi"/>
        </w:rPr>
        <w:t>.</w:t>
      </w:r>
      <w:r w:rsidR="00CC5C57">
        <w:rPr>
          <w:rFonts w:cstheme="minorHAnsi"/>
        </w:rPr>
        <w:t xml:space="preserve"> </w:t>
      </w:r>
      <w:ins w:id="107" w:author="Martin Fernandez  Antonio José" w:date="2023-02-21T18:37:00Z">
        <w:r w:rsidR="00FA1E13">
          <w:rPr>
            <w:rFonts w:cstheme="minorHAnsi"/>
          </w:rPr>
          <w:t xml:space="preserve">In fact, </w:t>
        </w:r>
      </w:ins>
      <w:del w:id="108" w:author="Martin Fernandez  Antonio José" w:date="2023-02-21T18:37:00Z">
        <w:r w:rsidR="00936A80" w:rsidDel="00FA1E13">
          <w:rPr>
            <w:rFonts w:cstheme="minorHAnsi"/>
          </w:rPr>
          <w:delText>A</w:delText>
        </w:r>
      </w:del>
      <w:ins w:id="109" w:author="Martin Fernandez  Antonio José" w:date="2023-02-21T18:37:00Z">
        <w:r w:rsidR="00FA1E13">
          <w:rPr>
            <w:rFonts w:cstheme="minorHAnsi"/>
          </w:rPr>
          <w:t>a</w:t>
        </w:r>
      </w:ins>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ins w:id="110" w:author="Martin Fernandez  Antonio José" w:date="2023-02-21T18:38:00Z">
        <w:r w:rsidR="00FA1E13">
          <w:rPr>
            <w:rFonts w:cstheme="minorHAnsi"/>
          </w:rPr>
          <w:t xml:space="preserve"> and energy source</w:t>
        </w:r>
      </w:ins>
      <w:r w:rsidR="006B7610">
        <w:rPr>
          <w:rFonts w:cstheme="minorHAnsi"/>
        </w:rPr>
        <w:t xml:space="preserve">, </w:t>
      </w:r>
      <w:ins w:id="111" w:author="Martin Fernandez  Antonio José" w:date="2023-02-21T18:38:00Z">
        <w:r w:rsidR="00FA1E13">
          <w:rPr>
            <w:rFonts w:cstheme="minorHAnsi"/>
          </w:rPr>
          <w:t xml:space="preserve">absorbing </w:t>
        </w:r>
      </w:ins>
      <w:del w:id="112" w:author="Martin Fernandez  Antonio José" w:date="2023-02-21T18:38:00Z">
        <w:r w:rsidR="00331FDA" w:rsidDel="00FA1E13">
          <w:rPr>
            <w:rFonts w:cstheme="minorHAnsi"/>
          </w:rPr>
          <w:delText xml:space="preserve">being </w:delText>
        </w:r>
        <w:r w:rsidR="006B7610" w:rsidDel="00FA1E13">
          <w:rPr>
            <w:rFonts w:cstheme="minorHAnsi"/>
          </w:rPr>
          <w:delText xml:space="preserve">responsible for </w:delText>
        </w:r>
      </w:del>
      <w:r w:rsidR="006B7610">
        <w:rPr>
          <w:rFonts w:cstheme="minorHAnsi"/>
        </w:rPr>
        <w:t>about 20% of the industrial natural gas demand</w:t>
      </w:r>
      <w:r w:rsidR="006268CA">
        <w:rPr>
          <w:rFonts w:cstheme="minorHAnsi"/>
        </w:rPr>
        <w:t xml:space="preserve"> </w:t>
      </w:r>
      <w:r w:rsidR="003A15D9">
        <w:rPr>
          <w:rFonts w:cstheme="minorHAnsi"/>
        </w:rPr>
        <w:t xml:space="preserve">and </w:t>
      </w:r>
      <w:ins w:id="113" w:author="Martin Fernandez  Antonio José" w:date="2023-02-21T18:39:00Z">
        <w:r w:rsidR="00FA1E13">
          <w:rPr>
            <w:rFonts w:cstheme="minorHAnsi"/>
          </w:rPr>
          <w:t xml:space="preserve">releasing </w:t>
        </w:r>
      </w:ins>
      <w:r w:rsidR="00392874">
        <w:rPr>
          <w:rFonts w:cstheme="minorHAnsi"/>
        </w:rPr>
        <w:t>ca.</w:t>
      </w:r>
      <w:r w:rsidR="003A15D9">
        <w:rPr>
          <w:rFonts w:cstheme="minorHAnsi"/>
        </w:rPr>
        <w:t xml:space="preserve"> </w:t>
      </w:r>
      <w:commentRangeStart w:id="114"/>
      <w:r w:rsidR="003A15D9">
        <w:rPr>
          <w:rFonts w:cstheme="minorHAnsi"/>
        </w:rPr>
        <w:t>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921238" w:rsidRPr="00921238">
        <w:rPr>
          <w:rFonts w:ascii="Calibri" w:hAnsi="Calibri" w:cs="Calibri"/>
          <w:szCs w:val="24"/>
          <w:vertAlign w:val="superscript"/>
        </w:rPr>
        <w:t>7</w:t>
      </w:r>
      <w:r w:rsidR="004F2A3A">
        <w:rPr>
          <w:rFonts w:cstheme="minorHAnsi"/>
        </w:rPr>
        <w:fldChar w:fldCharType="end"/>
      </w:r>
      <w:commentRangeEnd w:id="114"/>
      <w:r w:rsidR="0015737E">
        <w:rPr>
          <w:rStyle w:val="CommentReference"/>
        </w:rPr>
        <w:commentReference w:id="114"/>
      </w:r>
      <w:r w:rsidR="00392874">
        <w:rPr>
          <w:lang w:val="en-US"/>
        </w:rPr>
        <w:t>.</w:t>
      </w:r>
      <w:r w:rsidR="004F2A3A">
        <w:rPr>
          <w:rFonts w:cstheme="minorHAnsi"/>
          <w:lang w:val="en-US"/>
        </w:rPr>
        <w:t xml:space="preserve"> </w:t>
      </w:r>
      <w:ins w:id="115" w:author="Martin Fernandez  Antonio José" w:date="2023-02-21T18:43:00Z">
        <w:r w:rsidR="00FA1E13">
          <w:rPr>
            <w:rFonts w:cstheme="minorHAnsi"/>
            <w:lang w:val="en-US"/>
          </w:rPr>
          <w:t>The standard process for m</w:t>
        </w:r>
      </w:ins>
      <w:ins w:id="116" w:author="Martin Fernandez  Antonio José" w:date="2023-02-21T18:39:00Z">
        <w:r w:rsidR="00FA1E13">
          <w:rPr>
            <w:rFonts w:cstheme="minorHAnsi"/>
            <w:lang w:val="en-US"/>
          </w:rPr>
          <w:t xml:space="preserve">ethanol production requires </w:t>
        </w:r>
      </w:ins>
      <w:ins w:id="117" w:author="Martin Fernandez  Antonio José" w:date="2023-02-21T18:40:00Z">
        <w:r w:rsidR="00FA1E13">
          <w:rPr>
            <w:rFonts w:cstheme="minorHAnsi"/>
            <w:lang w:val="en-US"/>
          </w:rPr>
          <w:t>hydrogenation of CO and CO</w:t>
        </w:r>
        <w:r w:rsidR="00FA1E13" w:rsidRPr="00FA1E13">
          <w:rPr>
            <w:rFonts w:cstheme="minorHAnsi"/>
            <w:vertAlign w:val="subscript"/>
            <w:lang w:val="en-US"/>
            <w:rPrChange w:id="118" w:author="Martin Fernandez  Antonio José" w:date="2023-02-21T18:40:00Z">
              <w:rPr>
                <w:rFonts w:cstheme="minorHAnsi"/>
                <w:lang w:val="en-US"/>
              </w:rPr>
            </w:rPrChange>
          </w:rPr>
          <w:t>2</w:t>
        </w:r>
        <w:r w:rsidR="00FA1E13">
          <w:rPr>
            <w:rFonts w:cstheme="minorHAnsi"/>
            <w:lang w:val="en-US"/>
          </w:rPr>
          <w:t xml:space="preserve"> at high pressure </w:t>
        </w:r>
      </w:ins>
      <w:ins w:id="119" w:author="Martin Fernandez  Antonio José" w:date="2023-02-21T18:42:00Z">
        <w:r w:rsidR="00FA1E13">
          <w:rPr>
            <w:rFonts w:cstheme="minorHAnsi"/>
            <w:lang w:val="en-US"/>
          </w:rPr>
          <w:t xml:space="preserve">and relatively mild temperature </w:t>
        </w:r>
      </w:ins>
      <w:ins w:id="120" w:author="Martin Fernandez  Antonio José" w:date="2023-02-21T18:41:00Z">
        <w:r w:rsidR="00FA1E13">
          <w:rPr>
            <w:rFonts w:cstheme="minorHAnsi"/>
            <w:lang w:val="en-US"/>
          </w:rPr>
          <w:t>(&gt;35 bar</w:t>
        </w:r>
      </w:ins>
      <w:ins w:id="121" w:author="Martin Fernandez  Antonio José" w:date="2023-02-21T18:42:00Z">
        <w:r w:rsidR="00FA1E13">
          <w:rPr>
            <w:rFonts w:cstheme="minorHAnsi"/>
            <w:lang w:val="en-US"/>
          </w:rPr>
          <w:t xml:space="preserve"> and &gt;200 °C) over a Cu-Zn-Al </w:t>
        </w:r>
        <w:commentRangeStart w:id="122"/>
        <w:r w:rsidR="00FA1E13">
          <w:rPr>
            <w:rFonts w:cstheme="minorHAnsi"/>
            <w:lang w:val="en-US"/>
          </w:rPr>
          <w:t>catalyst</w:t>
        </w:r>
      </w:ins>
      <w:commentRangeEnd w:id="122"/>
      <w:ins w:id="123" w:author="Martin Fernandez  Antonio José" w:date="2023-02-22T17:12:00Z">
        <w:r w:rsidR="008F1229">
          <w:rPr>
            <w:rStyle w:val="CommentReference"/>
          </w:rPr>
          <w:commentReference w:id="122"/>
        </w:r>
      </w:ins>
      <w:ins w:id="124" w:author="Martin Fernandez  Antonio José" w:date="2023-02-21T18:43:00Z">
        <w:r w:rsidR="00FA1E13">
          <w:rPr>
            <w:rFonts w:cstheme="minorHAnsi"/>
            <w:lang w:val="en-US"/>
          </w:rPr>
          <w:t xml:space="preserve">. </w:t>
        </w:r>
      </w:ins>
      <w:ins w:id="125" w:author="Martin Fernandez  Antonio José" w:date="2023-02-21T18:44:00Z">
        <w:r w:rsidR="00FA1E13">
          <w:rPr>
            <w:rFonts w:cstheme="minorHAnsi"/>
            <w:lang w:val="en-US"/>
          </w:rPr>
          <w:t xml:space="preserve">Similarly to ammonia, </w:t>
        </w:r>
      </w:ins>
      <w:del w:id="126" w:author="Martin Fernandez  Antonio José" w:date="2023-02-21T18:44:00Z">
        <w:r w:rsidR="00141CE1" w:rsidDel="00FA1E13">
          <w:rPr>
            <w:rFonts w:cstheme="minorHAnsi"/>
          </w:rPr>
          <w:delText>On the other hand</w:delText>
        </w:r>
        <w:r w:rsidR="002A631C" w:rsidRPr="002D4245" w:rsidDel="00FA1E13">
          <w:rPr>
            <w:rFonts w:cstheme="minorHAnsi"/>
          </w:rPr>
          <w:delText xml:space="preserve">, </w:delText>
        </w:r>
      </w:del>
      <w:commentRangeStart w:id="127"/>
      <w:commentRangeStart w:id="128"/>
      <w:r w:rsidR="0059699A">
        <w:rPr>
          <w:rFonts w:cstheme="minorHAnsi"/>
        </w:rPr>
        <w:t>65%</w:t>
      </w:r>
      <w:commentRangeEnd w:id="127"/>
      <w:r w:rsidR="007F392B">
        <w:rPr>
          <w:rStyle w:val="CommentReference"/>
        </w:rPr>
        <w:commentReference w:id="127"/>
      </w:r>
      <w:commentRangeEnd w:id="128"/>
      <w:r w:rsidR="008A3439">
        <w:rPr>
          <w:rStyle w:val="CommentReference"/>
        </w:rPr>
        <w:commentReference w:id="128"/>
      </w:r>
      <w:r w:rsidR="0059699A">
        <w:rPr>
          <w:rFonts w:cstheme="minorHAnsi"/>
        </w:rPr>
        <w:t xml:space="preserve"> of </w:t>
      </w:r>
      <w:r w:rsidR="0059699A">
        <w:rPr>
          <w:rFonts w:cstheme="minorHAnsi"/>
        </w:rPr>
        <w:lastRenderedPageBreak/>
        <w:t xml:space="preserve">global </w:t>
      </w:r>
      <w:r w:rsidR="002A631C" w:rsidRPr="002D4245">
        <w:rPr>
          <w:rFonts w:cstheme="minorHAnsi"/>
        </w:rPr>
        <w:t xml:space="preserve">methanol relies on natural gas </w:t>
      </w:r>
      <w:r w:rsidR="007F392B">
        <w:rPr>
          <w:rFonts w:cstheme="minorHAnsi"/>
        </w:rPr>
        <w:t>as feedstock</w:t>
      </w:r>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921238" w:rsidRPr="00921238">
        <w:rPr>
          <w:rFonts w:ascii="Calibri" w:hAnsi="Calibri" w:cs="Calibri"/>
          <w:szCs w:val="24"/>
          <w:vertAlign w:val="superscript"/>
        </w:rPr>
        <w:t>8</w:t>
      </w:r>
      <w:r w:rsidR="0059699A">
        <w:rPr>
          <w:rFonts w:cstheme="minorHAnsi"/>
        </w:rPr>
        <w:fldChar w:fldCharType="end"/>
      </w:r>
      <w:r w:rsidR="000B2615">
        <w:rPr>
          <w:rFonts w:cstheme="minorHAnsi"/>
        </w:rPr>
        <w:t>, while t</w:t>
      </w:r>
      <w:r w:rsidR="00BB3A64">
        <w:rPr>
          <w:rFonts w:cstheme="minorHAnsi"/>
        </w:rPr>
        <w:t xml:space="preserve">he life cycle GHG emissions from global </w:t>
      </w:r>
      <w:del w:id="129" w:author="Martin Fernandez  Antonio José" w:date="2023-02-21T16:48:00Z">
        <w:r w:rsidR="00BB3A64" w:rsidDel="0015737E">
          <w:rPr>
            <w:rFonts w:cstheme="minorHAnsi"/>
          </w:rPr>
          <w:delText xml:space="preserve">methanol </w:delText>
        </w:r>
      </w:del>
      <w:r w:rsidR="00BB3A64">
        <w:rPr>
          <w:rFonts w:cstheme="minorHAnsi"/>
        </w:rPr>
        <w:t>production</w:t>
      </w:r>
      <w:ins w:id="130" w:author="Martin Fernandez  Antonio José" w:date="2023-02-21T16:47:00Z">
        <w:r w:rsidR="0015737E">
          <w:rPr>
            <w:rFonts w:cstheme="minorHAnsi"/>
          </w:rPr>
          <w:fldChar w:fldCharType="begin"/>
        </w:r>
        <w:r w:rsidR="0015737E">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15737E">
          <w:rPr>
            <w:rFonts w:cstheme="minorHAnsi"/>
          </w:rPr>
          <w:fldChar w:fldCharType="separate"/>
        </w:r>
        <w:r w:rsidR="0015737E" w:rsidRPr="00921238">
          <w:rPr>
            <w:rFonts w:ascii="Calibri" w:hAnsi="Calibri" w:cs="Calibri"/>
            <w:szCs w:val="24"/>
            <w:vertAlign w:val="superscript"/>
          </w:rPr>
          <w:t>8</w:t>
        </w:r>
        <w:r w:rsidR="0015737E">
          <w:rPr>
            <w:rFonts w:cstheme="minorHAnsi"/>
          </w:rPr>
          <w:fldChar w:fldCharType="end"/>
        </w:r>
      </w:ins>
      <w:r w:rsidR="00BB3A64">
        <w:rPr>
          <w:rFonts w:cstheme="minorHAnsi"/>
        </w:rPr>
        <w:t xml:space="preserve">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ins w:id="131" w:author="Martin Fernandez  Antonio José" w:date="2023-02-21T18:27:00Z">
        <w:r w:rsidR="00DB5483">
          <w:rPr>
            <w:lang w:val="en-US"/>
          </w:rPr>
          <w:t xml:space="preserve">, </w:t>
        </w:r>
      </w:ins>
      <w:ins w:id="132" w:author="Martin Fernandez  Antonio José" w:date="2023-02-21T16:44:00Z">
        <w:r w:rsidR="0015737E">
          <w:rPr>
            <w:lang w:val="en-US"/>
          </w:rPr>
          <w:t xml:space="preserve">despite </w:t>
        </w:r>
      </w:ins>
      <w:ins w:id="133" w:author="Martin Fernandez  Antonio José" w:date="2023-02-21T18:45:00Z">
        <w:r w:rsidR="00FA1E13">
          <w:rPr>
            <w:lang w:val="en-US"/>
          </w:rPr>
          <w:t xml:space="preserve">the involvement of </w:t>
        </w:r>
      </w:ins>
      <w:ins w:id="134" w:author="Martin Fernandez  Antonio José" w:date="2023-02-21T18:26:00Z">
        <w:r w:rsidR="00DB5483">
          <w:rPr>
            <w:lang w:val="en-US"/>
          </w:rPr>
          <w:t>CO</w:t>
        </w:r>
        <w:r w:rsidR="00DB5483" w:rsidRPr="00E25E40">
          <w:rPr>
            <w:vertAlign w:val="subscript"/>
            <w:lang w:val="en-US"/>
          </w:rPr>
          <w:t>2</w:t>
        </w:r>
        <w:r w:rsidR="00DB5483">
          <w:rPr>
            <w:lang w:val="en-US"/>
          </w:rPr>
          <w:t xml:space="preserve"> </w:t>
        </w:r>
      </w:ins>
      <w:ins w:id="135" w:author="Martin Fernandez  Antonio José" w:date="2023-02-21T18:45:00Z">
        <w:r w:rsidR="00FA1E13">
          <w:rPr>
            <w:lang w:val="en-US"/>
          </w:rPr>
          <w:t>in the reaction</w:t>
        </w:r>
      </w:ins>
      <w:r w:rsidR="00BB3A64">
        <w:rPr>
          <w:rFonts w:cstheme="minorHAnsi"/>
        </w:rPr>
        <w:t>.</w:t>
      </w:r>
      <w:ins w:id="136" w:author="Martin Fernandez  Antonio José" w:date="2023-02-21T16:47:00Z">
        <w:r w:rsidR="0015737E" w:rsidDel="0015737E">
          <w:rPr>
            <w:rFonts w:cstheme="minorHAnsi"/>
          </w:rPr>
          <w:t xml:space="preserve"> </w:t>
        </w:r>
      </w:ins>
      <w:del w:id="137" w:author="Martin Fernandez  Antonio José" w:date="2023-02-21T16:47:00Z">
        <w:r w:rsidR="00322EBB" w:rsidDel="0015737E">
          <w:rPr>
            <w:rFonts w:cstheme="minorHAnsi"/>
          </w:rPr>
          <w:fldChar w:fldCharType="begin"/>
        </w:r>
        <w:r w:rsidR="005263C8" w:rsidRPr="0015737E" w:rsidDel="0015737E">
          <w:rPr>
            <w:rFonts w:cstheme="minorHAnsi"/>
          </w:rPr>
          <w:del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delInstrText>
        </w:r>
        <w:r w:rsidR="00322EBB" w:rsidDel="0015737E">
          <w:rPr>
            <w:rFonts w:cstheme="minorHAnsi"/>
          </w:rPr>
          <w:fldChar w:fldCharType="separate"/>
        </w:r>
        <w:r w:rsidR="00921238" w:rsidRPr="0015737E" w:rsidDel="0015737E">
          <w:rPr>
            <w:rFonts w:ascii="Calibri" w:hAnsi="Calibri" w:cs="Calibri"/>
            <w:szCs w:val="24"/>
            <w:vertAlign w:val="superscript"/>
          </w:rPr>
          <w:delText>8</w:delText>
        </w:r>
        <w:r w:rsidR="00322EBB" w:rsidDel="0015737E">
          <w:rPr>
            <w:rFonts w:cstheme="minorHAnsi"/>
          </w:rPr>
          <w:fldChar w:fldCharType="end"/>
        </w:r>
      </w:del>
    </w:p>
    <w:p w14:paraId="7232D763" w14:textId="67DC06CD" w:rsidR="006D04F0" w:rsidRDefault="00A914BC">
      <w:pPr>
        <w:rPr>
          <w:ins w:id="138" w:author="Martin Fernandez  Antonio José" w:date="2023-02-22T17:15:00Z"/>
          <w:rFonts w:cstheme="minorHAnsi"/>
        </w:rPr>
      </w:pPr>
      <w:del w:id="139" w:author="Martin Fernandez  Antonio José" w:date="2023-02-22T12:03:00Z">
        <w:r w:rsidDel="00A80151">
          <w:rPr>
            <w:rFonts w:cstheme="minorHAnsi"/>
          </w:rPr>
          <w:delText>C</w:delText>
        </w:r>
        <w:r w:rsidR="00141891" w:rsidDel="00A80151">
          <w:rPr>
            <w:rFonts w:cstheme="minorHAnsi"/>
          </w:rPr>
          <w:delText xml:space="preserve">urrent </w:delText>
        </w:r>
        <w:r w:rsidDel="00A80151">
          <w:rPr>
            <w:rFonts w:cstheme="minorHAnsi"/>
          </w:rPr>
          <w:delText xml:space="preserve">GHG </w:delText>
        </w:r>
        <w:r w:rsidR="00141891" w:rsidDel="00A80151">
          <w:rPr>
            <w:rFonts w:cstheme="minorHAnsi"/>
          </w:rPr>
          <w:delText>emission level</w:delText>
        </w:r>
        <w:r w:rsidDel="00A80151">
          <w:rPr>
            <w:rFonts w:cstheme="minorHAnsi"/>
          </w:rPr>
          <w:delText>s</w:delText>
        </w:r>
        <w:r w:rsidR="00141891" w:rsidDel="00A80151">
          <w:rPr>
            <w:rFonts w:cstheme="minorHAnsi"/>
          </w:rPr>
          <w:delText xml:space="preserve"> </w:delText>
        </w:r>
        <w:r w:rsidDel="00A80151">
          <w:rPr>
            <w:rFonts w:cstheme="minorHAnsi"/>
          </w:rPr>
          <w:delText>of</w:delText>
        </w:r>
      </w:del>
      <w:ins w:id="140" w:author="Martin Fernandez  Antonio José" w:date="2023-02-22T12:03:00Z">
        <w:r w:rsidR="00A80151">
          <w:rPr>
            <w:rFonts w:cstheme="minorHAnsi"/>
          </w:rPr>
          <w:t>Incumbent</w:t>
        </w:r>
      </w:ins>
      <w:r>
        <w:rPr>
          <w:rFonts w:cstheme="minorHAnsi"/>
        </w:rPr>
        <w:t xml:space="preserve"> </w:t>
      </w:r>
      <w:r w:rsidR="00781638">
        <w:rPr>
          <w:rFonts w:cstheme="minorHAnsi"/>
        </w:rPr>
        <w:t>ammonia and methanol production</w:t>
      </w:r>
      <w:r>
        <w:rPr>
          <w:rFonts w:cstheme="minorHAnsi"/>
        </w:rPr>
        <w:t xml:space="preserve"> </w:t>
      </w:r>
      <w:ins w:id="141" w:author="Martin Fernandez  Antonio José" w:date="2023-02-22T12:04:00Z">
        <w:r w:rsidR="00A80151">
          <w:rPr>
            <w:rFonts w:cstheme="minorHAnsi"/>
          </w:rPr>
          <w:t xml:space="preserve">routes are significant obstacles </w:t>
        </w:r>
      </w:ins>
      <w:del w:id="142" w:author="Martin Fernandez  Antonio José" w:date="2023-02-22T12:04:00Z">
        <w:r w:rsidR="007F392B" w:rsidDel="00A80151">
          <w:rPr>
            <w:rFonts w:cstheme="minorHAnsi"/>
          </w:rPr>
          <w:delText xml:space="preserve">make it hard </w:delText>
        </w:r>
      </w:del>
      <w:r w:rsidR="007F392B">
        <w:rPr>
          <w:rFonts w:cstheme="minorHAnsi"/>
        </w:rPr>
        <w:t>to meet</w:t>
      </w:r>
      <w:r>
        <w:rPr>
          <w:rFonts w:cstheme="minorHAnsi"/>
        </w:rPr>
        <w:t xml:space="preserve">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921238" w:rsidRPr="00921238">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ins w:id="143" w:author="Martin Fernandez  Antonio José" w:date="2023-02-23T14:44:00Z">
        <w:r w:rsidR="00B307D2">
          <w:rPr>
            <w:rFonts w:cstheme="minorHAnsi"/>
          </w:rPr>
          <w:t>T</w:t>
        </w:r>
      </w:ins>
      <w:ins w:id="144" w:author="Martin Fernandez  Antonio José" w:date="2023-02-22T12:10:00Z">
        <w:r w:rsidR="00A80151">
          <w:rPr>
            <w:rFonts w:cstheme="minorHAnsi"/>
          </w:rPr>
          <w:t>hese</w:t>
        </w:r>
      </w:ins>
      <w:ins w:id="145" w:author="Martin Fernandez  Antonio José" w:date="2023-02-22T12:05:00Z">
        <w:r w:rsidR="00A80151">
          <w:rPr>
            <w:rFonts w:cstheme="minorHAnsi"/>
          </w:rPr>
          <w:t xml:space="preserve"> two compounds </w:t>
        </w:r>
      </w:ins>
      <w:del w:id="146" w:author="Martin Fernandez  Antonio José" w:date="2023-02-22T12:05:00Z">
        <w:r w:rsidR="0070003C" w:rsidDel="00A80151">
          <w:rPr>
            <w:rFonts w:cstheme="minorHAnsi"/>
          </w:rPr>
          <w:delText>A</w:delText>
        </w:r>
        <w:r w:rsidR="000500CC" w:rsidRPr="002D4245" w:rsidDel="00A80151">
          <w:rPr>
            <w:rFonts w:cstheme="minorHAnsi"/>
          </w:rPr>
          <w:delText xml:space="preserve">mmonia and methanol </w:delText>
        </w:r>
      </w:del>
      <w:r w:rsidR="000500CC" w:rsidRPr="002D4245">
        <w:rPr>
          <w:rFonts w:cstheme="minorHAnsi"/>
        </w:rPr>
        <w:t xml:space="preserve">are </w:t>
      </w:r>
      <w:ins w:id="147" w:author="Martin Fernandez  Antonio José" w:date="2023-02-22T12:05:00Z">
        <w:r w:rsidR="00A80151">
          <w:rPr>
            <w:rFonts w:cstheme="minorHAnsi"/>
          </w:rPr>
          <w:t xml:space="preserve">labelled as </w:t>
        </w:r>
      </w:ins>
      <w:del w:id="148" w:author="Martin Fernandez  Antonio José" w:date="2023-02-22T12:05:00Z">
        <w:r w:rsidR="00887EC3" w:rsidDel="00A80151">
          <w:rPr>
            <w:rFonts w:cstheme="minorHAnsi"/>
          </w:rPr>
          <w:delText>what is known as</w:delText>
        </w:r>
        <w:r w:rsidR="00EC5563" w:rsidDel="00A80151">
          <w:rPr>
            <w:rFonts w:cstheme="minorHAnsi"/>
          </w:rPr>
          <w:delText xml:space="preserve"> </w:delText>
        </w:r>
      </w:del>
      <w:r w:rsidR="000500CC" w:rsidRPr="002D4245">
        <w:rPr>
          <w:rFonts w:cstheme="minorHAnsi"/>
        </w:rPr>
        <w:t xml:space="preserve">hard-to-abate </w:t>
      </w:r>
      <w:r w:rsidR="00ED4364">
        <w:rPr>
          <w:rFonts w:cstheme="minorHAnsi"/>
        </w:rPr>
        <w:t>commodit</w:t>
      </w:r>
      <w:r w:rsidR="00661E2F">
        <w:rPr>
          <w:rFonts w:cstheme="minorHAnsi"/>
        </w:rPr>
        <w:t>ies</w:t>
      </w:r>
      <w:r w:rsidR="000500CC" w:rsidRPr="002D4245">
        <w:rPr>
          <w:rFonts w:cstheme="minorHAnsi"/>
        </w:rPr>
        <w:t xml:space="preserve"> primarily due to their </w:t>
      </w:r>
      <w:ins w:id="149" w:author="Martin Fernandez  Antonio José" w:date="2023-02-22T12:05:00Z">
        <w:r w:rsidR="00A80151">
          <w:rPr>
            <w:rFonts w:cstheme="minorHAnsi"/>
          </w:rPr>
          <w:t xml:space="preserve">mentioned </w:t>
        </w:r>
      </w:ins>
      <w:del w:id="150" w:author="Martin Fernandez  Antonio José" w:date="2023-02-22T12:05:00Z">
        <w:r w:rsidR="000500CC" w:rsidRPr="002D4245" w:rsidDel="00A80151">
          <w:rPr>
            <w:rFonts w:cstheme="minorHAnsi"/>
          </w:rPr>
          <w:delText xml:space="preserve">strong </w:delText>
        </w:r>
      </w:del>
      <w:r w:rsidR="000500CC" w:rsidRPr="002D4245">
        <w:rPr>
          <w:rFonts w:cstheme="minorHAnsi"/>
        </w:rPr>
        <w:t>dependence on</w:t>
      </w:r>
      <w:r w:rsidR="007F392B">
        <w:rPr>
          <w:rFonts w:cstheme="minorHAnsi"/>
        </w:rPr>
        <w:t xml:space="preserve"> fossil carbon in the form of</w:t>
      </w:r>
      <w:r w:rsidR="000500CC" w:rsidRPr="002D4245">
        <w:rPr>
          <w:rFonts w:cstheme="minorHAnsi"/>
        </w:rPr>
        <w:t xml:space="preserve"> natural gas</w:t>
      </w:r>
      <w:del w:id="151" w:author="Martin Fernandez  Antonio José" w:date="2023-02-21T16:55:00Z">
        <w:r w:rsidR="000500CC" w:rsidRPr="002D4245" w:rsidDel="00557E61">
          <w:rPr>
            <w:rFonts w:cstheme="minorHAnsi"/>
          </w:rPr>
          <w:delText xml:space="preserve"> as feedstock</w:delText>
        </w:r>
      </w:del>
      <w:del w:id="152" w:author="Martin Fernandez  Antonio José" w:date="2023-02-22T12:11:00Z">
        <w:r w:rsidR="00C9524D" w:rsidDel="00A80151">
          <w:rPr>
            <w:rFonts w:cstheme="minorHAnsi"/>
          </w:rPr>
          <w:delText>.</w:delText>
        </w:r>
      </w:del>
      <w:del w:id="153" w:author="Martin Fernandez  Antonio José" w:date="2023-02-22T12:12:00Z">
        <w:r w:rsidR="00C9524D" w:rsidDel="00A80151">
          <w:rPr>
            <w:rFonts w:cstheme="minorHAnsi"/>
          </w:rPr>
          <w:delText xml:space="preserve"> </w:delText>
        </w:r>
        <w:r w:rsidR="0074198E" w:rsidDel="00A80151">
          <w:rPr>
            <w:rFonts w:cstheme="minorHAnsi"/>
          </w:rPr>
          <w:delText>Thus</w:delText>
        </w:r>
        <w:r w:rsidR="00C9524D" w:rsidDel="00A80151">
          <w:rPr>
            <w:rFonts w:cstheme="minorHAnsi"/>
          </w:rPr>
          <w:delText>,</w:delText>
        </w:r>
        <w:r w:rsidR="000500CC" w:rsidRPr="002D4245" w:rsidDel="00A80151">
          <w:rPr>
            <w:rFonts w:cstheme="minorHAnsi"/>
          </w:rPr>
          <w:delText xml:space="preserve"> shifting to renewable feedstocks </w:delText>
        </w:r>
        <w:r w:rsidR="00C96F08" w:rsidDel="00A80151">
          <w:rPr>
            <w:rFonts w:cstheme="minorHAnsi"/>
          </w:rPr>
          <w:delText>becomes</w:delText>
        </w:r>
        <w:r w:rsidR="000500CC" w:rsidRPr="002D4245" w:rsidDel="00A80151">
          <w:rPr>
            <w:rFonts w:cstheme="minorHAnsi"/>
          </w:rPr>
          <w:delText xml:space="preserve"> </w:delText>
        </w:r>
      </w:del>
      <w:del w:id="154" w:author="Martin Fernandez  Antonio José" w:date="2023-02-23T14:45:00Z">
        <w:r w:rsidR="000500CC" w:rsidRPr="002D4245" w:rsidDel="00B307D2">
          <w:rPr>
            <w:rFonts w:cstheme="minorHAnsi"/>
          </w:rPr>
          <w:delText>paramount to mitigate their climate impacts</w:delText>
        </w:r>
      </w:del>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921238" w:rsidRPr="00921238">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w:t>
      </w:r>
      <w:ins w:id="155" w:author="Martin Fernandez  Antonio José" w:date="2023-02-23T14:45:00Z">
        <w:r w:rsidR="00B307D2">
          <w:rPr>
            <w:rFonts w:cstheme="minorHAnsi"/>
          </w:rPr>
          <w:t xml:space="preserve">production of </w:t>
        </w:r>
      </w:ins>
      <w:r w:rsidR="000500CC" w:rsidRPr="002D4245">
        <w:rPr>
          <w:rFonts w:cstheme="minorHAnsi"/>
        </w:rPr>
        <w:t xml:space="preserve">ammonia </w:t>
      </w:r>
      <w:del w:id="156" w:author="Martin Fernandez  Antonio José" w:date="2023-02-23T14:45:00Z">
        <w:r w:rsidR="000500CC" w:rsidRPr="002D4245" w:rsidDel="00B307D2">
          <w:rPr>
            <w:rFonts w:cstheme="minorHAnsi"/>
          </w:rPr>
          <w:delText xml:space="preserve">production </w:delText>
        </w:r>
      </w:del>
      <w:r w:rsidR="007F392B">
        <w:rPr>
          <w:rFonts w:cstheme="minorHAnsi"/>
        </w:rPr>
        <w:t>could be realized by</w:t>
      </w:r>
      <w:r w:rsidR="000500CC" w:rsidRPr="002D4245">
        <w:rPr>
          <w:rFonts w:cstheme="minorHAnsi"/>
        </w:rPr>
        <w:t xml:space="preserve"> </w:t>
      </w:r>
      <w:ins w:id="157" w:author="Martin Fernandez  Antonio José" w:date="2023-02-22T12:22:00Z">
        <w:r w:rsidR="00254EB9">
          <w:rPr>
            <w:rFonts w:cstheme="minorHAnsi"/>
          </w:rPr>
          <w:t>feedi</w:t>
        </w:r>
      </w:ins>
      <w:ins w:id="158" w:author="Martin Fernandez  Antonio José" w:date="2023-02-22T12:23:00Z">
        <w:r w:rsidR="00254EB9">
          <w:rPr>
            <w:rFonts w:cstheme="minorHAnsi"/>
          </w:rPr>
          <w:t>ng</w:t>
        </w:r>
      </w:ins>
      <w:ins w:id="159" w:author="Martin Fernandez  Antonio José" w:date="2023-02-22T12:22:00Z">
        <w:r w:rsidR="00254EB9">
          <w:rPr>
            <w:rFonts w:cstheme="minorHAnsi"/>
          </w:rPr>
          <w:t xml:space="preserve"> the Haber</w:t>
        </w:r>
      </w:ins>
      <w:ins w:id="160" w:author="Martin Fernandez  Antonio José" w:date="2023-02-22T12:24:00Z">
        <w:r w:rsidR="00254EB9">
          <w:rPr>
            <w:rFonts w:cstheme="minorHAnsi"/>
          </w:rPr>
          <w:t>-</w:t>
        </w:r>
      </w:ins>
      <w:ins w:id="161" w:author="Martin Fernandez  Antonio José" w:date="2023-02-22T12:22:00Z">
        <w:r w:rsidR="00254EB9">
          <w:rPr>
            <w:rFonts w:cstheme="minorHAnsi"/>
          </w:rPr>
          <w:t>Bosch process</w:t>
        </w:r>
      </w:ins>
      <w:ins w:id="162" w:author="Martin Fernandez  Antonio José" w:date="2023-02-22T12:23:00Z">
        <w:r w:rsidR="00254EB9">
          <w:rPr>
            <w:rFonts w:cstheme="minorHAnsi"/>
          </w:rPr>
          <w:t xml:space="preserve"> with</w:t>
        </w:r>
      </w:ins>
      <w:ins w:id="163" w:author="Martin Fernandez  Antonio José" w:date="2023-02-22T12:22:00Z">
        <w:r w:rsidR="00254EB9">
          <w:rPr>
            <w:rFonts w:cstheme="minorHAnsi"/>
          </w:rPr>
          <w:t xml:space="preserve"> hydrogen produced from </w:t>
        </w:r>
      </w:ins>
      <w:ins w:id="164" w:author="Martin Fernandez  Antonio José" w:date="2023-02-22T12:23:00Z">
        <w:r w:rsidR="00254EB9">
          <w:rPr>
            <w:rFonts w:cstheme="minorHAnsi"/>
          </w:rPr>
          <w:t>water electrolysis</w:t>
        </w:r>
        <w:r w:rsidR="00254EB9" w:rsidRPr="002D4245">
          <w:rPr>
            <w:rFonts w:cstheme="minorHAnsi"/>
          </w:rPr>
          <w:t xml:space="preserve"> powered by </w:t>
        </w:r>
        <w:r w:rsidR="00254EB9">
          <w:rPr>
            <w:rFonts w:cstheme="minorHAnsi"/>
          </w:rPr>
          <w:t xml:space="preserve">renewable energy sources like </w:t>
        </w:r>
        <w:r w:rsidR="00254EB9" w:rsidRPr="002D4245">
          <w:rPr>
            <w:rFonts w:cstheme="minorHAnsi"/>
          </w:rPr>
          <w:t>wind or solar</w:t>
        </w:r>
        <w:r w:rsidR="00254EB9">
          <w:rPr>
            <w:rFonts w:cstheme="minorHAnsi"/>
          </w:rPr>
          <w:t xml:space="preserve"> (green Haber-Bosch)</w:t>
        </w:r>
        <w:r w:rsidR="00254EB9">
          <w:rPr>
            <w:rFonts w:cstheme="minorHAnsi"/>
          </w:rPr>
          <w:fldChar w:fldCharType="begin"/>
        </w:r>
        <w:r w:rsidR="00254EB9">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254EB9">
          <w:rPr>
            <w:rFonts w:cstheme="minorHAnsi"/>
          </w:rPr>
          <w:fldChar w:fldCharType="separate"/>
        </w:r>
        <w:r w:rsidR="00254EB9" w:rsidRPr="00921238">
          <w:rPr>
            <w:rFonts w:ascii="Calibri" w:hAnsi="Calibri" w:cs="Calibri"/>
            <w:szCs w:val="24"/>
            <w:vertAlign w:val="superscript"/>
          </w:rPr>
          <w:t>7,13</w:t>
        </w:r>
        <w:r w:rsidR="00254EB9">
          <w:rPr>
            <w:rFonts w:cstheme="minorHAnsi"/>
          </w:rPr>
          <w:fldChar w:fldCharType="end"/>
        </w:r>
      </w:ins>
      <w:del w:id="165" w:author="Martin Fernandez  Antonio José" w:date="2023-02-22T12:23:00Z">
        <w:r w:rsidR="00ED20D4" w:rsidDel="00254EB9">
          <w:rPr>
            <w:rFonts w:cstheme="minorHAnsi"/>
          </w:rPr>
          <w:delText xml:space="preserve">switching the </w:delText>
        </w:r>
        <w:r w:rsidR="007B5617" w:rsidDel="00254EB9">
          <w:rPr>
            <w:rFonts w:cstheme="minorHAnsi"/>
          </w:rPr>
          <w:delText>hydrogen</w:delText>
        </w:r>
        <w:r w:rsidR="00ED20D4" w:rsidDel="00254EB9">
          <w:rPr>
            <w:rFonts w:cstheme="minorHAnsi"/>
          </w:rPr>
          <w:delText xml:space="preserve"> source from</w:delText>
        </w:r>
        <w:r w:rsidR="000500CC" w:rsidRPr="002D4245" w:rsidDel="00254EB9">
          <w:rPr>
            <w:rFonts w:cstheme="minorHAnsi"/>
          </w:rPr>
          <w:delText xml:space="preserve"> </w:delText>
        </w:r>
        <w:r w:rsidR="00E024FA" w:rsidDel="00254EB9">
          <w:rPr>
            <w:rFonts w:cstheme="minorHAnsi"/>
          </w:rPr>
          <w:delText xml:space="preserve">natural gas </w:delText>
        </w:r>
        <w:r w:rsidR="0097112C" w:rsidDel="00254EB9">
          <w:rPr>
            <w:rFonts w:cstheme="minorHAnsi"/>
          </w:rPr>
          <w:delText>to</w:delText>
        </w:r>
        <w:r w:rsidR="000500CC" w:rsidRPr="002D4245" w:rsidDel="00254EB9">
          <w:rPr>
            <w:rFonts w:cstheme="minorHAnsi"/>
          </w:rPr>
          <w:delText xml:space="preserve"> </w:delText>
        </w:r>
        <w:r w:rsidR="0097112C" w:rsidDel="00254EB9">
          <w:rPr>
            <w:rFonts w:cstheme="minorHAnsi"/>
          </w:rPr>
          <w:delText>water electrolysis</w:delText>
        </w:r>
        <w:r w:rsidR="000500CC" w:rsidRPr="002D4245" w:rsidDel="00254EB9">
          <w:rPr>
            <w:rFonts w:cstheme="minorHAnsi"/>
          </w:rPr>
          <w:delText xml:space="preserve"> powered by </w:delText>
        </w:r>
        <w:r w:rsidR="00A8639C" w:rsidDel="00254EB9">
          <w:rPr>
            <w:rFonts w:cstheme="minorHAnsi"/>
          </w:rPr>
          <w:delText xml:space="preserve">renewable </w:delText>
        </w:r>
        <w:r w:rsidR="000519FC" w:rsidDel="00254EB9">
          <w:rPr>
            <w:rFonts w:cstheme="minorHAnsi"/>
          </w:rPr>
          <w:delText>energ</w:delText>
        </w:r>
        <w:r w:rsidR="001E0186" w:rsidDel="00254EB9">
          <w:rPr>
            <w:rFonts w:cstheme="minorHAnsi"/>
          </w:rPr>
          <w:delText>y sources</w:delText>
        </w:r>
        <w:r w:rsidR="000519FC" w:rsidDel="00254EB9">
          <w:rPr>
            <w:rFonts w:cstheme="minorHAnsi"/>
          </w:rPr>
          <w:delText xml:space="preserve"> like</w:delText>
        </w:r>
        <w:r w:rsidR="00A8639C" w:rsidDel="00254EB9">
          <w:rPr>
            <w:rFonts w:cstheme="minorHAnsi"/>
          </w:rPr>
          <w:delText xml:space="preserve"> </w:delText>
        </w:r>
        <w:r w:rsidR="000500CC" w:rsidRPr="002D4245" w:rsidDel="00254EB9">
          <w:rPr>
            <w:rFonts w:cstheme="minorHAnsi"/>
          </w:rPr>
          <w:delText>wind or solar</w:delText>
        </w:r>
        <w:r w:rsidR="0010417C" w:rsidDel="00254EB9">
          <w:rPr>
            <w:rFonts w:cstheme="minorHAnsi"/>
          </w:rPr>
          <w:fldChar w:fldCharType="begin"/>
        </w:r>
        <w:r w:rsidR="00852820" w:rsidRPr="00254EB9" w:rsidDel="00254EB9">
          <w:rPr>
            <w:rFonts w:cstheme="minorHAnsi"/>
          </w:rPr>
          <w:del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delInstrText>
        </w:r>
        <w:r w:rsidR="0010417C" w:rsidDel="00254EB9">
          <w:rPr>
            <w:rFonts w:cstheme="minorHAnsi"/>
          </w:rPr>
          <w:fldChar w:fldCharType="separate"/>
        </w:r>
        <w:r w:rsidR="00921238" w:rsidRPr="00254EB9" w:rsidDel="00254EB9">
          <w:rPr>
            <w:rFonts w:ascii="Calibri" w:hAnsi="Calibri" w:cs="Calibri"/>
            <w:szCs w:val="24"/>
            <w:vertAlign w:val="superscript"/>
          </w:rPr>
          <w:delText>7,13</w:delText>
        </w:r>
        <w:r w:rsidR="0010417C" w:rsidDel="00254EB9">
          <w:rPr>
            <w:rFonts w:cstheme="minorHAnsi"/>
          </w:rPr>
          <w:fldChar w:fldCharType="end"/>
        </w:r>
      </w:del>
      <w:r w:rsidR="000500CC" w:rsidRPr="002D4245">
        <w:rPr>
          <w:rFonts w:cstheme="minorHAnsi"/>
        </w:rPr>
        <w:t>.</w:t>
      </w:r>
      <w:ins w:id="166" w:author="Martin Fernandez  Antonio José" w:date="2023-02-22T12:21:00Z">
        <w:r w:rsidR="00254EB9">
          <w:rPr>
            <w:rFonts w:cstheme="minorHAnsi"/>
          </w:rPr>
          <w:t xml:space="preserve"> This hybrid electro-</w:t>
        </w:r>
        <w:proofErr w:type="spellStart"/>
        <w:r w:rsidR="00254EB9">
          <w:rPr>
            <w:rFonts w:cstheme="minorHAnsi"/>
          </w:rPr>
          <w:t>thermocatalytic</w:t>
        </w:r>
        <w:proofErr w:type="spellEnd"/>
        <w:r w:rsidR="00254EB9">
          <w:rPr>
            <w:rFonts w:cstheme="minorHAnsi"/>
          </w:rPr>
          <w:t xml:space="preserve"> scheme </w:t>
        </w:r>
      </w:ins>
      <w:ins w:id="167" w:author="Martin Fernandez  Antonio José" w:date="2023-02-22T12:24:00Z">
        <w:r w:rsidR="009F0EE9">
          <w:rPr>
            <w:rFonts w:cstheme="minorHAnsi"/>
          </w:rPr>
          <w:t xml:space="preserve">is under intense development and has been claimed to be </w:t>
        </w:r>
      </w:ins>
      <w:ins w:id="168" w:author="Martin Fernandez  Antonio José" w:date="2023-02-22T12:25:00Z">
        <w:r w:rsidR="009F0EE9">
          <w:rPr>
            <w:rFonts w:cstheme="minorHAnsi"/>
          </w:rPr>
          <w:t xml:space="preserve">the </w:t>
        </w:r>
      </w:ins>
      <w:ins w:id="169" w:author="Martin Fernandez  Antonio José" w:date="2023-02-22T12:24:00Z">
        <w:r w:rsidR="009F0EE9">
          <w:rPr>
            <w:rFonts w:cstheme="minorHAnsi"/>
          </w:rPr>
          <w:t xml:space="preserve">first </w:t>
        </w:r>
      </w:ins>
      <w:ins w:id="170" w:author="Martin Fernandez  Antonio José" w:date="2023-02-22T12:25:00Z">
        <w:r w:rsidR="009F0EE9">
          <w:rPr>
            <w:rFonts w:cstheme="minorHAnsi"/>
          </w:rPr>
          <w:t xml:space="preserve">implementable </w:t>
        </w:r>
      </w:ins>
      <w:ins w:id="171" w:author="Martin Fernandez  Antonio José" w:date="2023-02-22T12:24:00Z">
        <w:r w:rsidR="009F0EE9">
          <w:rPr>
            <w:rFonts w:cstheme="minorHAnsi"/>
          </w:rPr>
          <w:t xml:space="preserve">low carbon </w:t>
        </w:r>
        <w:commentRangeStart w:id="172"/>
        <w:r w:rsidR="009F0EE9">
          <w:rPr>
            <w:rFonts w:cstheme="minorHAnsi"/>
          </w:rPr>
          <w:t>alternative</w:t>
        </w:r>
      </w:ins>
      <w:commentRangeEnd w:id="172"/>
      <w:ins w:id="173" w:author="Martin Fernandez  Antonio José" w:date="2023-02-22T12:25:00Z">
        <w:r w:rsidR="009F0EE9">
          <w:rPr>
            <w:rStyle w:val="CommentReference"/>
          </w:rPr>
          <w:commentReference w:id="172"/>
        </w:r>
      </w:ins>
      <w:ins w:id="174" w:author="Martin Fernandez  Antonio José" w:date="2023-02-22T12:24:00Z">
        <w:r w:rsidR="009F0EE9">
          <w:rPr>
            <w:rFonts w:cstheme="minorHAnsi"/>
          </w:rPr>
          <w:t>.</w:t>
        </w:r>
      </w:ins>
      <w:ins w:id="175" w:author="Martin Fernandez  Antonio José" w:date="2023-02-23T14:46:00Z">
        <w:r w:rsidR="00B307D2">
          <w:rPr>
            <w:rFonts w:cstheme="minorHAnsi"/>
          </w:rPr>
          <w:t xml:space="preserve"> A</w:t>
        </w:r>
      </w:ins>
      <w:del w:id="176" w:author="Martin Fernandez  Antonio José" w:date="2023-02-23T11:52:00Z">
        <w:r w:rsidR="000500CC" w:rsidRPr="002D4245" w:rsidDel="009627B8">
          <w:rPr>
            <w:rFonts w:cstheme="minorHAnsi"/>
          </w:rPr>
          <w:delText xml:space="preserve"> </w:delText>
        </w:r>
      </w:del>
      <w:ins w:id="177" w:author="Martin Fernandez  Antonio José" w:date="2023-02-22T12:30:00Z">
        <w:r w:rsidR="003F1E51">
          <w:rPr>
            <w:rFonts w:cstheme="minorHAnsi"/>
          </w:rPr>
          <w:t xml:space="preserve"> </w:t>
        </w:r>
      </w:ins>
      <w:ins w:id="178" w:author="Martin Fernandez  Antonio José" w:date="2023-02-23T14:46:00Z">
        <w:r w:rsidR="00B307D2">
          <w:rPr>
            <w:rFonts w:cstheme="minorHAnsi"/>
          </w:rPr>
          <w:t>l</w:t>
        </w:r>
      </w:ins>
      <w:ins w:id="179" w:author="Martin Fernandez  Antonio José" w:date="2023-02-22T12:34:00Z">
        <w:r w:rsidR="001276DE">
          <w:rPr>
            <w:rFonts w:cstheme="minorHAnsi"/>
          </w:rPr>
          <w:t xml:space="preserve">onger term option such as direct electrocatalytic reduction of </w:t>
        </w:r>
      </w:ins>
      <w:ins w:id="180" w:author="Martin Fernandez  Antonio José" w:date="2023-02-22T12:35:00Z">
        <w:r w:rsidR="001276DE">
          <w:rPr>
            <w:rFonts w:cstheme="minorHAnsi"/>
          </w:rPr>
          <w:t xml:space="preserve">nitrogen </w:t>
        </w:r>
      </w:ins>
      <w:ins w:id="181" w:author="Martin Fernandez  Antonio José" w:date="2023-02-23T12:03:00Z">
        <w:r w:rsidR="00BA53AF">
          <w:rPr>
            <w:rFonts w:cstheme="minorHAnsi"/>
          </w:rPr>
          <w:t xml:space="preserve">at large or small scale </w:t>
        </w:r>
      </w:ins>
      <w:ins w:id="182" w:author="Martin Fernandez  Antonio José" w:date="2023-02-23T14:46:00Z">
        <w:r w:rsidR="00B307D2">
          <w:rPr>
            <w:rFonts w:cstheme="minorHAnsi"/>
          </w:rPr>
          <w:t>is</w:t>
        </w:r>
      </w:ins>
      <w:ins w:id="183" w:author="Martin Fernandez  Antonio José" w:date="2023-02-23T11:53:00Z">
        <w:r w:rsidR="009627B8">
          <w:rPr>
            <w:rFonts w:cstheme="minorHAnsi"/>
          </w:rPr>
          <w:t xml:space="preserve"> highly attractive due to its straightforward connection to renewable electricity sources, but </w:t>
        </w:r>
      </w:ins>
      <w:ins w:id="184" w:author="Martin Fernandez  Antonio José" w:date="2023-02-23T15:12:00Z">
        <w:r w:rsidR="00280B12">
          <w:rPr>
            <w:rFonts w:cstheme="minorHAnsi"/>
          </w:rPr>
          <w:t>it is</w:t>
        </w:r>
      </w:ins>
      <w:ins w:id="185" w:author="Martin Fernandez  Antonio José" w:date="2023-02-23T11:53:00Z">
        <w:r w:rsidR="009627B8">
          <w:rPr>
            <w:rFonts w:cstheme="minorHAnsi"/>
          </w:rPr>
          <w:t xml:space="preserve"> currently limited to laboratory scale.</w:t>
        </w:r>
      </w:ins>
      <w:ins w:id="186" w:author="Martin Fernandez  Antonio José" w:date="2023-02-22T12:37:00Z">
        <w:r w:rsidR="001276DE">
          <w:rPr>
            <w:rFonts w:cstheme="minorHAnsi"/>
          </w:rPr>
          <w:t xml:space="preserve"> </w:t>
        </w:r>
      </w:ins>
      <w:ins w:id="187" w:author="Martin Fernandez  Antonio José" w:date="2023-02-22T12:41:00Z">
        <w:r w:rsidR="00B10C75">
          <w:rPr>
            <w:rFonts w:cstheme="minorHAnsi"/>
          </w:rPr>
          <w:t xml:space="preserve">As for methanol, </w:t>
        </w:r>
      </w:ins>
      <w:ins w:id="188" w:author="Martin Fernandez  Antonio José" w:date="2023-02-23T13:31:00Z">
        <w:r w:rsidR="000D201D">
          <w:rPr>
            <w:rFonts w:cstheme="minorHAnsi"/>
          </w:rPr>
          <w:t xml:space="preserve">the </w:t>
        </w:r>
      </w:ins>
      <w:ins w:id="189" w:author="Martin Fernandez  Antonio José" w:date="2023-02-23T13:34:00Z">
        <w:r w:rsidR="000D201D">
          <w:rPr>
            <w:rFonts w:cstheme="minorHAnsi"/>
          </w:rPr>
          <w:t xml:space="preserve">required </w:t>
        </w:r>
      </w:ins>
      <w:ins w:id="190" w:author="Martin Fernandez  Antonio José" w:date="2023-02-23T13:31:00Z">
        <w:r w:rsidR="000D201D">
          <w:rPr>
            <w:rFonts w:cstheme="minorHAnsi"/>
          </w:rPr>
          <w:t>conversion of CO</w:t>
        </w:r>
        <w:r w:rsidR="000D201D" w:rsidRPr="000D201D">
          <w:rPr>
            <w:rFonts w:cstheme="minorHAnsi"/>
            <w:vertAlign w:val="subscript"/>
            <w:rPrChange w:id="191" w:author="Martin Fernandez  Antonio José" w:date="2023-02-23T13:31:00Z">
              <w:rPr>
                <w:rFonts w:cstheme="minorHAnsi"/>
              </w:rPr>
            </w:rPrChange>
          </w:rPr>
          <w:t>2</w:t>
        </w:r>
        <w:r w:rsidR="000D201D">
          <w:rPr>
            <w:rFonts w:cstheme="minorHAnsi"/>
          </w:rPr>
          <w:t xml:space="preserve"> into CO via the </w:t>
        </w:r>
      </w:ins>
      <w:ins w:id="192" w:author="Martin Fernandez  Antonio José" w:date="2023-02-23T13:33:00Z">
        <w:r w:rsidR="000D201D">
          <w:rPr>
            <w:rFonts w:cstheme="minorHAnsi"/>
          </w:rPr>
          <w:t>reverse water gas shift reaction is a highly o</w:t>
        </w:r>
      </w:ins>
      <w:ins w:id="193" w:author="Martin Fernandez  Antonio José" w:date="2023-02-23T13:34:00Z">
        <w:r w:rsidR="000D201D">
          <w:rPr>
            <w:rFonts w:cstheme="minorHAnsi"/>
          </w:rPr>
          <w:t>ptimized technology. Nevertheless</w:t>
        </w:r>
      </w:ins>
      <w:ins w:id="194" w:author="Martin Fernandez  Antonio José" w:date="2023-02-23T13:39:00Z">
        <w:r w:rsidR="001D10C6">
          <w:rPr>
            <w:rFonts w:cstheme="minorHAnsi"/>
          </w:rPr>
          <w:t>,</w:t>
        </w:r>
      </w:ins>
      <w:ins w:id="195" w:author="Martin Fernandez  Antonio José" w:date="2023-02-23T13:34:00Z">
        <w:r w:rsidR="000D201D">
          <w:rPr>
            <w:rFonts w:cstheme="minorHAnsi"/>
          </w:rPr>
          <w:t xml:space="preserve"> </w:t>
        </w:r>
      </w:ins>
      <w:ins w:id="196" w:author="Martin Fernandez  Antonio José" w:date="2023-02-22T12:52:00Z">
        <w:r w:rsidR="00DC2874">
          <w:rPr>
            <w:rFonts w:cstheme="minorHAnsi"/>
          </w:rPr>
          <w:t xml:space="preserve">recent breakthrough discoveries of catalytic materials such as </w:t>
        </w:r>
      </w:ins>
      <w:ins w:id="197" w:author="Martin Fernandez  Antonio José" w:date="2023-02-22T12:53:00Z">
        <w:r w:rsidR="00DC2874">
          <w:rPr>
            <w:rFonts w:cstheme="minorHAnsi"/>
          </w:rPr>
          <w:t xml:space="preserve">promoted indium </w:t>
        </w:r>
        <w:commentRangeStart w:id="198"/>
        <w:r w:rsidR="00DC2874">
          <w:rPr>
            <w:rFonts w:cstheme="minorHAnsi"/>
          </w:rPr>
          <w:t>oxide</w:t>
        </w:r>
      </w:ins>
      <w:commentRangeEnd w:id="198"/>
      <w:ins w:id="199" w:author="Martin Fernandez  Antonio José" w:date="2023-02-22T13:05:00Z">
        <w:r w:rsidR="005A30D0">
          <w:rPr>
            <w:rStyle w:val="CommentReference"/>
          </w:rPr>
          <w:commentReference w:id="198"/>
        </w:r>
      </w:ins>
      <w:ins w:id="200" w:author="Martin Fernandez  Antonio José" w:date="2023-02-22T12:53:00Z">
        <w:r w:rsidR="00DC2874">
          <w:rPr>
            <w:rFonts w:cstheme="minorHAnsi"/>
          </w:rPr>
          <w:t xml:space="preserve"> or zinc-zirconium </w:t>
        </w:r>
        <w:commentRangeStart w:id="201"/>
        <w:r w:rsidR="00DC2874">
          <w:rPr>
            <w:rFonts w:cstheme="minorHAnsi"/>
          </w:rPr>
          <w:t>oxide</w:t>
        </w:r>
      </w:ins>
      <w:commentRangeEnd w:id="201"/>
      <w:ins w:id="202" w:author="Martin Fernandez  Antonio José" w:date="2023-02-22T13:06:00Z">
        <w:r w:rsidR="005A30D0">
          <w:rPr>
            <w:rStyle w:val="CommentReference"/>
          </w:rPr>
          <w:commentReference w:id="201"/>
        </w:r>
      </w:ins>
      <w:ins w:id="203" w:author="Martin Fernandez  Antonio José" w:date="2023-02-22T12:53:00Z">
        <w:r w:rsidR="00DC2874">
          <w:rPr>
            <w:rFonts w:cstheme="minorHAnsi"/>
          </w:rPr>
          <w:t xml:space="preserve"> </w:t>
        </w:r>
      </w:ins>
      <w:ins w:id="204" w:author="Martin Fernandez  Antonio José" w:date="2023-02-22T12:54:00Z">
        <w:r w:rsidR="00DC2874">
          <w:rPr>
            <w:rFonts w:cstheme="minorHAnsi"/>
          </w:rPr>
          <w:t xml:space="preserve">have opened the door </w:t>
        </w:r>
      </w:ins>
      <w:ins w:id="205" w:author="Martin Fernandez  Antonio José" w:date="2023-02-22T12:52:00Z">
        <w:r w:rsidR="00DC2874">
          <w:rPr>
            <w:rFonts w:cstheme="minorHAnsi"/>
          </w:rPr>
          <w:t>to</w:t>
        </w:r>
        <w:r w:rsidR="00DC2874" w:rsidRPr="002D4245" w:rsidDel="00B10C75">
          <w:rPr>
            <w:rFonts w:cstheme="minorHAnsi"/>
          </w:rPr>
          <w:t xml:space="preserve"> </w:t>
        </w:r>
      </w:ins>
      <w:ins w:id="206" w:author="Martin Fernandez  Antonio José" w:date="2023-02-23T13:39:00Z">
        <w:r w:rsidR="001D10C6">
          <w:rPr>
            <w:rFonts w:cstheme="minorHAnsi"/>
          </w:rPr>
          <w:t xml:space="preserve">directly </w:t>
        </w:r>
      </w:ins>
      <w:ins w:id="207" w:author="Martin Fernandez  Antonio José" w:date="2023-02-22T12:52:00Z">
        <w:r w:rsidR="00DC2874">
          <w:rPr>
            <w:rFonts w:cstheme="minorHAnsi"/>
          </w:rPr>
          <w:t>hydrogenate CO</w:t>
        </w:r>
        <w:r w:rsidR="00DC2874" w:rsidRPr="00DC2874">
          <w:rPr>
            <w:rFonts w:cstheme="minorHAnsi"/>
            <w:vertAlign w:val="subscript"/>
            <w:rPrChange w:id="208" w:author="Martin Fernandez  Antonio José" w:date="2023-02-22T12:52:00Z">
              <w:rPr>
                <w:rFonts w:cstheme="minorHAnsi"/>
              </w:rPr>
            </w:rPrChange>
          </w:rPr>
          <w:t>2</w:t>
        </w:r>
        <w:r w:rsidR="00DC2874">
          <w:rPr>
            <w:rFonts w:cstheme="minorHAnsi"/>
          </w:rPr>
          <w:t xml:space="preserve"> </w:t>
        </w:r>
      </w:ins>
      <w:ins w:id="209" w:author="Martin Fernandez  Antonio José" w:date="2023-02-22T12:53:00Z">
        <w:r w:rsidR="00DC2874">
          <w:rPr>
            <w:rFonts w:cstheme="minorHAnsi"/>
          </w:rPr>
          <w:t>into methano</w:t>
        </w:r>
      </w:ins>
      <w:ins w:id="210" w:author="Martin Fernandez  Antonio José" w:date="2023-02-22T12:54:00Z">
        <w:r w:rsidR="00DC2874">
          <w:rPr>
            <w:rFonts w:cstheme="minorHAnsi"/>
          </w:rPr>
          <w:t xml:space="preserve">l. </w:t>
        </w:r>
      </w:ins>
      <w:ins w:id="211" w:author="Martin Fernandez  Antonio José" w:date="2023-02-23T13:40:00Z">
        <w:r w:rsidR="001D10C6">
          <w:rPr>
            <w:rFonts w:cstheme="minorHAnsi"/>
          </w:rPr>
          <w:t>T</w:t>
        </w:r>
      </w:ins>
      <w:ins w:id="212" w:author="Martin Fernandez  Antonio José" w:date="2023-02-22T13:07:00Z">
        <w:r w:rsidR="005A30D0">
          <w:rPr>
            <w:rFonts w:cstheme="minorHAnsi"/>
          </w:rPr>
          <w:t>hese cataly</w:t>
        </w:r>
      </w:ins>
      <w:ins w:id="213" w:author="Martin Fernandez  Antonio José" w:date="2023-02-22T13:13:00Z">
        <w:r w:rsidR="005A30D0">
          <w:rPr>
            <w:rFonts w:cstheme="minorHAnsi"/>
          </w:rPr>
          <w:t>tic technologies</w:t>
        </w:r>
      </w:ins>
      <w:ins w:id="214" w:author="Martin Fernandez  Antonio José" w:date="2023-02-22T17:13:00Z">
        <w:r w:rsidR="008F1229">
          <w:rPr>
            <w:rFonts w:cstheme="minorHAnsi"/>
          </w:rPr>
          <w:t>,</w:t>
        </w:r>
      </w:ins>
      <w:ins w:id="215" w:author="Martin Fernandez  Antonio José" w:date="2023-02-22T13:13:00Z">
        <w:r w:rsidR="005A30D0">
          <w:rPr>
            <w:rFonts w:cstheme="minorHAnsi"/>
          </w:rPr>
          <w:t xml:space="preserve"> in com</w:t>
        </w:r>
      </w:ins>
      <w:ins w:id="216" w:author="Martin Fernandez  Antonio José" w:date="2023-02-22T13:07:00Z">
        <w:r w:rsidR="005A30D0">
          <w:rPr>
            <w:rFonts w:cstheme="minorHAnsi"/>
          </w:rPr>
          <w:t xml:space="preserve">bination </w:t>
        </w:r>
      </w:ins>
      <w:ins w:id="217" w:author="Martin Fernandez  Antonio José" w:date="2023-02-22T13:13:00Z">
        <w:r w:rsidR="005A30D0">
          <w:rPr>
            <w:rFonts w:cstheme="minorHAnsi"/>
          </w:rPr>
          <w:t>with</w:t>
        </w:r>
      </w:ins>
      <w:ins w:id="218" w:author="Martin Fernandez  Antonio José" w:date="2023-02-22T13:07:00Z">
        <w:r w:rsidR="005A30D0">
          <w:rPr>
            <w:rFonts w:cstheme="minorHAnsi"/>
          </w:rPr>
          <w:t xml:space="preserve"> </w:t>
        </w:r>
      </w:ins>
      <w:del w:id="219" w:author="Martin Fernandez  Antonio José" w:date="2023-02-22T12:41:00Z">
        <w:r w:rsidR="000500CC" w:rsidRPr="002D4245" w:rsidDel="00B10C75">
          <w:rPr>
            <w:rFonts w:cstheme="minorHAnsi"/>
          </w:rPr>
          <w:delText xml:space="preserve">Moreover, </w:delText>
        </w:r>
      </w:del>
      <w:del w:id="220" w:author="Martin Fernandez  Antonio José" w:date="2023-02-22T13:07:00Z">
        <w:r w:rsidR="000500CC" w:rsidRPr="002D4245" w:rsidDel="005A30D0">
          <w:rPr>
            <w:rFonts w:cstheme="minorHAnsi"/>
          </w:rPr>
          <w:delText>c</w:delText>
        </w:r>
      </w:del>
      <w:ins w:id="221" w:author="Martin Fernandez  Antonio José" w:date="2023-02-22T13:07:00Z">
        <w:r w:rsidR="005A30D0">
          <w:rPr>
            <w:rFonts w:cstheme="minorHAnsi"/>
          </w:rPr>
          <w:t>c</w:t>
        </w:r>
      </w:ins>
      <w:r w:rsidR="000500CC" w:rsidRPr="002D4245">
        <w:rPr>
          <w:rFonts w:cstheme="minorHAnsi"/>
        </w:rPr>
        <w:t xml:space="preserve">arbon capture </w:t>
      </w:r>
      <w:del w:id="222" w:author="Martin Fernandez  Antonio José" w:date="2023-02-22T13:13:00Z">
        <w:r w:rsidR="000500CC" w:rsidRPr="002D4245" w:rsidDel="005A30D0">
          <w:rPr>
            <w:rFonts w:cstheme="minorHAnsi"/>
          </w:rPr>
          <w:delText>and utilization (CCU)</w:delText>
        </w:r>
      </w:del>
      <w:ins w:id="223" w:author="Martin Fernandez  Antonio José" w:date="2023-02-22T13:08:00Z">
        <w:r w:rsidR="005A30D0">
          <w:rPr>
            <w:rFonts w:cstheme="minorHAnsi"/>
          </w:rPr>
          <w:t>and</w:t>
        </w:r>
      </w:ins>
      <w:del w:id="224" w:author="Martin Fernandez  Antonio José" w:date="2023-02-22T13:08:00Z">
        <w:r w:rsidR="000500CC" w:rsidRPr="002D4245" w:rsidDel="005A30D0">
          <w:rPr>
            <w:rFonts w:cstheme="minorHAnsi"/>
          </w:rPr>
          <w:delText xml:space="preserve"> offer</w:delText>
        </w:r>
        <w:r w:rsidR="00CC4FF6" w:rsidDel="005A30D0">
          <w:rPr>
            <w:rFonts w:cstheme="minorHAnsi"/>
          </w:rPr>
          <w:delText>s</w:delText>
        </w:r>
        <w:r w:rsidR="000500CC" w:rsidRPr="002D4245" w:rsidDel="005A30D0">
          <w:rPr>
            <w:rFonts w:cstheme="minorHAnsi"/>
          </w:rPr>
          <w:delText xml:space="preserve"> a route to </w:delText>
        </w:r>
        <w:r w:rsidR="00F40218" w:rsidDel="005A30D0">
          <w:rPr>
            <w:rFonts w:cstheme="minorHAnsi"/>
          </w:rPr>
          <w:delText>de</w:delText>
        </w:r>
        <w:r w:rsidR="0071196D" w:rsidDel="005A30D0">
          <w:rPr>
            <w:rFonts w:cstheme="minorHAnsi"/>
          </w:rPr>
          <w:delText>-</w:delText>
        </w:r>
        <w:r w:rsidR="00F40218" w:rsidDel="005A30D0">
          <w:rPr>
            <w:rFonts w:cstheme="minorHAnsi"/>
          </w:rPr>
          <w:delText>fossilize</w:delText>
        </w:r>
        <w:r w:rsidR="000500CC" w:rsidRPr="002D4245" w:rsidDel="005A30D0">
          <w:rPr>
            <w:rFonts w:cstheme="minorHAnsi"/>
          </w:rPr>
          <w:delText xml:space="preserve"> methanol production </w:delText>
        </w:r>
        <w:r w:rsidR="000500CC" w:rsidRPr="002E6830" w:rsidDel="005A30D0">
          <w:rPr>
            <w:rFonts w:cstheme="minorHAnsi"/>
            <w:i/>
          </w:rPr>
          <w:delText>via</w:delText>
        </w:r>
        <w:r w:rsidR="000500CC" w:rsidRPr="002D4245" w:rsidDel="005A30D0">
          <w:rPr>
            <w:rFonts w:cstheme="minorHAnsi"/>
          </w:rPr>
          <w:delText xml:space="preserve"> CO</w:delText>
        </w:r>
        <w:r w:rsidR="000500CC" w:rsidRPr="002D4245" w:rsidDel="005A30D0">
          <w:rPr>
            <w:rFonts w:cstheme="minorHAnsi"/>
            <w:vertAlign w:val="subscript"/>
          </w:rPr>
          <w:delText>2</w:delText>
        </w:r>
        <w:r w:rsidR="000500CC" w:rsidRPr="002D4245" w:rsidDel="005A30D0">
          <w:rPr>
            <w:rFonts w:cstheme="minorHAnsi"/>
          </w:rPr>
          <w:delText xml:space="preserve"> hydrogenation</w:delText>
        </w:r>
        <w:r w:rsidR="007F392B" w:rsidDel="005A30D0">
          <w:rPr>
            <w:rFonts w:cstheme="minorHAnsi"/>
          </w:rPr>
          <w:delText xml:space="preserve"> using captured CO</w:delText>
        </w:r>
        <w:r w:rsidR="007F392B" w:rsidRPr="00661E2F" w:rsidDel="005A30D0">
          <w:rPr>
            <w:rFonts w:cstheme="minorHAnsi"/>
            <w:vertAlign w:val="subscript"/>
          </w:rPr>
          <w:delText>2</w:delText>
        </w:r>
        <w:r w:rsidR="007F392B" w:rsidDel="005A30D0">
          <w:rPr>
            <w:rFonts w:cstheme="minorHAnsi"/>
          </w:rPr>
          <w:delText xml:space="preserve"> and</w:delText>
        </w:r>
      </w:del>
      <w:del w:id="225" w:author="Martin Fernandez  Antonio José" w:date="2023-02-22T13:07:00Z">
        <w:r w:rsidR="007F392B" w:rsidDel="005A30D0">
          <w:rPr>
            <w:rFonts w:cstheme="minorHAnsi"/>
          </w:rPr>
          <w:delText xml:space="preserve"> </w:delText>
        </w:r>
      </w:del>
      <w:ins w:id="226" w:author="Martin Fernandez  Antonio José" w:date="2023-02-22T13:08:00Z">
        <w:r w:rsidR="005A30D0">
          <w:rPr>
            <w:rFonts w:cstheme="minorHAnsi"/>
          </w:rPr>
          <w:t xml:space="preserve"> </w:t>
        </w:r>
      </w:ins>
      <w:ins w:id="227" w:author="Martin Fernandez  Antonio José" w:date="2023-02-22T13:14:00Z">
        <w:r w:rsidR="005A30D0">
          <w:rPr>
            <w:rFonts w:cstheme="minorHAnsi"/>
          </w:rPr>
          <w:t xml:space="preserve">production of </w:t>
        </w:r>
      </w:ins>
      <w:r w:rsidR="007F392B">
        <w:rPr>
          <w:rFonts w:cstheme="minorHAnsi"/>
        </w:rPr>
        <w:t xml:space="preserve">low carbon </w:t>
      </w:r>
      <w:r w:rsidR="0097435B">
        <w:rPr>
          <w:rFonts w:cstheme="minorHAnsi"/>
        </w:rPr>
        <w:t>hydrogen</w:t>
      </w:r>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921238" w:rsidRPr="00921238">
        <w:rPr>
          <w:rFonts w:ascii="Calibri" w:hAnsi="Calibri" w:cs="Calibri"/>
          <w:szCs w:val="24"/>
          <w:vertAlign w:val="superscript"/>
        </w:rPr>
        <w:t>8</w:t>
      </w:r>
      <w:r w:rsidR="00852820">
        <w:rPr>
          <w:rFonts w:cstheme="minorHAnsi"/>
        </w:rPr>
        <w:fldChar w:fldCharType="end"/>
      </w:r>
      <w:ins w:id="228" w:author="Martin Fernandez  Antonio José" w:date="2023-02-22T17:13:00Z">
        <w:r w:rsidR="008F1229">
          <w:rPr>
            <w:rFonts w:cstheme="minorHAnsi"/>
          </w:rPr>
          <w:t>,</w:t>
        </w:r>
      </w:ins>
      <w:ins w:id="229" w:author="Martin Fernandez  Antonio José" w:date="2023-02-22T13:08:00Z">
        <w:r w:rsidR="005A30D0">
          <w:rPr>
            <w:rFonts w:cstheme="minorHAnsi"/>
          </w:rPr>
          <w:t xml:space="preserve"> </w:t>
        </w:r>
      </w:ins>
      <w:ins w:id="230" w:author="Martin Fernandez  Antonio José" w:date="2023-02-22T17:13:00Z">
        <w:r w:rsidR="008F1229">
          <w:rPr>
            <w:rFonts w:cstheme="minorHAnsi"/>
          </w:rPr>
          <w:t xml:space="preserve">can sustain </w:t>
        </w:r>
      </w:ins>
      <w:ins w:id="231" w:author="Martin Fernandez  Antonio José" w:date="2023-02-22T13:14:00Z">
        <w:r w:rsidR="005A30D0">
          <w:rPr>
            <w:rFonts w:cstheme="minorHAnsi"/>
          </w:rPr>
          <w:t xml:space="preserve">a </w:t>
        </w:r>
      </w:ins>
      <w:ins w:id="232" w:author="Martin Fernandez  Antonio José" w:date="2023-02-22T17:14:00Z">
        <w:r w:rsidR="008F1229">
          <w:rPr>
            <w:rFonts w:cstheme="minorHAnsi"/>
          </w:rPr>
          <w:t>greener</w:t>
        </w:r>
      </w:ins>
      <w:ins w:id="233" w:author="Martin Fernandez  Antonio José" w:date="2023-02-22T13:14:00Z">
        <w:r w:rsidR="005A30D0">
          <w:rPr>
            <w:rFonts w:cstheme="minorHAnsi"/>
          </w:rPr>
          <w:t xml:space="preserve"> </w:t>
        </w:r>
      </w:ins>
      <w:ins w:id="234" w:author="Martin Fernandez  Antonio José" w:date="2023-02-22T13:15:00Z">
        <w:r w:rsidR="00BC7DA5">
          <w:rPr>
            <w:rFonts w:cstheme="minorHAnsi"/>
          </w:rPr>
          <w:t>methanol production</w:t>
        </w:r>
      </w:ins>
      <w:r w:rsidR="000500CC" w:rsidRPr="002D4245">
        <w:rPr>
          <w:rFonts w:cstheme="minorHAnsi"/>
        </w:rPr>
        <w:t>.</w:t>
      </w:r>
      <w:ins w:id="235" w:author="Martin Fernandez  Antonio José" w:date="2023-02-23T12:07:00Z">
        <w:r w:rsidR="006645B2">
          <w:rPr>
            <w:rFonts w:cstheme="minorHAnsi"/>
          </w:rPr>
          <w:t xml:space="preserve"> </w:t>
        </w:r>
      </w:ins>
      <w:ins w:id="236" w:author="Martin Fernandez  Antonio José" w:date="2023-02-23T12:10:00Z">
        <w:r w:rsidR="006645B2">
          <w:rPr>
            <w:rFonts w:cstheme="minorHAnsi"/>
          </w:rPr>
          <w:t xml:space="preserve">Regarding the electrocatalytic route, methanol remains as a minor product in the </w:t>
        </w:r>
      </w:ins>
      <w:ins w:id="237" w:author="Martin Fernandez  Antonio José" w:date="2023-02-23T12:08:00Z">
        <w:r w:rsidR="006645B2">
          <w:rPr>
            <w:rFonts w:cstheme="minorHAnsi"/>
          </w:rPr>
          <w:t>direct electrocatalytic conversion of CO</w:t>
        </w:r>
        <w:r w:rsidR="006645B2" w:rsidRPr="006645B2">
          <w:rPr>
            <w:rFonts w:cstheme="minorHAnsi"/>
            <w:vertAlign w:val="subscript"/>
            <w:rPrChange w:id="238" w:author="Martin Fernandez  Antonio José" w:date="2023-02-23T12:08:00Z">
              <w:rPr>
                <w:rFonts w:cstheme="minorHAnsi"/>
              </w:rPr>
            </w:rPrChange>
          </w:rPr>
          <w:t>2</w:t>
        </w:r>
      </w:ins>
      <w:ins w:id="239" w:author="Martin Fernandez  Antonio José" w:date="2023-02-23T14:48:00Z">
        <w:r w:rsidR="00B307D2">
          <w:rPr>
            <w:rFonts w:cstheme="minorHAnsi"/>
          </w:rPr>
          <w:t xml:space="preserve">, </w:t>
        </w:r>
      </w:ins>
      <w:ins w:id="240" w:author="Martin Fernandez  Antonio José" w:date="2023-02-23T12:11:00Z">
        <w:r w:rsidR="006645B2">
          <w:rPr>
            <w:rFonts w:cstheme="minorHAnsi"/>
          </w:rPr>
          <w:t>and ha</w:t>
        </w:r>
      </w:ins>
      <w:ins w:id="241" w:author="Martin Fernandez  Antonio José" w:date="2023-02-23T14:47:00Z">
        <w:r w:rsidR="00B307D2">
          <w:rPr>
            <w:rFonts w:cstheme="minorHAnsi"/>
          </w:rPr>
          <w:t>s</w:t>
        </w:r>
      </w:ins>
      <w:ins w:id="242" w:author="Martin Fernandez  Antonio José" w:date="2023-02-23T12:11:00Z">
        <w:r w:rsidR="006645B2">
          <w:rPr>
            <w:rFonts w:cstheme="minorHAnsi"/>
          </w:rPr>
          <w:t xml:space="preserve"> thus not </w:t>
        </w:r>
      </w:ins>
      <w:ins w:id="243" w:author="Martin Fernandez  Antonio José" w:date="2023-02-23T14:48:00Z">
        <w:r w:rsidR="009302D3">
          <w:rPr>
            <w:rFonts w:cstheme="minorHAnsi"/>
          </w:rPr>
          <w:t xml:space="preserve">yet </w:t>
        </w:r>
        <w:r w:rsidR="00B307D2">
          <w:rPr>
            <w:rFonts w:cstheme="minorHAnsi"/>
          </w:rPr>
          <w:t xml:space="preserve">signalled </w:t>
        </w:r>
      </w:ins>
      <w:ins w:id="244" w:author="Martin Fernandez  Antonio José" w:date="2023-02-23T12:11:00Z">
        <w:r w:rsidR="006645B2">
          <w:rPr>
            <w:rFonts w:cstheme="minorHAnsi"/>
          </w:rPr>
          <w:t xml:space="preserve">promise for </w:t>
        </w:r>
        <w:commentRangeStart w:id="245"/>
        <w:r w:rsidR="006645B2">
          <w:rPr>
            <w:rFonts w:cstheme="minorHAnsi"/>
          </w:rPr>
          <w:t>upscaling</w:t>
        </w:r>
      </w:ins>
      <w:commentRangeEnd w:id="245"/>
      <w:ins w:id="246" w:author="Martin Fernandez  Antonio José" w:date="2023-02-23T12:12:00Z">
        <w:r w:rsidR="006645B2">
          <w:rPr>
            <w:rStyle w:val="CommentReference"/>
          </w:rPr>
          <w:commentReference w:id="245"/>
        </w:r>
      </w:ins>
      <w:ins w:id="247" w:author="Martin Fernandez  Antonio José" w:date="2023-02-23T12:11:00Z">
        <w:r w:rsidR="006645B2">
          <w:rPr>
            <w:rFonts w:cstheme="minorHAnsi"/>
          </w:rPr>
          <w:t xml:space="preserve">. </w:t>
        </w:r>
      </w:ins>
      <w:del w:id="248" w:author="Martin Fernandez  Antonio José" w:date="2023-02-23T12:11:00Z">
        <w:r w:rsidR="000500CC" w:rsidRPr="002D4245" w:rsidDel="006645B2">
          <w:rPr>
            <w:rFonts w:cstheme="minorHAnsi"/>
          </w:rPr>
          <w:delText xml:space="preserve"> </w:delText>
        </w:r>
      </w:del>
      <w:del w:id="249" w:author="Martin Fernandez  Antonio José" w:date="2023-02-22T13:15:00Z">
        <w:r w:rsidR="000500CC" w:rsidRPr="002D4245" w:rsidDel="00BC7DA5">
          <w:rPr>
            <w:rFonts w:cstheme="minorHAnsi"/>
          </w:rPr>
          <w:delText>P</w:delText>
        </w:r>
      </w:del>
      <w:del w:id="250" w:author="Martin Fernandez  Antonio José" w:date="2023-02-23T13:41:00Z">
        <w:r w:rsidR="000500CC" w:rsidRPr="002D4245" w:rsidDel="001D10C6">
          <w:rPr>
            <w:rFonts w:cstheme="minorHAnsi"/>
          </w:rPr>
          <w:delText>rior works have demonstrated the technical feasibility</w:delText>
        </w:r>
        <w:r w:rsidR="00A57D06" w:rsidDel="001D10C6">
          <w:rPr>
            <w:rFonts w:cstheme="minorHAnsi"/>
          </w:rPr>
          <w:fldChar w:fldCharType="begin"/>
        </w:r>
        <w:r w:rsidR="00E5706A" w:rsidDel="001D10C6">
          <w:rPr>
            <w:rFonts w:cstheme="minorHAnsi"/>
          </w:rPr>
          <w:del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delInstrText>
        </w:r>
        <w:r w:rsidR="00A57D06" w:rsidDel="001D10C6">
          <w:rPr>
            <w:rFonts w:cstheme="minorHAnsi"/>
          </w:rPr>
          <w:fldChar w:fldCharType="separate"/>
        </w:r>
        <w:r w:rsidR="00921238" w:rsidRPr="00921238" w:rsidDel="001D10C6">
          <w:rPr>
            <w:rFonts w:ascii="Calibri" w:hAnsi="Calibri" w:cs="Calibri"/>
            <w:szCs w:val="24"/>
            <w:vertAlign w:val="superscript"/>
          </w:rPr>
          <w:delText>7,13–15</w:delText>
        </w:r>
        <w:r w:rsidR="00A57D06" w:rsidDel="001D10C6">
          <w:rPr>
            <w:rFonts w:cstheme="minorHAnsi"/>
          </w:rPr>
          <w:fldChar w:fldCharType="end"/>
        </w:r>
        <w:r w:rsidR="000500CC" w:rsidRPr="002D4245" w:rsidDel="001D10C6">
          <w:rPr>
            <w:rFonts w:cstheme="minorHAnsi"/>
          </w:rPr>
          <w:delText xml:space="preserve"> and potential climate benefits</w:delText>
        </w:r>
        <w:r w:rsidR="00A57D06" w:rsidDel="001D10C6">
          <w:rPr>
            <w:rFonts w:cstheme="minorHAnsi"/>
          </w:rPr>
          <w:fldChar w:fldCharType="begin"/>
        </w:r>
        <w:r w:rsidR="0001575A" w:rsidDel="001D10C6">
          <w:rPr>
            <w:rFonts w:cstheme="minorHAnsi"/>
          </w:rPr>
          <w:del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delInstrText>
        </w:r>
        <w:r w:rsidR="00A57D06" w:rsidDel="001D10C6">
          <w:rPr>
            <w:rFonts w:cstheme="minorHAnsi"/>
          </w:rPr>
          <w:fldChar w:fldCharType="separate"/>
        </w:r>
        <w:r w:rsidR="00921238" w:rsidRPr="00921238" w:rsidDel="001D10C6">
          <w:rPr>
            <w:rFonts w:ascii="Calibri" w:hAnsi="Calibri" w:cs="Calibri"/>
            <w:szCs w:val="24"/>
            <w:vertAlign w:val="superscript"/>
          </w:rPr>
          <w:delText>9,16–18</w:delText>
        </w:r>
        <w:r w:rsidR="00A57D06" w:rsidDel="001D10C6">
          <w:rPr>
            <w:rFonts w:cstheme="minorHAnsi"/>
          </w:rPr>
          <w:fldChar w:fldCharType="end"/>
        </w:r>
        <w:r w:rsidR="00A57D06" w:rsidDel="001D10C6">
          <w:rPr>
            <w:rFonts w:cstheme="minorHAnsi"/>
            <w:vertAlign w:val="superscript"/>
          </w:rPr>
          <w:delText xml:space="preserve"> </w:delText>
        </w:r>
        <w:r w:rsidR="000500CC" w:rsidRPr="002D4245" w:rsidDel="001D10C6">
          <w:rPr>
            <w:rFonts w:cstheme="minorHAnsi"/>
          </w:rPr>
          <w:delText>of</w:delText>
        </w:r>
        <w:r w:rsidR="00F860CF" w:rsidDel="001D10C6">
          <w:rPr>
            <w:rFonts w:cstheme="minorHAnsi"/>
          </w:rPr>
          <w:delText xml:space="preserve"> </w:delText>
        </w:r>
        <w:r w:rsidR="007F392B" w:rsidDel="001D10C6">
          <w:rPr>
            <w:rFonts w:cstheme="minorHAnsi"/>
          </w:rPr>
          <w:delText>low carbon chemicals</w:delText>
        </w:r>
      </w:del>
    </w:p>
    <w:p w14:paraId="0DB11E66" w14:textId="4A82416C" w:rsidR="000500CC" w:rsidDel="006D04F0" w:rsidRDefault="001D10C6">
      <w:pPr>
        <w:rPr>
          <w:del w:id="251" w:author="Martin Fernandez  Antonio José" w:date="2023-02-22T17:15:00Z"/>
          <w:rFonts w:cstheme="minorHAnsi"/>
        </w:rPr>
      </w:pPr>
      <w:ins w:id="252" w:author="Martin Fernandez  Antonio José" w:date="2023-02-23T13:41:00Z">
        <w:r>
          <w:rPr>
            <w:rFonts w:cstheme="minorHAnsi"/>
          </w:rPr>
          <w:t>Overall, p</w:t>
        </w:r>
        <w:r w:rsidRPr="002D4245">
          <w:rPr>
            <w:rFonts w:cstheme="minorHAnsi"/>
          </w:rPr>
          <w:t>rior works have demonstrated the technical feasibility</w:t>
        </w:r>
        <w:r>
          <w:rPr>
            <w:rFonts w:cstheme="minorHAnsi"/>
          </w:rPr>
          <w:fldChar w:fldCharType="begin"/>
        </w:r>
        <w:r>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Pr>
            <w:rFonts w:cstheme="minorHAnsi"/>
          </w:rPr>
          <w:fldChar w:fldCharType="separate"/>
        </w:r>
        <w:r w:rsidRPr="00921238">
          <w:rPr>
            <w:rFonts w:ascii="Calibri" w:hAnsi="Calibri" w:cs="Calibri"/>
            <w:szCs w:val="24"/>
            <w:vertAlign w:val="superscript"/>
          </w:rPr>
          <w:t>7,13–15</w:t>
        </w:r>
        <w:r>
          <w:rPr>
            <w:rFonts w:cstheme="minorHAnsi"/>
          </w:rPr>
          <w:fldChar w:fldCharType="end"/>
        </w:r>
        <w:r w:rsidRPr="002D4245">
          <w:rPr>
            <w:rFonts w:cstheme="minorHAnsi"/>
          </w:rPr>
          <w:t xml:space="preserve"> and potential climate benefits</w:t>
        </w:r>
        <w:r>
          <w:rPr>
            <w:rFonts w:cstheme="minorHAnsi"/>
          </w:rPr>
          <w:fldChar w:fldCharType="begin"/>
        </w:r>
        <w:r>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Pr>
            <w:rFonts w:cstheme="minorHAnsi"/>
          </w:rPr>
          <w:fldChar w:fldCharType="separate"/>
        </w:r>
        <w:r w:rsidRPr="00921238">
          <w:rPr>
            <w:rFonts w:ascii="Calibri" w:hAnsi="Calibri" w:cs="Calibri"/>
            <w:szCs w:val="24"/>
            <w:vertAlign w:val="superscript"/>
          </w:rPr>
          <w:t>9,16–18</w:t>
        </w:r>
        <w:r>
          <w:rPr>
            <w:rFonts w:cstheme="minorHAnsi"/>
          </w:rPr>
          <w:fldChar w:fldCharType="end"/>
        </w:r>
        <w:r>
          <w:rPr>
            <w:rFonts w:cstheme="minorHAnsi"/>
            <w:vertAlign w:val="superscript"/>
          </w:rPr>
          <w:t xml:space="preserve"> </w:t>
        </w:r>
        <w:r w:rsidRPr="002D4245">
          <w:rPr>
            <w:rFonts w:cstheme="minorHAnsi"/>
          </w:rPr>
          <w:t>of</w:t>
        </w:r>
        <w:r>
          <w:rPr>
            <w:rFonts w:cstheme="minorHAnsi"/>
          </w:rPr>
          <w:t xml:space="preserve"> </w:t>
        </w:r>
      </w:ins>
      <w:ins w:id="253" w:author="Martin Fernandez  Antonio José" w:date="2023-02-23T15:13:00Z">
        <w:r w:rsidR="007628D4">
          <w:rPr>
            <w:rFonts w:cstheme="minorHAnsi"/>
          </w:rPr>
          <w:t xml:space="preserve">most developed options for </w:t>
        </w:r>
      </w:ins>
      <w:ins w:id="254" w:author="Martin Fernandez  Antonio José" w:date="2023-02-23T13:41:00Z">
        <w:r>
          <w:rPr>
            <w:rFonts w:cstheme="minorHAnsi"/>
          </w:rPr>
          <w:t xml:space="preserve">low carbon chemicals. </w:t>
        </w:r>
      </w:ins>
      <w:ins w:id="255" w:author="Martin Fernandez  Antonio José" w:date="2023-02-22T14:19:00Z">
        <w:r w:rsidR="004C326E">
          <w:rPr>
            <w:rFonts w:cstheme="minorHAnsi"/>
          </w:rPr>
          <w:t>Unf</w:t>
        </w:r>
      </w:ins>
      <w:ins w:id="256" w:author="Martin Fernandez  Antonio José" w:date="2023-02-22T14:20:00Z">
        <w:r w:rsidR="004C326E">
          <w:rPr>
            <w:rFonts w:cstheme="minorHAnsi"/>
          </w:rPr>
          <w:t xml:space="preserve">ortunately, another common denominator </w:t>
        </w:r>
      </w:ins>
      <w:del w:id="257" w:author="Martin Fernandez  Antonio José" w:date="2023-02-22T13:17:00Z">
        <w:r w:rsidR="000500CC" w:rsidRPr="002D4245" w:rsidDel="00BC7DA5">
          <w:rPr>
            <w:rFonts w:cstheme="minorHAnsi"/>
          </w:rPr>
          <w:delText xml:space="preserve">, but </w:delText>
        </w:r>
      </w:del>
      <w:ins w:id="258" w:author="Martin Fernandez  Antonio José" w:date="2023-02-22T14:20:00Z">
        <w:r w:rsidR="004C326E">
          <w:rPr>
            <w:rFonts w:cstheme="minorHAnsi"/>
          </w:rPr>
          <w:t>is</w:t>
        </w:r>
      </w:ins>
      <w:ins w:id="259" w:author="Martin Fernandez  Antonio José" w:date="2023-02-22T17:14:00Z">
        <w:r w:rsidR="008F1229">
          <w:rPr>
            <w:rFonts w:cstheme="minorHAnsi"/>
          </w:rPr>
          <w:t xml:space="preserve"> the prediction of </w:t>
        </w:r>
      </w:ins>
      <w:ins w:id="260" w:author="Martin Fernandez  Antonio José" w:date="2023-02-22T14:20:00Z">
        <w:r w:rsidR="004C326E">
          <w:rPr>
            <w:rFonts w:cstheme="minorHAnsi"/>
          </w:rPr>
          <w:t xml:space="preserve">production costs </w:t>
        </w:r>
      </w:ins>
      <w:ins w:id="261" w:author="Martin Fernandez  Antonio José" w:date="2023-02-22T14:27:00Z">
        <w:r w:rsidR="00901F2D">
          <w:rPr>
            <w:rFonts w:cstheme="minorHAnsi"/>
          </w:rPr>
          <w:t>at least doubling those a</w:t>
        </w:r>
      </w:ins>
      <w:ins w:id="262" w:author="Martin Fernandez  Antonio José" w:date="2023-02-22T17:14:00Z">
        <w:r w:rsidR="00957F4F">
          <w:rPr>
            <w:rFonts w:cstheme="minorHAnsi"/>
          </w:rPr>
          <w:t>ttainable</w:t>
        </w:r>
      </w:ins>
      <w:ins w:id="263" w:author="Martin Fernandez  Antonio José" w:date="2023-02-22T14:27:00Z">
        <w:r w:rsidR="00901F2D">
          <w:rPr>
            <w:rFonts w:cstheme="minorHAnsi"/>
          </w:rPr>
          <w:t xml:space="preserve"> by </w:t>
        </w:r>
      </w:ins>
      <w:ins w:id="264" w:author="Martin Fernandez  Antonio José" w:date="2023-02-22T14:24:00Z">
        <w:r w:rsidR="00901F2D">
          <w:rPr>
            <w:rFonts w:cstheme="minorHAnsi"/>
          </w:rPr>
          <w:t>f</w:t>
        </w:r>
      </w:ins>
      <w:ins w:id="265" w:author="Martin Fernandez  Antonio José" w:date="2023-02-22T14:20:00Z">
        <w:r w:rsidR="004C326E">
          <w:rPr>
            <w:rFonts w:cstheme="minorHAnsi"/>
          </w:rPr>
          <w:t>ossil-based technologies</w:t>
        </w:r>
      </w:ins>
      <w:del w:id="266" w:author="Martin Fernandez  Antonio José" w:date="2023-02-22T14:21:00Z">
        <w:r w:rsidR="000500CC" w:rsidRPr="002D4245" w:rsidDel="004C326E">
          <w:rPr>
            <w:rFonts w:cstheme="minorHAnsi"/>
          </w:rPr>
          <w:delText xml:space="preserve">the high costs remain a </w:delText>
        </w:r>
        <w:r w:rsidR="0086279D" w:rsidDel="004C326E">
          <w:rPr>
            <w:rFonts w:cstheme="minorHAnsi"/>
          </w:rPr>
          <w:delText>major</w:delText>
        </w:r>
        <w:r w:rsidR="000500CC" w:rsidRPr="002D4245" w:rsidDel="004C326E">
          <w:rPr>
            <w:rFonts w:cstheme="minorHAnsi"/>
          </w:rPr>
          <w:delText xml:space="preserve"> barrier</w:delText>
        </w:r>
      </w:del>
      <w:del w:id="267" w:author="Martin Fernandez  Antonio José" w:date="2023-02-22T14:27:00Z">
        <w:r w:rsidR="00D00ED8" w:rsidDel="00901F2D">
          <w:rPr>
            <w:rFonts w:cstheme="minorHAnsi"/>
          </w:rPr>
          <w:fldChar w:fldCharType="begin"/>
        </w:r>
        <w:r w:rsidR="0001575A" w:rsidRPr="00901F2D" w:rsidDel="00901F2D">
          <w:rPr>
            <w:rFonts w:cstheme="minorHAnsi"/>
          </w:rPr>
          <w:del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delInstrText>
        </w:r>
        <w:r w:rsidR="00D00ED8" w:rsidDel="00901F2D">
          <w:rPr>
            <w:rFonts w:cstheme="minorHAnsi"/>
          </w:rPr>
          <w:fldChar w:fldCharType="separate"/>
        </w:r>
        <w:r w:rsidR="00921238" w:rsidRPr="00901F2D" w:rsidDel="00901F2D">
          <w:rPr>
            <w:rFonts w:ascii="Calibri" w:hAnsi="Calibri" w:cs="Calibri"/>
            <w:szCs w:val="24"/>
            <w:vertAlign w:val="superscript"/>
          </w:rPr>
          <w:delText>19</w:delText>
        </w:r>
        <w:r w:rsidR="00D00ED8" w:rsidDel="00901F2D">
          <w:rPr>
            <w:rFonts w:cstheme="minorHAnsi"/>
          </w:rPr>
          <w:fldChar w:fldCharType="end"/>
        </w:r>
      </w:del>
      <w:ins w:id="268" w:author="Martin Fernandez  Antonio José" w:date="2023-02-22T14:26:00Z">
        <w:r w:rsidR="00901F2D">
          <w:rPr>
            <w:rFonts w:cstheme="minorHAnsi"/>
          </w:rPr>
          <w:fldChar w:fldCharType="begin"/>
        </w:r>
        <w:r w:rsidR="00901F2D">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901F2D">
          <w:rPr>
            <w:rFonts w:cstheme="minorHAnsi"/>
          </w:rPr>
          <w:fldChar w:fldCharType="separate"/>
        </w:r>
        <w:r w:rsidR="00901F2D" w:rsidRPr="00921238">
          <w:rPr>
            <w:rFonts w:ascii="Calibri" w:hAnsi="Calibri" w:cs="Calibri"/>
            <w:szCs w:val="24"/>
            <w:vertAlign w:val="superscript"/>
          </w:rPr>
          <w:t>9,10</w:t>
        </w:r>
        <w:r w:rsidR="00901F2D">
          <w:rPr>
            <w:rFonts w:cstheme="minorHAnsi"/>
          </w:rPr>
          <w:fldChar w:fldCharType="end"/>
        </w:r>
      </w:ins>
      <w:ins w:id="269" w:author="Martin Fernandez  Antonio José" w:date="2023-02-22T14:27:00Z">
        <w:r w:rsidR="00901F2D">
          <w:rPr>
            <w:rFonts w:cstheme="minorHAnsi"/>
          </w:rPr>
          <w:fldChar w:fldCharType="begin"/>
        </w:r>
        <w:r w:rsidR="00901F2D">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901F2D">
          <w:rPr>
            <w:rFonts w:cstheme="minorHAnsi"/>
          </w:rPr>
          <w:fldChar w:fldCharType="separate"/>
        </w:r>
        <w:r w:rsidR="00901F2D" w:rsidRPr="00921238">
          <w:rPr>
            <w:rFonts w:ascii="Calibri" w:hAnsi="Calibri" w:cs="Calibri"/>
            <w:szCs w:val="24"/>
            <w:vertAlign w:val="superscript"/>
          </w:rPr>
          <w:t>19</w:t>
        </w:r>
        <w:r w:rsidR="00901F2D">
          <w:rPr>
            <w:rFonts w:cstheme="minorHAnsi"/>
          </w:rPr>
          <w:fldChar w:fldCharType="end"/>
        </w:r>
      </w:ins>
      <w:ins w:id="270" w:author="Martin Fernandez  Antonio José" w:date="2023-02-22T17:17:00Z">
        <w:r w:rsidR="006D04F0">
          <w:rPr>
            <w:rFonts w:cstheme="minorHAnsi"/>
          </w:rPr>
          <w:t xml:space="preserve">. This is a consequence of </w:t>
        </w:r>
      </w:ins>
      <w:del w:id="271" w:author="Martin Fernandez  Antonio José" w:date="2023-02-22T17:16:00Z">
        <w:r w:rsidR="000500CC" w:rsidRPr="002D4245" w:rsidDel="006D04F0">
          <w:rPr>
            <w:rFonts w:cstheme="minorHAnsi"/>
          </w:rPr>
          <w:delText xml:space="preserve">. </w:delText>
        </w:r>
      </w:del>
      <w:del w:id="272" w:author="Martin Fernandez  Antonio José" w:date="2023-02-22T14:26:00Z">
        <w:r w:rsidR="000500CC" w:rsidRPr="002D4245" w:rsidDel="00901F2D">
          <w:rPr>
            <w:rFonts w:cstheme="minorHAnsi"/>
          </w:rPr>
          <w:delText>Literature estimates suggest that green ammonia and methanol cost twice as much as the natural gas-based counterpart</w:delText>
        </w:r>
        <w:r w:rsidR="00506E3C" w:rsidDel="00901F2D">
          <w:rPr>
            <w:rFonts w:cstheme="minorHAnsi"/>
          </w:rPr>
          <w:fldChar w:fldCharType="begin"/>
        </w:r>
        <w:r w:rsidR="00783407" w:rsidRPr="00901F2D" w:rsidDel="00901F2D">
          <w:rPr>
            <w:rFonts w:cstheme="minorHAnsi"/>
          </w:rPr>
          <w:del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delInstrText>
        </w:r>
        <w:r w:rsidR="00506E3C" w:rsidDel="00901F2D">
          <w:rPr>
            <w:rFonts w:cstheme="minorHAnsi"/>
          </w:rPr>
          <w:fldChar w:fldCharType="separate"/>
        </w:r>
        <w:r w:rsidR="00921238" w:rsidRPr="00901F2D" w:rsidDel="00901F2D">
          <w:rPr>
            <w:rFonts w:ascii="Calibri" w:hAnsi="Calibri" w:cs="Calibri"/>
            <w:szCs w:val="24"/>
            <w:vertAlign w:val="superscript"/>
          </w:rPr>
          <w:delText>9,10</w:delText>
        </w:r>
        <w:r w:rsidR="00506E3C" w:rsidDel="00901F2D">
          <w:rPr>
            <w:rFonts w:cstheme="minorHAnsi"/>
          </w:rPr>
          <w:fldChar w:fldCharType="end"/>
        </w:r>
        <w:r w:rsidR="000500CC" w:rsidRPr="002D4245" w:rsidDel="00901F2D">
          <w:rPr>
            <w:rFonts w:cstheme="minorHAnsi"/>
          </w:rPr>
          <w:delText>.</w:delText>
        </w:r>
      </w:del>
    </w:p>
    <w:p w14:paraId="5361C6AF" w14:textId="56B8CB36" w:rsidR="00703835" w:rsidRPr="00703835" w:rsidDel="00BD02BF" w:rsidRDefault="00703835" w:rsidP="00703835">
      <w:pPr>
        <w:pStyle w:val="ListParagraph"/>
        <w:numPr>
          <w:ilvl w:val="0"/>
          <w:numId w:val="2"/>
        </w:numPr>
        <w:rPr>
          <w:del w:id="273" w:author="Martin Fernandez  Antonio José" w:date="2023-02-22T14:28:00Z"/>
          <w:rFonts w:cstheme="minorHAnsi"/>
          <w:highlight w:val="cyan"/>
        </w:rPr>
      </w:pPr>
      <w:del w:id="274" w:author="Martin Fernandez  Antonio José" w:date="2023-02-22T14:28:00Z">
        <w:r w:rsidRPr="00703835" w:rsidDel="00BD02BF">
          <w:rPr>
            <w:rFonts w:cstheme="minorHAnsi"/>
            <w:highlight w:val="cyan"/>
          </w:rPr>
          <w:delText>Perhaps here Antonio could add something regarding emerging green routes for NH3 and MeOH</w:delText>
        </w:r>
      </w:del>
    </w:p>
    <w:p w14:paraId="4C845A43" w14:textId="43037B55" w:rsidR="000500CC" w:rsidRPr="002D4245" w:rsidDel="002022F7" w:rsidRDefault="00B22DAA" w:rsidP="006D04F0">
      <w:pPr>
        <w:rPr>
          <w:del w:id="275" w:author="Martin Fernandez  Antonio José" w:date="2023-02-22T17:29:00Z"/>
          <w:rFonts w:cstheme="minorHAnsi"/>
        </w:rPr>
      </w:pPr>
      <w:del w:id="276" w:author="Martin Fernandez  Antonio José" w:date="2023-02-22T17:16:00Z">
        <w:r w:rsidRPr="002D4245" w:rsidDel="006D04F0">
          <w:rPr>
            <w:rFonts w:cstheme="minorHAnsi"/>
          </w:rPr>
          <w:delText xml:space="preserve">The economic </w:delText>
        </w:r>
        <w:r w:rsidR="00F326E1" w:rsidRPr="00F326E1" w:rsidDel="006D04F0">
          <w:rPr>
            <w:rFonts w:cstheme="minorHAnsi"/>
          </w:rPr>
          <w:delText xml:space="preserve">competitiveness </w:delText>
        </w:r>
        <w:r w:rsidRPr="002D4245" w:rsidDel="006D04F0">
          <w:rPr>
            <w:rFonts w:cstheme="minorHAnsi"/>
          </w:rPr>
          <w:delText xml:space="preserve">of green </w:delText>
        </w:r>
        <w:r w:rsidR="0088011A" w:rsidDel="006D04F0">
          <w:rPr>
            <w:rFonts w:cstheme="minorHAnsi"/>
          </w:rPr>
          <w:delText>chemicals</w:delText>
        </w:r>
        <w:r w:rsidRPr="002D4245" w:rsidDel="006D04F0">
          <w:rPr>
            <w:rFonts w:cstheme="minorHAnsi"/>
          </w:rPr>
          <w:delText xml:space="preserve"> has </w:delText>
        </w:r>
        <w:r w:rsidR="00983A99" w:rsidRPr="00983A99" w:rsidDel="006D04F0">
          <w:rPr>
            <w:rFonts w:cstheme="minorHAnsi"/>
          </w:rPr>
          <w:delText>mainly been hampered</w:delText>
        </w:r>
        <w:r w:rsidR="00983A99" w:rsidDel="006D04F0">
          <w:rPr>
            <w:rFonts w:cstheme="minorHAnsi"/>
          </w:rPr>
          <w:delText xml:space="preserve"> </w:delText>
        </w:r>
        <w:r w:rsidRPr="002D4245" w:rsidDel="006D04F0">
          <w:rPr>
            <w:rFonts w:cstheme="minorHAnsi"/>
          </w:rPr>
          <w:delText xml:space="preserve">by </w:delText>
        </w:r>
      </w:del>
      <w:r w:rsidRPr="002D4245">
        <w:rPr>
          <w:rFonts w:cstheme="minorHAnsi"/>
        </w:rPr>
        <w:t xml:space="preserve">the </w:t>
      </w:r>
      <w:ins w:id="277" w:author="Martin Fernandez  Antonio José" w:date="2023-02-23T14:49:00Z">
        <w:r w:rsidR="009302D3">
          <w:rPr>
            <w:rFonts w:cstheme="minorHAnsi"/>
          </w:rPr>
          <w:t>historically</w:t>
        </w:r>
      </w:ins>
      <w:ins w:id="278" w:author="Martin Fernandez  Antonio José" w:date="2023-02-22T17:18:00Z">
        <w:r w:rsidR="006D04F0">
          <w:rPr>
            <w:rFonts w:cstheme="minorHAnsi"/>
          </w:rPr>
          <w:t xml:space="preserve"> </w:t>
        </w:r>
      </w:ins>
      <w:r w:rsidRPr="002D4245">
        <w:rPr>
          <w:rFonts w:cstheme="minorHAnsi"/>
        </w:rPr>
        <w:t>high</w:t>
      </w:r>
      <w:ins w:id="279" w:author="Martin Fernandez  Antonio José" w:date="2023-02-23T14:49:00Z">
        <w:r w:rsidR="009302D3">
          <w:rPr>
            <w:rFonts w:cstheme="minorHAnsi"/>
          </w:rPr>
          <w:t>er</w:t>
        </w:r>
      </w:ins>
      <w:r w:rsidRPr="002D4245">
        <w:rPr>
          <w:rFonts w:cstheme="minorHAnsi"/>
        </w:rPr>
        <w:t xml:space="preserve">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921238" w:rsidRPr="00921238">
        <w:rPr>
          <w:rFonts w:ascii="Calibri" w:hAnsi="Calibri" w:cs="Calibri"/>
          <w:szCs w:val="24"/>
          <w:vertAlign w:val="superscript"/>
        </w:rPr>
        <w:t>9,10</w:t>
      </w:r>
      <w:r w:rsidR="00CB5E2B">
        <w:rPr>
          <w:rFonts w:cstheme="minorHAnsi"/>
        </w:rPr>
        <w:fldChar w:fldCharType="end"/>
      </w:r>
      <w:r w:rsidRPr="002D4245">
        <w:rPr>
          <w:rFonts w:cstheme="minorHAnsi"/>
        </w:rPr>
        <w:t xml:space="preserve">. However, </w:t>
      </w:r>
      <w:ins w:id="280" w:author="Martin Fernandez  Antonio José" w:date="2023-02-22T17:19:00Z">
        <w:r w:rsidR="006D04F0">
          <w:rPr>
            <w:rFonts w:cstheme="minorHAnsi"/>
          </w:rPr>
          <w:t xml:space="preserve">this picture has abruptly changed since </w:t>
        </w:r>
      </w:ins>
      <w:r w:rsidRPr="002D4245">
        <w:rPr>
          <w:rFonts w:cstheme="minorHAnsi"/>
        </w:rPr>
        <w:t xml:space="preserve">natural gas has </w:t>
      </w:r>
      <w:r w:rsidR="007F392B">
        <w:rPr>
          <w:rFonts w:cstheme="minorHAnsi"/>
        </w:rPr>
        <w:t>experienced</w:t>
      </w:r>
      <w:r w:rsidR="007F392B" w:rsidRPr="002D4245">
        <w:rPr>
          <w:rFonts w:cstheme="minorHAnsi"/>
        </w:rPr>
        <w:t xml:space="preserve"> </w:t>
      </w:r>
      <w:r w:rsidRPr="002D4245">
        <w:rPr>
          <w:rFonts w:cstheme="minorHAnsi"/>
        </w:rPr>
        <w:t>a sharp increase in prices over the last two years, primarily d</w:t>
      </w:r>
      <w:commentRangeStart w:id="281"/>
      <w:r w:rsidRPr="002D4245">
        <w:rPr>
          <w:rFonts w:cstheme="minorHAnsi"/>
        </w:rPr>
        <w:t>ue to the COVID-19 pandemic</w:t>
      </w:r>
      <w:commentRangeEnd w:id="281"/>
      <w:r w:rsidR="006637EC">
        <w:rPr>
          <w:rStyle w:val="CommentReference"/>
        </w:rPr>
        <w:commentReference w:id="281"/>
      </w:r>
      <w:r w:rsidRPr="002D4245">
        <w:rPr>
          <w:rFonts w:cstheme="minorHAnsi"/>
        </w:rPr>
        <w:t xml:space="preserve">, skyrocketing inflation, and the 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geopolitical scenario has severely affected Europe,</w:t>
      </w:r>
      <w:ins w:id="282" w:author="Martin Fernandez  Antonio José" w:date="2023-02-22T17:25:00Z">
        <w:r w:rsidR="006D04F0">
          <w:rPr>
            <w:rFonts w:cstheme="minorHAnsi"/>
          </w:rPr>
          <w:t xml:space="preserve"> </w:t>
        </w:r>
      </w:ins>
      <w:del w:id="283" w:author="Martin Fernandez  Antonio José" w:date="2023-02-22T17:25:00Z">
        <w:r w:rsidR="00BA6CBB" w:rsidDel="006D04F0">
          <w:rPr>
            <w:rFonts w:cstheme="minorHAnsi"/>
          </w:rPr>
          <w:delText xml:space="preserve"> </w:delText>
        </w:r>
      </w:del>
      <w:r w:rsidR="00BA6CBB">
        <w:rPr>
          <w:rFonts w:cstheme="minorHAnsi"/>
        </w:rPr>
        <w:t xml:space="preserve">where </w:t>
      </w:r>
      <w:r w:rsidRPr="002D4245">
        <w:rPr>
          <w:rFonts w:cstheme="minorHAnsi"/>
        </w:rPr>
        <w:t xml:space="preserve">monthly average natural gas spot prices </w:t>
      </w:r>
      <w:r w:rsidR="005D3B1A">
        <w:rPr>
          <w:rFonts w:cstheme="minorHAnsi"/>
        </w:rPr>
        <w:t>(</w:t>
      </w:r>
      <w:commentRangeStart w:id="284"/>
      <w:r w:rsidR="005D3B1A" w:rsidRPr="00C7310E">
        <w:rPr>
          <w:rFonts w:cstheme="minorHAnsi"/>
          <w:i/>
          <w:iCs/>
        </w:rPr>
        <w:t>i.e.</w:t>
      </w:r>
      <w:r w:rsidR="005D3B1A">
        <w:rPr>
          <w:rFonts w:cstheme="minorHAnsi"/>
        </w:rPr>
        <w:t xml:space="preserve">, </w:t>
      </w:r>
      <w:r w:rsidR="003C52CA">
        <w:rPr>
          <w:rFonts w:cstheme="minorHAnsi"/>
        </w:rPr>
        <w:t xml:space="preserve">trading </w:t>
      </w:r>
      <w:r w:rsidR="005D3B1A">
        <w:rPr>
          <w:rFonts w:cstheme="minorHAnsi"/>
        </w:rPr>
        <w:t>prices at</w:t>
      </w:r>
      <w:r w:rsidR="005D3B1A" w:rsidRPr="005D3B1A">
        <w:rPr>
          <w:rFonts w:cstheme="minorHAnsi"/>
        </w:rPr>
        <w:t xml:space="preserve"> the Title Transfer Facility (TTF) </w:t>
      </w:r>
      <w:r w:rsidR="00D227CD">
        <w:rPr>
          <w:rFonts w:cstheme="minorHAnsi"/>
        </w:rPr>
        <w:t xml:space="preserve">hub </w:t>
      </w:r>
      <w:r w:rsidR="00BC48C7" w:rsidRPr="00BC48C7">
        <w:rPr>
          <w:rFonts w:cstheme="minorHAnsi"/>
        </w:rPr>
        <w:t>in the Netherlands</w:t>
      </w:r>
      <w:r w:rsidR="007B60B7">
        <w:rPr>
          <w:rFonts w:cstheme="minorHAnsi"/>
        </w:rPr>
        <w:t>, the most important in Europe</w:t>
      </w:r>
      <w:commentRangeEnd w:id="284"/>
      <w:r w:rsidR="006D04F0">
        <w:rPr>
          <w:rStyle w:val="CommentReference"/>
        </w:rPr>
        <w:commentReference w:id="284"/>
      </w:r>
      <w:r w:rsidR="007B60B7">
        <w:rPr>
          <w:rFonts w:cstheme="minorHAnsi"/>
        </w:rPr>
        <w:fldChar w:fldCharType="begin"/>
      </w:r>
      <w:r w:rsidR="007B60B7">
        <w:rPr>
          <w:rFonts w:cstheme="minorHAnsi"/>
        </w:rPr>
        <w:instrText xml:space="preserve"> ADDIN ZOTERO_ITEM CSL_CITATION {"citationID":"kPw6OVGI","properties":{"formattedCitation":"\\super 20\\nosupersub{}","plainCitation":"20","noteIndex":0},"citationItems":[{"id":31546,"uris":["http://zotero.org/users/9157291/items/KY7YU3FE"],"itemData":{"id":31546,"type":"report","language":"en","publisher":"The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7B60B7">
        <w:rPr>
          <w:rFonts w:cstheme="minorHAnsi"/>
        </w:rPr>
        <w:fldChar w:fldCharType="separate"/>
      </w:r>
      <w:r w:rsidR="007B60B7" w:rsidRPr="007B60B7">
        <w:rPr>
          <w:rFonts w:ascii="Calibri" w:hAnsi="Calibri" w:cs="Calibri"/>
          <w:szCs w:val="24"/>
          <w:vertAlign w:val="superscript"/>
        </w:rPr>
        <w:t>20</w:t>
      </w:r>
      <w:r w:rsidR="007B60B7">
        <w:rPr>
          <w:rFonts w:cstheme="minorHAnsi"/>
        </w:rPr>
        <w:fldChar w:fldCharType="end"/>
      </w:r>
      <w:r w:rsidR="005D3B1A">
        <w:rPr>
          <w:rFonts w:cstheme="minorHAnsi"/>
        </w:rPr>
        <w:t xml:space="preserve">) </w:t>
      </w:r>
      <w:commentRangeStart w:id="285"/>
      <w:r w:rsidRPr="002D4245">
        <w:rPr>
          <w:rFonts w:cstheme="minorHAnsi"/>
        </w:rPr>
        <w:t>have increased from 560 USD t</w:t>
      </w:r>
      <w:r w:rsidR="00CB5E2B" w:rsidRPr="00F62A8C">
        <w:rPr>
          <w:vertAlign w:val="superscript"/>
          <w:lang w:val="en-US"/>
        </w:rPr>
        <w:t>−</w:t>
      </w:r>
      <w:r w:rsidRPr="002D4245">
        <w:rPr>
          <w:rFonts w:cstheme="minorHAnsi"/>
          <w:vertAlign w:val="superscript"/>
        </w:rPr>
        <w:t>1</w:t>
      </w:r>
      <w:r w:rsidRPr="002D4245">
        <w:rPr>
          <w:rFonts w:cstheme="minorHAnsi"/>
        </w:rPr>
        <w:t xml:space="preserve"> 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7B60B7">
        <w:rPr>
          <w:rFonts w:cstheme="minorHAnsi"/>
        </w:rPr>
        <w:instrText xml:space="preserve"> ADDIN ZOTERO_ITEM CSL_CITATION {"citationID":"OU7CFv9C","properties":{"formattedCitation":"\\super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7B60B7" w:rsidRPr="007B60B7">
        <w:rPr>
          <w:rFonts w:ascii="Calibri" w:hAnsi="Calibri" w:cs="Calibri"/>
          <w:szCs w:val="24"/>
          <w:vertAlign w:val="superscript"/>
        </w:rPr>
        <w:t>21</w:t>
      </w:r>
      <w:r w:rsidR="00CB5E2B">
        <w:rPr>
          <w:rFonts w:cstheme="minorHAnsi"/>
        </w:rPr>
        <w:fldChar w:fldCharType="end"/>
      </w:r>
      <w:commentRangeEnd w:id="285"/>
      <w:r w:rsidR="006D04F0">
        <w:rPr>
          <w:rStyle w:val="CommentReference"/>
        </w:rPr>
        <w:commentReference w:id="285"/>
      </w:r>
      <w:r w:rsidRPr="002D4245">
        <w:rPr>
          <w:rFonts w:cstheme="minorHAnsi"/>
        </w:rPr>
        <w:t>.</w:t>
      </w:r>
      <w:r w:rsidR="000E0E67">
        <w:rPr>
          <w:rFonts w:cstheme="minorHAnsi"/>
        </w:rPr>
        <w:t xml:space="preserve"> </w:t>
      </w:r>
      <w:ins w:id="286" w:author="Martin Fernandez  Antonio José" w:date="2023-02-22T17:25:00Z">
        <w:r w:rsidR="006D04F0">
          <w:rPr>
            <w:rFonts w:cstheme="minorHAnsi"/>
          </w:rPr>
          <w:t xml:space="preserve">This </w:t>
        </w:r>
        <w:r w:rsidR="0092432D">
          <w:rPr>
            <w:rFonts w:cstheme="minorHAnsi"/>
          </w:rPr>
          <w:t>drastic chan</w:t>
        </w:r>
      </w:ins>
      <w:ins w:id="287" w:author="Martin Fernandez  Antonio José" w:date="2023-02-22T17:26:00Z">
        <w:r w:rsidR="0092432D">
          <w:rPr>
            <w:rFonts w:cstheme="minorHAnsi"/>
          </w:rPr>
          <w:t xml:space="preserve">ge </w:t>
        </w:r>
      </w:ins>
      <w:del w:id="288" w:author="Martin Fernandez  Antonio José" w:date="2023-02-22T17:26:00Z">
        <w:r w:rsidRPr="002D4245" w:rsidDel="0092432D">
          <w:rPr>
            <w:rFonts w:cstheme="minorHAnsi"/>
          </w:rPr>
          <w:delText xml:space="preserve">The drastic increase in natural gas and electricity prices </w:delText>
        </w:r>
      </w:del>
      <w:r w:rsidRPr="002D4245">
        <w:rPr>
          <w:rFonts w:cstheme="minorHAnsi"/>
        </w:rPr>
        <w:t xml:space="preserve">has </w:t>
      </w:r>
      <w:ins w:id="289" w:author="Martin Fernandez  Antonio José" w:date="2023-02-22T17:26:00Z">
        <w:r w:rsidR="0092432D">
          <w:rPr>
            <w:rFonts w:cstheme="minorHAnsi"/>
          </w:rPr>
          <w:t xml:space="preserve">had </w:t>
        </w:r>
      </w:ins>
      <w:r w:rsidRPr="002D4245">
        <w:rPr>
          <w:rFonts w:cstheme="minorHAnsi"/>
        </w:rPr>
        <w:t>severe consequences for the European chemical industry</w:t>
      </w:r>
      <w:r w:rsidR="00603CE6">
        <w:rPr>
          <w:rFonts w:cstheme="minorHAnsi"/>
        </w:rPr>
        <w:fldChar w:fldCharType="begin"/>
      </w:r>
      <w:r w:rsidR="007B60B7">
        <w:rPr>
          <w:rFonts w:cstheme="minorHAnsi"/>
        </w:rPr>
        <w:instrText xml:space="preserve"> ADDIN ZOTERO_ITEM CSL_CITATION {"citationID":"zYSz1A3k","properties":{"formattedCitation":"\\super 22\\nosupersub{}","plainCitation":"22","noteIndex":0},"citationItems":[{"id":29871,"uris":["http://zotero.org/users/9157291/items/3FV7ZVAG"],"itemData":{"id":29871,"type":"report","publisher":"European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7B60B7" w:rsidRPr="007B60B7">
        <w:rPr>
          <w:rFonts w:ascii="Calibri" w:hAnsi="Calibri" w:cs="Calibri"/>
          <w:szCs w:val="24"/>
          <w:vertAlign w:val="superscript"/>
        </w:rPr>
        <w:t>22</w:t>
      </w:r>
      <w:r w:rsidR="00603CE6">
        <w:rPr>
          <w:rFonts w:cstheme="minorHAnsi"/>
        </w:rPr>
        <w:fldChar w:fldCharType="end"/>
      </w:r>
      <w:r w:rsidRPr="002D4245">
        <w:rPr>
          <w:rFonts w:cstheme="minorHAnsi"/>
        </w:rPr>
        <w:t xml:space="preserve">. </w:t>
      </w:r>
      <w:r w:rsidR="008B3710">
        <w:rPr>
          <w:rFonts w:cstheme="minorHAnsi"/>
        </w:rPr>
        <w:t xml:space="preserve">For example, </w:t>
      </w:r>
      <w:del w:id="290" w:author="Martin Fernandez  Antonio José" w:date="2023-02-23T14:50:00Z">
        <w:r w:rsidR="008B3710" w:rsidDel="009302D3">
          <w:rPr>
            <w:rFonts w:cstheme="minorHAnsi"/>
          </w:rPr>
          <w:delText>r</w:delText>
        </w:r>
        <w:r w:rsidRPr="002D4245" w:rsidDel="009302D3">
          <w:rPr>
            <w:rFonts w:cstheme="minorHAnsi"/>
          </w:rPr>
          <w:delText xml:space="preserve">ecent news suggests that </w:delText>
        </w:r>
      </w:del>
      <w:r w:rsidRPr="002D4245">
        <w:rPr>
          <w:rFonts w:cstheme="minorHAnsi"/>
        </w:rPr>
        <w:t>more than half of Europe’s ammonia production capacity (</w:t>
      </w:r>
      <w:commentRangeStart w:id="291"/>
      <w:r w:rsidRPr="002D4245">
        <w:rPr>
          <w:rFonts w:cstheme="minorHAnsi"/>
        </w:rPr>
        <w:t xml:space="preserve">estimated at around 19 Mt </w:t>
      </w:r>
      <w:r w:rsidR="00DD793F">
        <w:rPr>
          <w:rFonts w:cstheme="minorHAnsi"/>
        </w:rPr>
        <w:t>yr</w:t>
      </w:r>
      <w:r w:rsidR="008B43B8" w:rsidRPr="00F62A8C">
        <w:rPr>
          <w:vertAlign w:val="superscript"/>
          <w:lang w:val="en-US"/>
        </w:rPr>
        <w:t>−</w:t>
      </w:r>
      <w:commentRangeEnd w:id="291"/>
      <w:r w:rsidR="0092432D">
        <w:rPr>
          <w:rStyle w:val="CommentReference"/>
        </w:rPr>
        <w:commentReference w:id="291"/>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921238" w:rsidRPr="00921238">
        <w:rPr>
          <w:rFonts w:ascii="Calibri" w:hAnsi="Calibri" w:cs="Calibri"/>
          <w:szCs w:val="24"/>
          <w:vertAlign w:val="superscript"/>
        </w:rPr>
        <w:t>13</w:t>
      </w:r>
      <w:r w:rsidR="00716DB0">
        <w:rPr>
          <w:rFonts w:cstheme="minorHAnsi"/>
        </w:rPr>
        <w:fldChar w:fldCharType="end"/>
      </w:r>
      <w:r w:rsidRPr="002D4245">
        <w:rPr>
          <w:rFonts w:cstheme="minorHAnsi"/>
        </w:rPr>
        <w:t xml:space="preserve"> </w:t>
      </w:r>
      <w:del w:id="292" w:author="Martin Fernandez  Antonio José" w:date="2023-02-22T17:27:00Z">
        <w:r w:rsidRPr="002D4245" w:rsidDel="0092432D">
          <w:rPr>
            <w:rFonts w:cstheme="minorHAnsi"/>
          </w:rPr>
          <w:delText>has been shut down</w:delText>
        </w:r>
      </w:del>
      <w:ins w:id="293" w:author="Martin Fernandez  Antonio José" w:date="2023-02-23T14:50:00Z">
        <w:r w:rsidR="009302D3">
          <w:rPr>
            <w:rFonts w:cstheme="minorHAnsi"/>
          </w:rPr>
          <w:t xml:space="preserve">was </w:t>
        </w:r>
      </w:ins>
      <w:ins w:id="294" w:author="Martin Fernandez  Antonio José" w:date="2023-02-22T17:27:00Z">
        <w:r w:rsidR="0092432D">
          <w:rPr>
            <w:rFonts w:cstheme="minorHAnsi"/>
          </w:rPr>
          <w:t>p</w:t>
        </w:r>
      </w:ins>
      <w:ins w:id="295" w:author="Martin Fernandez  Antonio José" w:date="2023-02-22T17:28:00Z">
        <w:r w:rsidR="0092432D">
          <w:rPr>
            <w:rFonts w:cstheme="minorHAnsi"/>
          </w:rPr>
          <w:t>aused</w:t>
        </w:r>
      </w:ins>
      <w:r w:rsidRPr="002D4245">
        <w:rPr>
          <w:rFonts w:cstheme="minorHAnsi"/>
        </w:rPr>
        <w:t xml:space="preserve"> </w:t>
      </w:r>
      <w:ins w:id="296" w:author="Martin Fernandez  Antonio José" w:date="2023-02-23T14:50:00Z">
        <w:r w:rsidR="009302D3">
          <w:rPr>
            <w:rFonts w:cstheme="minorHAnsi"/>
          </w:rPr>
          <w:t xml:space="preserve">during 2022 </w:t>
        </w:r>
      </w:ins>
      <w:r w:rsidRPr="002D4245">
        <w:rPr>
          <w:rFonts w:cstheme="minorHAnsi"/>
        </w:rPr>
        <w:t>due to gas prices</w:t>
      </w:r>
      <w:r w:rsidR="00716DB0">
        <w:rPr>
          <w:rFonts w:cstheme="minorHAnsi"/>
        </w:rPr>
        <w:fldChar w:fldCharType="begin"/>
      </w:r>
      <w:r w:rsidR="007B60B7">
        <w:rPr>
          <w:rFonts w:cstheme="minorHAnsi"/>
        </w:rPr>
        <w:instrText xml:space="preserve"> ADDIN ZOTERO_ITEM CSL_CITATION {"citationID":"OFI4q7zf","properties":{"formattedCitation":"\\super 23,24\\nosupersub{}","plainCitation":"23,24","noteIndex":0},"citationItems":[{"id":26351,"uris":["http://zotero.org/users/9157291/items/ZNIINMHR"],"itemData":{"id":26351,"type":"article-newspaper","abstract":"Europe’s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7B60B7" w:rsidRPr="007B60B7">
        <w:rPr>
          <w:rFonts w:ascii="Calibri" w:hAnsi="Calibri" w:cs="Calibri"/>
          <w:szCs w:val="24"/>
          <w:vertAlign w:val="superscript"/>
        </w:rPr>
        <w:t>23,24</w:t>
      </w:r>
      <w:r w:rsidR="00716DB0">
        <w:rPr>
          <w:rFonts w:cstheme="minorHAnsi"/>
        </w:rPr>
        <w:fldChar w:fldCharType="end"/>
      </w:r>
      <w:r w:rsidRPr="002D4245">
        <w:rPr>
          <w:rFonts w:cstheme="minorHAnsi"/>
        </w:rPr>
        <w:t>.</w:t>
      </w:r>
      <w:ins w:id="297" w:author="Martin Fernandez  Antonio José" w:date="2023-02-22T17:28:00Z">
        <w:r w:rsidR="002022F7">
          <w:rPr>
            <w:rFonts w:cstheme="minorHAnsi"/>
          </w:rPr>
          <w:t xml:space="preserve"> This new scenario </w:t>
        </w:r>
      </w:ins>
    </w:p>
    <w:p w14:paraId="65BDF060" w14:textId="45BA08D8" w:rsidR="00666A31" w:rsidRDefault="00915C18" w:rsidP="00F60ED9">
      <w:pPr>
        <w:rPr>
          <w:rFonts w:cstheme="minorHAnsi"/>
          <w:lang w:val="en-US"/>
        </w:rPr>
      </w:pPr>
      <w:del w:id="298" w:author="Martin Fernandez  Antonio José" w:date="2023-02-22T17:29:00Z">
        <w:r w:rsidRPr="002D4245" w:rsidDel="002022F7">
          <w:rPr>
            <w:rFonts w:cstheme="minorHAnsi"/>
          </w:rPr>
          <w:delText xml:space="preserve">The energy crisis </w:delText>
        </w:r>
      </w:del>
      <w:r w:rsidRPr="002D4245">
        <w:rPr>
          <w:rFonts w:cstheme="minorHAnsi"/>
        </w:rPr>
        <w:t xml:space="preserve">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w:t>
      </w:r>
      <w:del w:id="299" w:author="Martin Fernandez  Antonio José" w:date="2023-02-22T17:29:00Z">
        <w:r w:rsidRPr="002D4245" w:rsidDel="002022F7">
          <w:rPr>
            <w:rFonts w:cstheme="minorHAnsi"/>
          </w:rPr>
          <w:delText xml:space="preserve">laying the </w:delText>
        </w:r>
        <w:r w:rsidR="00AD2884" w:rsidRPr="002D4245" w:rsidDel="002022F7">
          <w:rPr>
            <w:rFonts w:cstheme="minorHAnsi"/>
          </w:rPr>
          <w:delText>foundation</w:delText>
        </w:r>
      </w:del>
      <w:ins w:id="300" w:author="Martin Fernandez  Antonio José" w:date="2023-02-22T17:29:00Z">
        <w:r w:rsidR="002022F7">
          <w:rPr>
            <w:rFonts w:cstheme="minorHAnsi"/>
          </w:rPr>
          <w:t>accelerating the</w:t>
        </w:r>
      </w:ins>
      <w:del w:id="301" w:author="Martin Fernandez  Antonio José" w:date="2023-02-22T17:29:00Z">
        <w:r w:rsidR="00AD2884" w:rsidRPr="002D4245" w:rsidDel="002022F7">
          <w:rPr>
            <w:rFonts w:cstheme="minorHAnsi"/>
          </w:rPr>
          <w:delText xml:space="preserve"> for a</w:delText>
        </w:r>
      </w:del>
      <w:r w:rsidR="00AD2884" w:rsidRPr="002D4245">
        <w:rPr>
          <w:rFonts w:cstheme="minorHAnsi"/>
        </w:rPr>
        <w:t xml:space="preserve"> renewable transition in the European chemical industry. </w:t>
      </w:r>
      <w:ins w:id="302" w:author="Martin Fernandez  Antonio José" w:date="2023-02-22T17:34:00Z">
        <w:r w:rsidR="00EF6E16">
          <w:rPr>
            <w:rFonts w:cstheme="minorHAnsi"/>
          </w:rPr>
          <w:t xml:space="preserve">The question of whether </w:t>
        </w:r>
      </w:ins>
      <w:del w:id="303" w:author="Martin Fernandez  Antonio José" w:date="2023-02-22T17:33:00Z">
        <w:r w:rsidR="00247B8C" w:rsidRPr="00247B8C" w:rsidDel="002022F7">
          <w:rPr>
            <w:rFonts w:cstheme="minorHAnsi"/>
          </w:rPr>
          <w:delText>However</w:delText>
        </w:r>
      </w:del>
      <w:del w:id="304" w:author="Martin Fernandez  Antonio José" w:date="2023-02-22T17:31:00Z">
        <w:r w:rsidR="00247B8C" w:rsidRPr="00247B8C" w:rsidDel="002022F7">
          <w:rPr>
            <w:rFonts w:cstheme="minorHAnsi"/>
          </w:rPr>
          <w:delText>, while the potential climate benefits have been proven</w:delText>
        </w:r>
      </w:del>
      <w:del w:id="305" w:author="Martin Fernandez  Antonio José" w:date="2023-02-22T17:33:00Z">
        <w:r w:rsidR="00247B8C" w:rsidRPr="00247B8C" w:rsidDel="002022F7">
          <w:rPr>
            <w:rFonts w:cstheme="minorHAnsi"/>
          </w:rPr>
          <w:delText xml:space="preserve">, whether </w:delText>
        </w:r>
      </w:del>
      <w:r w:rsidR="00247B8C" w:rsidRPr="00247B8C">
        <w:rPr>
          <w:rFonts w:cstheme="minorHAnsi"/>
        </w:rPr>
        <w:t xml:space="preserve">green chemicals </w:t>
      </w:r>
      <w:ins w:id="306" w:author="Martin Fernandez  Antonio José" w:date="2023-02-22T17:33:00Z">
        <w:r w:rsidR="002022F7">
          <w:rPr>
            <w:rFonts w:cstheme="minorHAnsi"/>
          </w:rPr>
          <w:t xml:space="preserve">may show both environmental and economic superiority </w:t>
        </w:r>
      </w:ins>
      <w:del w:id="307" w:author="Martin Fernandez  Antonio José" w:date="2023-02-22T17:34:00Z">
        <w:r w:rsidR="00247B8C" w:rsidRPr="00247B8C" w:rsidDel="002022F7">
          <w:rPr>
            <w:rFonts w:cstheme="minorHAnsi"/>
          </w:rPr>
          <w:delText xml:space="preserve">can </w:delText>
        </w:r>
        <w:r w:rsidR="004379E8" w:rsidDel="002022F7">
          <w:rPr>
            <w:rFonts w:cstheme="minorHAnsi"/>
          </w:rPr>
          <w:delText>become economically competitive</w:delText>
        </w:r>
        <w:r w:rsidR="00247B8C" w:rsidRPr="00247B8C" w:rsidDel="002022F7">
          <w:rPr>
            <w:rFonts w:cstheme="minorHAnsi"/>
          </w:rPr>
          <w:delText xml:space="preserve"> </w:delText>
        </w:r>
      </w:del>
      <w:r w:rsidR="00247B8C" w:rsidRPr="00247B8C">
        <w:rPr>
          <w:rFonts w:cstheme="minorHAnsi"/>
        </w:rPr>
        <w:t>in the present state of affairs has yet to be explored</w:t>
      </w:r>
      <w:r w:rsidR="00AD2884" w:rsidRPr="002D4245">
        <w:rPr>
          <w:rFonts w:cstheme="minorHAnsi"/>
          <w:lang w:val="en-US"/>
        </w:rPr>
        <w:t xml:space="preserve">. </w:t>
      </w:r>
    </w:p>
    <w:p w14:paraId="0404B809" w14:textId="79C92202" w:rsidR="006B12AB" w:rsidRPr="00002D89" w:rsidRDefault="00610A43" w:rsidP="00F60ED9">
      <w:pPr>
        <w:rPr>
          <w:rFonts w:cstheme="minorHAnsi"/>
          <w:lang w:val="en-US"/>
        </w:rPr>
      </w:pPr>
      <w:r>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r w:rsidR="00666A31">
        <w:rPr>
          <w:rFonts w:cstheme="minorHAnsi"/>
          <w:lang w:val="en-US"/>
        </w:rPr>
        <w:t xml:space="preserve"> applying techno-economic assessments based on detailed process simulations</w:t>
      </w:r>
      <w:r w:rsidR="007757D2">
        <w:rPr>
          <w:rFonts w:cstheme="minorHAnsi"/>
          <w:lang w:val="en-US"/>
        </w:rPr>
        <w:t xml:space="preserve"> </w:t>
      </w:r>
      <w:del w:id="308" w:author="Martin Fernandez  Antonio José" w:date="2023-02-22T17:36:00Z">
        <w:r w:rsidR="007757D2" w:rsidDel="00DA4F16">
          <w:rPr>
            <w:rFonts w:cstheme="minorHAnsi"/>
            <w:lang w:val="en-US"/>
          </w:rPr>
          <w:delText>while</w:delText>
        </w:r>
        <w:r w:rsidR="00900CAA" w:rsidRPr="002D4245" w:rsidDel="00DA4F16">
          <w:rPr>
            <w:rFonts w:cstheme="minorHAnsi"/>
            <w:lang w:val="en-US"/>
          </w:rPr>
          <w:delText xml:space="preserve"> </w:delText>
        </w:r>
      </w:del>
      <w:r w:rsidR="00900CAA" w:rsidRPr="002D4245">
        <w:rPr>
          <w:rFonts w:cstheme="minorHAnsi"/>
          <w:lang w:val="en-US"/>
        </w:rPr>
        <w:t xml:space="preserve">considering </w:t>
      </w:r>
      <w:r w:rsidR="008F2654">
        <w:rPr>
          <w:rFonts w:cstheme="minorHAnsi"/>
          <w:lang w:val="en-US"/>
        </w:rPr>
        <w:t xml:space="preserve">the </w:t>
      </w:r>
      <w:r w:rsidR="009B594D">
        <w:rPr>
          <w:rFonts w:cstheme="minorHAnsi"/>
          <w:lang w:val="en-US"/>
        </w:rPr>
        <w:t xml:space="preserve">monthly </w:t>
      </w:r>
      <w:r w:rsidR="008F2654">
        <w:rPr>
          <w:rFonts w:cstheme="minorHAnsi"/>
          <w:lang w:val="en-US"/>
        </w:rPr>
        <w:t>fluctuation in natural gas and electricity</w:t>
      </w:r>
      <w:r w:rsidR="00900CAA" w:rsidRPr="002D4245">
        <w:rPr>
          <w:rFonts w:cstheme="minorHAnsi"/>
          <w:lang w:val="en-US"/>
        </w:rPr>
        <w:t xml:space="preserve"> price</w:t>
      </w:r>
      <w:r w:rsidR="008F2654">
        <w:rPr>
          <w:rFonts w:cstheme="minorHAnsi"/>
          <w:lang w:val="en-US"/>
        </w:rPr>
        <w:t>s</w:t>
      </w:r>
      <w:del w:id="309" w:author="Martin Fernandez  Antonio José" w:date="2023-02-22T17:36:00Z">
        <w:r w:rsidR="00900CAA" w:rsidRPr="002D4245" w:rsidDel="00DA4F16">
          <w:rPr>
            <w:rFonts w:cstheme="minorHAnsi"/>
            <w:lang w:val="en-US"/>
          </w:rPr>
          <w:delText xml:space="preserve"> </w:delText>
        </w:r>
        <w:r w:rsidR="008F2654" w:rsidDel="00DA4F16">
          <w:rPr>
            <w:rFonts w:cstheme="minorHAnsi"/>
            <w:lang w:val="en-US"/>
          </w:rPr>
          <w:delText>due to the global energy crisis</w:delText>
        </w:r>
      </w:del>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921238" w:rsidRPr="00921238">
        <w:rPr>
          <w:rFonts w:ascii="Calibri" w:hAnsi="Calibri" w:cs="Calibri"/>
          <w:szCs w:val="24"/>
          <w:vertAlign w:val="superscript"/>
        </w:rPr>
        <w:t>13</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 xml:space="preserve">is </w:t>
      </w:r>
      <w:r w:rsidR="004379E8">
        <w:rPr>
          <w:rFonts w:cstheme="minorHAnsi"/>
        </w:rPr>
        <w:t xml:space="preserve">captured </w:t>
      </w:r>
      <w:r w:rsidR="00002D89">
        <w:rPr>
          <w:rFonts w:cstheme="minorHAnsi"/>
        </w:rPr>
        <w:t xml:space="preserve">from the atmosphere </w:t>
      </w:r>
      <w:r w:rsidR="002E6830">
        <w:rPr>
          <w:rFonts w:cstheme="minorHAnsi"/>
        </w:rPr>
        <w:t>by</w:t>
      </w:r>
      <w:r w:rsidR="00002D89">
        <w:rPr>
          <w:rFonts w:cstheme="minorHAnsi"/>
        </w:rPr>
        <w:t xml:space="preserve"> direct air capture (DAC)</w:t>
      </w:r>
      <w:r w:rsidR="00663D80">
        <w:rPr>
          <w:rFonts w:cstheme="minorHAnsi"/>
        </w:rPr>
        <w:t xml:space="preserve"> </w:t>
      </w:r>
      <w:r w:rsidR="004379E8">
        <w:rPr>
          <w:rFonts w:cstheme="minorHAnsi"/>
        </w:rPr>
        <w:t xml:space="preserve">due to its </w:t>
      </w:r>
      <w:r w:rsidR="00070710">
        <w:rPr>
          <w:rFonts w:cstheme="minorHAnsi"/>
        </w:rPr>
        <w:t xml:space="preserve">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921238" w:rsidRPr="00921238">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2B7D1A">
        <w:rPr>
          <w:rFonts w:cstheme="minorHAnsi"/>
        </w:rPr>
        <w:t>Methods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lastRenderedPageBreak/>
        <w:t>Results</w:t>
      </w:r>
    </w:p>
    <w:p w14:paraId="6B55543A" w14:textId="44A6616F" w:rsidR="00F60ED9" w:rsidRDefault="00064C7D" w:rsidP="00F60ED9">
      <w:pPr>
        <w:pStyle w:val="Heading3"/>
      </w:pPr>
      <w:r>
        <w:t>Sharp increase in the cost of</w:t>
      </w:r>
      <w:r w:rsidR="00F60ED9">
        <w:t xml:space="preserve"> fossil ammonia and methanol</w:t>
      </w:r>
      <w:r>
        <w:t xml:space="preserve"> in the period </w:t>
      </w:r>
      <w:r w:rsidR="00E42DF8">
        <w:t>J</w:t>
      </w:r>
      <w:r w:rsidR="00ED7F1F">
        <w:t>anuary</w:t>
      </w:r>
      <w:r w:rsidR="00E42DF8">
        <w:t xml:space="preserve"> 20</w:t>
      </w:r>
      <w:r w:rsidR="00ED7F1F">
        <w:t>19</w:t>
      </w:r>
      <w:r w:rsidR="00E81C4E">
        <w:t>-</w:t>
      </w:r>
      <w:r w:rsidR="00E42DF8">
        <w:t>Nov</w:t>
      </w:r>
      <w:r w:rsidR="00457E61">
        <w:t>ember</w:t>
      </w:r>
      <w:r w:rsidR="00E42DF8">
        <w:t xml:space="preserve"> 2022</w:t>
      </w:r>
    </w:p>
    <w:p w14:paraId="3B083552" w14:textId="54F8273B" w:rsidR="008D2ED3" w:rsidRDefault="000A56C5" w:rsidP="000A56C5">
      <w:pPr>
        <w:rPr>
          <w:rFonts w:cstheme="minorHAnsi"/>
        </w:rPr>
      </w:pPr>
      <w:r w:rsidRPr="002D4245">
        <w:rPr>
          <w:rFonts w:cstheme="minorHAnsi"/>
        </w:rPr>
        <w:t>Considering the natural gas spot prices in Europe</w:t>
      </w:r>
      <w:r w:rsidR="00461772">
        <w:rPr>
          <w:rFonts w:cstheme="minorHAnsi"/>
        </w:rPr>
        <w:t xml:space="preserve">, </w:t>
      </w:r>
      <w:r w:rsidR="00E45D2F">
        <w:rPr>
          <w:rFonts w:cstheme="minorHAnsi"/>
        </w:rPr>
        <w:t>the production cost</w:t>
      </w:r>
      <w:r w:rsidR="00666A31">
        <w:rPr>
          <w:rFonts w:cstheme="minorHAnsi"/>
        </w:rPr>
        <w:t xml:space="preserve"> (not the market price, but rather the production cost estimated </w:t>
      </w:r>
      <w:r w:rsidR="00666A31" w:rsidRPr="0037298C">
        <w:rPr>
          <w:rFonts w:cstheme="minorHAnsi"/>
          <w:i/>
        </w:rPr>
        <w:t>via</w:t>
      </w:r>
      <w:r w:rsidR="00666A31">
        <w:rPr>
          <w:rFonts w:cstheme="minorHAnsi"/>
        </w:rPr>
        <w:t xml:space="preserve"> techno-economic models, which should be close to the former value) </w:t>
      </w:r>
      <w:r w:rsidR="00E45D2F">
        <w:rPr>
          <w:rFonts w:cstheme="minorHAnsi"/>
        </w:rPr>
        <w:t>for fossil ammonia increase</w:t>
      </w:r>
      <w:r w:rsidR="00666A31">
        <w:rPr>
          <w:rFonts w:cstheme="minorHAnsi"/>
        </w:rPr>
        <w:t>d</w:t>
      </w:r>
      <w:r w:rsidR="00E45D2F">
        <w:rPr>
          <w:rFonts w:cstheme="minorHAnsi"/>
        </w:rPr>
        <w:t xml:space="preserve">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751BA6" w:rsidRPr="00751BA6">
        <w:t xml:space="preserve">Fig. </w:t>
      </w:r>
      <w:r w:rsidR="00751BA6" w:rsidRPr="00751BA6">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the cost of 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B022B9" w:rsidRPr="00B022B9">
        <w:t xml:space="preserve">Fig. </w:t>
      </w:r>
      <w:r w:rsidR="00B022B9" w:rsidRPr="00B022B9">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r w:rsidR="004379E8">
        <w:rPr>
          <w:rFonts w:cstheme="minorHAnsi"/>
        </w:rPr>
        <w:t xml:space="preserve">, assuming the </w:t>
      </w:r>
      <w:r w:rsidR="00CB39C4">
        <w:rPr>
          <w:rFonts w:cstheme="minorHAnsi"/>
        </w:rPr>
        <w:t>production process</w:t>
      </w:r>
      <w:r w:rsidR="004379E8">
        <w:rPr>
          <w:rFonts w:cstheme="minorHAnsi"/>
        </w:rPr>
        <w:t xml:space="preserve"> would consume the natural gas sold in the </w:t>
      </w:r>
      <w:r w:rsidR="0039490D">
        <w:rPr>
          <w:rFonts w:cstheme="minorHAnsi"/>
        </w:rPr>
        <w:t>European</w:t>
      </w:r>
      <w:r w:rsidR="004379E8">
        <w:rPr>
          <w:rFonts w:cstheme="minorHAnsi"/>
        </w:rPr>
        <w:t xml:space="preserve"> market at its current </w:t>
      </w:r>
      <w:commentRangeStart w:id="310"/>
      <w:commentRangeStart w:id="311"/>
      <w:commentRangeStart w:id="312"/>
      <w:commentRangeStart w:id="313"/>
      <w:r w:rsidR="004379E8">
        <w:rPr>
          <w:rFonts w:cstheme="minorHAnsi"/>
        </w:rPr>
        <w:t>price</w:t>
      </w:r>
      <w:commentRangeEnd w:id="310"/>
      <w:r w:rsidR="004379E8">
        <w:rPr>
          <w:rStyle w:val="CommentReference"/>
        </w:rPr>
        <w:commentReference w:id="310"/>
      </w:r>
      <w:commentRangeEnd w:id="311"/>
      <w:commentRangeEnd w:id="312"/>
      <w:commentRangeEnd w:id="313"/>
      <w:r w:rsidR="005C4727">
        <w:rPr>
          <w:rStyle w:val="CommentReference"/>
        </w:rPr>
        <w:commentReference w:id="311"/>
      </w:r>
      <w:r w:rsidR="00666A31">
        <w:rPr>
          <w:rStyle w:val="CommentReference"/>
        </w:rPr>
        <w:commentReference w:id="312"/>
      </w:r>
      <w:r w:rsidR="005C4727">
        <w:rPr>
          <w:rStyle w:val="CommentReference"/>
        </w:rPr>
        <w:commentReference w:id="313"/>
      </w:r>
      <w:r w:rsidR="004379E8">
        <w:rPr>
          <w:rFonts w:cstheme="minorHAnsi"/>
        </w:rPr>
        <w:t>.</w:t>
      </w:r>
    </w:p>
    <w:p w14:paraId="7F35CA1B" w14:textId="09FD97FF" w:rsidR="00E1301C" w:rsidRDefault="00207355" w:rsidP="000A56C5">
      <w:pPr>
        <w:rPr>
          <w:rFonts w:cstheme="minorHAnsi"/>
        </w:rPr>
      </w:pPr>
      <w:r>
        <w:rPr>
          <w:rFonts w:cstheme="minorHAnsi"/>
        </w:rPr>
        <w:t>H</w:t>
      </w:r>
      <w:r w:rsidR="00684C71">
        <w:rPr>
          <w:rFonts w:cstheme="minorHAnsi"/>
        </w:rPr>
        <w:t xml:space="preserve">ere </w:t>
      </w:r>
      <w:r w:rsidR="00DC740F" w:rsidRPr="00DC740F">
        <w:rPr>
          <w:rFonts w:cstheme="minorHAnsi"/>
        </w:rPr>
        <w:t xml:space="preserve">we </w:t>
      </w:r>
      <w:r w:rsidR="008F197C">
        <w:rPr>
          <w:rFonts w:cstheme="minorHAnsi"/>
        </w:rPr>
        <w:t>assume</w:t>
      </w:r>
      <w:r w:rsidR="00DC740F" w:rsidRPr="00DC740F">
        <w:rPr>
          <w:rFonts w:cstheme="minorHAnsi"/>
        </w:rPr>
        <w:t xml:space="preserve"> </w:t>
      </w:r>
      <w:r w:rsidR="00992FEE">
        <w:rPr>
          <w:rFonts w:cstheme="minorHAnsi"/>
        </w:rPr>
        <w:t xml:space="preserve">the </w:t>
      </w:r>
      <w:r w:rsidR="00DC740F" w:rsidRPr="00DC740F">
        <w:rPr>
          <w:rFonts w:cstheme="minorHAnsi"/>
        </w:rPr>
        <w:t>natural gas</w:t>
      </w:r>
      <w:r w:rsidR="00992FEE">
        <w:rPr>
          <w:rFonts w:cstheme="minorHAnsi"/>
        </w:rPr>
        <w:t xml:space="preserve"> spot prices </w:t>
      </w:r>
      <w:r w:rsidR="00213144">
        <w:rPr>
          <w:rFonts w:cstheme="minorHAnsi"/>
        </w:rPr>
        <w:t>from</w:t>
      </w:r>
      <w:r w:rsidR="00DC740F" w:rsidRPr="00DC740F">
        <w:rPr>
          <w:rFonts w:cstheme="minorHAnsi"/>
        </w:rPr>
        <w:t xml:space="preserve"> </w:t>
      </w:r>
      <w:r w:rsidR="00A02A3E" w:rsidRPr="00A02A3E">
        <w:rPr>
          <w:rFonts w:cstheme="minorHAnsi"/>
        </w:rPr>
        <w:t xml:space="preserve">the TTF trading </w:t>
      </w:r>
      <w:r w:rsidR="00192435">
        <w:rPr>
          <w:rFonts w:cstheme="minorHAnsi"/>
        </w:rPr>
        <w:t>hub</w:t>
      </w:r>
      <w:r w:rsidR="00992FEE">
        <w:rPr>
          <w:rFonts w:cstheme="minorHAnsi"/>
        </w:rPr>
        <w:t xml:space="preserve"> in the Netherlands. </w:t>
      </w:r>
      <w:r w:rsidR="00DC740F" w:rsidRPr="00DC740F">
        <w:rPr>
          <w:rFonts w:cstheme="minorHAnsi"/>
        </w:rPr>
        <w:t xml:space="preserve">The </w:t>
      </w:r>
      <w:r w:rsidR="0055065C">
        <w:rPr>
          <w:rFonts w:cstheme="minorHAnsi"/>
        </w:rPr>
        <w:t xml:space="preserve">Dutch </w:t>
      </w:r>
      <w:r w:rsidR="00DC740F" w:rsidRPr="00DC740F">
        <w:rPr>
          <w:rFonts w:cstheme="minorHAnsi"/>
        </w:rPr>
        <w:t>TTF hub has gained significant importance due to its high trade volumes</w:t>
      </w:r>
      <w:r w:rsidR="00921238">
        <w:rPr>
          <w:rFonts w:cstheme="minorHAnsi"/>
        </w:rPr>
        <w:t xml:space="preserve">, and currently acts as </w:t>
      </w:r>
      <w:r w:rsidR="00921238" w:rsidRPr="00DC740F">
        <w:rPr>
          <w:rFonts w:cstheme="minorHAnsi"/>
        </w:rPr>
        <w:t>a</w:t>
      </w:r>
      <w:r w:rsidR="00192435">
        <w:rPr>
          <w:rFonts w:cstheme="minorHAnsi"/>
        </w:rPr>
        <w:t>n European and global</w:t>
      </w:r>
      <w:r w:rsidR="00921238" w:rsidRPr="00DC740F">
        <w:rPr>
          <w:rFonts w:cstheme="minorHAnsi"/>
        </w:rPr>
        <w:t xml:space="preserve"> benchmark for natural gas prices</w:t>
      </w:r>
      <w:r w:rsidR="00921238">
        <w:rPr>
          <w:rFonts w:cstheme="minorHAnsi"/>
        </w:rPr>
        <w:fldChar w:fldCharType="begin"/>
      </w:r>
      <w:r w:rsidR="007B60B7">
        <w:rPr>
          <w:rFonts w:cstheme="minorHAnsi"/>
        </w:rPr>
        <w:instrText xml:space="preserve"> ADDIN ZOTERO_ITEM CSL_CITATION {"citationID":"Uv3GWV4l","properties":{"formattedCitation":"\\super 20\\nosupersub{}","plainCitation":"20","noteIndex":0},"citationItems":[{"id":31546,"uris":["http://zotero.org/users/9157291/items/KY7YU3FE"],"itemData":{"id":31546,"type":"report","language":"en","publisher":"The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921238">
        <w:rPr>
          <w:rFonts w:cstheme="minorHAnsi"/>
        </w:rPr>
        <w:fldChar w:fldCharType="separate"/>
      </w:r>
      <w:r w:rsidR="007B60B7" w:rsidRPr="007B60B7">
        <w:rPr>
          <w:rFonts w:ascii="Calibri" w:hAnsi="Calibri" w:cs="Calibri"/>
          <w:szCs w:val="24"/>
          <w:vertAlign w:val="superscript"/>
        </w:rPr>
        <w:t>20</w:t>
      </w:r>
      <w:r w:rsidR="00921238">
        <w:rPr>
          <w:rFonts w:cstheme="minorHAnsi"/>
        </w:rPr>
        <w:fldChar w:fldCharType="end"/>
      </w:r>
      <w:r w:rsidR="00921238">
        <w:rPr>
          <w:rFonts w:cstheme="minorHAnsi"/>
        </w:rPr>
        <w:t>.</w:t>
      </w:r>
      <w:r w:rsidR="00154E30">
        <w:rPr>
          <w:rFonts w:cstheme="minorHAnsi"/>
        </w:rPr>
        <w:t xml:space="preserve"> </w:t>
      </w:r>
      <w:r w:rsidR="0086721B">
        <w:rPr>
          <w:rFonts w:cstheme="minorHAnsi"/>
        </w:rPr>
        <w:t>We acknowledge that</w:t>
      </w:r>
      <w:r w:rsidR="00E308E9">
        <w:rPr>
          <w:rFonts w:cstheme="minorHAnsi"/>
        </w:rPr>
        <w:t xml:space="preserve"> c</w:t>
      </w:r>
      <w:r w:rsidR="00DC740F" w:rsidRPr="00DC740F">
        <w:rPr>
          <w:rFonts w:cstheme="minorHAnsi"/>
        </w:rPr>
        <w:t xml:space="preserve">ompanies with </w:t>
      </w:r>
      <w:r w:rsidR="009167FA">
        <w:rPr>
          <w:rFonts w:cstheme="minorHAnsi"/>
        </w:rPr>
        <w:t>ongoing</w:t>
      </w:r>
      <w:r w:rsidR="00DC740F" w:rsidRPr="00DC740F">
        <w:rPr>
          <w:rFonts w:cstheme="minorHAnsi"/>
        </w:rPr>
        <w:t xml:space="preserve"> long-term contracts </w:t>
      </w:r>
      <w:r w:rsidR="00102DFF">
        <w:rPr>
          <w:rFonts w:cstheme="minorHAnsi"/>
        </w:rPr>
        <w:t>may</w:t>
      </w:r>
      <w:r w:rsidR="00DC740F" w:rsidRPr="00DC740F">
        <w:rPr>
          <w:rFonts w:cstheme="minorHAnsi"/>
        </w:rPr>
        <w:t xml:space="preserve"> </w:t>
      </w:r>
      <w:r w:rsidR="006516D1">
        <w:rPr>
          <w:rFonts w:cstheme="minorHAnsi"/>
        </w:rPr>
        <w:t xml:space="preserve">secure a more favourable gas price </w:t>
      </w:r>
      <w:r w:rsidR="00390BBE">
        <w:rPr>
          <w:rFonts w:cstheme="minorHAnsi"/>
        </w:rPr>
        <w:t>compared to</w:t>
      </w:r>
      <w:r w:rsidR="006516D1">
        <w:rPr>
          <w:rFonts w:cstheme="minorHAnsi"/>
        </w:rPr>
        <w:t xml:space="preserve"> the current</w:t>
      </w:r>
      <w:r w:rsidR="00DC740F" w:rsidRPr="00DC740F">
        <w:rPr>
          <w:rFonts w:cstheme="minorHAnsi"/>
        </w:rPr>
        <w:t xml:space="preserve"> </w:t>
      </w:r>
      <w:r w:rsidR="000402FA">
        <w:rPr>
          <w:rFonts w:cstheme="minorHAnsi"/>
        </w:rPr>
        <w:t>spot price</w:t>
      </w:r>
      <w:r w:rsidR="00DC740F" w:rsidRPr="00DC740F">
        <w:rPr>
          <w:rFonts w:cstheme="minorHAnsi"/>
        </w:rPr>
        <w:t>, and the production cost would be lower</w:t>
      </w:r>
      <w:r w:rsidR="006841F5">
        <w:rPr>
          <w:rFonts w:cstheme="minorHAnsi"/>
        </w:rPr>
        <w:t xml:space="preserve"> as well. </w:t>
      </w:r>
      <w:r w:rsidR="00763C9C">
        <w:rPr>
          <w:rFonts w:cstheme="minorHAnsi"/>
        </w:rPr>
        <w:t>Yet, t</w:t>
      </w:r>
      <w:r w:rsidR="00AD1A88" w:rsidRPr="00AD1A88">
        <w:rPr>
          <w:rFonts w:cstheme="minorHAnsi"/>
        </w:rPr>
        <w:t xml:space="preserve">he extent to which ongoing contracts have been affected by the </w:t>
      </w:r>
      <w:r w:rsidR="00A20255" w:rsidRPr="00A20255">
        <w:rPr>
          <w:rFonts w:cstheme="minorHAnsi"/>
        </w:rPr>
        <w:t xml:space="preserve">energy crisis </w:t>
      </w:r>
      <w:r w:rsidR="00763C9C">
        <w:rPr>
          <w:rFonts w:cstheme="minorHAnsi"/>
        </w:rPr>
        <w:t>remains</w:t>
      </w:r>
      <w:r w:rsidR="00D16D14" w:rsidRPr="00D16D14">
        <w:rPr>
          <w:rFonts w:cstheme="minorHAnsi"/>
        </w:rPr>
        <w:t xml:space="preserve"> largely unknown because of confidentiality clauses.</w:t>
      </w:r>
      <w:r w:rsidR="00763C9C">
        <w:rPr>
          <w:rFonts w:cstheme="minorHAnsi"/>
        </w:rPr>
        <w:t xml:space="preserve"> Consequently, we validate</w:t>
      </w:r>
      <w:r w:rsidR="00343C0C">
        <w:rPr>
          <w:rFonts w:cstheme="minorHAnsi"/>
        </w:rPr>
        <w:t>d</w:t>
      </w:r>
      <w:r w:rsidR="00763C9C">
        <w:rPr>
          <w:rFonts w:cstheme="minorHAnsi"/>
        </w:rPr>
        <w:t xml:space="preserve"> </w:t>
      </w:r>
      <w:r w:rsidR="00BE57C9">
        <w:rPr>
          <w:rFonts w:cstheme="minorHAnsi"/>
        </w:rPr>
        <w:t>our</w:t>
      </w:r>
      <w:r w:rsidR="00763C9C">
        <w:rPr>
          <w:rFonts w:cstheme="minorHAnsi"/>
        </w:rPr>
        <w:t xml:space="preserve"> estimated production cost</w:t>
      </w:r>
      <w:r w:rsidR="000700F7">
        <w:rPr>
          <w:rFonts w:cstheme="minorHAnsi"/>
        </w:rPr>
        <w:t>s</w:t>
      </w:r>
      <w:r w:rsidR="0030655D">
        <w:rPr>
          <w:rFonts w:cstheme="minorHAnsi"/>
        </w:rPr>
        <w:t xml:space="preserve"> </w:t>
      </w:r>
      <w:r w:rsidR="00002B17">
        <w:rPr>
          <w:rFonts w:cstheme="minorHAnsi"/>
        </w:rPr>
        <w:t xml:space="preserve">by comparing them against actual market prices during a </w:t>
      </w:r>
      <w:r w:rsidR="00002B17" w:rsidRPr="00C56701">
        <w:rPr>
          <w:rFonts w:cstheme="minorHAnsi"/>
        </w:rPr>
        <w:t xml:space="preserve">period of stability before </w:t>
      </w:r>
      <w:r w:rsidR="00351915" w:rsidRPr="00C56701">
        <w:rPr>
          <w:rFonts w:cstheme="minorHAnsi"/>
        </w:rPr>
        <w:t>market disruption in 2022</w:t>
      </w:r>
      <w:r w:rsidR="00C112AD" w:rsidRPr="00C56701">
        <w:rPr>
          <w:rFonts w:cstheme="minorHAnsi"/>
        </w:rPr>
        <w:t>.</w:t>
      </w:r>
      <w:r w:rsidR="0075527F" w:rsidRPr="00C56701">
        <w:rPr>
          <w:rFonts w:cstheme="minorHAnsi"/>
        </w:rPr>
        <w:t xml:space="preserve"> </w:t>
      </w:r>
      <w:r w:rsidR="00304761" w:rsidRPr="00C56701">
        <w:rPr>
          <w:rFonts w:cstheme="minorHAnsi"/>
        </w:rPr>
        <w:t xml:space="preserve">In this regard, </w:t>
      </w:r>
      <w:r w:rsidR="00281BB7" w:rsidRPr="00C56701">
        <w:rPr>
          <w:rFonts w:cstheme="minorHAnsi"/>
        </w:rPr>
        <w:t>o</w:t>
      </w:r>
      <w:r w:rsidR="00013685" w:rsidRPr="00C56701">
        <w:rPr>
          <w:rFonts w:cstheme="minorHAnsi"/>
        </w:rPr>
        <w:t xml:space="preserve">ur estimates </w:t>
      </w:r>
      <w:r w:rsidR="00BD165D" w:rsidRPr="00C56701">
        <w:rPr>
          <w:rFonts w:cstheme="minorHAnsi"/>
        </w:rPr>
        <w:t>align</w:t>
      </w:r>
      <w:r w:rsidR="00013685" w:rsidRPr="00C56701">
        <w:rPr>
          <w:rFonts w:cstheme="minorHAnsi"/>
        </w:rPr>
        <w:t xml:space="preserve"> well </w:t>
      </w:r>
      <w:r w:rsidR="00BD165D" w:rsidRPr="00C56701">
        <w:rPr>
          <w:rFonts w:cstheme="minorHAnsi"/>
        </w:rPr>
        <w:t>with</w:t>
      </w:r>
      <w:r w:rsidR="00013685" w:rsidRPr="00C56701">
        <w:rPr>
          <w:rFonts w:cstheme="minorHAnsi"/>
        </w:rPr>
        <w:t xml:space="preserve"> </w:t>
      </w:r>
      <w:r w:rsidR="00C56701" w:rsidRPr="00C56701">
        <w:rPr>
          <w:rFonts w:cstheme="minorHAnsi"/>
        </w:rPr>
        <w:t xml:space="preserve">ammonia </w:t>
      </w:r>
      <w:r w:rsidR="00013685" w:rsidRPr="00C56701">
        <w:rPr>
          <w:rFonts w:cstheme="minorHAnsi"/>
        </w:rPr>
        <w:t xml:space="preserve">market prices </w:t>
      </w:r>
      <w:r w:rsidR="00351915" w:rsidRPr="00C56701">
        <w:rPr>
          <w:rFonts w:cstheme="minorHAnsi"/>
        </w:rPr>
        <w:t xml:space="preserve">over </w:t>
      </w:r>
      <w:r w:rsidR="00281BB7" w:rsidRPr="00C56701">
        <w:rPr>
          <w:rFonts w:cstheme="minorHAnsi"/>
        </w:rPr>
        <w:t xml:space="preserve">the period from </w:t>
      </w:r>
      <w:r w:rsidR="00351915" w:rsidRPr="00C56701">
        <w:rPr>
          <w:rFonts w:cstheme="minorHAnsi"/>
        </w:rPr>
        <w:t xml:space="preserve">July 2019 to July 2022 </w:t>
      </w:r>
      <w:r w:rsidR="00281BB7" w:rsidRPr="00C56701">
        <w:rPr>
          <w:rFonts w:cstheme="minorHAnsi"/>
        </w:rPr>
        <w:t>(</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8F6C21" w:rsidRPr="00C56701">
        <w:rPr>
          <w:rFonts w:cstheme="minorHAnsi"/>
        </w:rPr>
        <w:t xml:space="preserve"> </w:t>
      </w:r>
      <w:r w:rsidR="006F3F13" w:rsidRPr="00C56701">
        <w:rPr>
          <w:rFonts w:cstheme="minorHAnsi"/>
        </w:rPr>
        <w:t xml:space="preserve">and </w:t>
      </w:r>
      <w:r w:rsidR="00C46709">
        <w:rPr>
          <w:rFonts w:cstheme="minorHAnsi"/>
        </w:rPr>
        <w:t>methanol</w:t>
      </w:r>
      <w:r w:rsidR="00C56701" w:rsidRPr="00C56701">
        <w:rPr>
          <w:rFonts w:cstheme="minorHAnsi"/>
        </w:rPr>
        <w:t xml:space="preserve"> market prices </w:t>
      </w:r>
      <w:r w:rsidR="00281BB7" w:rsidRPr="00C56701">
        <w:rPr>
          <w:rFonts w:cstheme="minorHAnsi"/>
        </w:rPr>
        <w:t>over the period from January 2015 and November 2022 (</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DC740F" w:rsidRPr="00C56701">
        <w:rPr>
          <w:rFonts w:cstheme="minorHAnsi"/>
        </w:rPr>
        <w:t>.</w:t>
      </w:r>
    </w:p>
    <w:p w14:paraId="1DB79FC3" w14:textId="5A1B1C86" w:rsidR="002D452C" w:rsidRDefault="006D5C01" w:rsidP="00275F59">
      <w:pPr>
        <w:keepNext/>
        <w:spacing w:after="0"/>
        <w:jc w:val="center"/>
      </w:pPr>
      <w:r>
        <w:rPr>
          <w:noProof/>
          <w:lang w:val="en-US"/>
        </w:rPr>
        <w:drawing>
          <wp:inline distT="0" distB="0" distL="0" distR="0" wp14:anchorId="5D2224EF" wp14:editId="064C7F94">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004B3387" w:rsidR="002D452C" w:rsidRPr="000A5E68" w:rsidRDefault="002D452C" w:rsidP="002D452C">
      <w:pPr>
        <w:pStyle w:val="Caption"/>
        <w:jc w:val="both"/>
        <w:rPr>
          <w:rFonts w:cstheme="minorHAnsi"/>
          <w:i w:val="0"/>
          <w:color w:val="auto"/>
          <w:sz w:val="20"/>
        </w:rPr>
      </w:pPr>
      <w:bookmarkStart w:id="314"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0A1EBD">
        <w:rPr>
          <w:b/>
          <w:i w:val="0"/>
          <w:noProof/>
          <w:color w:val="auto"/>
          <w:sz w:val="20"/>
        </w:rPr>
        <w:t>1</w:t>
      </w:r>
      <w:r w:rsidRPr="002D452C">
        <w:rPr>
          <w:b/>
          <w:i w:val="0"/>
          <w:color w:val="auto"/>
          <w:sz w:val="20"/>
        </w:rPr>
        <w:fldChar w:fldCharType="end"/>
      </w:r>
      <w:bookmarkEnd w:id="314"/>
      <w:r w:rsidR="00F92CEA">
        <w:rPr>
          <w:b/>
          <w:i w:val="0"/>
          <w:color w:val="auto"/>
          <w:sz w:val="20"/>
        </w:rPr>
        <w:t>.</w:t>
      </w:r>
      <w:r w:rsidRPr="002D452C">
        <w:rPr>
          <w:b/>
          <w:i w:val="0"/>
          <w:color w:val="auto"/>
          <w:sz w:val="20"/>
        </w:rPr>
        <w:t xml:space="preserve"> </w:t>
      </w:r>
      <w:r w:rsidR="000A1EBD">
        <w:rPr>
          <w:b/>
          <w:i w:val="0"/>
          <w:color w:val="auto"/>
          <w:sz w:val="20"/>
        </w:rPr>
        <w:t>N</w:t>
      </w:r>
      <w:r w:rsidR="00EC7EF2">
        <w:rPr>
          <w:b/>
          <w:i w:val="0"/>
          <w:color w:val="auto"/>
          <w:sz w:val="20"/>
        </w:rPr>
        <w:t>atural gas spot prices and</w:t>
      </w:r>
      <w:r w:rsidRPr="002D452C">
        <w:rPr>
          <w:b/>
          <w:i w:val="0"/>
          <w:color w:val="auto"/>
          <w:sz w:val="20"/>
        </w:rPr>
        <w:t xml:space="preserve"> production cost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w:t>
      </w:r>
      <w:r w:rsidR="00A108E5">
        <w:rPr>
          <w:i w:val="0"/>
          <w:color w:val="auto"/>
          <w:sz w:val="20"/>
        </w:rPr>
        <w:t>produced</w:t>
      </w:r>
      <w:r w:rsidR="00177D33" w:rsidRPr="00177D33">
        <w:rPr>
          <w:i w:val="0"/>
          <w:color w:val="auto"/>
          <w:sz w:val="20"/>
        </w:rPr>
        <w:t xml:space="preserve">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2153FF">
        <w:rPr>
          <w:i w:val="0"/>
          <w:color w:val="auto"/>
          <w:sz w:val="20"/>
        </w:rPr>
        <w:t xml:space="preserve"> as feedstock</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w:t>
      </w:r>
      <w:r w:rsidR="00DF285E">
        <w:rPr>
          <w:i w:val="0"/>
          <w:color w:val="auto"/>
          <w:sz w:val="20"/>
        </w:rPr>
        <w:t>ed</w:t>
      </w:r>
      <w:r w:rsidR="008679DA" w:rsidRPr="008679DA">
        <w:rPr>
          <w:i w:val="0"/>
          <w:color w:val="auto"/>
          <w:sz w:val="20"/>
        </w:rPr>
        <w:t xml:space="preserve"> from natural gas</w:t>
      </w:r>
      <w:r w:rsidR="008679DA">
        <w:rPr>
          <w:i w:val="0"/>
          <w:color w:val="auto"/>
          <w:sz w:val="20"/>
        </w:rPr>
        <w:t xml:space="preserve">. </w:t>
      </w:r>
      <w:r w:rsidR="00701D38">
        <w:rPr>
          <w:i w:val="0"/>
          <w:color w:val="auto"/>
          <w:sz w:val="20"/>
        </w:rPr>
        <w:t>The necessary information for the economic calculations (CAPEX and OPEX)</w:t>
      </w:r>
      <w:r w:rsidR="00F23EB7">
        <w:rPr>
          <w:i w:val="0"/>
          <w:color w:val="auto"/>
          <w:sz w:val="20"/>
        </w:rPr>
        <w:t xml:space="preserve"> comes from </w:t>
      </w:r>
      <w:r w:rsidR="00666A31">
        <w:rPr>
          <w:i w:val="0"/>
          <w:color w:val="auto"/>
          <w:sz w:val="20"/>
        </w:rPr>
        <w:t>process simulations</w:t>
      </w:r>
      <w:r w:rsidR="00F23EB7">
        <w:rPr>
          <w:i w:val="0"/>
          <w:color w:val="auto"/>
          <w:sz w:val="20"/>
        </w:rPr>
        <w:t xml:space="preserve">. Calculations </w:t>
      </w:r>
      <w:r w:rsidR="00666A31">
        <w:rPr>
          <w:i w:val="0"/>
          <w:color w:val="auto"/>
          <w:sz w:val="20"/>
        </w:rPr>
        <w:t xml:space="preserve">were performed considering the effect of inflation and the </w:t>
      </w:r>
      <w:r w:rsidR="00EB66B4">
        <w:rPr>
          <w:i w:val="0"/>
          <w:color w:val="auto"/>
          <w:sz w:val="20"/>
        </w:rPr>
        <w:t xml:space="preserve">monthly </w:t>
      </w:r>
      <w:r w:rsidR="00EB66B4" w:rsidRPr="00EB66B4">
        <w:rPr>
          <w:i w:val="0"/>
          <w:color w:val="auto"/>
          <w:sz w:val="20"/>
        </w:rPr>
        <w:t>fluctuation</w:t>
      </w:r>
      <w:r w:rsidR="0020407F">
        <w:rPr>
          <w:i w:val="0"/>
          <w:color w:val="auto"/>
          <w:sz w:val="20"/>
        </w:rPr>
        <w:t>s</w:t>
      </w:r>
      <w:r w:rsidR="00EB66B4" w:rsidRPr="00EB66B4">
        <w:rPr>
          <w:i w:val="0"/>
          <w:color w:val="auto"/>
          <w:sz w:val="20"/>
        </w:rPr>
        <w:t xml:space="preserve"> in natural gas and electricity prices</w:t>
      </w:r>
      <w:r w:rsidR="00127027">
        <w:rPr>
          <w:i w:val="0"/>
          <w:color w:val="auto"/>
          <w:sz w:val="20"/>
        </w:rPr>
        <w:t xml:space="preserve"> (the evolution of electricity prices in Europe is displayed in </w:t>
      </w:r>
      <w:r w:rsidR="00127027" w:rsidRPr="004E6B57">
        <w:rPr>
          <w:i w:val="0"/>
          <w:color w:val="auto"/>
          <w:sz w:val="20"/>
          <w:highlight w:val="yellow"/>
        </w:rPr>
        <w:t>Supplementary Fig. S</w:t>
      </w:r>
      <w:r w:rsidR="00B763EC">
        <w:rPr>
          <w:i w:val="0"/>
          <w:color w:val="auto"/>
          <w:sz w:val="20"/>
          <w:highlight w:val="yellow"/>
        </w:rPr>
        <w:t>X</w:t>
      </w:r>
      <w:r w:rsidR="00127027">
        <w:rPr>
          <w:i w:val="0"/>
          <w:color w:val="auto"/>
          <w:sz w:val="20"/>
        </w:rPr>
        <w:t>)</w:t>
      </w:r>
      <w:r w:rsidR="00666A31">
        <w:rPr>
          <w:i w:val="0"/>
          <w:color w:val="auto"/>
          <w:sz w:val="20"/>
        </w:rPr>
        <w:t xml:space="preserve">. We validated our estimates with data </w:t>
      </w:r>
      <w:r w:rsidR="004F63FE">
        <w:rPr>
          <w:i w:val="0"/>
          <w:color w:val="auto"/>
          <w:sz w:val="20"/>
        </w:rPr>
        <w:t>from</w:t>
      </w:r>
      <w:r w:rsidR="00666A31">
        <w:rPr>
          <w:i w:val="0"/>
          <w:color w:val="auto"/>
          <w:sz w:val="20"/>
        </w:rPr>
        <w:t xml:space="preserve"> </w:t>
      </w:r>
      <w:r w:rsidR="00433D94">
        <w:rPr>
          <w:i w:val="0"/>
          <w:color w:val="auto"/>
          <w:sz w:val="20"/>
        </w:rPr>
        <w:t>July 2019</w:t>
      </w:r>
      <w:r w:rsidR="004F63FE">
        <w:rPr>
          <w:i w:val="0"/>
          <w:color w:val="auto"/>
          <w:sz w:val="20"/>
        </w:rPr>
        <w:t xml:space="preserve"> to</w:t>
      </w:r>
      <w:r w:rsidR="002A24C2">
        <w:rPr>
          <w:i w:val="0"/>
          <w:color w:val="auto"/>
          <w:sz w:val="20"/>
        </w:rPr>
        <w:t xml:space="preserve"> </w:t>
      </w:r>
      <w:r w:rsidR="00433D94">
        <w:rPr>
          <w:i w:val="0"/>
          <w:color w:val="auto"/>
          <w:sz w:val="20"/>
        </w:rPr>
        <w:t>June 2022</w:t>
      </w:r>
      <w:r w:rsidR="00666A31">
        <w:rPr>
          <w:i w:val="0"/>
          <w:color w:val="auto"/>
          <w:sz w:val="20"/>
        </w:rPr>
        <w:t xml:space="preserve"> </w:t>
      </w:r>
      <w:r w:rsidR="00433D94">
        <w:rPr>
          <w:i w:val="0"/>
          <w:color w:val="auto"/>
          <w:sz w:val="20"/>
        </w:rPr>
        <w:t>for ammonia</w:t>
      </w:r>
      <w:r w:rsidR="00412E28">
        <w:rPr>
          <w:i w:val="0"/>
          <w:color w:val="auto"/>
          <w:sz w:val="20"/>
        </w:rPr>
        <w:t xml:space="preserve"> </w:t>
      </w:r>
      <w:r w:rsidR="00433D94">
        <w:rPr>
          <w:i w:val="0"/>
          <w:color w:val="auto"/>
          <w:sz w:val="20"/>
        </w:rPr>
        <w:t xml:space="preserve">and from </w:t>
      </w:r>
      <w:r w:rsidR="00412E28">
        <w:rPr>
          <w:i w:val="0"/>
          <w:color w:val="auto"/>
          <w:sz w:val="20"/>
        </w:rPr>
        <w:t>January 2015</w:t>
      </w:r>
      <w:r w:rsidR="002A24C2">
        <w:rPr>
          <w:i w:val="0"/>
          <w:color w:val="auto"/>
          <w:sz w:val="20"/>
        </w:rPr>
        <w:t xml:space="preserve"> </w:t>
      </w:r>
      <w:r w:rsidR="004F63FE">
        <w:rPr>
          <w:i w:val="0"/>
          <w:color w:val="auto"/>
          <w:sz w:val="20"/>
        </w:rPr>
        <w:t>to</w:t>
      </w:r>
      <w:r w:rsidR="002A24C2">
        <w:rPr>
          <w:i w:val="0"/>
          <w:color w:val="auto"/>
          <w:sz w:val="20"/>
        </w:rPr>
        <w:t xml:space="preserve"> </w:t>
      </w:r>
      <w:r w:rsidR="00412E28">
        <w:rPr>
          <w:i w:val="0"/>
          <w:color w:val="auto"/>
          <w:sz w:val="20"/>
        </w:rPr>
        <w:t xml:space="preserve">November 2022 for methanol (see </w:t>
      </w:r>
      <w:r w:rsidR="00412E28" w:rsidRPr="006B512E">
        <w:rPr>
          <w:i w:val="0"/>
          <w:color w:val="auto"/>
          <w:sz w:val="20"/>
          <w:highlight w:val="yellow"/>
        </w:rPr>
        <w:t>Supplementary Fig. S</w:t>
      </w:r>
      <w:r w:rsidR="00B763EC">
        <w:rPr>
          <w:i w:val="0"/>
          <w:color w:val="auto"/>
          <w:sz w:val="20"/>
          <w:highlight w:val="yellow"/>
        </w:rPr>
        <w:t>X</w:t>
      </w:r>
      <w:r w:rsidR="00412E28" w:rsidRPr="006B512E">
        <w:rPr>
          <w:i w:val="0"/>
          <w:color w:val="auto"/>
          <w:sz w:val="20"/>
          <w:highlight w:val="yellow"/>
        </w:rPr>
        <w:t xml:space="preserve"> and S</w:t>
      </w:r>
      <w:r w:rsidR="00B763EC">
        <w:rPr>
          <w:i w:val="0"/>
          <w:color w:val="auto"/>
          <w:sz w:val="20"/>
          <w:highlight w:val="yellow"/>
        </w:rPr>
        <w:t>X</w:t>
      </w:r>
      <w:r w:rsidR="006B512E">
        <w:rPr>
          <w:i w:val="0"/>
          <w:color w:val="auto"/>
          <w:sz w:val="20"/>
          <w:highlight w:val="yellow"/>
        </w:rPr>
        <w:t xml:space="preserve">, </w:t>
      </w:r>
      <w:r w:rsidR="006B512E" w:rsidRPr="00DE7340">
        <w:rPr>
          <w:i w:val="0"/>
          <w:color w:val="auto"/>
          <w:sz w:val="20"/>
        </w:rPr>
        <w:t>respectively</w:t>
      </w:r>
      <w:r w:rsidR="00412E28">
        <w:rPr>
          <w:i w:val="0"/>
          <w:color w:val="auto"/>
          <w:sz w:val="20"/>
        </w:rPr>
        <w:t>)</w:t>
      </w:r>
      <w:r w:rsidR="00666A31">
        <w:rPr>
          <w:i w:val="0"/>
          <w:color w:val="auto"/>
          <w:sz w:val="20"/>
        </w:rPr>
        <w:t xml:space="preserve">. </w:t>
      </w:r>
      <w:r w:rsidR="00844C4F">
        <w:rPr>
          <w:i w:val="0"/>
          <w:color w:val="auto"/>
          <w:sz w:val="20"/>
        </w:rPr>
        <w:t>Notably, ammonia and methanol</w:t>
      </w:r>
      <w:r w:rsidR="003A22FD" w:rsidRPr="003A22FD">
        <w:rPr>
          <w:i w:val="0"/>
          <w:color w:val="auto"/>
          <w:sz w:val="20"/>
        </w:rPr>
        <w:t xml:space="preserve"> production costs have increased steadily since 2020</w:t>
      </w:r>
      <w:r w:rsidR="003A22FD">
        <w:rPr>
          <w:i w:val="0"/>
          <w:color w:val="auto"/>
          <w:sz w:val="20"/>
        </w:rPr>
        <w:t>,</w:t>
      </w:r>
      <w:r w:rsidR="003A22FD" w:rsidRPr="003A22FD">
        <w:rPr>
          <w:i w:val="0"/>
          <w:color w:val="auto"/>
          <w:sz w:val="20"/>
        </w:rPr>
        <w:t xml:space="preserve"> due to the rising inflation as a consequence of the COVID-19 pandemic</w:t>
      </w:r>
      <w:r w:rsidR="003A22FD">
        <w:rPr>
          <w:i w:val="0"/>
          <w:color w:val="auto"/>
          <w:sz w:val="20"/>
        </w:rPr>
        <w:t xml:space="preserve">, </w:t>
      </w:r>
      <w:r w:rsidR="00F0761A">
        <w:rPr>
          <w:i w:val="0"/>
          <w:color w:val="auto"/>
          <w:sz w:val="20"/>
        </w:rPr>
        <w:t>with a sharp increase</w:t>
      </w:r>
      <w:r w:rsidR="003A22FD" w:rsidRPr="003A22FD">
        <w:rPr>
          <w:i w:val="0"/>
          <w:color w:val="auto"/>
          <w:sz w:val="20"/>
        </w:rPr>
        <w:t xml:space="preserve"> </w:t>
      </w:r>
      <w:r w:rsidR="003A22FD">
        <w:rPr>
          <w:i w:val="0"/>
          <w:color w:val="auto"/>
          <w:sz w:val="20"/>
        </w:rPr>
        <w:t>s</w:t>
      </w:r>
      <w:r w:rsidR="003A22FD" w:rsidRPr="003A22FD">
        <w:rPr>
          <w:i w:val="0"/>
          <w:color w:val="auto"/>
          <w:sz w:val="20"/>
        </w:rPr>
        <w:t>ince February 2022, after the Russian invasion of Ukraine</w:t>
      </w:r>
      <w:r w:rsidR="003A22FD">
        <w:rPr>
          <w:i w:val="0"/>
          <w:color w:val="auto"/>
          <w:sz w:val="20"/>
        </w:rPr>
        <w:t>.</w:t>
      </w:r>
    </w:p>
    <w:p w14:paraId="0F66100A" w14:textId="6777A378" w:rsidR="00657E7D" w:rsidRPr="00D52CE0" w:rsidRDefault="00064C7D" w:rsidP="00D52CE0">
      <w:pPr>
        <w:pStyle w:val="Heading3"/>
      </w:pPr>
      <w:commentRangeStart w:id="315"/>
      <w:r>
        <w:lastRenderedPageBreak/>
        <w:t>Cost</w:t>
      </w:r>
      <w:commentRangeEnd w:id="315"/>
      <w:r w:rsidR="00D363A8">
        <w:rPr>
          <w:rStyle w:val="CommentReference"/>
          <w:rFonts w:asciiTheme="minorHAnsi" w:eastAsiaTheme="minorHAnsi" w:hAnsiTheme="minorHAnsi" w:cstheme="minorBidi"/>
          <w:b w:val="0"/>
        </w:rPr>
        <w:commentReference w:id="315"/>
      </w:r>
      <w:r>
        <w:t>-competitive g</w:t>
      </w:r>
      <w:r w:rsidR="00D52CE0">
        <w:t>reen ammonia and methanol</w:t>
      </w:r>
      <w:r w:rsidDel="00064C7D">
        <w:t xml:space="preserve"> </w:t>
      </w:r>
      <w:r>
        <w:t>due to the energy crisis</w:t>
      </w:r>
    </w:p>
    <w:p w14:paraId="5849255F" w14:textId="1573F91D"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r w:rsidR="004379E8">
        <w:rPr>
          <w:rFonts w:cstheme="minorHAnsi"/>
        </w:rPr>
        <w:t>, assuming a</w:t>
      </w:r>
      <w:r w:rsidR="000B2615">
        <w:rPr>
          <w:rFonts w:cstheme="minorHAnsi"/>
        </w:rPr>
        <w:t xml:space="preserve"> </w:t>
      </w:r>
      <w:r w:rsidR="00255DB4">
        <w:rPr>
          <w:rFonts w:cstheme="minorHAnsi"/>
        </w:rPr>
        <w:t>hydrogen</w:t>
      </w:r>
      <w:r w:rsidR="000B2615">
        <w:rPr>
          <w:rFonts w:cstheme="minorHAnsi"/>
        </w:rPr>
        <w:t xml:space="preserve"> cost linked to the specific technology deployed and</w:t>
      </w:r>
      <w:r w:rsidR="004379E8">
        <w:rPr>
          <w:rFonts w:cstheme="minorHAnsi"/>
        </w:rPr>
        <w:t xml:space="preserve"> </w:t>
      </w:r>
      <w:r w:rsidR="00D81969">
        <w:rPr>
          <w:rFonts w:cstheme="minorHAnsi"/>
        </w:rPr>
        <w:t xml:space="preserve">a </w:t>
      </w:r>
      <w:r w:rsidR="004379E8">
        <w:rPr>
          <w:rFonts w:cstheme="minorHAnsi"/>
        </w:rPr>
        <w:t>CO</w:t>
      </w:r>
      <w:r w:rsidR="004379E8" w:rsidRPr="00D209F1">
        <w:rPr>
          <w:rFonts w:cstheme="minorHAnsi"/>
          <w:vertAlign w:val="subscript"/>
        </w:rPr>
        <w:t>2</w:t>
      </w:r>
      <w:r w:rsidR="004379E8">
        <w:rPr>
          <w:rFonts w:cstheme="minorHAnsi"/>
        </w:rPr>
        <w:t xml:space="preserve"> cost </w:t>
      </w:r>
      <w:r w:rsidR="00D81969">
        <w:rPr>
          <w:rFonts w:cstheme="minorHAnsi"/>
        </w:rPr>
        <w:t>from DAC linked to the natural gas and electricity price</w:t>
      </w:r>
      <w:r w:rsidR="000B2615">
        <w:rPr>
          <w:rFonts w:cstheme="minorHAnsi"/>
        </w:rPr>
        <w:t>, considering in turn</w:t>
      </w:r>
      <w:r w:rsidR="004379E8">
        <w:rPr>
          <w:rFonts w:cstheme="minorHAnsi"/>
        </w:rPr>
        <w:t xml:space="preserve"> </w:t>
      </w:r>
      <w:r w:rsidR="000B2615">
        <w:rPr>
          <w:rFonts w:cstheme="minorHAnsi"/>
        </w:rPr>
        <w:t>the impact of inflation on the utilities and capital expenditures</w:t>
      </w:r>
      <w:r>
        <w:rPr>
          <w:rFonts w:cstheme="minorHAnsi"/>
        </w:rPr>
        <w:t>.</w:t>
      </w:r>
      <w:r w:rsidR="007904D1">
        <w:rPr>
          <w:rFonts w:cstheme="minorHAnsi"/>
        </w:rPr>
        <w:t xml:space="preserve"> </w:t>
      </w:r>
      <w:r w:rsidR="00B44723">
        <w:rPr>
          <w:rFonts w:cstheme="minorHAnsi"/>
        </w:rPr>
        <w:t>G</w:t>
      </w:r>
      <w:r w:rsidR="00E730C8" w:rsidRPr="002D4245">
        <w:rPr>
          <w:rFonts w:cstheme="minorHAnsi"/>
        </w:rPr>
        <w:t xml:space="preserve">reen ammonia produced with hydrogen from water electrolysis using </w:t>
      </w:r>
      <w:r w:rsidR="00225464">
        <w:rPr>
          <w:rFonts w:cstheme="minorHAnsi"/>
        </w:rPr>
        <w:t xml:space="preserve">on-shore </w:t>
      </w:r>
      <w:r w:rsidR="00E730C8" w:rsidRPr="002D4245">
        <w:rPr>
          <w:rFonts w:cstheme="minorHAnsi"/>
        </w:rPr>
        <w:t>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r w:rsidR="004379E8">
        <w:rPr>
          <w:rFonts w:cstheme="minorHAnsi"/>
        </w:rPr>
        <w:t xml:space="preserve">green </w:t>
      </w:r>
      <w:r w:rsidR="000A56C5" w:rsidRPr="002D4245">
        <w:rPr>
          <w:rFonts w:cstheme="minorHAnsi"/>
        </w:rPr>
        <w:t xml:space="preserve">ammonia </w:t>
      </w:r>
      <w:r w:rsidR="000A56C5" w:rsidRPr="002E6830">
        <w:rPr>
          <w:rFonts w:cstheme="minorHAnsi"/>
          <w:i/>
        </w:rPr>
        <w:t>via</w:t>
      </w:r>
      <w:r w:rsidR="000A56C5" w:rsidRPr="002D4245">
        <w:rPr>
          <w:rFonts w:cstheme="minorHAnsi"/>
        </w:rPr>
        <w:t xml:space="preserve"> wind</w:t>
      </w:r>
      <w:r w:rsidR="00F85F35">
        <w:rPr>
          <w:rFonts w:cstheme="minorHAnsi"/>
        </w:rPr>
        <w:t>-based</w:t>
      </w:r>
      <w:r w:rsidR="000A56C5" w:rsidRPr="002D4245">
        <w:rPr>
          <w:rFonts w:cstheme="minorHAnsi"/>
        </w:rPr>
        <w:t xml:space="preserve"> electrolysis </w:t>
      </w:r>
      <w:r w:rsidR="004379E8">
        <w:rPr>
          <w:rFonts w:cstheme="minorHAnsi"/>
        </w:rPr>
        <w:t>became cost</w:t>
      </w:r>
      <w:r w:rsidR="009878F4">
        <w:rPr>
          <w:rFonts w:cstheme="minorHAnsi"/>
        </w:rPr>
        <w:t>-</w:t>
      </w:r>
      <w:r w:rsidR="004379E8">
        <w:rPr>
          <w:rFonts w:cstheme="minorHAnsi"/>
        </w:rPr>
        <w:t>competitive relative to</w:t>
      </w:r>
      <w:r w:rsidR="000A56C5" w:rsidRPr="002D4245">
        <w:rPr>
          <w:rFonts w:cstheme="minorHAnsi"/>
        </w:rPr>
        <w:t xml:space="preserve"> fossil ammonia </w:t>
      </w:r>
      <w:r w:rsidR="004379E8" w:rsidRPr="00D209F1">
        <w:rPr>
          <w:rFonts w:cstheme="minorHAnsi"/>
        </w:rPr>
        <w:t xml:space="preserve">from </w:t>
      </w:r>
      <w:r w:rsidR="000C7C98" w:rsidRPr="00D209F1">
        <w:rPr>
          <w:rFonts w:cstheme="minorHAnsi"/>
        </w:rPr>
        <w:t>December 2021</w:t>
      </w:r>
      <w:r w:rsidR="004379E8" w:rsidRPr="00D209F1">
        <w:rPr>
          <w:rFonts w:cstheme="minorHAnsi"/>
        </w:rPr>
        <w:t xml:space="preserve"> to </w:t>
      </w:r>
      <w:r w:rsidR="000C7C98" w:rsidRPr="00D209F1">
        <w:rPr>
          <w:rFonts w:cstheme="minorHAnsi"/>
        </w:rPr>
        <w:t xml:space="preserve">October 2022 for a period of </w:t>
      </w:r>
      <w:r w:rsidR="005067F7" w:rsidRPr="00D209F1">
        <w:rPr>
          <w:rFonts w:cstheme="minorHAnsi"/>
        </w:rPr>
        <w:t>six months</w:t>
      </w:r>
      <w:r w:rsidR="008E5A67" w:rsidRPr="00307194">
        <w:rPr>
          <w:rFonts w:cstheme="minorHAnsi"/>
        </w:rPr>
        <w:t xml:space="preserve"> (</w:t>
      </w:r>
      <w:r w:rsidR="008B0FD0" w:rsidRPr="00307194">
        <w:rPr>
          <w:rFonts w:cstheme="minorHAnsi"/>
        </w:rPr>
        <w:fldChar w:fldCharType="begin"/>
      </w:r>
      <w:r w:rsidR="008B0FD0" w:rsidRPr="005067F7">
        <w:rPr>
          <w:rFonts w:cstheme="minorHAnsi"/>
        </w:rPr>
        <w:instrText xml:space="preserve"> REF _Ref121495662 \h  \* MERGEFORMAT </w:instrText>
      </w:r>
      <w:r w:rsidR="008B0FD0" w:rsidRPr="00307194">
        <w:rPr>
          <w:rFonts w:cstheme="minorHAnsi"/>
        </w:rPr>
      </w:r>
      <w:r w:rsidR="008B0FD0" w:rsidRPr="00307194">
        <w:rPr>
          <w:rFonts w:cstheme="minorHAnsi"/>
        </w:rPr>
        <w:fldChar w:fldCharType="separate"/>
      </w:r>
      <w:r w:rsidR="005E29B7" w:rsidRPr="00307194">
        <w:rPr>
          <w:rFonts w:cstheme="minorHAnsi"/>
        </w:rPr>
        <w:t xml:space="preserve">Fig. </w:t>
      </w:r>
      <w:r w:rsidR="005E29B7" w:rsidRPr="00307194">
        <w:rPr>
          <w:rFonts w:cstheme="minorHAnsi"/>
          <w:noProof/>
        </w:rPr>
        <w:t>2</w:t>
      </w:r>
      <w:r w:rsidR="008B0FD0" w:rsidRPr="00307194">
        <w:rPr>
          <w:rFonts w:cstheme="minorHAnsi"/>
        </w:rPr>
        <w:fldChar w:fldCharType="end"/>
      </w:r>
      <w:r w:rsidR="008B0FD0" w:rsidRPr="00307194">
        <w:rPr>
          <w:rFonts w:cstheme="minorHAnsi"/>
        </w:rPr>
        <w:t>a</w:t>
      </w:r>
      <w:r w:rsidR="008E5A67" w:rsidRPr="00307194">
        <w:rPr>
          <w:rFonts w:cstheme="minorHAnsi"/>
        </w:rPr>
        <w:t>)</w:t>
      </w:r>
      <w:r w:rsidR="004379E8" w:rsidRPr="00307194">
        <w:rPr>
          <w:rFonts w:cstheme="minorHAnsi"/>
        </w:rPr>
        <w:t>,</w:t>
      </w:r>
      <w:r w:rsidR="004379E8">
        <w:rPr>
          <w:rFonts w:cstheme="minorHAnsi"/>
        </w:rPr>
        <w:t xml:space="preserve"> with</w:t>
      </w:r>
      <w:r w:rsidR="00AD325C">
        <w:rPr>
          <w:rFonts w:cstheme="minorHAnsi"/>
        </w:rPr>
        <w:t xml:space="preserve"> production costs </w:t>
      </w:r>
      <w:r w:rsidR="004379E8">
        <w:rPr>
          <w:rFonts w:cstheme="minorHAnsi"/>
        </w:rPr>
        <w:t xml:space="preserve">in the </w:t>
      </w:r>
      <w:r w:rsidR="00AD325C">
        <w:rPr>
          <w:rFonts w:cstheme="minorHAnsi"/>
        </w:rPr>
        <w:t xml:space="preserve">range from </w:t>
      </w:r>
      <w:r w:rsidR="00F4051B">
        <w:rPr>
          <w:rFonts w:cstheme="minorHAnsi"/>
        </w:rPr>
        <w:t>1,290</w:t>
      </w:r>
      <w:r w:rsidR="00810397">
        <w:rPr>
          <w:rFonts w:cstheme="minorHAnsi"/>
        </w:rPr>
        <w:t> </w:t>
      </w:r>
      <w:r w:rsidR="00AD325C">
        <w:rPr>
          <w:rFonts w:cstheme="minorHAnsi"/>
        </w:rPr>
        <w:t xml:space="preserve">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r w:rsidR="004379E8">
        <w:rPr>
          <w:rFonts w:cstheme="minorHAnsi"/>
        </w:rPr>
        <w:t>In contrast,</w:t>
      </w:r>
      <w:r w:rsidR="004379E8" w:rsidRPr="002D4245">
        <w:rPr>
          <w:rFonts w:cstheme="minorHAnsi"/>
        </w:rPr>
        <w:t xml:space="preserve"> </w:t>
      </w:r>
      <w:r w:rsidR="000A56C5" w:rsidRPr="002D4245">
        <w:rPr>
          <w:rFonts w:cstheme="minorHAnsi"/>
        </w:rPr>
        <w:t xml:space="preserve">green ammonia </w:t>
      </w:r>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w:t>
      </w:r>
      <w:r w:rsidR="004379E8">
        <w:rPr>
          <w:rFonts w:cstheme="minorHAnsi"/>
        </w:rPr>
        <w:t>became</w:t>
      </w:r>
      <w:r w:rsidR="000A56C5" w:rsidRPr="002D4245">
        <w:rPr>
          <w:rFonts w:cstheme="minorHAnsi"/>
        </w:rPr>
        <w:t xml:space="preserve">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BD7DB1" w:rsidRPr="008B0FD0">
        <w:rPr>
          <w:rFonts w:cstheme="minorHAnsi"/>
        </w:rPr>
        <w:fldChar w:fldCharType="end"/>
      </w:r>
      <w:r w:rsidR="000A56C5" w:rsidRPr="002D4245">
        <w:rPr>
          <w:rFonts w:cstheme="minorHAnsi"/>
        </w:rPr>
        <w:t>b). This</w:t>
      </w:r>
      <w:r w:rsidR="004379E8">
        <w:rPr>
          <w:rFonts w:cstheme="minorHAnsi"/>
        </w:rPr>
        <w:t xml:space="preserve"> is due to the higher cost of hydrogen from </w:t>
      </w:r>
      <w:r w:rsidR="00135D1F">
        <w:rPr>
          <w:rFonts w:cstheme="minorHAnsi"/>
        </w:rPr>
        <w:t>solar PV</w:t>
      </w:r>
      <w:r w:rsidR="00B334AA">
        <w:rPr>
          <w:rFonts w:cstheme="minorHAnsi"/>
        </w:rPr>
        <w:t>-based electrolysis</w:t>
      </w:r>
      <w:r w:rsidR="004379E8">
        <w:rPr>
          <w:rFonts w:cstheme="minorHAnsi"/>
        </w:rPr>
        <w:t xml:space="preserve">, which shows a lower capacity factor compared to wind power </w:t>
      </w:r>
      <w:r w:rsidR="000A56C5" w:rsidRPr="002D4245">
        <w:rPr>
          <w:rFonts w:cstheme="minorHAnsi"/>
        </w:rPr>
        <w:t>(16.1 to 17.5%</w:t>
      </w:r>
      <w:r w:rsidR="004379E8">
        <w:rPr>
          <w:rFonts w:cstheme="minorHAnsi"/>
        </w:rPr>
        <w:t>, for solar</w:t>
      </w:r>
      <w:r w:rsidR="00B334AA">
        <w:rPr>
          <w:rFonts w:cstheme="minorHAnsi"/>
        </w:rPr>
        <w:t xml:space="preserve"> PV</w:t>
      </w:r>
      <w:r w:rsidR="004379E8">
        <w:rPr>
          <w:rFonts w:cstheme="minorHAnsi"/>
        </w:rPr>
        <w:t xml:space="preserve">, </w:t>
      </w:r>
      <w:r w:rsidR="004379E8" w:rsidRPr="00D209F1">
        <w:rPr>
          <w:rFonts w:cstheme="minorHAnsi"/>
          <w:i/>
        </w:rPr>
        <w:t>v</w:t>
      </w:r>
      <w:r w:rsidR="004379E8" w:rsidRPr="007C1083">
        <w:rPr>
          <w:rFonts w:cstheme="minorHAnsi"/>
        </w:rPr>
        <w:t>s.</w:t>
      </w:r>
      <w:r w:rsidR="004379E8">
        <w:rPr>
          <w:rFonts w:cstheme="minorHAnsi"/>
        </w:rPr>
        <w:t xml:space="preserve"> </w:t>
      </w:r>
      <w:r w:rsidR="000A56C5" w:rsidRPr="002D4245">
        <w:rPr>
          <w:rFonts w:cstheme="minorHAnsi"/>
          <w:lang w:val="en-US"/>
        </w:rPr>
        <w:t>35.6% to 39%</w:t>
      </w:r>
      <w:r w:rsidR="004379E8">
        <w:rPr>
          <w:rFonts w:cstheme="minorHAnsi"/>
          <w:lang w:val="en-US"/>
        </w:rPr>
        <w:t xml:space="preserve"> </w:t>
      </w:r>
      <w:r w:rsidR="00695C69">
        <w:rPr>
          <w:rFonts w:cstheme="minorHAnsi"/>
          <w:lang w:val="en-US"/>
        </w:rPr>
        <w:t>for</w:t>
      </w:r>
      <w:r w:rsidR="004379E8">
        <w:rPr>
          <w:rFonts w:cstheme="minorHAnsi"/>
          <w:lang w:val="en-US"/>
        </w:rPr>
        <w:t xml:space="preserve"> wind</w:t>
      </w:r>
      <w:r w:rsidR="000A56C5" w:rsidRPr="002D4245">
        <w:rPr>
          <w:rFonts w:cstheme="minorHAnsi"/>
          <w:lang w:val="en-US"/>
        </w:rPr>
        <w:t>)</w:t>
      </w:r>
      <w:r w:rsidR="00584969">
        <w:rPr>
          <w:rFonts w:cstheme="minorHAnsi"/>
          <w:lang w:val="en-US"/>
        </w:rPr>
        <w:fldChar w:fldCharType="begin"/>
      </w:r>
      <w:r w:rsidR="00921238">
        <w:rPr>
          <w:rFonts w:cstheme="minorHAnsi"/>
          <w:lang w:val="en-US"/>
        </w:rPr>
        <w:instrText xml:space="preserve"> ADDIN ZOTERO_ITEM CSL_CITATION {"citationID":"4WsfGQvU","properties":{"formattedCitation":"\\super 25\\nosupersub{}","plainCitation":"25","noteIndex":0},"citationItems":[{"id":26628,"uris":["http://zotero.org/users/9157291/items/TXYNLTG5"],"itemData":{"id":26628,"type":"report","event-place":"Abu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921238" w:rsidRPr="00921238">
        <w:rPr>
          <w:rFonts w:ascii="Calibri" w:hAnsi="Calibri" w:cs="Calibri"/>
          <w:szCs w:val="24"/>
          <w:vertAlign w:val="superscript"/>
        </w:rPr>
        <w:t>25</w:t>
      </w:r>
      <w:r w:rsidR="00584969">
        <w:rPr>
          <w:rFonts w:cstheme="minorHAnsi"/>
          <w:lang w:val="en-US"/>
        </w:rPr>
        <w:fldChar w:fldCharType="end"/>
      </w:r>
      <w:r w:rsidR="000A56C5" w:rsidRPr="002D4245">
        <w:rPr>
          <w:rFonts w:cstheme="minorHAnsi"/>
          <w:lang w:val="en-US"/>
        </w:rPr>
        <w:t xml:space="preserve">. </w:t>
      </w:r>
      <w:r w:rsidR="000A56C5" w:rsidRPr="006D3A56">
        <w:rPr>
          <w:rFonts w:cstheme="minorHAnsi"/>
          <w:lang w:val="en-US"/>
        </w:rPr>
        <w:t xml:space="preserve">Ammonia production with blue hydrogen –SMR coupled with CCS– </w:t>
      </w:r>
      <w:r w:rsidR="004379E8" w:rsidRPr="006D3A56">
        <w:rPr>
          <w:rFonts w:cstheme="minorHAnsi"/>
          <w:lang w:val="en-US"/>
        </w:rPr>
        <w:t xml:space="preserve">follows the same pattern as standard fossil ammonia, being slightly </w:t>
      </w:r>
      <w:ins w:id="316" w:author="Martin Fernandez  Antonio José" w:date="2023-02-22T17:53:00Z">
        <w:r w:rsidR="00D363A8">
          <w:rPr>
            <w:rFonts w:cstheme="minorHAnsi"/>
            <w:lang w:val="en-US"/>
          </w:rPr>
          <w:t xml:space="preserve">more </w:t>
        </w:r>
      </w:ins>
      <w:r w:rsidR="000A56C5" w:rsidRPr="006D3A56">
        <w:rPr>
          <w:rFonts w:cstheme="minorHAnsi"/>
          <w:lang w:val="en-US"/>
        </w:rPr>
        <w:t>expensive than the conventional route due to the additional cost of CCS</w:t>
      </w:r>
      <w:r w:rsidR="00A269DD" w:rsidRPr="006D3A56">
        <w:rPr>
          <w:rFonts w:cstheme="minorHAnsi"/>
          <w:lang w:val="en-US"/>
        </w:rPr>
        <w:t xml:space="preserve"> </w:t>
      </w:r>
      <w:r w:rsidR="000A56C5" w:rsidRPr="006D3A56">
        <w:rPr>
          <w:rFonts w:cstheme="minorHAnsi"/>
          <w:lang w:val="en-US"/>
        </w:rPr>
        <w:t>(</w:t>
      </w:r>
      <w:r w:rsidR="00DC65F6" w:rsidRPr="006D3A56">
        <w:rPr>
          <w:rFonts w:cstheme="minorHAnsi"/>
        </w:rPr>
        <w:fldChar w:fldCharType="begin"/>
      </w:r>
      <w:r w:rsidR="00DC65F6" w:rsidRPr="006D3A56">
        <w:rPr>
          <w:rFonts w:cstheme="minorHAnsi"/>
        </w:rPr>
        <w:instrText xml:space="preserve"> REF _Ref121495662 \h  \* MERGEFORMAT </w:instrText>
      </w:r>
      <w:r w:rsidR="00DC65F6" w:rsidRPr="006D3A56">
        <w:rPr>
          <w:rFonts w:cstheme="minorHAnsi"/>
        </w:rPr>
      </w:r>
      <w:r w:rsidR="00DC65F6" w:rsidRPr="006D3A56">
        <w:rPr>
          <w:rFonts w:cstheme="minorHAnsi"/>
        </w:rPr>
        <w:fldChar w:fldCharType="separate"/>
      </w:r>
      <w:r w:rsidR="005E29B7" w:rsidRPr="006D3A56">
        <w:rPr>
          <w:rFonts w:cstheme="minorHAnsi"/>
        </w:rPr>
        <w:t>Fig.</w:t>
      </w:r>
      <w:r w:rsidR="00765292" w:rsidRPr="006D3A56">
        <w:rPr>
          <w:rFonts w:cstheme="minorHAnsi"/>
        </w:rPr>
        <w:t> </w:t>
      </w:r>
      <w:r w:rsidR="005E29B7" w:rsidRPr="006D3A56">
        <w:rPr>
          <w:rFonts w:cstheme="minorHAnsi"/>
          <w:noProof/>
        </w:rPr>
        <w:t>2</w:t>
      </w:r>
      <w:r w:rsidR="00DC65F6" w:rsidRPr="006D3A56">
        <w:rPr>
          <w:rFonts w:cstheme="minorHAnsi"/>
        </w:rPr>
        <w:fldChar w:fldCharType="end"/>
      </w:r>
      <w:r w:rsidR="000A56C5" w:rsidRPr="006D3A56">
        <w:rPr>
          <w:rFonts w:cstheme="minorHAnsi"/>
          <w:lang w:val="en-US"/>
        </w:rPr>
        <w:t>c).</w:t>
      </w:r>
    </w:p>
    <w:p w14:paraId="092B8FBF" w14:textId="7DB8C569" w:rsidR="000A56C5" w:rsidRDefault="00BF6BC7" w:rsidP="000A56C5">
      <w:pPr>
        <w:rPr>
          <w:rFonts w:cstheme="minorHAnsi"/>
        </w:rPr>
      </w:pPr>
      <w:r>
        <w:rPr>
          <w:rFonts w:cstheme="minorHAnsi"/>
        </w:rPr>
        <w:t>G</w:t>
      </w:r>
      <w:r w:rsidRPr="002D4245">
        <w:rPr>
          <w:rFonts w:cstheme="minorHAnsi"/>
        </w:rPr>
        <w:t xml:space="preserve">reen methanol produced with wind-based </w:t>
      </w:r>
      <w:r>
        <w:rPr>
          <w:rFonts w:cstheme="minorHAnsi"/>
        </w:rPr>
        <w:t xml:space="preserve">electrolytic </w:t>
      </w:r>
      <w:r w:rsidRPr="002D4245">
        <w:rPr>
          <w:rFonts w:cstheme="minorHAnsi"/>
        </w:rPr>
        <w:t xml:space="preserve">hydrogen </w:t>
      </w:r>
      <w:r w:rsidR="00CC4816">
        <w:rPr>
          <w:rFonts w:cstheme="minorHAnsi"/>
        </w:rPr>
        <w:t>and DAC CO</w:t>
      </w:r>
      <w:r w:rsidR="00CC4816" w:rsidRPr="0023704E">
        <w:rPr>
          <w:rFonts w:cstheme="minorHAnsi"/>
          <w:vertAlign w:val="subscript"/>
        </w:rPr>
        <w:t>2</w:t>
      </w:r>
      <w:r w:rsidR="00CC4816">
        <w:rPr>
          <w:rFonts w:cstheme="minorHAnsi"/>
        </w:rPr>
        <w:t xml:space="preserve"> </w:t>
      </w:r>
      <w:r w:rsidR="000B2615">
        <w:rPr>
          <w:rFonts w:cstheme="minorHAnsi"/>
        </w:rPr>
        <w:t>becomes</w:t>
      </w:r>
      <w:r w:rsidR="000B2615" w:rsidRPr="002D4245">
        <w:rPr>
          <w:rFonts w:cstheme="minorHAnsi"/>
        </w:rPr>
        <w:t xml:space="preserve"> </w:t>
      </w:r>
      <w:r w:rsidRPr="002D4245">
        <w:rPr>
          <w:rFonts w:cstheme="minorHAnsi"/>
        </w:rPr>
        <w:t xml:space="preserve">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571591" w:rsidRPr="00996D9A">
        <w:rPr>
          <w:rFonts w:cstheme="minorHAnsi"/>
        </w:rPr>
        <w:fldChar w:fldCharType="end"/>
      </w:r>
      <w:r w:rsidR="000A56C5" w:rsidRPr="00996D9A">
        <w:rPr>
          <w:rFonts w:cstheme="minorHAnsi"/>
        </w:rPr>
        <w:t>d)</w:t>
      </w:r>
      <w:r w:rsidR="000B2615">
        <w:rPr>
          <w:rFonts w:cstheme="minorHAnsi"/>
        </w:rPr>
        <w:t xml:space="preserve">, with </w:t>
      </w:r>
      <w:r w:rsidR="000A56C5" w:rsidRPr="00996D9A">
        <w:rPr>
          <w:rFonts w:cstheme="minorHAnsi"/>
        </w:rPr>
        <w:t>the break-even natural gas price largely depend</w:t>
      </w:r>
      <w:r w:rsidR="000B2615">
        <w:rPr>
          <w:rFonts w:cstheme="minorHAnsi"/>
        </w:rPr>
        <w:t>ing again</w:t>
      </w:r>
      <w:r w:rsidR="000A56C5" w:rsidRPr="00996D9A">
        <w:rPr>
          <w:rFonts w:cstheme="minorHAnsi"/>
        </w:rPr>
        <w:t xml:space="preserve"> on the levelized cost of hydrogen</w:t>
      </w:r>
      <w:r w:rsidR="00147B4D">
        <w:rPr>
          <w:rFonts w:cstheme="minorHAnsi"/>
        </w:rPr>
        <w:t xml:space="preserve">. </w:t>
      </w:r>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CA5197">
        <w:rPr>
          <w:rFonts w:cstheme="minorHAnsi"/>
        </w:rPr>
        <w:t>this route</w:t>
      </w:r>
      <w:r w:rsidR="00D347B1" w:rsidRPr="00996D9A">
        <w:rPr>
          <w:rFonts w:cstheme="minorHAnsi"/>
        </w:rPr>
        <w:t xml:space="preserve"> </w:t>
      </w:r>
      <w:r w:rsidR="000B2615">
        <w:rPr>
          <w:rFonts w:cstheme="minorHAnsi"/>
        </w:rPr>
        <w:t>became cost competitive</w:t>
      </w:r>
      <w:r w:rsidR="004A450E" w:rsidRPr="00996D9A">
        <w:rPr>
          <w:rFonts w:cstheme="minorHAnsi"/>
        </w:rPr>
        <w:t xml:space="preserve"> </w:t>
      </w:r>
      <w:r w:rsidR="00CA5197">
        <w:rPr>
          <w:rFonts w:cstheme="minorHAnsi"/>
        </w:rPr>
        <w:t xml:space="preserve">only </w:t>
      </w:r>
      <w:r w:rsidR="00CA5197" w:rsidRPr="00996D9A">
        <w:rPr>
          <w:rFonts w:cstheme="minorHAnsi"/>
        </w:rPr>
        <w:t>at the peak of natural gas prices</w:t>
      </w:r>
      <w:r w:rsidR="009567B0" w:rsidRPr="009567B0">
        <w:rPr>
          <w:rFonts w:cstheme="minorHAnsi"/>
        </w:rPr>
        <w:t xml:space="preserve"> </w:t>
      </w:r>
      <w:r w:rsidR="009567B0">
        <w:rPr>
          <w:rFonts w:cstheme="minorHAnsi"/>
        </w:rPr>
        <w:t>in August 2022</w:t>
      </w:r>
      <w:r w:rsidR="00CA5197">
        <w:rPr>
          <w:rFonts w:cstheme="minorHAnsi"/>
        </w:rPr>
        <w:t>.</w:t>
      </w:r>
      <w:r w:rsidR="00000876">
        <w:rPr>
          <w:rFonts w:cstheme="minorHAnsi"/>
        </w:rPr>
        <w:t xml:space="preserve"> Meanwhile, </w:t>
      </w:r>
      <w:r w:rsidR="000B2615">
        <w:rPr>
          <w:rFonts w:cstheme="minorHAnsi"/>
        </w:rPr>
        <w:t xml:space="preserve">the </w:t>
      </w:r>
      <w:r w:rsidR="000A56C5" w:rsidRPr="00996D9A">
        <w:rPr>
          <w:rFonts w:cstheme="minorHAnsi"/>
        </w:rPr>
        <w:t>solar</w:t>
      </w:r>
      <w:r w:rsidR="00D347B1">
        <w:rPr>
          <w:rFonts w:cstheme="minorHAnsi"/>
        </w:rPr>
        <w:t xml:space="preserve"> PV</w:t>
      </w:r>
      <w:r w:rsidR="000A56C5" w:rsidRPr="00996D9A">
        <w:rPr>
          <w:rFonts w:cstheme="minorHAnsi"/>
        </w:rPr>
        <w:t xml:space="preserve">-based </w:t>
      </w:r>
      <w:r w:rsidR="000A6360" w:rsidRPr="00996D9A">
        <w:rPr>
          <w:rFonts w:cstheme="minorHAnsi"/>
        </w:rPr>
        <w:t>route</w:t>
      </w:r>
      <w:r w:rsidR="000A56C5" w:rsidRPr="00996D9A">
        <w:rPr>
          <w:rFonts w:cstheme="minorHAnsi"/>
        </w:rPr>
        <w:t xml:space="preserve"> </w:t>
      </w:r>
      <w:r w:rsidR="000B2615">
        <w:rPr>
          <w:rFonts w:cstheme="minorHAnsi"/>
        </w:rPr>
        <w:t>never became economically appealing</w:t>
      </w:r>
      <w:r w:rsidR="000A56C5" w:rsidRPr="00996D9A">
        <w:rPr>
          <w:rFonts w:cstheme="minorHAnsi"/>
        </w:rPr>
        <w:t xml:space="preserve"> (</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996D9A">
        <w:rPr>
          <w:rFonts w:cstheme="minorHAnsi"/>
        </w:rPr>
        <w:fldChar w:fldCharType="end"/>
      </w:r>
      <w:r w:rsidR="000A56C5" w:rsidRPr="00996D9A">
        <w:rPr>
          <w:rFonts w:cstheme="minorHAnsi"/>
        </w:rPr>
        <w:t xml:space="preserve">e). </w:t>
      </w:r>
      <w:r w:rsidR="000A56C5" w:rsidRPr="00DB0955">
        <w:rPr>
          <w:rFonts w:cstheme="minorHAnsi"/>
        </w:rPr>
        <w:t xml:space="preserve">For the case of </w:t>
      </w:r>
      <w:r w:rsidR="00E43C72" w:rsidRPr="00DB0955">
        <w:rPr>
          <w:rFonts w:cstheme="minorHAnsi"/>
        </w:rPr>
        <w:t xml:space="preserve">methanol </w:t>
      </w:r>
      <w:r w:rsidR="00A72EA4" w:rsidRPr="00DB0955">
        <w:rPr>
          <w:rFonts w:cstheme="minorHAnsi"/>
        </w:rPr>
        <w:t>production from DAC CO</w:t>
      </w:r>
      <w:r w:rsidR="00A72EA4" w:rsidRPr="00DB0955">
        <w:rPr>
          <w:rFonts w:cstheme="minorHAnsi"/>
          <w:vertAlign w:val="subscript"/>
        </w:rPr>
        <w:t>2</w:t>
      </w:r>
      <w:r w:rsidR="00A72EA4" w:rsidRPr="00DB0955">
        <w:rPr>
          <w:rFonts w:cstheme="minorHAnsi"/>
        </w:rPr>
        <w:t xml:space="preserve"> and blue hydrogen</w:t>
      </w:r>
      <w:r w:rsidR="000A56C5" w:rsidRPr="00DB0955">
        <w:rPr>
          <w:rFonts w:cstheme="minorHAnsi"/>
        </w:rPr>
        <w:t xml:space="preserve">, </w:t>
      </w:r>
      <w:commentRangeStart w:id="317"/>
      <w:r w:rsidR="000A56C5" w:rsidRPr="00F20A1F">
        <w:rPr>
          <w:rFonts w:cstheme="minorHAnsi"/>
        </w:rPr>
        <w:t xml:space="preserve">the cost of production </w:t>
      </w:r>
      <w:r w:rsidR="007B7FF7" w:rsidRPr="00F20A1F">
        <w:rPr>
          <w:rFonts w:cstheme="minorHAnsi"/>
        </w:rPr>
        <w:t>was</w:t>
      </w:r>
      <w:r w:rsidR="004F144A" w:rsidRPr="00F20A1F">
        <w:rPr>
          <w:rFonts w:cstheme="minorHAnsi"/>
        </w:rPr>
        <w:t>,</w:t>
      </w:r>
      <w:r w:rsidR="000A56C5" w:rsidRPr="00F20A1F">
        <w:rPr>
          <w:rFonts w:cstheme="minorHAnsi"/>
        </w:rPr>
        <w:t xml:space="preserve"> on average</w:t>
      </w:r>
      <w:r w:rsidR="004F144A" w:rsidRPr="00F20A1F">
        <w:rPr>
          <w:rFonts w:cstheme="minorHAnsi"/>
        </w:rPr>
        <w:t>,</w:t>
      </w:r>
      <w:r w:rsidR="000A56C5" w:rsidRPr="00F20A1F">
        <w:rPr>
          <w:rFonts w:cstheme="minorHAnsi"/>
        </w:rPr>
        <w:t xml:space="preserve"> </w:t>
      </w:r>
      <w:r w:rsidR="000A6360" w:rsidRPr="00F20A1F">
        <w:rPr>
          <w:rFonts w:cstheme="minorHAnsi"/>
        </w:rPr>
        <w:t>182</w:t>
      </w:r>
      <w:r w:rsidR="000A56C5" w:rsidRPr="00F20A1F">
        <w:rPr>
          <w:rFonts w:cstheme="minorHAnsi"/>
        </w:rPr>
        <w:t xml:space="preserve">% higher than </w:t>
      </w:r>
      <w:r w:rsidR="00A72EA4" w:rsidRPr="00F20A1F">
        <w:rPr>
          <w:rFonts w:cstheme="minorHAnsi"/>
        </w:rPr>
        <w:t>fossil</w:t>
      </w:r>
      <w:r w:rsidR="000A56C5" w:rsidRPr="00F20A1F">
        <w:rPr>
          <w:rFonts w:cstheme="minorHAnsi"/>
        </w:rPr>
        <w:t xml:space="preserve"> methanol due to the additional cost of CCS and captured CO</w:t>
      </w:r>
      <w:r w:rsidR="000A56C5" w:rsidRPr="00F20A1F">
        <w:rPr>
          <w:rFonts w:cstheme="minorHAnsi"/>
          <w:vertAlign w:val="subscript"/>
        </w:rPr>
        <w:t>2</w:t>
      </w:r>
      <w:r w:rsidR="00DE2B61" w:rsidRPr="00F20A1F">
        <w:rPr>
          <w:rFonts w:cstheme="minorHAnsi"/>
        </w:rPr>
        <w:t xml:space="preserve"> (</w:t>
      </w:r>
      <w:r w:rsidR="00DE2B61" w:rsidRPr="00F20A1F">
        <w:rPr>
          <w:rFonts w:cstheme="minorHAnsi"/>
        </w:rPr>
        <w:fldChar w:fldCharType="begin"/>
      </w:r>
      <w:r w:rsidR="00DE2B61" w:rsidRPr="00F20A1F">
        <w:rPr>
          <w:rFonts w:cstheme="minorHAnsi"/>
        </w:rPr>
        <w:instrText xml:space="preserve"> REF _Ref121495662 \h  \* MERGEFORMAT </w:instrText>
      </w:r>
      <w:r w:rsidR="00DE2B61" w:rsidRPr="00F20A1F">
        <w:rPr>
          <w:rFonts w:cstheme="minorHAnsi"/>
        </w:rPr>
      </w:r>
      <w:r w:rsidR="00DE2B61" w:rsidRPr="00F20A1F">
        <w:rPr>
          <w:rFonts w:cstheme="minorHAnsi"/>
        </w:rPr>
        <w:fldChar w:fldCharType="separate"/>
      </w:r>
      <w:r w:rsidR="005E29B7" w:rsidRPr="00F20A1F">
        <w:rPr>
          <w:rFonts w:cstheme="minorHAnsi"/>
        </w:rPr>
        <w:t xml:space="preserve">Fig. </w:t>
      </w:r>
      <w:r w:rsidR="005E29B7" w:rsidRPr="00F20A1F">
        <w:rPr>
          <w:rFonts w:cstheme="minorHAnsi"/>
          <w:noProof/>
        </w:rPr>
        <w:t>2</w:t>
      </w:r>
      <w:r w:rsidR="00DE2B61" w:rsidRPr="00F20A1F">
        <w:rPr>
          <w:rFonts w:cstheme="minorHAnsi"/>
        </w:rPr>
        <w:fldChar w:fldCharType="end"/>
      </w:r>
      <w:r w:rsidR="00DE2B61" w:rsidRPr="00F20A1F">
        <w:rPr>
          <w:rFonts w:cstheme="minorHAnsi"/>
        </w:rPr>
        <w:t>f)</w:t>
      </w:r>
      <w:r w:rsidR="000A56C5" w:rsidRPr="00F20A1F">
        <w:rPr>
          <w:rFonts w:cstheme="minorHAnsi"/>
        </w:rPr>
        <w:t>.</w:t>
      </w:r>
      <w:commentRangeEnd w:id="317"/>
      <w:r w:rsidR="000B2615" w:rsidRPr="00F20A1F">
        <w:rPr>
          <w:rStyle w:val="CommentReference"/>
        </w:rPr>
        <w:commentReference w:id="317"/>
      </w:r>
    </w:p>
    <w:p w14:paraId="3A88481D" w14:textId="7234E265" w:rsidR="00585AB2" w:rsidRPr="002D4245" w:rsidRDefault="00D460DB" w:rsidP="008C56C5">
      <w:pPr>
        <w:spacing w:after="0"/>
        <w:jc w:val="center"/>
        <w:rPr>
          <w:rFonts w:cstheme="minorHAnsi"/>
        </w:rPr>
      </w:pPr>
      <w:r>
        <w:rPr>
          <w:rFonts w:cstheme="minorHAnsi"/>
          <w:noProof/>
          <w:lang w:val="en-US"/>
        </w:rPr>
        <w:lastRenderedPageBreak/>
        <w:drawing>
          <wp:inline distT="0" distB="0" distL="0" distR="0" wp14:anchorId="71DE2FA1" wp14:editId="68112A95">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0017DBC2" w14:textId="27B7D44C" w:rsidR="000A56C5" w:rsidRDefault="00585AB2" w:rsidP="00DC5138">
      <w:pPr>
        <w:jc w:val="both"/>
        <w:rPr>
          <w:rFonts w:cstheme="minorHAnsi"/>
          <w:iCs/>
          <w:sz w:val="20"/>
          <w:szCs w:val="20"/>
        </w:rPr>
      </w:pPr>
      <w:bookmarkStart w:id="318" w:name="_Ref121495662"/>
      <w:commentRangeStart w:id="319"/>
      <w:r w:rsidRPr="00EC47A0">
        <w:rPr>
          <w:rFonts w:cstheme="minorHAnsi"/>
          <w:b/>
          <w:sz w:val="20"/>
        </w:rPr>
        <w:t>Fig</w:t>
      </w:r>
      <w:commentRangeEnd w:id="319"/>
      <w:r w:rsidR="00D363A8">
        <w:rPr>
          <w:rStyle w:val="CommentReference"/>
        </w:rPr>
        <w:commentReference w:id="319"/>
      </w:r>
      <w:r w:rsidRPr="00EC47A0">
        <w:rPr>
          <w:rFonts w:cstheme="minorHAnsi"/>
          <w:b/>
          <w:sz w:val="20"/>
        </w:rPr>
        <w:t xml:space="preserve">.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318"/>
      <w:r w:rsidR="00C74350">
        <w:rPr>
          <w:rFonts w:cstheme="minorHAnsi"/>
          <w:b/>
          <w:sz w:val="20"/>
        </w:rPr>
        <w:t>.</w:t>
      </w:r>
      <w:r w:rsidRPr="00EC47A0">
        <w:rPr>
          <w:rFonts w:cstheme="minorHAnsi"/>
          <w:b/>
          <w:sz w:val="20"/>
        </w:rPr>
        <w:t xml:space="preserve"> </w:t>
      </w:r>
      <w:r w:rsidR="00500964">
        <w:rPr>
          <w:rFonts w:cstheme="minorHAnsi"/>
          <w:b/>
          <w:sz w:val="20"/>
        </w:rPr>
        <w:t>P</w:t>
      </w:r>
      <w:r w:rsidRPr="00EC47A0">
        <w:rPr>
          <w:rFonts w:cstheme="minorHAnsi"/>
          <w:b/>
          <w:sz w:val="20"/>
        </w:rPr>
        <w:t xml:space="preserve">roduction cost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 xml:space="preserve">ammonia </w:t>
      </w:r>
      <w:r w:rsidR="00880B41">
        <w:rPr>
          <w:sz w:val="20"/>
          <w:szCs w:val="20"/>
        </w:rPr>
        <w:t>produced</w:t>
      </w:r>
      <w:r w:rsidR="00FC7231">
        <w:rPr>
          <w:sz w:val="20"/>
          <w:szCs w:val="20"/>
        </w:rPr>
        <w:t xml:space="preserve"> </w:t>
      </w:r>
      <w:r w:rsidR="00880B41" w:rsidRPr="00880B41">
        <w:rPr>
          <w:i/>
          <w:sz w:val="20"/>
          <w:szCs w:val="20"/>
        </w:rPr>
        <w:t>via</w:t>
      </w:r>
      <w:r w:rsidR="00FC7231">
        <w:rPr>
          <w:sz w:val="20"/>
          <w:szCs w:val="20"/>
        </w:rPr>
        <w:t xml:space="preserve">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synthesis</w:t>
      </w:r>
      <w:r w:rsidR="00D97643">
        <w:rPr>
          <w:sz w:val="20"/>
          <w:szCs w:val="20"/>
        </w:rPr>
        <w:t>ed</w:t>
      </w:r>
      <w:r w:rsidR="00B60641" w:rsidRPr="00B60641">
        <w:rPr>
          <w:sz w:val="20"/>
          <w:szCs w:val="20"/>
        </w:rPr>
        <w:t xml:space="preserve">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320" w:name="_Hlk124438456"/>
      <w:r w:rsidR="00B60641" w:rsidRPr="00B60641">
        <w:rPr>
          <w:sz w:val="20"/>
          <w:szCs w:val="20"/>
        </w:rPr>
        <w:t>wind-based electrolytic hydrogen</w:t>
      </w:r>
      <w:r w:rsidR="00BE621F">
        <w:rPr>
          <w:sz w:val="20"/>
          <w:szCs w:val="20"/>
        </w:rPr>
        <w:t xml:space="preserve"> </w:t>
      </w:r>
      <w:bookmarkEnd w:id="320"/>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r w:rsidR="00666A31">
        <w:rPr>
          <w:sz w:val="20"/>
          <w:szCs w:val="20"/>
        </w:rPr>
        <w:t>As in Fig</w:t>
      </w:r>
      <w:r w:rsidR="00656C9D">
        <w:rPr>
          <w:sz w:val="20"/>
          <w:szCs w:val="20"/>
        </w:rPr>
        <w:t>.</w:t>
      </w:r>
      <w:r w:rsidR="00666A31">
        <w:rPr>
          <w:sz w:val="20"/>
          <w:szCs w:val="20"/>
        </w:rPr>
        <w:t xml:space="preserve"> 1, the calculations are based on rigorous simulations and consider</w:t>
      </w:r>
      <w:r w:rsidR="00EF3B71" w:rsidRPr="005647DF">
        <w:rPr>
          <w:sz w:val="20"/>
        </w:rPr>
        <w:t xml:space="preserve"> the </w:t>
      </w:r>
      <w:proofErr w:type="spellStart"/>
      <w:r w:rsidR="00A72C17">
        <w:rPr>
          <w:sz w:val="20"/>
        </w:rPr>
        <w:t>the</w:t>
      </w:r>
      <w:proofErr w:type="spellEnd"/>
      <w:r w:rsidR="00A72C17">
        <w:rPr>
          <w:sz w:val="20"/>
        </w:rPr>
        <w:t xml:space="preserve"> effect of inflation and the </w:t>
      </w:r>
      <w:r w:rsidR="00A72C17" w:rsidRPr="00A72C17">
        <w:rPr>
          <w:sz w:val="20"/>
        </w:rPr>
        <w:t>monthly</w:t>
      </w:r>
      <w:r w:rsidR="00A72C17">
        <w:rPr>
          <w:i/>
          <w:sz w:val="20"/>
        </w:rPr>
        <w:t xml:space="preserve"> </w:t>
      </w:r>
      <w:r w:rsidR="00A72C17" w:rsidRPr="00EB66B4">
        <w:rPr>
          <w:sz w:val="20"/>
        </w:rPr>
        <w:t>fluctuation</w:t>
      </w:r>
      <w:r w:rsidR="00A72C17">
        <w:rPr>
          <w:i/>
          <w:sz w:val="20"/>
        </w:rPr>
        <w:t>s</w:t>
      </w:r>
      <w:r w:rsidR="00A72C17" w:rsidRPr="00EB66B4">
        <w:rPr>
          <w:sz w:val="20"/>
        </w:rPr>
        <w:t xml:space="preserve"> in natural gas and electricity prices</w:t>
      </w:r>
      <w:r w:rsidR="00A72C17" w:rsidRPr="005647DF">
        <w:rPr>
          <w:sz w:val="20"/>
        </w:rPr>
        <w:t xml:space="preserve"> </w:t>
      </w:r>
      <w:r w:rsidR="00EF3B71" w:rsidRPr="005647DF">
        <w:rPr>
          <w:sz w:val="20"/>
        </w:rPr>
        <w:t>fluctuation</w:t>
      </w:r>
      <w:r w:rsidR="000666BB">
        <w:rPr>
          <w:sz w:val="20"/>
        </w:rPr>
        <w:t>s</w:t>
      </w:r>
      <w:r w:rsidR="00EF3B71" w:rsidRPr="005647DF">
        <w:rPr>
          <w:sz w:val="20"/>
        </w:rPr>
        <w:t xml:space="preserve"> (the evolution of electricity</w:t>
      </w:r>
      <w:r w:rsidR="00EF3B71" w:rsidRPr="00EF3B71">
        <w:rPr>
          <w:sz w:val="20"/>
        </w:rPr>
        <w:t xml:space="preserve"> prices in Europe is displayed in </w:t>
      </w:r>
      <w:r w:rsidR="00EF3B71" w:rsidRPr="004E6B57">
        <w:rPr>
          <w:sz w:val="20"/>
          <w:highlight w:val="yellow"/>
        </w:rPr>
        <w:t xml:space="preserve">Supplementary Fig. </w:t>
      </w:r>
      <w:commentRangeStart w:id="321"/>
      <w:commentRangeStart w:id="322"/>
      <w:r w:rsidR="00632267" w:rsidRPr="004E6B57">
        <w:rPr>
          <w:sz w:val="20"/>
          <w:highlight w:val="yellow"/>
        </w:rPr>
        <w:t>S</w:t>
      </w:r>
      <w:r w:rsidR="00B763EC">
        <w:rPr>
          <w:sz w:val="20"/>
          <w:highlight w:val="yellow"/>
        </w:rPr>
        <w:t>X</w:t>
      </w:r>
      <w:commentRangeEnd w:id="321"/>
      <w:r w:rsidR="00666A31">
        <w:rPr>
          <w:rStyle w:val="CommentReference"/>
        </w:rPr>
        <w:commentReference w:id="321"/>
      </w:r>
      <w:commentRangeEnd w:id="322"/>
      <w:r w:rsidR="00F02A4A">
        <w:rPr>
          <w:rStyle w:val="CommentReference"/>
        </w:rPr>
        <w:commentReference w:id="322"/>
      </w:r>
      <w:r w:rsidR="00EF3B71" w:rsidRPr="00EF3B71">
        <w:rPr>
          <w:sz w:val="20"/>
        </w:rPr>
        <w:t>)</w:t>
      </w:r>
      <w:r w:rsidR="00B107DB" w:rsidRPr="00EF3B71">
        <w:rPr>
          <w:rFonts w:cstheme="minorHAnsi"/>
          <w:sz w:val="20"/>
          <w:szCs w:val="20"/>
        </w:rPr>
        <w:t>.</w:t>
      </w:r>
      <w:r w:rsidR="00666A31">
        <w:rPr>
          <w:rFonts w:cstheme="minorHAnsi"/>
          <w:sz w:val="20"/>
          <w:szCs w:val="20"/>
        </w:rPr>
        <w:t xml:space="preserve"> </w:t>
      </w:r>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r w:rsidR="00F75DE1">
        <w:rPr>
          <w:rFonts w:cstheme="minorHAnsi"/>
          <w:iCs/>
          <w:sz w:val="20"/>
          <w:szCs w:val="20"/>
        </w:rPr>
        <w:t xml:space="preserve"> Notably, </w:t>
      </w:r>
      <w:r w:rsidR="00F75DE1" w:rsidRPr="00F75DE1">
        <w:rPr>
          <w:rFonts w:cstheme="minorHAnsi"/>
          <w:iCs/>
          <w:sz w:val="20"/>
          <w:szCs w:val="20"/>
        </w:rPr>
        <w:t xml:space="preserve">ammonia production </w:t>
      </w:r>
      <w:r w:rsidR="00F75DE1" w:rsidRPr="00097071">
        <w:rPr>
          <w:rFonts w:cstheme="minorHAnsi"/>
          <w:i/>
          <w:iCs/>
          <w:sz w:val="20"/>
          <w:szCs w:val="20"/>
        </w:rPr>
        <w:t>via</w:t>
      </w:r>
      <w:r w:rsidR="00F75DE1" w:rsidRPr="00F75DE1">
        <w:rPr>
          <w:rFonts w:cstheme="minorHAnsi"/>
          <w:iCs/>
          <w:sz w:val="20"/>
          <w:szCs w:val="20"/>
        </w:rPr>
        <w:t xml:space="preserve"> wind electrolysis </w:t>
      </w:r>
      <w:r w:rsidR="00064B3A">
        <w:rPr>
          <w:rFonts w:cstheme="minorHAnsi"/>
          <w:iCs/>
          <w:sz w:val="20"/>
          <w:szCs w:val="20"/>
        </w:rPr>
        <w:t xml:space="preserve">arises as the most competitive green route, which </w:t>
      </w:r>
      <w:r w:rsidR="00F75DE1" w:rsidRPr="00F75DE1">
        <w:rPr>
          <w:rFonts w:cstheme="minorHAnsi"/>
          <w:iCs/>
          <w:sz w:val="20"/>
          <w:szCs w:val="20"/>
        </w:rPr>
        <w:t>has been cheaper than or similar to fossil ammonia for six months since December 2021</w:t>
      </w:r>
      <w:r w:rsidR="00F75DE1">
        <w:rPr>
          <w:rFonts w:cstheme="minorHAnsi"/>
          <w:iCs/>
          <w:sz w:val="20"/>
          <w:szCs w:val="20"/>
        </w:rPr>
        <w:t>.</w:t>
      </w:r>
    </w:p>
    <w:p w14:paraId="72B7596D" w14:textId="1CDCA115" w:rsidR="00AF4CB0" w:rsidRDefault="000B2615" w:rsidP="004A5AD1">
      <w:pPr>
        <w:rPr>
          <w:rFonts w:cstheme="minorHAnsi"/>
        </w:rPr>
      </w:pPr>
      <w:r>
        <w:rPr>
          <w:rFonts w:cstheme="minorHAnsi"/>
        </w:rPr>
        <w:lastRenderedPageBreak/>
        <w:t xml:space="preserve">We next analyse </w:t>
      </w:r>
      <w:r w:rsidR="002C57EB">
        <w:rPr>
          <w:rFonts w:cstheme="minorHAnsi"/>
        </w:rPr>
        <w:t>the breakdown</w:t>
      </w:r>
      <w:r w:rsidR="006B685F" w:rsidRPr="002D4245">
        <w:rPr>
          <w:rFonts w:cstheme="minorHAnsi"/>
        </w:rPr>
        <w:t xml:space="preserve"> of </w:t>
      </w:r>
      <w:r w:rsidR="00670E5C">
        <w:rPr>
          <w:rFonts w:cstheme="minorHAnsi"/>
        </w:rPr>
        <w:t xml:space="preserve">the </w:t>
      </w:r>
      <w:r w:rsidR="006B685F" w:rsidRPr="002D4245">
        <w:rPr>
          <w:rFonts w:cstheme="minorHAnsi"/>
        </w:rPr>
        <w:t xml:space="preserve">production cost for fossil and </w:t>
      </w:r>
      <w:r w:rsidR="00F808FC">
        <w:rPr>
          <w:rFonts w:cstheme="minorHAnsi"/>
        </w:rPr>
        <w:t>green</w:t>
      </w:r>
      <w:r w:rsidR="006B685F" w:rsidRPr="002D4245">
        <w:rPr>
          <w:rFonts w:cstheme="minorHAnsi"/>
        </w:rPr>
        <w:t xml:space="preserve"> </w:t>
      </w:r>
      <w:r w:rsidR="006B685F">
        <w:rPr>
          <w:rFonts w:cstheme="minorHAnsi"/>
        </w:rPr>
        <w:t xml:space="preserve">chemicals </w:t>
      </w:r>
      <w:r w:rsidR="006B685F" w:rsidRPr="002D4245">
        <w:rPr>
          <w:rFonts w:cstheme="minorHAnsi"/>
        </w:rPr>
        <w:t>at different time points</w:t>
      </w:r>
      <w:r w:rsidR="002701A6">
        <w:rPr>
          <w:rFonts w:cstheme="minorHAnsi"/>
        </w:rPr>
        <w:t xml:space="preserve"> (</w:t>
      </w:r>
      <w:r w:rsidR="002701A6" w:rsidRPr="007452C9">
        <w:rPr>
          <w:rFonts w:cstheme="minorHAnsi"/>
        </w:rPr>
        <w:fldChar w:fldCharType="begin"/>
      </w:r>
      <w:r w:rsidR="002701A6" w:rsidRPr="007452C9">
        <w:rPr>
          <w:rFonts w:cstheme="minorHAnsi"/>
        </w:rPr>
        <w:instrText xml:space="preserve"> REF _Ref124438535 \h  \* MERGEFORMAT </w:instrText>
      </w:r>
      <w:r w:rsidR="002701A6" w:rsidRPr="007452C9">
        <w:rPr>
          <w:rFonts w:cstheme="minorHAnsi"/>
        </w:rPr>
      </w:r>
      <w:r w:rsidR="002701A6" w:rsidRPr="007452C9">
        <w:rPr>
          <w:rFonts w:cstheme="minorHAnsi"/>
        </w:rPr>
        <w:fldChar w:fldCharType="separate"/>
      </w:r>
      <w:r w:rsidR="002C57EB" w:rsidRPr="002C57EB">
        <w:t xml:space="preserve">Fig. </w:t>
      </w:r>
      <w:r w:rsidR="002C57EB" w:rsidRPr="002C57EB">
        <w:rPr>
          <w:noProof/>
        </w:rPr>
        <w:t>3</w:t>
      </w:r>
      <w:r w:rsidR="002701A6" w:rsidRPr="007452C9">
        <w:rPr>
          <w:rFonts w:cstheme="minorHAnsi"/>
        </w:rPr>
        <w:fldChar w:fldCharType="end"/>
      </w:r>
      <w:r w:rsidR="002701A6">
        <w:rPr>
          <w:rFonts w:cstheme="minorHAnsi"/>
        </w:rPr>
        <w:t>)</w:t>
      </w:r>
      <w:r w:rsidR="006B685F" w:rsidRPr="002D4245">
        <w:rPr>
          <w:rFonts w:cstheme="minorHAnsi"/>
        </w:rPr>
        <w:t xml:space="preserve">. </w:t>
      </w:r>
      <w:r w:rsidR="00D87375">
        <w:rPr>
          <w:rFonts w:cstheme="minorHAnsi"/>
        </w:rPr>
        <w:t xml:space="preserve">We focus </w:t>
      </w:r>
      <w:r w:rsidR="00912474">
        <w:rPr>
          <w:rFonts w:cstheme="minorHAnsi"/>
        </w:rPr>
        <w:t xml:space="preserve">on </w:t>
      </w:r>
      <w:r w:rsidR="00BA43BB" w:rsidRPr="00BA43BB">
        <w:rPr>
          <w:rFonts w:cstheme="minorHAnsi"/>
        </w:rPr>
        <w:t xml:space="preserve">the green routes based on </w:t>
      </w:r>
      <w:r w:rsidR="005A5517" w:rsidRPr="002D4245">
        <w:rPr>
          <w:rFonts w:cstheme="minorHAnsi"/>
        </w:rPr>
        <w:t xml:space="preserve">wind-based </w:t>
      </w:r>
      <w:r w:rsidR="005A5517">
        <w:rPr>
          <w:rFonts w:cstheme="minorHAnsi"/>
        </w:rPr>
        <w:t xml:space="preserve">electrolytic </w:t>
      </w:r>
      <w:r w:rsidR="005A5517" w:rsidRPr="002D4245">
        <w:rPr>
          <w:rFonts w:cstheme="minorHAnsi"/>
        </w:rPr>
        <w:t>hydrogen</w:t>
      </w:r>
      <w:r w:rsidR="00BA43BB" w:rsidRPr="00BA43BB">
        <w:rPr>
          <w:rFonts w:cstheme="minorHAnsi"/>
        </w:rPr>
        <w:t xml:space="preserve">, as these were found </w:t>
      </w:r>
      <w:r w:rsidR="003F74CD">
        <w:rPr>
          <w:rFonts w:cstheme="minorHAnsi"/>
        </w:rPr>
        <w:t>to be</w:t>
      </w:r>
      <w:r w:rsidR="00BA43BB" w:rsidRPr="00BA43BB">
        <w:rPr>
          <w:rFonts w:cstheme="minorHAnsi"/>
        </w:rPr>
        <w:t xml:space="preserve"> the most promising </w:t>
      </w:r>
      <w:r w:rsidR="00BA43BB" w:rsidRPr="00484A22">
        <w:rPr>
          <w:rFonts w:cstheme="minorHAnsi"/>
        </w:rPr>
        <w:t>routes</w:t>
      </w:r>
      <w:r w:rsidR="00063026" w:rsidRPr="00484A22">
        <w:rPr>
          <w:rFonts w:cstheme="minorHAnsi"/>
        </w:rPr>
        <w:t xml:space="preserve"> </w:t>
      </w:r>
      <w:r w:rsidR="00484A22" w:rsidRPr="00E260DC">
        <w:rPr>
          <w:rFonts w:cstheme="minorHAnsi"/>
        </w:rPr>
        <w:t>(</w:t>
      </w:r>
      <w:r w:rsidR="00732E0C">
        <w:rPr>
          <w:rFonts w:cstheme="minorHAnsi"/>
        </w:rPr>
        <w:t xml:space="preserve">results for the </w:t>
      </w:r>
      <w:r w:rsidR="00484A22" w:rsidRPr="00E260DC">
        <w:t xml:space="preserve">other green routes </w:t>
      </w:r>
      <w:r w:rsidR="00732E0C">
        <w:t>are displayed</w:t>
      </w:r>
      <w:r w:rsidR="00484A22" w:rsidRPr="00E260DC">
        <w:t xml:space="preserve"> in </w:t>
      </w:r>
      <w:r w:rsidR="00732E0C">
        <w:t xml:space="preserve">the </w:t>
      </w:r>
      <w:r w:rsidR="00484A22" w:rsidRPr="004E6B57">
        <w:rPr>
          <w:highlight w:val="yellow"/>
        </w:rPr>
        <w:t xml:space="preserve">Supplementary Fig. </w:t>
      </w:r>
      <w:r w:rsidR="00E260DC" w:rsidRPr="004E6B57">
        <w:rPr>
          <w:highlight w:val="yellow"/>
        </w:rPr>
        <w:t>S</w:t>
      </w:r>
      <w:r w:rsidR="00B763EC">
        <w:rPr>
          <w:highlight w:val="yellow"/>
        </w:rPr>
        <w:t>X</w:t>
      </w:r>
      <w:r w:rsidR="00484A22" w:rsidRPr="00E260DC">
        <w:t>).</w:t>
      </w:r>
      <w:r w:rsidR="008A65D4">
        <w:t xml:space="preserve"> </w:t>
      </w:r>
      <w:r w:rsidR="002C4240">
        <w:t>Moreover, w</w:t>
      </w:r>
      <w:r w:rsidR="006B685F" w:rsidRPr="002D4245">
        <w:rPr>
          <w:rFonts w:cstheme="minorHAnsi"/>
        </w:rPr>
        <w:t xml:space="preserve">e take average values for the years 2019 and 2020 as the natural gas and electricity prices before July 2021 were </w:t>
      </w:r>
      <w:r w:rsidR="002701A6">
        <w:rPr>
          <w:rFonts w:cstheme="minorHAnsi"/>
        </w:rPr>
        <w:t>almost</w:t>
      </w:r>
      <w:r w:rsidR="002701A6" w:rsidRPr="002D4245">
        <w:rPr>
          <w:rFonts w:cstheme="minorHAnsi"/>
        </w:rPr>
        <w:t xml:space="preserve"> </w:t>
      </w:r>
      <w:r w:rsidR="006B685F" w:rsidRPr="002D4245">
        <w:rPr>
          <w:rFonts w:cstheme="minorHAnsi"/>
        </w:rPr>
        <w:t>constant</w:t>
      </w:r>
      <w:r w:rsidR="006B685F">
        <w:rPr>
          <w:rFonts w:cstheme="minorHAnsi"/>
        </w:rPr>
        <w:t>.</w:t>
      </w:r>
    </w:p>
    <w:p w14:paraId="33FE5C6A" w14:textId="6CF5B568" w:rsidR="00E86CFD" w:rsidRPr="007967F1" w:rsidRDefault="00344D48" w:rsidP="00D57482">
      <w:r>
        <w:rPr>
          <w:rFonts w:cstheme="minorHAnsi"/>
        </w:rPr>
        <w:t>Our results show that</w:t>
      </w:r>
      <w:r w:rsidRPr="002D4245">
        <w:rPr>
          <w:rFonts w:cstheme="minorHAnsi"/>
        </w:rPr>
        <w:t xml:space="preserve"> the contribution of natural gas to the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841986">
        <w:t xml:space="preserve">Fig. </w:t>
      </w:r>
      <w:r w:rsidRPr="00841986">
        <w:rPr>
          <w:noProof/>
        </w:rPr>
        <w:t>3</w:t>
      </w:r>
      <w:r w:rsidRPr="007452C9">
        <w:rPr>
          <w:rFonts w:cstheme="minorHAnsi"/>
        </w:rPr>
        <w:fldChar w:fldCharType="end"/>
      </w:r>
      <w:r w:rsidRPr="002D4245">
        <w:rPr>
          <w:rFonts w:cstheme="minorHAnsi"/>
        </w:rPr>
        <w:t>a).</w:t>
      </w:r>
      <w:r w:rsidR="00341573" w:rsidRPr="00341573">
        <w:rPr>
          <w:rFonts w:cstheme="minorHAnsi"/>
          <w:lang w:val="en-US"/>
        </w:rPr>
        <w:t xml:space="preserve"> </w:t>
      </w:r>
      <w:r w:rsidR="00341573" w:rsidRPr="002D4245">
        <w:rPr>
          <w:rFonts w:cstheme="minorHAnsi"/>
          <w:lang w:val="en-US"/>
        </w:rPr>
        <w:t xml:space="preserve">Similarly, for the production of fossil methanol, the share of natural gas increased from </w:t>
      </w:r>
      <w:r w:rsidR="00341573">
        <w:rPr>
          <w:rFonts w:cstheme="minorHAnsi"/>
          <w:lang w:val="en-US"/>
        </w:rPr>
        <w:t>48</w:t>
      </w:r>
      <w:r w:rsidR="00341573" w:rsidRPr="002D4245">
        <w:rPr>
          <w:rFonts w:cstheme="minorHAnsi"/>
          <w:lang w:val="en-US"/>
        </w:rPr>
        <w:t xml:space="preserve">% in 2020 to </w:t>
      </w:r>
      <w:r w:rsidR="00341573">
        <w:rPr>
          <w:rFonts w:cstheme="minorHAnsi"/>
          <w:lang w:val="en-US"/>
        </w:rPr>
        <w:t>76</w:t>
      </w:r>
      <w:r w:rsidR="00341573" w:rsidRPr="002D4245">
        <w:rPr>
          <w:rFonts w:cstheme="minorHAnsi"/>
          <w:lang w:val="en-US"/>
        </w:rPr>
        <w:t xml:space="preserve">% in July 2021 and </w:t>
      </w:r>
      <w:r w:rsidR="00341573">
        <w:rPr>
          <w:rFonts w:cstheme="minorHAnsi"/>
          <w:lang w:val="en-US"/>
        </w:rPr>
        <w:t>88</w:t>
      </w:r>
      <w:r w:rsidR="00341573" w:rsidRPr="002D4245">
        <w:rPr>
          <w:rFonts w:cstheme="minorHAnsi"/>
          <w:lang w:val="en-US"/>
        </w:rPr>
        <w:t xml:space="preserve">% in </w:t>
      </w:r>
      <w:r w:rsidR="00341573">
        <w:rPr>
          <w:rFonts w:cstheme="minorHAnsi"/>
          <w:lang w:val="en-US"/>
        </w:rPr>
        <w:t>November</w:t>
      </w:r>
      <w:r w:rsidR="00341573" w:rsidRPr="002D4245">
        <w:rPr>
          <w:rFonts w:cstheme="minorHAnsi"/>
          <w:lang w:val="en-US"/>
        </w:rPr>
        <w:t xml:space="preserve"> 2022 (</w:t>
      </w:r>
      <w:r w:rsidR="00341573" w:rsidRPr="007452C9">
        <w:rPr>
          <w:rFonts w:cstheme="minorHAnsi"/>
        </w:rPr>
        <w:fldChar w:fldCharType="begin"/>
      </w:r>
      <w:r w:rsidR="00341573" w:rsidRPr="007452C9">
        <w:rPr>
          <w:rFonts w:cstheme="minorHAnsi"/>
        </w:rPr>
        <w:instrText xml:space="preserve"> REF _Ref124438535 \h  \* MERGEFORMAT </w:instrText>
      </w:r>
      <w:r w:rsidR="00341573" w:rsidRPr="007452C9">
        <w:rPr>
          <w:rFonts w:cstheme="minorHAnsi"/>
        </w:rPr>
      </w:r>
      <w:r w:rsidR="00341573" w:rsidRPr="007452C9">
        <w:rPr>
          <w:rFonts w:cstheme="minorHAnsi"/>
        </w:rPr>
        <w:fldChar w:fldCharType="separate"/>
      </w:r>
      <w:r w:rsidR="00341573" w:rsidRPr="00C21911">
        <w:t xml:space="preserve">Fig. </w:t>
      </w:r>
      <w:r w:rsidR="00341573" w:rsidRPr="00C21911">
        <w:rPr>
          <w:noProof/>
        </w:rPr>
        <w:t>3</w:t>
      </w:r>
      <w:r w:rsidR="00341573" w:rsidRPr="007452C9">
        <w:rPr>
          <w:rFonts w:cstheme="minorHAnsi"/>
        </w:rPr>
        <w:fldChar w:fldCharType="end"/>
      </w:r>
      <w:r w:rsidR="00341573" w:rsidRPr="002D4245">
        <w:rPr>
          <w:rFonts w:cstheme="minorHAnsi"/>
          <w:lang w:val="en-US"/>
        </w:rPr>
        <w:t>b).</w:t>
      </w:r>
      <w:r w:rsidR="00B37502">
        <w:rPr>
          <w:rFonts w:cstheme="minorHAnsi"/>
          <w:lang w:val="en-US"/>
        </w:rPr>
        <w:t xml:space="preserve"> For the green routes, hydrogen represents the highest share of the production cost</w:t>
      </w:r>
      <w:r w:rsidR="00CA676E">
        <w:rPr>
          <w:rFonts w:cstheme="minorHAnsi"/>
          <w:lang w:val="en-US"/>
        </w:rPr>
        <w:t xml:space="preserve">; </w:t>
      </w:r>
      <w:r w:rsidR="00B37502">
        <w:rPr>
          <w:rFonts w:cstheme="minorHAnsi"/>
          <w:lang w:val="en-US"/>
        </w:rPr>
        <w:t>up to 69-85% for green ammonia and</w:t>
      </w:r>
      <w:r w:rsidR="00A822AB">
        <w:rPr>
          <w:rFonts w:cstheme="minorHAnsi"/>
          <w:lang w:val="en-US"/>
        </w:rPr>
        <w:t xml:space="preserve"> 61-67% for green methanol, depending on the time point.</w:t>
      </w:r>
      <w:r w:rsidR="00ED798E">
        <w:rPr>
          <w:rFonts w:cstheme="minorHAnsi"/>
          <w:lang w:val="en-US"/>
        </w:rPr>
        <w:t xml:space="preserve"> </w:t>
      </w:r>
      <w:r w:rsidR="00D57482">
        <w:t xml:space="preserve">We estimate that the average European levelized cost of </w:t>
      </w:r>
      <w:r w:rsidR="000204D1">
        <w:t>wind-based electrolytic hydrogen</w:t>
      </w:r>
      <w:r w:rsidR="00D57482">
        <w:t xml:space="preserve"> </w:t>
      </w:r>
      <w:r w:rsidR="006A188D">
        <w:t>has decreased</w:t>
      </w:r>
      <w:r w:rsidR="00D57482">
        <w:t xml:space="preserve"> steadily from 5.2-8.5 USD kg</w:t>
      </w:r>
      <w:r w:rsidR="00D57482" w:rsidRPr="008378AF">
        <w:rPr>
          <w:vertAlign w:val="superscript"/>
        </w:rPr>
        <w:t>-1</w:t>
      </w:r>
      <w:r w:rsidR="00D57482">
        <w:rPr>
          <w:vertAlign w:val="superscript"/>
        </w:rPr>
        <w:t xml:space="preserve"> </w:t>
      </w:r>
      <w:r w:rsidR="00D57482">
        <w:t>in 2019 to 4.5-6.3 USD kg</w:t>
      </w:r>
      <w:r w:rsidR="00D57482" w:rsidRPr="008378AF">
        <w:rPr>
          <w:vertAlign w:val="superscript"/>
        </w:rPr>
        <w:t>-1</w:t>
      </w:r>
      <w:r w:rsidR="00D57482">
        <w:t xml:space="preserve"> by 2021</w:t>
      </w:r>
      <w:r w:rsidR="00CD28ED">
        <w:t xml:space="preserve">, </w:t>
      </w:r>
      <w:r w:rsidR="00E23C1F">
        <w:t xml:space="preserve">primarily </w:t>
      </w:r>
      <w:r w:rsidR="00CD28ED">
        <w:t>driven by a</w:t>
      </w:r>
      <w:r w:rsidR="00D57482">
        <w:t xml:space="preserve"> reduction in the cost of on-shore wind electricity from 67 </w:t>
      </w:r>
      <w:r w:rsidR="003B009D">
        <w:t xml:space="preserve">to 42 </w:t>
      </w:r>
      <w:r w:rsidR="00D57482">
        <w:t>USD MWh</w:t>
      </w:r>
      <w:r w:rsidR="00D57482" w:rsidRPr="008378AF">
        <w:rPr>
          <w:vertAlign w:val="superscript"/>
        </w:rPr>
        <w:t>-1</w:t>
      </w:r>
      <w:r w:rsidR="00D57482">
        <w:t>, based on ref.</w:t>
      </w:r>
      <w:r w:rsidR="00D57482">
        <w:fldChar w:fldCharType="begin"/>
      </w:r>
      <w:r w:rsidR="00D57482">
        <w:instrText xml:space="preserve"> ADDIN ZOTERO_ITEM CSL_CITATION {"citationID":"u41OseLy","properties":{"formattedCitation":"\\super 25\\nosupersub{}","plainCitation":"25","noteIndex":0},"citationItems":[{"id":26628,"uris":["http://zotero.org/users/9157291/items/TXYNLTG5"],"itemData":{"id":26628,"type":"report","event-place":"Abu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D57482">
        <w:fldChar w:fldCharType="separate"/>
      </w:r>
      <w:r w:rsidR="00D57482" w:rsidRPr="00391A86">
        <w:rPr>
          <w:rFonts w:ascii="Calibri" w:hAnsi="Calibri" w:cs="Calibri"/>
          <w:szCs w:val="24"/>
          <w:vertAlign w:val="superscript"/>
        </w:rPr>
        <w:t>25</w:t>
      </w:r>
      <w:r w:rsidR="00D57482">
        <w:fldChar w:fldCharType="end"/>
      </w:r>
      <w:r w:rsidR="00D57482">
        <w:t xml:space="preserve">. </w:t>
      </w:r>
      <w:r w:rsidR="005737BE">
        <w:t>T</w:t>
      </w:r>
      <w:r w:rsidR="007967F1">
        <w:t xml:space="preserve">he hydrogen </w:t>
      </w:r>
      <w:r w:rsidR="005737BE">
        <w:t xml:space="preserve">cost </w:t>
      </w:r>
      <w:r w:rsidR="007967F1">
        <w:t>slightly increase</w:t>
      </w:r>
      <w:r w:rsidR="006A188D">
        <w:t>d</w:t>
      </w:r>
      <w:r w:rsidR="007967F1">
        <w:t xml:space="preserve"> </w:t>
      </w:r>
      <w:r w:rsidR="007A798E">
        <w:t>in</w:t>
      </w:r>
      <w:r w:rsidR="005737BE">
        <w:t xml:space="preserve"> 2022 </w:t>
      </w:r>
      <w:r w:rsidR="007F353B">
        <w:t xml:space="preserve">up </w:t>
      </w:r>
      <w:r w:rsidR="007967F1">
        <w:t xml:space="preserve">to </w:t>
      </w:r>
      <w:r w:rsidR="00250F45">
        <w:t>5.2</w:t>
      </w:r>
      <w:r w:rsidR="007967F1">
        <w:t>-</w:t>
      </w:r>
      <w:r w:rsidR="00250F45">
        <w:t>7.3</w:t>
      </w:r>
      <w:r w:rsidR="007967F1">
        <w:t xml:space="preserve"> USD kg</w:t>
      </w:r>
      <w:r w:rsidR="007967F1" w:rsidRPr="008378AF">
        <w:rPr>
          <w:vertAlign w:val="superscript"/>
        </w:rPr>
        <w:t>-1</w:t>
      </w:r>
      <w:r w:rsidR="005737BE">
        <w:t xml:space="preserve">, </w:t>
      </w:r>
      <w:r w:rsidR="007967F1">
        <w:t xml:space="preserve">due to the </w:t>
      </w:r>
      <w:r w:rsidR="005737BE">
        <w:t xml:space="preserve">effect of </w:t>
      </w:r>
      <w:r w:rsidR="007967F1">
        <w:t>inflatio</w:t>
      </w:r>
      <w:r w:rsidR="005737BE">
        <w:t>n</w:t>
      </w:r>
      <w:r w:rsidR="00E072AD">
        <w:t xml:space="preserve">. Hence, the hydrogen </w:t>
      </w:r>
      <w:r w:rsidR="00572F2E">
        <w:t>cost applied</w:t>
      </w:r>
      <w:r w:rsidR="00E072AD">
        <w:t xml:space="preserve"> in this work align well with the lower bound</w:t>
      </w:r>
      <w:r w:rsidR="00572F2E">
        <w:t xml:space="preserve"> of previous literature estimates</w:t>
      </w:r>
      <w:r w:rsidR="00E072AD">
        <w:t xml:space="preserve"> (</w:t>
      </w:r>
      <w:r w:rsidR="00D505F1" w:rsidRPr="00D80308">
        <w:rPr>
          <w:i/>
        </w:rPr>
        <w:t>i.e.</w:t>
      </w:r>
      <w:r w:rsidR="00D505F1">
        <w:t xml:space="preserve">, between </w:t>
      </w:r>
      <w:r w:rsidR="00E072AD">
        <w:t>4.6</w:t>
      </w:r>
      <w:r w:rsidR="00D505F1">
        <w:t xml:space="preserve"> and </w:t>
      </w:r>
      <w:r w:rsidR="00E072AD">
        <w:t>10 USD kg</w:t>
      </w:r>
      <w:r w:rsidR="00E072AD" w:rsidRPr="008378AF">
        <w:rPr>
          <w:vertAlign w:val="superscript"/>
        </w:rPr>
        <w:t>-1</w:t>
      </w:r>
      <w:r w:rsidR="00CF6979">
        <w:t xml:space="preserve"> </w:t>
      </w:r>
      <w:r w:rsidR="00D505F1">
        <w:t xml:space="preserve">based on </w:t>
      </w:r>
      <w:r w:rsidR="00CF6979">
        <w:t>ref.</w:t>
      </w:r>
      <w:r w:rsidR="00E072AD">
        <w:fldChar w:fldCharType="begin"/>
      </w:r>
      <w:r w:rsidR="00E072AD">
        <w:instrText xml:space="preserve"> ADDIN ZOTERO_ITEM CSL_CITATION {"citationID":"pejIi8CD","properties":{"formattedCitation":"\\super 26\\nosupersub{}","plainCitation":"26","noteIndex":0},"citationItems":[{"id":31556,"uris":["http://zotero.org/users/9157291/items/5Q9TNJYS"],"itemData":{"id":31556,"type":"article-journal","abstract":"Different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00E072AD">
        <w:fldChar w:fldCharType="separate"/>
      </w:r>
      <w:r w:rsidR="00E072AD" w:rsidRPr="00E072AD">
        <w:rPr>
          <w:rFonts w:ascii="Calibri" w:hAnsi="Calibri" w:cs="Calibri"/>
          <w:szCs w:val="24"/>
          <w:vertAlign w:val="superscript"/>
        </w:rPr>
        <w:t>26</w:t>
      </w:r>
      <w:r w:rsidR="00E072AD">
        <w:fldChar w:fldCharType="end"/>
      </w:r>
      <w:r w:rsidR="00CF6979">
        <w:t>)</w:t>
      </w:r>
      <w:r w:rsidR="00D505F1">
        <w:t>.</w:t>
      </w:r>
    </w:p>
    <w:p w14:paraId="002336E4" w14:textId="71CC7411" w:rsidR="009B29C7" w:rsidRPr="006022F6" w:rsidRDefault="00D57482" w:rsidP="009B29C7">
      <w:r>
        <w:t>For green methanol,</w:t>
      </w:r>
      <w:r w:rsidR="00167C38" w:rsidRPr="00167C38">
        <w:rPr>
          <w:rFonts w:cstheme="minorHAnsi"/>
          <w:lang w:val="en-US"/>
        </w:rPr>
        <w:t xml:space="preserve"> </w:t>
      </w:r>
      <w:r w:rsidR="005810BD">
        <w:rPr>
          <w:rFonts w:cstheme="minorHAnsi"/>
          <w:lang w:val="en-US"/>
        </w:rPr>
        <w:t xml:space="preserve">the </w:t>
      </w:r>
      <w:r w:rsidR="00167C38" w:rsidRPr="002D4245">
        <w:rPr>
          <w:rFonts w:cstheme="minorHAnsi"/>
          <w:lang w:val="en-US"/>
        </w:rPr>
        <w:t>CO</w:t>
      </w:r>
      <w:r w:rsidR="00167C38" w:rsidRPr="002D4245">
        <w:rPr>
          <w:rFonts w:cstheme="minorHAnsi"/>
          <w:vertAlign w:val="subscript"/>
          <w:lang w:val="en-US"/>
        </w:rPr>
        <w:t>2</w:t>
      </w:r>
      <w:r w:rsidR="00167C38" w:rsidRPr="002D4245">
        <w:rPr>
          <w:rFonts w:cstheme="minorHAnsi"/>
          <w:lang w:val="en-US"/>
        </w:rPr>
        <w:t xml:space="preserve"> </w:t>
      </w:r>
      <w:r w:rsidR="009D1080">
        <w:rPr>
          <w:rFonts w:cstheme="minorHAnsi"/>
          <w:lang w:val="en-US"/>
        </w:rPr>
        <w:t xml:space="preserve">feedstock captured from </w:t>
      </w:r>
      <w:r w:rsidR="009D1080">
        <w:rPr>
          <w:rFonts w:cstheme="minorHAnsi"/>
        </w:rPr>
        <w:t xml:space="preserve">the atmosphere by DAC </w:t>
      </w:r>
      <w:r w:rsidR="00E05687">
        <w:rPr>
          <w:rFonts w:cstheme="minorHAnsi"/>
        </w:rPr>
        <w:t>account</w:t>
      </w:r>
      <w:r w:rsidR="00392B9D">
        <w:rPr>
          <w:rFonts w:cstheme="minorHAnsi"/>
        </w:rPr>
        <w:t>ed</w:t>
      </w:r>
      <w:r w:rsidR="00E05687">
        <w:rPr>
          <w:rFonts w:cstheme="minorHAnsi"/>
        </w:rPr>
        <w:t xml:space="preserve"> for about </w:t>
      </w:r>
      <w:r w:rsidR="00167C38" w:rsidRPr="002D4245">
        <w:rPr>
          <w:rFonts w:cstheme="minorHAnsi"/>
          <w:lang w:val="en-US"/>
        </w:rPr>
        <w:t>1</w:t>
      </w:r>
      <w:r w:rsidR="00167C38">
        <w:rPr>
          <w:rFonts w:cstheme="minorHAnsi"/>
          <w:lang w:val="en-US"/>
        </w:rPr>
        <w:t>6</w:t>
      </w:r>
      <w:r w:rsidR="00167C38" w:rsidRPr="002D4245">
        <w:rPr>
          <w:rFonts w:cstheme="minorHAnsi"/>
          <w:lang w:val="en-US"/>
        </w:rPr>
        <w:t xml:space="preserve">% </w:t>
      </w:r>
      <w:r w:rsidR="00E05687">
        <w:rPr>
          <w:rFonts w:cstheme="minorHAnsi"/>
          <w:lang w:val="en-US"/>
        </w:rPr>
        <w:t xml:space="preserve">of the production cost </w:t>
      </w:r>
      <w:r w:rsidR="00167C38" w:rsidRPr="002D4245">
        <w:rPr>
          <w:rFonts w:cstheme="minorHAnsi"/>
          <w:lang w:val="en-US"/>
        </w:rPr>
        <w:t>in 2020</w:t>
      </w:r>
      <w:r w:rsidR="008D6F0A">
        <w:rPr>
          <w:rFonts w:cstheme="minorHAnsi"/>
          <w:lang w:val="en-US"/>
        </w:rPr>
        <w:t xml:space="preserve"> and </w:t>
      </w:r>
      <w:r w:rsidR="00E05687">
        <w:rPr>
          <w:rFonts w:cstheme="minorHAnsi"/>
          <w:lang w:val="en-US"/>
        </w:rPr>
        <w:t xml:space="preserve">up </w:t>
      </w:r>
      <w:r w:rsidR="00167C38" w:rsidRPr="002D4245">
        <w:rPr>
          <w:rFonts w:cstheme="minorHAnsi"/>
          <w:lang w:val="en-US"/>
        </w:rPr>
        <w:t xml:space="preserve">to </w:t>
      </w:r>
      <w:r w:rsidR="00167C38">
        <w:rPr>
          <w:rFonts w:cstheme="minorHAnsi"/>
          <w:lang w:val="en-US"/>
        </w:rPr>
        <w:t>28</w:t>
      </w:r>
      <w:r w:rsidR="00167C38" w:rsidRPr="002D4245">
        <w:rPr>
          <w:rFonts w:cstheme="minorHAnsi"/>
          <w:lang w:val="en-US"/>
        </w:rPr>
        <w:t xml:space="preserve">% </w:t>
      </w:r>
      <w:r w:rsidR="008D6F0A">
        <w:rPr>
          <w:rFonts w:cstheme="minorHAnsi"/>
          <w:lang w:val="en-US"/>
        </w:rPr>
        <w:t>in</w:t>
      </w:r>
      <w:r w:rsidR="00167C38" w:rsidRPr="002D4245">
        <w:rPr>
          <w:rFonts w:cstheme="minorHAnsi"/>
          <w:lang w:val="en-US"/>
        </w:rPr>
        <w:t xml:space="preserve"> </w:t>
      </w:r>
      <w:r w:rsidR="00167C38">
        <w:rPr>
          <w:rFonts w:cstheme="minorHAnsi"/>
          <w:lang w:val="en-US"/>
        </w:rPr>
        <w:t>November</w:t>
      </w:r>
      <w:r w:rsidR="00167C38" w:rsidRPr="002D4245">
        <w:rPr>
          <w:rFonts w:cstheme="minorHAnsi"/>
          <w:lang w:val="en-US"/>
        </w:rPr>
        <w:t xml:space="preserve"> 2022.</w:t>
      </w:r>
      <w:r w:rsidR="00F05D60">
        <w:rPr>
          <w:lang w:val="en-US"/>
        </w:rPr>
        <w:t xml:space="preserve"> </w:t>
      </w:r>
      <w:r w:rsidR="00AE6681">
        <w:rPr>
          <w:lang w:val="en-US"/>
        </w:rPr>
        <w:t>The</w:t>
      </w:r>
      <w:r w:rsidR="0004403A">
        <w:rPr>
          <w:lang w:val="en-US"/>
        </w:rPr>
        <w:t xml:space="preserve"> </w:t>
      </w:r>
      <w:r w:rsidR="006D6BEC">
        <w:rPr>
          <w:lang w:val="en-US"/>
        </w:rPr>
        <w:t>higher contribution</w:t>
      </w:r>
      <w:r w:rsidR="008D6F0A">
        <w:rPr>
          <w:lang w:val="en-US"/>
        </w:rPr>
        <w:t xml:space="preserve"> </w:t>
      </w:r>
      <w:r w:rsidR="0004403A">
        <w:rPr>
          <w:lang w:val="en-US"/>
        </w:rPr>
        <w:t xml:space="preserve">can be attributed to the increased cost </w:t>
      </w:r>
      <w:r>
        <w:t xml:space="preserve">of </w:t>
      </w:r>
      <w:r w:rsidR="00DD3840">
        <w:t>DAC</w:t>
      </w:r>
      <w:r w:rsidR="0004403A">
        <w:t>,</w:t>
      </w:r>
      <w:r>
        <w:t xml:space="preserve"> from an average of 246 USD t</w:t>
      </w:r>
      <w:r w:rsidRPr="008378AF">
        <w:rPr>
          <w:vertAlign w:val="superscript"/>
        </w:rPr>
        <w:t>-1</w:t>
      </w:r>
      <w:r>
        <w:t xml:space="preserve"> </w:t>
      </w:r>
      <w:r w:rsidR="00DD3840">
        <w:t>CO</w:t>
      </w:r>
      <w:r w:rsidR="00DD3840" w:rsidRPr="00DD3840">
        <w:rPr>
          <w:vertAlign w:val="subscript"/>
        </w:rPr>
        <w:t>2</w:t>
      </w:r>
      <w:r w:rsidR="00DD3840">
        <w:t xml:space="preserve"> </w:t>
      </w:r>
      <w:r>
        <w:t>in 2019 to 360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2021, reaching the highest value of 775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August 2022.</w:t>
      </w:r>
      <w:r w:rsidR="00617603">
        <w:t xml:space="preserve"> Here, we consider a high-temperature </w:t>
      </w:r>
      <w:r w:rsidR="009B29C7">
        <w:t>solvent-based</w:t>
      </w:r>
      <w:r w:rsidR="00617603">
        <w:t xml:space="preserve"> </w:t>
      </w:r>
      <w:r w:rsidR="00617603">
        <w:rPr>
          <w:rFonts w:cstheme="minorHAnsi"/>
        </w:rPr>
        <w:t xml:space="preserve">DAC technology, adapted from the work by Keith </w:t>
      </w:r>
      <w:r w:rsidR="00617603" w:rsidRPr="00AE189C">
        <w:rPr>
          <w:rFonts w:cstheme="minorHAnsi"/>
          <w:i/>
        </w:rPr>
        <w:t>et al.</w:t>
      </w:r>
      <w:r w:rsidR="00617603">
        <w:rPr>
          <w:rFonts w:cstheme="minorHAnsi"/>
        </w:rPr>
        <w:fldChar w:fldCharType="begin"/>
      </w:r>
      <w:r w:rsidR="00617603">
        <w:rPr>
          <w:rFonts w:cstheme="minorHAnsi"/>
        </w:rPr>
        <w:instrText xml:space="preserve"> ADDIN ZOTERO_ITEM CSL_CITATION {"citationID":"buA3tSxp","properties":{"formattedCitation":"\\super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617603">
        <w:rPr>
          <w:rFonts w:ascii="Cambria Math" w:hAnsi="Cambria Math" w:cs="Cambria Math"/>
        </w:rPr>
        <w:instrText>∼</w:instrText>
      </w:r>
      <w:r w:rsidR="00617603">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617603">
        <w:rPr>
          <w:rFonts w:cstheme="minorHAnsi"/>
        </w:rPr>
        <w:fldChar w:fldCharType="separate"/>
      </w:r>
      <w:r w:rsidR="00617603" w:rsidRPr="00E072AD">
        <w:rPr>
          <w:rFonts w:ascii="Calibri" w:hAnsi="Calibri" w:cs="Calibri"/>
          <w:szCs w:val="24"/>
          <w:vertAlign w:val="superscript"/>
        </w:rPr>
        <w:t>27</w:t>
      </w:r>
      <w:r w:rsidR="00617603">
        <w:rPr>
          <w:rFonts w:cstheme="minorHAnsi"/>
        </w:rPr>
        <w:fldChar w:fldCharType="end"/>
      </w:r>
      <w:r w:rsidR="00617603">
        <w:rPr>
          <w:rFonts w:cstheme="minorHAnsi"/>
        </w:rPr>
        <w:t xml:space="preserve">. </w:t>
      </w:r>
      <w:r w:rsidR="009B29C7">
        <w:rPr>
          <w:rFonts w:cstheme="minorHAnsi"/>
        </w:rPr>
        <w:t>This technology requires a</w:t>
      </w:r>
      <w:r w:rsidR="009B29C7">
        <w:t xml:space="preserve">round 0.1 </w:t>
      </w:r>
      <w:r w:rsidR="0032591B">
        <w:t>t</w:t>
      </w:r>
      <w:r w:rsidR="009B29C7">
        <w:t xml:space="preserve"> of natural gas and 77 kWh of electricity per </w:t>
      </w:r>
      <w:r w:rsidR="0032591B">
        <w:t>t</w:t>
      </w:r>
      <w:r w:rsidR="009B29C7">
        <w:t xml:space="preserve"> of CO</w:t>
      </w:r>
      <w:r w:rsidR="009B29C7" w:rsidRPr="008378AF">
        <w:rPr>
          <w:vertAlign w:val="subscript"/>
        </w:rPr>
        <w:t>2</w:t>
      </w:r>
      <w:r w:rsidR="009B29C7">
        <w:t xml:space="preserve"> captured</w:t>
      </w:r>
      <w:r w:rsidR="009B29C7">
        <w:fldChar w:fldCharType="begin"/>
      </w:r>
      <w:r w:rsidR="009B29C7">
        <w:instrText xml:space="preserve"> ADDIN ZOTERO_ITEM CSL_CITATION {"citationID":"dQjUzZiY","properties":{"formattedCitation":"\\super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9B29C7">
        <w:rPr>
          <w:rFonts w:ascii="Cambria Math" w:hAnsi="Cambria Math" w:cs="Cambria Math"/>
        </w:rPr>
        <w:instrText>∼</w:instrText>
      </w:r>
      <w:r w:rsidR="009B29C7">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9B29C7">
        <w:fldChar w:fldCharType="separate"/>
      </w:r>
      <w:r w:rsidR="009B29C7" w:rsidRPr="00E072AD">
        <w:rPr>
          <w:rFonts w:ascii="Calibri" w:hAnsi="Calibri" w:cs="Calibri"/>
          <w:szCs w:val="24"/>
          <w:vertAlign w:val="superscript"/>
        </w:rPr>
        <w:t>27</w:t>
      </w:r>
      <w:r w:rsidR="009B29C7">
        <w:fldChar w:fldCharType="end"/>
      </w:r>
      <w:r w:rsidR="009A6503">
        <w:t xml:space="preserve">. Hence, the </w:t>
      </w:r>
      <w:r w:rsidR="002F2CFB">
        <w:t xml:space="preserve">capture </w:t>
      </w:r>
      <w:r w:rsidR="009A6503">
        <w:t xml:space="preserve">cost </w:t>
      </w:r>
      <w:r w:rsidR="002F2CFB">
        <w:t>is</w:t>
      </w:r>
      <w:r w:rsidR="009A6503">
        <w:t xml:space="preserve"> highly </w:t>
      </w:r>
      <w:r w:rsidR="005C5595">
        <w:t xml:space="preserve">sensitive to the </w:t>
      </w:r>
      <w:r w:rsidR="004E00C9">
        <w:rPr>
          <w:rFonts w:cstheme="minorHAnsi"/>
          <w:lang w:val="en-US"/>
        </w:rPr>
        <w:t>fluctuation in natural gas and electricity</w:t>
      </w:r>
      <w:r w:rsidR="004E00C9" w:rsidRPr="002D4245">
        <w:rPr>
          <w:rFonts w:cstheme="minorHAnsi"/>
          <w:lang w:val="en-US"/>
        </w:rPr>
        <w:t xml:space="preserve"> price</w:t>
      </w:r>
      <w:r w:rsidR="004E00C9">
        <w:rPr>
          <w:rFonts w:cstheme="minorHAnsi"/>
          <w:lang w:val="en-US"/>
        </w:rPr>
        <w:t>s</w:t>
      </w:r>
      <w:r w:rsidR="009A6503">
        <w:rPr>
          <w:rFonts w:cstheme="minorHAnsi"/>
          <w:lang w:val="en-US"/>
        </w:rPr>
        <w:t>.</w:t>
      </w:r>
      <w:r w:rsidR="006A188D">
        <w:rPr>
          <w:rFonts w:cstheme="minorHAnsi"/>
          <w:lang w:val="en-US"/>
        </w:rPr>
        <w:t xml:space="preserve"> </w:t>
      </w:r>
      <w:r w:rsidR="00E80C05">
        <w:rPr>
          <w:rFonts w:cstheme="minorHAnsi"/>
          <w:lang w:val="en-US"/>
        </w:rPr>
        <w:t>T</w:t>
      </w:r>
      <w:r w:rsidR="0047358B">
        <w:rPr>
          <w:rFonts w:cstheme="minorHAnsi"/>
          <w:lang w:val="en-US"/>
        </w:rPr>
        <w:t>here are other DAC technologies</w:t>
      </w:r>
      <w:r w:rsidR="00DD3E31">
        <w:rPr>
          <w:rFonts w:cstheme="minorHAnsi"/>
          <w:lang w:val="en-US"/>
        </w:rPr>
        <w:t>,</w:t>
      </w:r>
      <w:r w:rsidR="00DD3E31" w:rsidRPr="00DD3E31">
        <w:rPr>
          <w:rFonts w:cstheme="minorHAnsi"/>
          <w:lang w:val="en-US"/>
        </w:rPr>
        <w:t xml:space="preserve"> </w:t>
      </w:r>
      <w:r w:rsidR="00DD3E31">
        <w:rPr>
          <w:rFonts w:cstheme="minorHAnsi"/>
          <w:lang w:val="en-US"/>
        </w:rPr>
        <w:t>such as the low-temperature sorbent-based technology,</w:t>
      </w:r>
      <w:r w:rsidR="0047358B">
        <w:rPr>
          <w:rFonts w:cstheme="minorHAnsi"/>
          <w:lang w:val="en-US"/>
        </w:rPr>
        <w:t xml:space="preserve"> </w:t>
      </w:r>
      <w:r w:rsidR="00E80C05">
        <w:rPr>
          <w:rFonts w:cstheme="minorHAnsi"/>
          <w:lang w:val="en-US"/>
        </w:rPr>
        <w:t xml:space="preserve">that </w:t>
      </w:r>
      <w:r w:rsidR="002F2CFB">
        <w:rPr>
          <w:rFonts w:cstheme="minorHAnsi"/>
          <w:lang w:val="en-US"/>
        </w:rPr>
        <w:t>might be</w:t>
      </w:r>
      <w:r w:rsidR="00E80C05">
        <w:rPr>
          <w:rFonts w:cstheme="minorHAnsi"/>
          <w:lang w:val="en-US"/>
        </w:rPr>
        <w:t xml:space="preserve"> less dependent on natural gas</w:t>
      </w:r>
      <w:r w:rsidR="00551197">
        <w:rPr>
          <w:rFonts w:cstheme="minorHAnsi"/>
          <w:lang w:val="en-US"/>
        </w:rPr>
        <w:fldChar w:fldCharType="begin"/>
      </w:r>
      <w:r w:rsidR="00551197">
        <w:rPr>
          <w:rFonts w:cstheme="minorHAnsi"/>
          <w:lang w:val="en-US"/>
        </w:rPr>
        <w:instrText xml:space="preserve"> ADDIN ZOTERO_ITEM CSL_CITATION {"citationID":"DrrxUArr","properties":{"formattedCitation":"\\super 28\\nosupersub{}","plainCitation":"28","noteIndex":0},"citationItems":[{"id":5877,"uris":["http://zotero.org/users/9157291/items/8BY34IRX"],"itemData":{"id":5877,"type":"article-journal","abstract":"Meeting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instrText>
      </w:r>
      <w:r w:rsidR="00551197">
        <w:rPr>
          <w:rFonts w:cstheme="minorHAnsi"/>
          <w:lang w:val="en-US"/>
        </w:rPr>
        <w:fldChar w:fldCharType="separate"/>
      </w:r>
      <w:r w:rsidR="00551197" w:rsidRPr="00551197">
        <w:rPr>
          <w:rFonts w:ascii="Calibri" w:hAnsi="Calibri" w:cs="Calibri"/>
          <w:szCs w:val="24"/>
          <w:vertAlign w:val="superscript"/>
        </w:rPr>
        <w:t>28</w:t>
      </w:r>
      <w:r w:rsidR="00551197">
        <w:rPr>
          <w:rFonts w:cstheme="minorHAnsi"/>
          <w:lang w:val="en-US"/>
        </w:rPr>
        <w:fldChar w:fldCharType="end"/>
      </w:r>
      <w:r w:rsidR="00DD3E31">
        <w:rPr>
          <w:rFonts w:cstheme="minorHAnsi"/>
          <w:lang w:val="en-US"/>
        </w:rPr>
        <w:t>.</w:t>
      </w:r>
    </w:p>
    <w:p w14:paraId="56542B9A" w14:textId="1448C485" w:rsidR="00E27D70" w:rsidRDefault="00E27D70" w:rsidP="00D57482"/>
    <w:p w14:paraId="448C660D" w14:textId="49F74790" w:rsidR="00B10BAE" w:rsidRDefault="00B10BAE" w:rsidP="00344D48">
      <w:pPr>
        <w:rPr>
          <w:rFonts w:cstheme="minorHAnsi"/>
        </w:rPr>
      </w:pPr>
    </w:p>
    <w:p w14:paraId="5448D46B" w14:textId="77777777" w:rsidR="00A822AB" w:rsidRDefault="00A822AB" w:rsidP="00344D48">
      <w:pPr>
        <w:rPr>
          <w:rFonts w:cstheme="minorHAnsi"/>
          <w:lang w:val="en-US"/>
        </w:rPr>
      </w:pPr>
    </w:p>
    <w:p w14:paraId="146907DD" w14:textId="2FA3A874" w:rsidR="00344D48" w:rsidRDefault="00344D48" w:rsidP="00344D48">
      <w:pPr>
        <w:rPr>
          <w:rFonts w:cstheme="minorHAnsi"/>
          <w:lang w:val="en-US"/>
        </w:rPr>
      </w:pPr>
    </w:p>
    <w:p w14:paraId="17D7FC51" w14:textId="77777777" w:rsidR="00F34B21" w:rsidRDefault="00F34B21" w:rsidP="00344D48"/>
    <w:p w14:paraId="00D8B374" w14:textId="77777777" w:rsidR="00344D48" w:rsidRPr="00344D48" w:rsidRDefault="00344D48" w:rsidP="004A5AD1">
      <w:pPr>
        <w:rPr>
          <w:rFonts w:cstheme="minorHAnsi"/>
        </w:rPr>
      </w:pPr>
    </w:p>
    <w:p w14:paraId="65511C7E" w14:textId="26AEA7ED" w:rsidR="001B33C0" w:rsidRDefault="002255EF" w:rsidP="00D353BE">
      <w:pPr>
        <w:keepNext/>
        <w:spacing w:after="0"/>
        <w:jc w:val="center"/>
      </w:pPr>
      <w:r>
        <w:rPr>
          <w:noProof/>
          <w:lang w:val="en-US"/>
        </w:rPr>
        <w:lastRenderedPageBreak/>
        <w:drawing>
          <wp:inline distT="0" distB="0" distL="0" distR="0" wp14:anchorId="156CF5D5" wp14:editId="78BAA38A">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02034C7D" w:rsidR="001B33C0" w:rsidRDefault="001B33C0" w:rsidP="001B33C0">
      <w:pPr>
        <w:pStyle w:val="Caption"/>
        <w:jc w:val="both"/>
        <w:rPr>
          <w:i w:val="0"/>
          <w:color w:val="auto"/>
          <w:sz w:val="20"/>
        </w:rPr>
      </w:pPr>
      <w:bookmarkStart w:id="323"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00AE6B35" w:rsidRPr="00636D98">
        <w:rPr>
          <w:b/>
          <w:i w:val="0"/>
          <w:noProof/>
          <w:color w:val="auto"/>
          <w:sz w:val="20"/>
        </w:rPr>
        <w:t>3</w:t>
      </w:r>
      <w:r w:rsidRPr="00636D98">
        <w:rPr>
          <w:b/>
          <w:i w:val="0"/>
          <w:color w:val="auto"/>
          <w:sz w:val="20"/>
        </w:rPr>
        <w:fldChar w:fldCharType="end"/>
      </w:r>
      <w:bookmarkEnd w:id="323"/>
      <w:r w:rsidR="00C21911" w:rsidRPr="00636D98">
        <w:rPr>
          <w:b/>
          <w:i w:val="0"/>
          <w:color w:val="auto"/>
          <w:sz w:val="20"/>
        </w:rPr>
        <w:t>.</w:t>
      </w:r>
      <w:r w:rsidRPr="00636D98">
        <w:rPr>
          <w:b/>
          <w:i w:val="0"/>
          <w:color w:val="auto"/>
          <w:sz w:val="20"/>
        </w:rPr>
        <w:t xml:space="preserve"> Breakdown of production costs for fossil and green ammonia (a) and methanol (b). </w:t>
      </w:r>
      <w:r w:rsidR="00E60345" w:rsidRPr="00636D98">
        <w:rPr>
          <w:i w:val="0"/>
          <w:color w:val="auto"/>
          <w:sz w:val="20"/>
        </w:rPr>
        <w:t xml:space="preserve">Only the </w:t>
      </w:r>
      <w:r w:rsidR="00F02982" w:rsidRPr="00636D98">
        <w:rPr>
          <w:i w:val="0"/>
          <w:color w:val="auto"/>
          <w:sz w:val="20"/>
        </w:rPr>
        <w:t>g</w:t>
      </w:r>
      <w:r w:rsidRPr="00636D98">
        <w:rPr>
          <w:i w:val="0"/>
          <w:color w:val="auto"/>
          <w:sz w:val="20"/>
        </w:rPr>
        <w:t xml:space="preserve">reen </w:t>
      </w:r>
      <w:r w:rsidR="007971CF" w:rsidRPr="00636D98">
        <w:rPr>
          <w:i w:val="0"/>
          <w:color w:val="auto"/>
          <w:sz w:val="20"/>
        </w:rPr>
        <w:t xml:space="preserve">production </w:t>
      </w:r>
      <w:r w:rsidRPr="00636D98">
        <w:rPr>
          <w:i w:val="0"/>
          <w:color w:val="auto"/>
          <w:sz w:val="20"/>
        </w:rPr>
        <w:t>route</w:t>
      </w:r>
      <w:r w:rsidR="004D0C12" w:rsidRPr="00636D98">
        <w:rPr>
          <w:i w:val="0"/>
          <w:color w:val="auto"/>
          <w:sz w:val="20"/>
        </w:rPr>
        <w:t>s</w:t>
      </w:r>
      <w:r w:rsidRPr="00636D98">
        <w:rPr>
          <w:i w:val="0"/>
          <w:color w:val="auto"/>
          <w:sz w:val="20"/>
        </w:rPr>
        <w:t xml:space="preserve"> </w:t>
      </w:r>
      <w:r w:rsidR="007971CF" w:rsidRPr="00636D98">
        <w:rPr>
          <w:i w:val="0"/>
          <w:color w:val="auto"/>
          <w:sz w:val="20"/>
        </w:rPr>
        <w:t>based on</w:t>
      </w:r>
      <w:r w:rsidRPr="00636D98">
        <w:rPr>
          <w:i w:val="0"/>
          <w:color w:val="auto"/>
          <w:sz w:val="20"/>
        </w:rPr>
        <w:t xml:space="preserve"> hydrogen from water electrolysis using on-shore wind electricity</w:t>
      </w:r>
      <w:r w:rsidR="004D0C12" w:rsidRPr="00636D98">
        <w:rPr>
          <w:i w:val="0"/>
          <w:color w:val="auto"/>
          <w:sz w:val="20"/>
        </w:rPr>
        <w:t xml:space="preserve"> </w:t>
      </w:r>
      <w:r w:rsidR="008E72A0" w:rsidRPr="00636D98">
        <w:rPr>
          <w:i w:val="0"/>
          <w:color w:val="auto"/>
          <w:sz w:val="20"/>
        </w:rPr>
        <w:t>are</w:t>
      </w:r>
      <w:r w:rsidR="004D0C12" w:rsidRPr="00636D98">
        <w:rPr>
          <w:i w:val="0"/>
          <w:color w:val="auto"/>
          <w:sz w:val="20"/>
        </w:rPr>
        <w:t xml:space="preserve"> displayed, as these were found </w:t>
      </w:r>
      <w:r w:rsidR="003F74CD" w:rsidRPr="00636D98">
        <w:rPr>
          <w:i w:val="0"/>
          <w:color w:val="auto"/>
          <w:sz w:val="20"/>
        </w:rPr>
        <w:t>to be</w:t>
      </w:r>
      <w:r w:rsidR="004D0C12" w:rsidRPr="00636D98">
        <w:rPr>
          <w:i w:val="0"/>
          <w:color w:val="auto"/>
          <w:sz w:val="20"/>
        </w:rPr>
        <w:t xml:space="preserve"> the most promising routes</w:t>
      </w:r>
      <w:r w:rsidR="00F14F3D" w:rsidRPr="00636D98">
        <w:rPr>
          <w:i w:val="0"/>
          <w:color w:val="auto"/>
          <w:sz w:val="20"/>
        </w:rPr>
        <w:t xml:space="preserve"> (the results for other green routes can be found in the </w:t>
      </w:r>
      <w:r w:rsidR="00F14F3D" w:rsidRPr="004E6B57">
        <w:rPr>
          <w:i w:val="0"/>
          <w:color w:val="auto"/>
          <w:sz w:val="20"/>
          <w:highlight w:val="yellow"/>
        </w:rPr>
        <w:t xml:space="preserve">Supplementary </w:t>
      </w:r>
      <w:r w:rsidR="00063026" w:rsidRPr="004E6B57">
        <w:rPr>
          <w:i w:val="0"/>
          <w:color w:val="auto"/>
          <w:sz w:val="20"/>
          <w:highlight w:val="yellow"/>
        </w:rPr>
        <w:t>Fig.</w:t>
      </w:r>
      <w:r w:rsidR="00636D98" w:rsidRPr="004E6B57">
        <w:rPr>
          <w:i w:val="0"/>
          <w:color w:val="auto"/>
          <w:sz w:val="20"/>
          <w:highlight w:val="yellow"/>
        </w:rPr>
        <w:t xml:space="preserve"> S</w:t>
      </w:r>
      <w:r w:rsidR="001433BA">
        <w:rPr>
          <w:i w:val="0"/>
          <w:color w:val="auto"/>
          <w:sz w:val="20"/>
          <w:highlight w:val="yellow"/>
        </w:rPr>
        <w:t>X</w:t>
      </w:r>
      <w:r w:rsidR="00F14F3D" w:rsidRPr="00636D98">
        <w:rPr>
          <w:i w:val="0"/>
          <w:color w:val="auto"/>
          <w:sz w:val="20"/>
        </w:rPr>
        <w:t>)</w:t>
      </w:r>
      <w:r w:rsidR="00CC483F" w:rsidRPr="00636D98">
        <w:rPr>
          <w:i w:val="0"/>
          <w:color w:val="auto"/>
          <w:sz w:val="20"/>
        </w:rPr>
        <w:t xml:space="preserve">. </w:t>
      </w:r>
      <w:r w:rsidR="005F5CAE" w:rsidRPr="00636D98">
        <w:rPr>
          <w:i w:val="0"/>
          <w:color w:val="auto"/>
          <w:sz w:val="20"/>
        </w:rPr>
        <w:t>E</w:t>
      </w:r>
      <w:r w:rsidRPr="00636D98">
        <w:rPr>
          <w:i w:val="0"/>
          <w:color w:val="auto"/>
          <w:sz w:val="20"/>
        </w:rPr>
        <w:t>rror bars display the production cost considering the lower and upper bound for the levelized cost of hydrogen.</w:t>
      </w:r>
      <w:r w:rsidR="00381EC4" w:rsidRPr="00636D98">
        <w:rPr>
          <w:i w:val="0"/>
          <w:color w:val="auto"/>
          <w:sz w:val="20"/>
        </w:rPr>
        <w:t xml:space="preserve"> The contribution of natural gas to the average production costs </w:t>
      </w:r>
      <w:r w:rsidR="007D5F2A" w:rsidRPr="00636D98">
        <w:rPr>
          <w:i w:val="0"/>
          <w:color w:val="auto"/>
          <w:sz w:val="20"/>
        </w:rPr>
        <w:t>has</w:t>
      </w:r>
      <w:r w:rsidR="00381EC4" w:rsidRPr="00636D98">
        <w:rPr>
          <w:i w:val="0"/>
          <w:color w:val="auto"/>
          <w:sz w:val="20"/>
        </w:rPr>
        <w:t xml:space="preserve"> increased notably, from 21% in 2020 to 63% in November 2022 for ammonia and from 48% in 2020 to 88% in November 2022 for methanol.</w:t>
      </w:r>
      <w:r w:rsidR="002824A2" w:rsidRPr="00636D98">
        <w:rPr>
          <w:i w:val="0"/>
          <w:color w:val="auto"/>
          <w:sz w:val="20"/>
        </w:rPr>
        <w:t xml:space="preserve"> </w:t>
      </w:r>
      <w:r w:rsidR="00064C9F" w:rsidRPr="00636D98">
        <w:rPr>
          <w:i w:val="0"/>
          <w:color w:val="auto"/>
          <w:sz w:val="20"/>
        </w:rPr>
        <w:t>H</w:t>
      </w:r>
      <w:r w:rsidR="002824A2" w:rsidRPr="00636D98">
        <w:rPr>
          <w:i w:val="0"/>
          <w:color w:val="auto"/>
          <w:sz w:val="20"/>
        </w:rPr>
        <w:t>ydrogen has the highest contribution</w:t>
      </w:r>
      <w:r w:rsidR="00064C9F" w:rsidRPr="00636D98">
        <w:rPr>
          <w:i w:val="0"/>
          <w:color w:val="auto"/>
          <w:sz w:val="20"/>
        </w:rPr>
        <w:t xml:space="preserve"> to the average production cost of green chemicals</w:t>
      </w:r>
      <w:r w:rsidR="00D87BF1">
        <w:rPr>
          <w:i w:val="0"/>
          <w:color w:val="auto"/>
          <w:sz w:val="20"/>
        </w:rPr>
        <w:t>.</w:t>
      </w:r>
    </w:p>
    <w:p w14:paraId="1D1AE6F8" w14:textId="2C21B5FC" w:rsidR="00C2118D" w:rsidRPr="002D4245" w:rsidRDefault="00064C7D" w:rsidP="00D25DE2">
      <w:pPr>
        <w:pStyle w:val="Heading3"/>
        <w:rPr>
          <w:lang w:val="en-US"/>
        </w:rPr>
      </w:pPr>
      <w:r w:rsidRPr="000666BB">
        <w:rPr>
          <w:lang w:val="en-US"/>
        </w:rPr>
        <w:t>C</w:t>
      </w:r>
      <w:r w:rsidRPr="00BF6DFD">
        <w:rPr>
          <w:lang w:val="en-US"/>
        </w:rPr>
        <w:t xml:space="preserve">arbon </w:t>
      </w:r>
      <w:r w:rsidRPr="00233DE2">
        <w:rPr>
          <w:lang w:val="en-US"/>
        </w:rPr>
        <w:t>mitigation becomes economically appealing</w:t>
      </w:r>
      <w:r w:rsidRPr="000666BB">
        <w:rPr>
          <w:lang w:val="en-US"/>
        </w:rPr>
        <w:t xml:space="preserve"> due to expensive fossil feedstock</w:t>
      </w:r>
      <w:r w:rsidRPr="00064C7D">
        <w:rPr>
          <w:lang w:val="en-US"/>
        </w:rPr>
        <w:t xml:space="preserve"> </w:t>
      </w:r>
    </w:p>
    <w:p w14:paraId="37DA1996" w14:textId="4703B17C" w:rsidR="00C2118D" w:rsidRDefault="00F013A8" w:rsidP="00775133">
      <w:pPr>
        <w:rPr>
          <w:rFonts w:cstheme="minorHAnsi"/>
        </w:rPr>
      </w:pPr>
      <w:r>
        <w:rPr>
          <w:rFonts w:cstheme="minorHAnsi"/>
        </w:rPr>
        <w:t>W</w:t>
      </w:r>
      <w:r w:rsidR="003F768C">
        <w:rPr>
          <w:rFonts w:cstheme="minorHAnsi"/>
        </w:rPr>
        <w:t xml:space="preserve">e </w:t>
      </w:r>
      <w:r w:rsidR="005E09F8">
        <w:rPr>
          <w:rFonts w:cstheme="minorHAnsi"/>
        </w:rPr>
        <w:t>finally</w:t>
      </w:r>
      <w:r w:rsidR="003F768C">
        <w:rPr>
          <w:rFonts w:cstheme="minorHAnsi"/>
        </w:rPr>
        <w:t xml:space="preserve">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r>
        <w:rPr>
          <w:rFonts w:cstheme="minorHAnsi"/>
        </w:rPr>
        <w:t xml:space="preserve"> of green ammonia and methanol</w:t>
      </w:r>
      <w:r w:rsidR="00C0526F">
        <w:rPr>
          <w:rFonts w:cstheme="minorHAnsi"/>
        </w:rPr>
        <w:t>,</w:t>
      </w:r>
      <w:commentRangeStart w:id="324"/>
      <w:r w:rsidR="00C0526F">
        <w:rPr>
          <w:rFonts w:cstheme="minorHAnsi"/>
        </w:rPr>
        <w:t xml:space="preserve"> </w:t>
      </w:r>
      <w:r>
        <w:rPr>
          <w:rFonts w:cstheme="minorHAnsi"/>
        </w:rPr>
        <w:t xml:space="preserve">that is, to shed light on </w:t>
      </w:r>
      <w:r w:rsidR="00C0526F">
        <w:rPr>
          <w:rFonts w:cstheme="minorHAnsi"/>
        </w:rPr>
        <w:t xml:space="preserve">the economic </w:t>
      </w:r>
      <w:r>
        <w:rPr>
          <w:rFonts w:cstheme="minorHAnsi"/>
        </w:rPr>
        <w:t xml:space="preserve">appeal </w:t>
      </w:r>
      <w:r w:rsidR="00C0526F">
        <w:rPr>
          <w:rFonts w:cstheme="minorHAnsi"/>
        </w:rPr>
        <w:t>of climate change mitigation</w:t>
      </w:r>
      <w:r>
        <w:rPr>
          <w:rFonts w:cstheme="minorHAnsi"/>
        </w:rPr>
        <w:t xml:space="preserve"> under high fossil feedstock prices</w:t>
      </w:r>
      <w:commentRangeEnd w:id="324"/>
      <w:r w:rsidR="00D363A8">
        <w:rPr>
          <w:rStyle w:val="CommentReference"/>
        </w:rPr>
        <w:commentReference w:id="324"/>
      </w:r>
      <w:r w:rsidR="00C0526F">
        <w:rPr>
          <w:rFonts w:cstheme="minorHAnsi"/>
        </w:rPr>
        <w:t>.</w:t>
      </w:r>
      <w:r w:rsidR="004F3DEE">
        <w:rPr>
          <w:rFonts w:cstheme="minorHAnsi"/>
        </w:rPr>
        <w:t xml:space="preserve"> </w:t>
      </w:r>
      <w:r w:rsidR="00C2118D" w:rsidRPr="00775133">
        <w:rPr>
          <w:rFonts w:cstheme="minorHAnsi"/>
        </w:rPr>
        <w:t>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68071C" w:rsidRPr="0068071C">
        <w:t xml:space="preserve">Fig. </w:t>
      </w:r>
      <w:r w:rsidR="0068071C" w:rsidRPr="0068071C">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xml:space="preserve">. This cost </w:t>
      </w:r>
      <w:r>
        <w:rPr>
          <w:rFonts w:cstheme="minorHAnsi"/>
        </w:rPr>
        <w:t>was</w:t>
      </w:r>
      <w:r w:rsidRPr="00775133">
        <w:rPr>
          <w:rFonts w:cstheme="minorHAnsi"/>
        </w:rPr>
        <w:t xml:space="preserve"> </w:t>
      </w:r>
      <w:r w:rsidR="00C2118D" w:rsidRPr="00775133">
        <w:rPr>
          <w:rFonts w:cstheme="minorHAnsi"/>
        </w:rPr>
        <w:t>substantially higher for methanol</w:t>
      </w:r>
      <w:r>
        <w:rPr>
          <w:rFonts w:cstheme="minorHAnsi"/>
        </w:rPr>
        <w:t xml:space="preserve">, </w:t>
      </w:r>
      <w:r w:rsidRPr="00D80308">
        <w:rPr>
          <w:rFonts w:cstheme="minorHAnsi"/>
          <w:i/>
        </w:rPr>
        <w:t>i.e.</w:t>
      </w:r>
      <w:r>
        <w:rPr>
          <w:rFonts w:cstheme="minorHAnsi"/>
        </w:rPr>
        <w:t xml:space="preserve">, </w:t>
      </w:r>
      <w:r w:rsidR="00C2118D" w:rsidRPr="00775133">
        <w:rPr>
          <w:rFonts w:cstheme="minorHAnsi"/>
        </w:rPr>
        <w:t>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68071C" w:rsidRPr="0068071C">
        <w:t xml:space="preserve">Fig. </w:t>
      </w:r>
      <w:r w:rsidR="0068071C" w:rsidRPr="0068071C">
        <w:rPr>
          <w:noProof/>
        </w:rPr>
        <w:t>4</w:t>
      </w:r>
      <w:r w:rsidR="00817228" w:rsidRPr="00767A96">
        <w:rPr>
          <w:rFonts w:cstheme="minorHAnsi"/>
        </w:rPr>
        <w:fldChar w:fldCharType="end"/>
      </w:r>
      <w:r w:rsidR="00817228">
        <w:rPr>
          <w:rFonts w:cstheme="minorHAnsi"/>
        </w:rPr>
        <w:t>b</w:t>
      </w:r>
      <w:r w:rsidR="00817228" w:rsidRPr="00775133">
        <w:rPr>
          <w:rFonts w:cstheme="minorHAnsi"/>
        </w:rPr>
        <w:t>)</w:t>
      </w:r>
      <w:r>
        <w:rPr>
          <w:rFonts w:cstheme="minorHAnsi"/>
        </w:rPr>
        <w:t xml:space="preserve"> in the same </w:t>
      </w:r>
      <w:r>
        <w:rPr>
          <w:rFonts w:cstheme="minorHAnsi"/>
        </w:rPr>
        <w:lastRenderedPageBreak/>
        <w:t>period</w:t>
      </w:r>
      <w:r w:rsidR="00C2118D" w:rsidRPr="00775133">
        <w:rPr>
          <w:rFonts w:cstheme="minorHAnsi"/>
        </w:rPr>
        <w:t xml:space="preserve">, primarily due to </w:t>
      </w:r>
      <w:r>
        <w:rPr>
          <w:rFonts w:cstheme="minorHAnsi"/>
        </w:rPr>
        <w:t>the</w:t>
      </w:r>
      <w:r w:rsidR="00C2118D" w:rsidRPr="00775133">
        <w:rPr>
          <w:rFonts w:cstheme="minorHAnsi"/>
        </w:rPr>
        <w:t xml:space="preserve"> </w:t>
      </w:r>
      <w:r>
        <w:rPr>
          <w:rFonts w:cstheme="minorHAnsi"/>
        </w:rPr>
        <w:t>wider</w:t>
      </w:r>
      <w:r w:rsidRPr="00775133">
        <w:rPr>
          <w:rFonts w:cstheme="minorHAnsi"/>
        </w:rPr>
        <w:t xml:space="preserve"> </w:t>
      </w:r>
      <w:r>
        <w:rPr>
          <w:rFonts w:cstheme="minorHAnsi"/>
        </w:rPr>
        <w:t xml:space="preserve">economic gap between </w:t>
      </w:r>
      <w:r w:rsidR="00C2118D" w:rsidRPr="00775133">
        <w:rPr>
          <w:rFonts w:cstheme="minorHAnsi"/>
        </w:rPr>
        <w:t xml:space="preserve">fossil and green methanol. </w:t>
      </w:r>
      <w:r>
        <w:rPr>
          <w:rFonts w:cstheme="minorHAnsi"/>
        </w:rPr>
        <w:t>Hence</w:t>
      </w:r>
      <w:r w:rsidR="00C2118D" w:rsidRPr="00775133">
        <w:rPr>
          <w:rFonts w:cstheme="minorHAnsi"/>
        </w:rPr>
        <w:t xml:space="preserve">, the avoidance cost of green ammonia and methanol in 2020 </w:t>
      </w:r>
      <w:r>
        <w:rPr>
          <w:rFonts w:cstheme="minorHAnsi"/>
        </w:rPr>
        <w:t>was way above the</w:t>
      </w:r>
      <w:r w:rsidR="00C2118D" w:rsidRPr="00775133">
        <w:rPr>
          <w:rFonts w:cstheme="minorHAnsi"/>
        </w:rPr>
        <w:t xml:space="preserve"> removal cost of bioenergy with carbon capture and storage (BECCS) and DAC with carbon capture and storage (DACCS), </w:t>
      </w:r>
      <w:r>
        <w:rPr>
          <w:rFonts w:cstheme="minorHAnsi"/>
        </w:rPr>
        <w:t xml:space="preserve">two of the most prominent negative emissions technologies (NETs), </w:t>
      </w:r>
      <w:r w:rsidR="00C2118D" w:rsidRPr="00775133">
        <w:rPr>
          <w:rFonts w:cstheme="minorHAnsi"/>
        </w:rPr>
        <w:t>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551197">
        <w:rPr>
          <w:rFonts w:cstheme="minorHAnsi"/>
        </w:rPr>
        <w:instrText xml:space="preserve"> ADDIN ZOTERO_ITEM CSL_CITATION {"citationID":"93EyLiHn","properties":{"formattedCitation":"\\super 29\\nosupersub{}","plainCitation":"29","noteIndex":0},"citationItems":[{"id":26709,"uris":["http://zotero.org/users/9157291/items/BW5WQTNZ"],"itemData":{"id":26709,"type":"article-journal","abstract":"The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551197" w:rsidRPr="00551197">
        <w:rPr>
          <w:rFonts w:ascii="Calibri" w:hAnsi="Calibri" w:cs="Calibri"/>
          <w:szCs w:val="24"/>
          <w:vertAlign w:val="superscript"/>
        </w:rPr>
        <w:t>29</w:t>
      </w:r>
      <w:r w:rsidR="00C64493">
        <w:rPr>
          <w:rFonts w:cstheme="minorHAnsi"/>
        </w:rPr>
        <w:fldChar w:fldCharType="end"/>
      </w:r>
      <w:r w:rsidR="00C2118D" w:rsidRPr="00775133">
        <w:rPr>
          <w:rFonts w:cstheme="minorHAnsi"/>
        </w:rPr>
        <w:t xml:space="preserve">. However, </w:t>
      </w:r>
      <w:r>
        <w:rPr>
          <w:rFonts w:cstheme="minorHAnsi"/>
        </w:rPr>
        <w:t>a</w:t>
      </w:r>
      <w:r w:rsidR="00C2118D" w:rsidRPr="00775133">
        <w:rPr>
          <w:rFonts w:cstheme="minorHAnsi"/>
        </w:rPr>
        <w:t xml:space="preserve">t the peak of natural gas prices in 2022, the avoidance cost of green ammonia and methanol </w:t>
      </w:r>
      <w:r w:rsidRPr="00775133">
        <w:rPr>
          <w:rFonts w:cstheme="minorHAnsi"/>
        </w:rPr>
        <w:t>bec</w:t>
      </w:r>
      <w:r>
        <w:rPr>
          <w:rFonts w:cstheme="minorHAnsi"/>
        </w:rPr>
        <w:t>ame</w:t>
      </w:r>
      <w:r w:rsidRPr="00775133">
        <w:rPr>
          <w:rFonts w:cstheme="minorHAnsi"/>
        </w:rPr>
        <w:t xml:space="preserve"> </w:t>
      </w:r>
      <w:r w:rsidR="00C2118D" w:rsidRPr="00775133">
        <w:rPr>
          <w:rFonts w:cstheme="minorHAnsi"/>
        </w:rPr>
        <w:t xml:space="preserve">negative, </w:t>
      </w:r>
      <w:r>
        <w:rPr>
          <w:rFonts w:cstheme="minorHAnsi"/>
        </w:rPr>
        <w:t>implying</w:t>
      </w:r>
      <w:r w:rsidRPr="00775133">
        <w:rPr>
          <w:rFonts w:cstheme="minorHAnsi"/>
        </w:rPr>
        <w:t xml:space="preserve"> </w:t>
      </w:r>
      <w:r w:rsidR="00C2118D" w:rsidRPr="00775133">
        <w:rPr>
          <w:rFonts w:cstheme="minorHAnsi"/>
        </w:rPr>
        <w:t xml:space="preserve">that </w:t>
      </w:r>
      <w:r>
        <w:rPr>
          <w:rFonts w:cstheme="minorHAnsi"/>
        </w:rPr>
        <w:t xml:space="preserve">mitigating carbon emissions </w:t>
      </w:r>
      <w:r w:rsidRPr="00BF6DFD">
        <w:rPr>
          <w:rFonts w:cstheme="minorHAnsi"/>
          <w:i/>
        </w:rPr>
        <w:t>via</w:t>
      </w:r>
      <w:r>
        <w:rPr>
          <w:rFonts w:cstheme="minorHAnsi"/>
        </w:rPr>
        <w:t xml:space="preserve"> green ammonia and methanol became economically appealing</w:t>
      </w:r>
      <w:r w:rsidR="00C2118D" w:rsidRPr="00775133">
        <w:rPr>
          <w:rFonts w:cstheme="minorHAnsi"/>
        </w:rPr>
        <w:t xml:space="preserve">. </w:t>
      </w:r>
      <w:r w:rsidR="005B5764">
        <w:rPr>
          <w:rFonts w:cstheme="minorHAnsi"/>
        </w:rPr>
        <w:t>Specifically, the win-win scenario (economic and environmental competitiveness) emerged in</w:t>
      </w:r>
      <w:r w:rsidR="00C2118D" w:rsidRPr="00775133">
        <w:rPr>
          <w:rFonts w:cstheme="minorHAnsi"/>
        </w:rPr>
        <w:t xml:space="preserve"> July 2021, </w:t>
      </w:r>
      <w:r w:rsidR="005B5764">
        <w:rPr>
          <w:rFonts w:cstheme="minorHAnsi"/>
        </w:rPr>
        <w:t xml:space="preserve">reaching potential economic </w:t>
      </w:r>
      <w:r w:rsidR="00C2118D" w:rsidRPr="00775133">
        <w:rPr>
          <w:rFonts w:cstheme="minorHAnsi"/>
        </w:rPr>
        <w:t>sav</w:t>
      </w:r>
      <w:r w:rsidR="005B5764">
        <w:rPr>
          <w:rFonts w:cstheme="minorHAnsi"/>
        </w:rPr>
        <w:t>ings of</w:t>
      </w:r>
      <w:r w:rsidR="00C2118D" w:rsidRPr="00775133">
        <w:rPr>
          <w:rFonts w:cstheme="minorHAnsi"/>
        </w:rPr>
        <w:t xml:space="preserve">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w:t>
      </w:r>
      <w:r w:rsidR="005B5764">
        <w:rPr>
          <w:rFonts w:cstheme="minorHAnsi"/>
        </w:rPr>
        <w:t xml:space="preserve">, and </w:t>
      </w:r>
      <w:r w:rsidR="00C2118D" w:rsidRPr="00775133">
        <w:rPr>
          <w:rFonts w:cstheme="minorHAnsi"/>
        </w:rPr>
        <w:t xml:space="preserve">in August 2022 for methanol </w:t>
      </w:r>
      <w:r w:rsidR="00C2118D" w:rsidRPr="002E6830">
        <w:rPr>
          <w:rFonts w:cstheme="minorHAnsi"/>
          <w:i/>
        </w:rPr>
        <w:t>via</w:t>
      </w:r>
      <w:r w:rsidR="00C2118D" w:rsidRPr="00775133">
        <w:rPr>
          <w:rFonts w:cstheme="minorHAnsi"/>
        </w:rPr>
        <w:t xml:space="preserve"> wind, </w:t>
      </w:r>
      <w:r w:rsidR="005B5764">
        <w:rPr>
          <w:rFonts w:cstheme="minorHAnsi"/>
        </w:rPr>
        <w:t xml:space="preserve">with potential </w:t>
      </w:r>
      <w:r w:rsidR="00C2118D" w:rsidRPr="00775133">
        <w:rPr>
          <w:rFonts w:cstheme="minorHAnsi"/>
        </w:rPr>
        <w:t xml:space="preserve">savings </w:t>
      </w:r>
      <w:r w:rsidR="005B5764">
        <w:rPr>
          <w:rFonts w:cstheme="minorHAnsi"/>
        </w:rPr>
        <w:t>of</w:t>
      </w:r>
      <w:r w:rsidR="00C2118D" w:rsidRPr="00775133">
        <w:rPr>
          <w:rFonts w:cstheme="minorHAnsi"/>
        </w:rPr>
        <w:t xml:space="preserve">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2C1F7124" w:rsidR="00AE6B35" w:rsidRDefault="0047337E" w:rsidP="00345C04">
      <w:pPr>
        <w:keepNext/>
        <w:spacing w:after="0"/>
        <w:jc w:val="center"/>
      </w:pPr>
      <w:r>
        <w:rPr>
          <w:noProof/>
          <w:lang w:val="en-US"/>
        </w:rPr>
        <w:lastRenderedPageBreak/>
        <w:drawing>
          <wp:inline distT="0" distB="0" distL="0" distR="0" wp14:anchorId="4D4444CC" wp14:editId="34D1EA80">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1F66E159" w:rsidR="00AE6B35" w:rsidRPr="00AE6B35" w:rsidRDefault="00AE6B35" w:rsidP="00C02D79">
      <w:pPr>
        <w:pStyle w:val="Caption"/>
        <w:jc w:val="both"/>
        <w:rPr>
          <w:rFonts w:cstheme="minorHAnsi"/>
          <w:i w:val="0"/>
          <w:color w:val="auto"/>
          <w:sz w:val="20"/>
        </w:rPr>
      </w:pPr>
      <w:bookmarkStart w:id="325"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325"/>
      <w:r w:rsidR="0068071C">
        <w:rPr>
          <w:b/>
          <w:i w:val="0"/>
          <w:color w:val="auto"/>
          <w:sz w:val="20"/>
        </w:rPr>
        <w:t>.</w:t>
      </w:r>
      <w:r w:rsidRPr="00AE6B35">
        <w:rPr>
          <w:i w:val="0"/>
          <w:color w:val="auto"/>
          <w:sz w:val="20"/>
        </w:rPr>
        <w:t xml:space="preserve"> </w:t>
      </w:r>
      <w:r w:rsidR="00726857" w:rsidRPr="00726857">
        <w:rPr>
          <w:b/>
          <w:i w:val="0"/>
          <w:color w:val="auto"/>
          <w:sz w:val="20"/>
        </w:rPr>
        <w:t>A</w:t>
      </w:r>
      <w:r w:rsidRPr="00AE6B35">
        <w:rPr>
          <w:b/>
          <w:i w:val="0"/>
          <w:color w:val="auto"/>
          <w:sz w:val="20"/>
        </w:rPr>
        <w:t xml:space="preserve">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00C02D79">
        <w:rPr>
          <w:b/>
          <w:i w:val="0"/>
          <w:color w:val="auto"/>
          <w:sz w:val="20"/>
        </w:rPr>
        <w:t xml:space="preserve"> production routes</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r w:rsidR="004029B8" w:rsidRPr="004029B8">
        <w:t xml:space="preserve"> </w:t>
      </w:r>
      <w:r w:rsidR="004029B8">
        <w:rPr>
          <w:i w:val="0"/>
          <w:color w:val="auto"/>
          <w:sz w:val="20"/>
        </w:rPr>
        <w:t>A negative avoidance cost</w:t>
      </w:r>
      <w:r w:rsidR="004029B8" w:rsidRPr="004029B8">
        <w:rPr>
          <w:i w:val="0"/>
          <w:color w:val="auto"/>
          <w:sz w:val="20"/>
        </w:rPr>
        <w:t xml:space="preserve"> </w:t>
      </w:r>
      <w:r w:rsidR="004029B8">
        <w:rPr>
          <w:i w:val="0"/>
          <w:color w:val="auto"/>
          <w:sz w:val="20"/>
        </w:rPr>
        <w:t xml:space="preserve">means </w:t>
      </w:r>
      <w:r w:rsidR="004029B8" w:rsidRPr="004029B8">
        <w:rPr>
          <w:i w:val="0"/>
          <w:color w:val="auto"/>
          <w:sz w:val="20"/>
        </w:rPr>
        <w:t xml:space="preserve">that </w:t>
      </w:r>
      <w:r w:rsidR="004029B8">
        <w:rPr>
          <w:i w:val="0"/>
          <w:color w:val="auto"/>
          <w:sz w:val="20"/>
        </w:rPr>
        <w:t>costs and greenhouse gas (GHG) emissions</w:t>
      </w:r>
      <w:r w:rsidR="004029B8" w:rsidRPr="004029B8">
        <w:rPr>
          <w:i w:val="0"/>
          <w:color w:val="auto"/>
          <w:sz w:val="20"/>
        </w:rPr>
        <w:t xml:space="preserve"> could</w:t>
      </w:r>
      <w:r w:rsidR="004029B8">
        <w:rPr>
          <w:i w:val="0"/>
          <w:color w:val="auto"/>
          <w:sz w:val="20"/>
        </w:rPr>
        <w:t xml:space="preserve"> be reduced</w:t>
      </w:r>
      <w:r w:rsidR="004029B8" w:rsidRPr="004029B8">
        <w:rPr>
          <w:i w:val="0"/>
          <w:color w:val="auto"/>
          <w:sz w:val="20"/>
        </w:rPr>
        <w:t xml:space="preserve"> simultaneously</w:t>
      </w:r>
      <w:r w:rsidR="004029B8">
        <w:rPr>
          <w:i w:val="0"/>
          <w:color w:val="auto"/>
          <w:sz w:val="20"/>
        </w:rPr>
        <w:t xml:space="preserve">. </w:t>
      </w:r>
    </w:p>
    <w:p w14:paraId="08F30286" w14:textId="7772EE25" w:rsidR="001E7F75" w:rsidRPr="002D4245" w:rsidRDefault="001E7F75" w:rsidP="001D2B7D">
      <w:pPr>
        <w:pStyle w:val="Heading2"/>
      </w:pPr>
      <w:r w:rsidRPr="002D4245">
        <w:t>Discussion</w:t>
      </w:r>
    </w:p>
    <w:p w14:paraId="68FA9ADC" w14:textId="549C9886" w:rsidR="008D4964" w:rsidRDefault="005B5764" w:rsidP="003C184A">
      <w:pPr>
        <w:rPr>
          <w:rFonts w:cstheme="minorHAnsi"/>
        </w:rPr>
      </w:pPr>
      <w:commentRangeStart w:id="326"/>
      <w:r>
        <w:rPr>
          <w:rFonts w:cstheme="minorHAnsi"/>
        </w:rPr>
        <w:t xml:space="preserve">The chemical sector is regarded as a hard-to-abate sector due to its strong reliance on fossil feedstock. There is currently a strong motivation to shift to renewable carbon, </w:t>
      </w:r>
      <w:r w:rsidRPr="00D80308">
        <w:rPr>
          <w:rFonts w:cstheme="minorHAnsi"/>
          <w:i/>
        </w:rPr>
        <w:t>i.e.</w:t>
      </w:r>
      <w:r>
        <w:rPr>
          <w:rFonts w:cstheme="minorHAnsi"/>
        </w:rPr>
        <w:t>, biomass, captured CO</w:t>
      </w:r>
      <w:r w:rsidRPr="005F4A41">
        <w:rPr>
          <w:rFonts w:cstheme="minorHAnsi"/>
          <w:vertAlign w:val="subscript"/>
        </w:rPr>
        <w:t>2</w:t>
      </w:r>
      <w:r>
        <w:rPr>
          <w:rFonts w:cstheme="minorHAnsi"/>
        </w:rPr>
        <w:t xml:space="preserve"> and plastics waste, yet the alternative routes, particularly those based on </w:t>
      </w:r>
      <w:r w:rsidR="005F4A41">
        <w:rPr>
          <w:rFonts w:cstheme="minorHAnsi"/>
        </w:rPr>
        <w:t>CCU</w:t>
      </w:r>
      <w:r w:rsidR="000666BB">
        <w:rPr>
          <w:rFonts w:cstheme="minorHAnsi"/>
        </w:rPr>
        <w:t>,</w:t>
      </w:r>
      <w:r>
        <w:rPr>
          <w:rFonts w:cstheme="minorHAnsi"/>
        </w:rPr>
        <w:t xml:space="preserve"> are very expensive due to the electrolytic hydrogen needs. </w:t>
      </w:r>
      <w:r w:rsidR="00251FB6">
        <w:rPr>
          <w:rFonts w:cstheme="minorHAnsi"/>
        </w:rPr>
        <w:t xml:space="preserve">Here we </w:t>
      </w:r>
      <w:r>
        <w:rPr>
          <w:rFonts w:cstheme="minorHAnsi"/>
        </w:rPr>
        <w:t>show how</w:t>
      </w:r>
      <w:r w:rsidR="0083099E">
        <w:rPr>
          <w:rFonts w:cstheme="minorHAnsi"/>
        </w:rPr>
        <w:t xml:space="preserve"> </w:t>
      </w:r>
      <w:r w:rsidR="005260C6" w:rsidRPr="005260C6">
        <w:rPr>
          <w:rFonts w:cstheme="minorHAnsi"/>
        </w:rPr>
        <w:t xml:space="preserve">an unprecedented crisis of soaring natural gas and electricity prices </w:t>
      </w:r>
      <w:r w:rsidR="007E4086">
        <w:rPr>
          <w:rFonts w:cstheme="minorHAnsi"/>
        </w:rPr>
        <w:t xml:space="preserve">in Europe </w:t>
      </w:r>
      <w:r>
        <w:rPr>
          <w:rFonts w:cstheme="minorHAnsi"/>
        </w:rPr>
        <w:t xml:space="preserve">could radically change the current landscape and </w:t>
      </w:r>
      <w:r w:rsidR="0083099E">
        <w:rPr>
          <w:rFonts w:cstheme="minorHAnsi"/>
        </w:rPr>
        <w:t>improve the economic competitiveness of</w:t>
      </w:r>
      <w:r w:rsidR="00AF6997">
        <w:rPr>
          <w:rFonts w:cstheme="minorHAnsi"/>
        </w:rPr>
        <w:t xml:space="preserve"> </w:t>
      </w:r>
      <w:r>
        <w:rPr>
          <w:rFonts w:cstheme="minorHAnsi"/>
        </w:rPr>
        <w:t xml:space="preserve">low carbon </w:t>
      </w:r>
      <w:r w:rsidR="00492272">
        <w:rPr>
          <w:rFonts w:cstheme="minorHAnsi"/>
        </w:rPr>
        <w:t>chemicals</w:t>
      </w:r>
      <w:r w:rsidR="00BB2526">
        <w:rPr>
          <w:rFonts w:cstheme="minorHAnsi"/>
        </w:rPr>
        <w:t xml:space="preserve"> </w:t>
      </w:r>
      <w:r>
        <w:rPr>
          <w:rFonts w:cstheme="minorHAnsi"/>
        </w:rPr>
        <w:t xml:space="preserve">based on green hydrogen, with green ammonia becoming </w:t>
      </w:r>
      <w:r w:rsidR="009C0385">
        <w:rPr>
          <w:rFonts w:cstheme="minorHAnsi"/>
        </w:rPr>
        <w:t xml:space="preserve">up to </w:t>
      </w:r>
      <w:commentRangeStart w:id="327"/>
      <w:r w:rsidR="00812B92">
        <w:rPr>
          <w:rFonts w:cstheme="minorHAnsi"/>
        </w:rPr>
        <w:t>35</w:t>
      </w:r>
      <w:r w:rsidR="008D4964">
        <w:rPr>
          <w:rFonts w:cstheme="minorHAnsi"/>
        </w:rPr>
        <w:t xml:space="preserve">% </w:t>
      </w:r>
      <w:r>
        <w:rPr>
          <w:rFonts w:cstheme="minorHAnsi"/>
        </w:rPr>
        <w:t xml:space="preserve">cheaper than its fossil counterpart and green methanol </w:t>
      </w:r>
      <w:r w:rsidR="008D4964">
        <w:rPr>
          <w:rFonts w:cstheme="minorHAnsi"/>
        </w:rPr>
        <w:t>slightly more expensive (+</w:t>
      </w:r>
      <w:r w:rsidR="00E769CB">
        <w:rPr>
          <w:rFonts w:cstheme="minorHAnsi"/>
        </w:rPr>
        <w:t>3</w:t>
      </w:r>
      <w:r w:rsidR="008D4964">
        <w:rPr>
          <w:rFonts w:cstheme="minorHAnsi"/>
        </w:rPr>
        <w:t>%</w:t>
      </w:r>
      <w:r w:rsidR="000666BB">
        <w:rPr>
          <w:rFonts w:cstheme="minorHAnsi"/>
        </w:rPr>
        <w:t xml:space="preserve"> above grey methanol</w:t>
      </w:r>
      <w:r w:rsidR="008D4964">
        <w:rPr>
          <w:rFonts w:cstheme="minorHAnsi"/>
        </w:rPr>
        <w:t>).</w:t>
      </w:r>
      <w:r>
        <w:rPr>
          <w:rFonts w:cstheme="minorHAnsi"/>
        </w:rPr>
        <w:t xml:space="preserve">  </w:t>
      </w:r>
      <w:commentRangeEnd w:id="327"/>
      <w:r w:rsidR="00035A83">
        <w:rPr>
          <w:rStyle w:val="CommentReference"/>
        </w:rPr>
        <w:commentReference w:id="327"/>
      </w:r>
      <w:commentRangeEnd w:id="326"/>
      <w:r w:rsidR="006334CD">
        <w:rPr>
          <w:rStyle w:val="CommentReference"/>
        </w:rPr>
        <w:commentReference w:id="326"/>
      </w:r>
    </w:p>
    <w:p w14:paraId="31345942" w14:textId="1A21B406" w:rsidR="003C184A" w:rsidRPr="003B1ED0" w:rsidRDefault="008D4964" w:rsidP="003C184A">
      <w:r>
        <w:rPr>
          <w:rFonts w:cstheme="minorHAnsi"/>
        </w:rPr>
        <w:lastRenderedPageBreak/>
        <w:t xml:space="preserve">Whether this situation will persist </w:t>
      </w:r>
      <w:r w:rsidR="000666BB">
        <w:rPr>
          <w:rFonts w:cstheme="minorHAnsi"/>
        </w:rPr>
        <w:t xml:space="preserve">will </w:t>
      </w:r>
      <w:r>
        <w:rPr>
          <w:rFonts w:cstheme="minorHAnsi"/>
        </w:rPr>
        <w:t xml:space="preserve">depend on </w:t>
      </w:r>
      <w:r w:rsidR="00C554E8">
        <w:rPr>
          <w:rFonts w:cstheme="minorHAnsi"/>
        </w:rPr>
        <w:t>the</w:t>
      </w:r>
      <w:r>
        <w:rPr>
          <w:rFonts w:cstheme="minorHAnsi"/>
        </w:rPr>
        <w:t xml:space="preserve"> evolution of the</w:t>
      </w:r>
      <w:r w:rsidR="00C554E8">
        <w:rPr>
          <w:rFonts w:cstheme="minorHAnsi"/>
        </w:rPr>
        <w:t xml:space="preserve"> </w:t>
      </w:r>
      <w:r w:rsidR="005B110E">
        <w:rPr>
          <w:rFonts w:cstheme="minorHAnsi"/>
        </w:rPr>
        <w:t>situation</w:t>
      </w:r>
      <w:r w:rsidR="00C554E8">
        <w:rPr>
          <w:rFonts w:cstheme="minorHAnsi"/>
        </w:rPr>
        <w:t xml:space="preserve">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w:t>
      </w:r>
      <w:r w:rsidR="005B110E">
        <w:rPr>
          <w:rFonts w:cstheme="minorHAnsi"/>
        </w:rPr>
        <w:t>led to a decline of the</w:t>
      </w:r>
      <w:r w:rsidR="00D01032" w:rsidRPr="00155243">
        <w:rPr>
          <w:rFonts w:cstheme="minorHAnsi"/>
        </w:rPr>
        <w:t xml:space="preserve"> natural gas prices back to levels before the Russian </w:t>
      </w:r>
      <w:r w:rsidR="00D01032" w:rsidRPr="001D7691">
        <w:rPr>
          <w:rFonts w:cstheme="minorHAnsi"/>
        </w:rPr>
        <w:t>invasion of Ukraine</w:t>
      </w:r>
      <w:commentRangeStart w:id="328"/>
      <w:r w:rsidR="00D01032" w:rsidRPr="001D7691">
        <w:rPr>
          <w:rFonts w:cstheme="minorHAnsi"/>
        </w:rPr>
        <w:fldChar w:fldCharType="begin"/>
      </w:r>
      <w:r w:rsidR="00551197">
        <w:rPr>
          <w:rFonts w:cstheme="minorHAnsi"/>
        </w:rPr>
        <w:instrText xml:space="preserve"> ADDIN ZOTERO_ITEM CSL_CITATION {"citationID":"zbkhZIWQ","properties":{"formattedCitation":"\\super 30\\nosupersub{}","plainCitation":"30","noteIndex":0},"citationItems":[{"id":29867,"uris":["http://zotero.org/users/9157291/items/MG9RRELQ"],"itemData":{"id":29867,"type":"webpage","abstract":"Commodity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551197" w:rsidRPr="00551197">
        <w:rPr>
          <w:rFonts w:ascii="Calibri" w:hAnsi="Calibri" w:cs="Calibri"/>
          <w:szCs w:val="24"/>
          <w:vertAlign w:val="superscript"/>
        </w:rPr>
        <w:t>30</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w:t>
      </w:r>
      <w:r w:rsidR="00BF0129">
        <w:rPr>
          <w:rFonts w:cstheme="minorHAnsi"/>
        </w:rPr>
        <w:t xml:space="preserve"> </w:t>
      </w:r>
      <w:r w:rsidR="002F74AE" w:rsidRPr="001D7691">
        <w:rPr>
          <w:rFonts w:cstheme="minorHAnsi"/>
        </w:rPr>
        <w:t>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w:t>
      </w:r>
      <w:r w:rsidR="00D37241">
        <w:rPr>
          <w:rFonts w:cstheme="minorHAnsi"/>
        </w:rPr>
        <w:t>n</w:t>
      </w:r>
      <w:r w:rsidR="002F74AE" w:rsidRPr="002F74AE">
        <w:rPr>
          <w:rFonts w:cstheme="minorHAnsi"/>
        </w:rPr>
        <w:t xml:space="preserve"> </w:t>
      </w:r>
      <w:r w:rsidR="006B1548">
        <w:rPr>
          <w:rFonts w:cstheme="minorHAnsi"/>
        </w:rPr>
        <w:t>obstacle</w:t>
      </w:r>
      <w:r w:rsidR="000C30D0">
        <w:rPr>
          <w:rFonts w:cstheme="minorHAnsi"/>
        </w:rPr>
        <w:fldChar w:fldCharType="begin"/>
      </w:r>
      <w:r w:rsidR="00551197">
        <w:rPr>
          <w:rFonts w:cstheme="minorHAnsi"/>
        </w:rPr>
        <w:instrText xml:space="preserve"> ADDIN ZOTERO_ITEM CSL_CITATION {"citationID":"qgXxSmwb","properties":{"formattedCitation":"\\super 31\\nosupersub{}","plainCitation":"31","noteIndex":0},"citationItems":[{"id":28640,"uris":["http://zotero.org/users/9157291/items/FRW5K29Y"],"itemData":{"id":28640,"type":"report","abstract":"Summary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551197" w:rsidRPr="00551197">
        <w:rPr>
          <w:rFonts w:ascii="Calibri" w:hAnsi="Calibri" w:cs="Calibri"/>
          <w:szCs w:val="24"/>
          <w:vertAlign w:val="superscript"/>
        </w:rPr>
        <w:t>31</w:t>
      </w:r>
      <w:r w:rsidR="000C30D0">
        <w:rPr>
          <w:rFonts w:cstheme="minorHAnsi"/>
        </w:rPr>
        <w:fldChar w:fldCharType="end"/>
      </w:r>
      <w:r w:rsidR="0065511D">
        <w:rPr>
          <w:rFonts w:cstheme="minorHAnsi"/>
        </w:rPr>
        <w:t xml:space="preserve">. </w:t>
      </w:r>
      <w:r w:rsidR="005B110E">
        <w:rPr>
          <w:rFonts w:cstheme="minorHAnsi"/>
        </w:rPr>
        <w:t>T</w:t>
      </w:r>
      <w:r w:rsidR="008826E3" w:rsidRPr="008826E3">
        <w:rPr>
          <w:rFonts w:cstheme="minorHAnsi"/>
        </w:rPr>
        <w:t>he World Bank forecasts that natural gas prices will moderate in 2023 but remain well above the average prices registered before 2020</w:t>
      </w:r>
      <w:r w:rsidR="00AC0C34">
        <w:rPr>
          <w:rFonts w:cstheme="minorHAnsi"/>
        </w:rPr>
        <w:fldChar w:fldCharType="begin"/>
      </w:r>
      <w:r w:rsidR="007B60B7">
        <w:rPr>
          <w:rFonts w:cstheme="minorHAnsi"/>
        </w:rPr>
        <w:instrText xml:space="preserve"> ADDIN ZOTERO_ITEM CSL_CITATION {"citationID":"9c8zRxp9","properties":{"formattedCitation":"\\super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7B60B7" w:rsidRPr="007B60B7">
        <w:rPr>
          <w:rFonts w:ascii="Calibri" w:hAnsi="Calibri" w:cs="Calibri"/>
          <w:szCs w:val="24"/>
          <w:vertAlign w:val="superscript"/>
        </w:rPr>
        <w:t>21</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r w:rsidR="005B110E">
        <w:rPr>
          <w:rFonts w:cstheme="minorHAnsi"/>
        </w:rPr>
        <w:t>s</w:t>
      </w:r>
      <w:r w:rsidR="00D51EE7">
        <w:rPr>
          <w:rFonts w:cstheme="minorHAnsi"/>
        </w:rPr>
        <w:fldChar w:fldCharType="begin"/>
      </w:r>
      <w:r w:rsidR="00551197">
        <w:rPr>
          <w:rFonts w:cstheme="minorHAnsi"/>
        </w:rPr>
        <w:instrText xml:space="preserve"> ADDIN ZOTERO_ITEM CSL_CITATION {"citationID":"iwRAdlta","properties":{"formattedCitation":"\\super 32\\nosupersub{}","plainCitation":"32","noteIndex":0},"citationItems":[{"id":29758,"uris":["http://zotero.org/users/9157291/items/NH3G8LGZ"],"itemData":{"id":29758,"type":"webpage","abstract":"Find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551197" w:rsidRPr="00551197">
        <w:rPr>
          <w:rFonts w:ascii="Calibri" w:hAnsi="Calibri" w:cs="Calibri"/>
          <w:szCs w:val="24"/>
          <w:vertAlign w:val="superscript"/>
        </w:rPr>
        <w:t>32</w:t>
      </w:r>
      <w:r w:rsidR="00D51EE7">
        <w:rPr>
          <w:rFonts w:cstheme="minorHAnsi"/>
        </w:rPr>
        <w:fldChar w:fldCharType="end"/>
      </w:r>
      <w:r w:rsidR="00D51EE7">
        <w:rPr>
          <w:rFonts w:cstheme="minorHAnsi"/>
        </w:rPr>
        <w:t xml:space="preserve"> </w:t>
      </w:r>
      <w:r w:rsidR="00D31D2B" w:rsidRPr="00D31D2B">
        <w:rPr>
          <w:rFonts w:cstheme="minorHAnsi"/>
        </w:rPr>
        <w:t>predict that Europe's natural gas spot price will remain in the range of</w:t>
      </w:r>
      <w:r w:rsidR="00392796">
        <w:rPr>
          <w:rFonts w:cstheme="minorHAnsi"/>
        </w:rPr>
        <w:t xml:space="preserve"> </w:t>
      </w:r>
      <w:r w:rsidR="00D51EE7" w:rsidRPr="002D4245">
        <w:rPr>
          <w:rFonts w:cstheme="minorHAnsi"/>
        </w:rPr>
        <w:t>1,579</w:t>
      </w:r>
      <w:r w:rsidR="00D51EE7" w:rsidRPr="002D4245">
        <w:rPr>
          <w:rFonts w:cstheme="minorHAnsi"/>
        </w:rPr>
        <w:noBreakHyphen/>
        <w:t>2,216 USD t</w:t>
      </w:r>
      <w:r w:rsidR="00D51EE7">
        <w:rPr>
          <w:rFonts w:cstheme="minorHAnsi"/>
          <w:vertAlign w:val="superscript"/>
        </w:rPr>
        <w:t>−1</w:t>
      </w:r>
      <w:r w:rsidR="00D51EE7">
        <w:rPr>
          <w:rFonts w:cstheme="minorHAnsi"/>
        </w:rPr>
        <w:t>.</w:t>
      </w:r>
      <w:r w:rsidR="003C184A" w:rsidRPr="003C184A">
        <w:rPr>
          <w:rFonts w:cstheme="minorHAnsi"/>
        </w:rPr>
        <w:t xml:space="preserve"> </w:t>
      </w:r>
      <w:commentRangeEnd w:id="328"/>
      <w:r w:rsidR="00956C83">
        <w:rPr>
          <w:rStyle w:val="CommentReference"/>
        </w:rPr>
        <w:commentReference w:id="328"/>
      </w:r>
      <w:r w:rsidR="00D07A5C">
        <w:rPr>
          <w:rFonts w:cstheme="minorHAnsi"/>
        </w:rPr>
        <w:t>At the same time</w:t>
      </w:r>
      <w:r w:rsidR="003C184A" w:rsidRPr="002D4245">
        <w:rPr>
          <w:rFonts w:cstheme="minorHAnsi"/>
        </w:rPr>
        <w:t>, the costs of renewable energy technologies 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w:t>
      </w:r>
      <w:r w:rsidR="00F13C9A">
        <w:rPr>
          <w:rFonts w:cstheme="minorHAnsi"/>
        </w:rPr>
        <w:t xml:space="preserve">technological advancements and the </w:t>
      </w:r>
      <w:r w:rsidR="00BC446C">
        <w:rPr>
          <w:rFonts w:cstheme="minorHAnsi"/>
        </w:rPr>
        <w:t>experience effect</w:t>
      </w:r>
      <w:r w:rsidR="003C184A">
        <w:rPr>
          <w:rFonts w:cstheme="minorHAnsi"/>
        </w:rPr>
        <w:fldChar w:fldCharType="begin"/>
      </w:r>
      <w:r w:rsidR="00551197">
        <w:rPr>
          <w:rFonts w:cstheme="minorHAnsi"/>
        </w:rPr>
        <w:instrText xml:space="preserve"> ADDIN ZOTERO_ITEM CSL_CITATION {"citationID":"SIBpthvb","properties":{"formattedCitation":"\\super 33\\nosupersub{}","plainCitation":"33","noteIndex":0},"citationItems":[{"id":21507,"uris":["http://zotero.org/users/9157291/items/ASFLIA5W"],"itemData":{"id":21507,"type":"article-journal","container-title":"Joule","DOI":"10.1016/j.joule.2022.08.009","ISSN":"2542-4785,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551197" w:rsidRPr="00551197">
        <w:rPr>
          <w:rFonts w:ascii="Calibri" w:hAnsi="Calibri" w:cs="Calibri"/>
          <w:szCs w:val="24"/>
          <w:vertAlign w:val="superscript"/>
        </w:rPr>
        <w:t>33</w:t>
      </w:r>
      <w:r w:rsidR="003C184A">
        <w:rPr>
          <w:rFonts w:cstheme="minorHAnsi"/>
        </w:rPr>
        <w:fldChar w:fldCharType="end"/>
      </w:r>
      <w:r w:rsidR="003C184A" w:rsidRPr="002D4245">
        <w:rPr>
          <w:rFonts w:cstheme="minorHAnsi"/>
        </w:rPr>
        <w:t>.</w:t>
      </w:r>
      <w:r w:rsidR="00622B64" w:rsidRPr="00622B64">
        <w:t xml:space="preserve"> </w:t>
      </w:r>
      <w:r w:rsidR="00622B64">
        <w:t>It is estimated that the levelized cost of on-shore wind electricity will reduce from an average of 67 USD MWh</w:t>
      </w:r>
      <w:r w:rsidR="00622B64" w:rsidRPr="00F13C9A">
        <w:rPr>
          <w:vertAlign w:val="superscript"/>
        </w:rPr>
        <w:t>-1</w:t>
      </w:r>
      <w:r w:rsidR="00622B64">
        <w:t xml:space="preserve"> in 2019 to 40 USD MWh</w:t>
      </w:r>
      <w:r w:rsidR="00622B64" w:rsidRPr="00CC5DD7">
        <w:rPr>
          <w:vertAlign w:val="superscript"/>
        </w:rPr>
        <w:t>-1</w:t>
      </w:r>
      <w:r w:rsidR="00622B64">
        <w:t xml:space="preserve"> by 2030, thereby reducing the levelized cost of hydrogen from </w:t>
      </w:r>
      <w:r w:rsidR="00332EDC">
        <w:t>5.2-8.5 USD kg</w:t>
      </w:r>
      <w:r w:rsidR="00332EDC" w:rsidRPr="008378AF">
        <w:rPr>
          <w:vertAlign w:val="superscript"/>
        </w:rPr>
        <w:t>-1</w:t>
      </w:r>
      <w:r w:rsidR="00332EDC">
        <w:rPr>
          <w:vertAlign w:val="superscript"/>
        </w:rPr>
        <w:t xml:space="preserve"> </w:t>
      </w:r>
      <w:r w:rsidR="00622B64">
        <w:t>in 2019 to around 2.7 USD kg</w:t>
      </w:r>
      <w:r w:rsidR="00622B64" w:rsidRPr="00CC5DD7">
        <w:rPr>
          <w:vertAlign w:val="superscript"/>
        </w:rPr>
        <w:t>-1</w:t>
      </w:r>
      <w:r w:rsidR="00622B64">
        <w:t xml:space="preserve"> by 2030</w:t>
      </w:r>
      <w:r w:rsidR="00622B64">
        <w:fldChar w:fldCharType="begin"/>
      </w:r>
      <w:r w:rsidR="00551197">
        <w:instrText xml:space="preserve"> ADDIN ZOTERO_ITEM CSL_CITATION {"citationID":"h6UgAJzl","properties":{"formattedCitation":"\\super 34\\nosupersub{}","plainCitation":"34","noteIndex":0},"citationItems":[{"id":893,"uris":["http://zotero.org/users/9157291/items/WE7RN482"],"itemData":{"id":893,"type":"article-journal","abstract":"In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00622B64">
        <w:fldChar w:fldCharType="separate"/>
      </w:r>
      <w:r w:rsidR="00551197" w:rsidRPr="00551197">
        <w:rPr>
          <w:rFonts w:ascii="Calibri" w:hAnsi="Calibri" w:cs="Calibri"/>
          <w:szCs w:val="24"/>
          <w:vertAlign w:val="superscript"/>
        </w:rPr>
        <w:t>34</w:t>
      </w:r>
      <w:r w:rsidR="00622B64">
        <w:fldChar w:fldCharType="end"/>
      </w:r>
      <w:r w:rsidR="00622B64">
        <w:t>.</w:t>
      </w:r>
      <w:r w:rsidR="001D2123" w:rsidRPr="001D2123">
        <w:t xml:space="preserve"> </w:t>
      </w:r>
      <w:r w:rsidR="001D2123">
        <w:t xml:space="preserve">Similarly, </w:t>
      </w:r>
      <w:r w:rsidR="00EE7557">
        <w:t xml:space="preserve">forecasts also indicate a </w:t>
      </w:r>
      <w:r w:rsidR="003B1ED0">
        <w:t xml:space="preserve">strong decrease </w:t>
      </w:r>
      <w:r w:rsidR="00EE7557">
        <w:t xml:space="preserve">in </w:t>
      </w:r>
      <w:r w:rsidR="001D2123">
        <w:t xml:space="preserve">the cost of solar PV-based electrolytic hydrogen </w:t>
      </w:r>
      <w:r w:rsidR="00EE7557">
        <w:t xml:space="preserve">and </w:t>
      </w:r>
      <w:r w:rsidR="003B1ED0">
        <w:t>electrolysers over the next deca</w:t>
      </w:r>
      <w:r w:rsidR="00C47C67">
        <w:t>d</w:t>
      </w:r>
      <w:r w:rsidR="003B1ED0">
        <w:t>e</w:t>
      </w:r>
      <w:r w:rsidR="00A2709F">
        <w:rPr>
          <w:rFonts w:cstheme="minorHAnsi"/>
        </w:rPr>
        <w:fldChar w:fldCharType="begin"/>
      </w:r>
      <w:r w:rsidR="00A2709F">
        <w:rPr>
          <w:rFonts w:cstheme="minorHAnsi"/>
        </w:rPr>
        <w:instrText xml:space="preserve"> ADDIN ZOTERO_ITEM CSL_CITATION {"citationID":"SIBpthvb","properties":{"formattedCitation":"\\super 33\\nosupersub{}","plainCitation":"33","noteIndex":0},"citationItems":[{"id":21507,"uris":["http://zotero.org/users/9157291/items/ASFLIA5W"],"itemData":{"id":21507,"type":"article-journal","container-title":"Joule","DOI":"10.1016/j.joule.2022.08.009","ISSN":"2542-4785,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A2709F">
        <w:rPr>
          <w:rFonts w:cstheme="minorHAnsi"/>
        </w:rPr>
        <w:fldChar w:fldCharType="separate"/>
      </w:r>
      <w:r w:rsidR="00A2709F" w:rsidRPr="00551197">
        <w:rPr>
          <w:rFonts w:ascii="Calibri" w:hAnsi="Calibri" w:cs="Calibri"/>
          <w:szCs w:val="24"/>
          <w:vertAlign w:val="superscript"/>
        </w:rPr>
        <w:t>33</w:t>
      </w:r>
      <w:r w:rsidR="00A2709F">
        <w:rPr>
          <w:rFonts w:cstheme="minorHAnsi"/>
        </w:rPr>
        <w:fldChar w:fldCharType="end"/>
      </w:r>
      <w:r w:rsidR="00A2709F">
        <w:t>.</w:t>
      </w:r>
      <w:r w:rsidR="003B1ED0">
        <w:t xml:space="preserve"> </w:t>
      </w:r>
      <w:r w:rsidR="005B110E">
        <w:rPr>
          <w:rFonts w:cstheme="minorHAnsi"/>
        </w:rPr>
        <w:t xml:space="preserve">Hence, it seems sensible to think that </w:t>
      </w:r>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w:t>
      </w:r>
      <w:r w:rsidR="005B110E">
        <w:rPr>
          <w:rFonts w:cstheme="minorHAnsi"/>
        </w:rPr>
        <w:t>could be</w:t>
      </w:r>
      <w:r w:rsidR="003C184A" w:rsidRPr="002D4245">
        <w:rPr>
          <w:rFonts w:cstheme="minorHAnsi"/>
        </w:rPr>
        <w:t xml:space="preserve"> cost</w:t>
      </w:r>
      <w:r w:rsidR="009228F8">
        <w:rPr>
          <w:rFonts w:cstheme="minorHAnsi"/>
        </w:rPr>
        <w:noBreakHyphen/>
      </w:r>
      <w:r w:rsidR="003C184A" w:rsidRPr="002D4245">
        <w:rPr>
          <w:rFonts w:cstheme="minorHAnsi"/>
        </w:rPr>
        <w:t>competitive in the foreseeable future</w:t>
      </w:r>
      <w:r w:rsidR="000666BB">
        <w:rPr>
          <w:rFonts w:cstheme="minorHAnsi"/>
        </w:rPr>
        <w:t xml:space="preserve"> in E</w:t>
      </w:r>
      <w:r w:rsidR="008F219B">
        <w:rPr>
          <w:rFonts w:cstheme="minorHAnsi"/>
        </w:rPr>
        <w:t>urope</w:t>
      </w:r>
      <w:r w:rsidR="003C184A" w:rsidRPr="002D4245">
        <w:rPr>
          <w:rFonts w:cstheme="minorHAnsi"/>
        </w:rPr>
        <w:t>.</w:t>
      </w:r>
    </w:p>
    <w:p w14:paraId="0270BA86" w14:textId="0366E622"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551197">
        <w:rPr>
          <w:rFonts w:cstheme="minorHAnsi"/>
        </w:rPr>
        <w:instrText xml:space="preserve"> ADDIN ZOTERO_ITEM CSL_CITATION {"citationID":"qowpZTcy","properties":{"formattedCitation":"\\super 35\\nosupersub{}","plainCitation":"35","noteIndex":0},"citationItems":[{"id":17233,"uris":["http://zotero.org/users/9157291/items/97IRYBPV"],"itemData":{"id":17233,"type":"article-journal","abstract":"Our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551197" w:rsidRPr="00551197">
        <w:rPr>
          <w:rFonts w:ascii="Calibri" w:hAnsi="Calibri" w:cs="Calibri"/>
          <w:szCs w:val="24"/>
          <w:vertAlign w:val="superscript"/>
        </w:rPr>
        <w:t>35</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7B60B7">
        <w:rPr>
          <w:rFonts w:cstheme="minorHAnsi"/>
        </w:rPr>
        <w:instrText xml:space="preserve"> ADDIN ZOTERO_ITEM CSL_CITATION {"citationID":"I7dOfOej","properties":{"formattedCitation":"\\super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7B60B7" w:rsidRPr="007B60B7">
        <w:rPr>
          <w:rFonts w:ascii="Calibri" w:hAnsi="Calibri" w:cs="Calibri"/>
          <w:szCs w:val="24"/>
          <w:vertAlign w:val="superscript"/>
        </w:rPr>
        <w:t>21</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7B60B7">
        <w:rPr>
          <w:rFonts w:cstheme="minorHAnsi"/>
        </w:rPr>
        <w:instrText xml:space="preserve"> ADDIN ZOTERO_ITEM CSL_CITATION {"citationID":"2cMQjTh2","properties":{"formattedCitation":"\\super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7B60B7" w:rsidRPr="007B60B7">
        <w:rPr>
          <w:rFonts w:ascii="Calibri" w:hAnsi="Calibri" w:cs="Calibri"/>
          <w:szCs w:val="24"/>
          <w:vertAlign w:val="superscript"/>
        </w:rPr>
        <w:t>21</w:t>
      </w:r>
      <w:r w:rsidR="008722FD">
        <w:rPr>
          <w:rFonts w:cstheme="minorHAnsi"/>
        </w:rPr>
        <w:fldChar w:fldCharType="end"/>
      </w:r>
      <w:r w:rsidR="008722FD">
        <w:rPr>
          <w:rFonts w:cstheme="minorHAnsi"/>
        </w:rPr>
        <w:t>.</w:t>
      </w:r>
      <w:r w:rsidR="00A01693">
        <w:rPr>
          <w:rFonts w:cstheme="minorHAnsi"/>
        </w:rPr>
        <w:t xml:space="preserve"> </w:t>
      </w:r>
      <w:commentRangeStart w:id="329"/>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w:t>
      </w:r>
      <w:r w:rsidR="005B110E">
        <w:rPr>
          <w:rFonts w:cstheme="minorHAnsi"/>
        </w:rPr>
        <w:t xml:space="preserve">be forced to </w:t>
      </w:r>
      <w:r w:rsidR="00FC575D" w:rsidRPr="00FC575D">
        <w:rPr>
          <w:rFonts w:cstheme="minorHAnsi"/>
        </w:rPr>
        <w:t xml:space="preserve">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w:t>
      </w:r>
      <w:r w:rsidR="005B110E">
        <w:rPr>
          <w:rFonts w:cstheme="minorHAnsi"/>
        </w:rPr>
        <w:t>deploying domestic</w:t>
      </w:r>
      <w:r w:rsidR="00AC3CB5">
        <w:rPr>
          <w:rFonts w:cstheme="minorHAnsi"/>
        </w:rPr>
        <w:t xml:space="preserve"> green production routes. </w:t>
      </w:r>
      <w:r w:rsidR="00B97867">
        <w:rPr>
          <w:rFonts w:cstheme="minorHAnsi"/>
        </w:rPr>
        <w:t>However, s</w:t>
      </w:r>
      <w:r w:rsidR="00D30B64">
        <w:rPr>
          <w:rFonts w:cstheme="minorHAnsi"/>
        </w:rPr>
        <w:t>uch</w:t>
      </w:r>
      <w:r w:rsidR="005755B3">
        <w:rPr>
          <w:rFonts w:cstheme="minorHAnsi"/>
        </w:rPr>
        <w:t xml:space="preserve"> relocation would </w:t>
      </w:r>
      <w:r w:rsidR="005B110E">
        <w:rPr>
          <w:rFonts w:cstheme="minorHAnsi"/>
        </w:rPr>
        <w:t xml:space="preserve">have very strong </w:t>
      </w:r>
      <w:r w:rsidR="005755B3">
        <w:rPr>
          <w:rFonts w:cstheme="minorHAnsi"/>
        </w:rPr>
        <w:t xml:space="preserve">socio-economic </w:t>
      </w:r>
      <w:r w:rsidR="005B110E">
        <w:rPr>
          <w:rFonts w:cstheme="minorHAnsi"/>
        </w:rPr>
        <w:t xml:space="preserve">implications </w:t>
      </w:r>
      <w:r w:rsidR="005755B3">
        <w:rPr>
          <w:rFonts w:cstheme="minorHAnsi"/>
        </w:rPr>
        <w:t>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551197">
        <w:rPr>
          <w:rFonts w:cstheme="minorHAnsi"/>
        </w:rPr>
        <w:instrText xml:space="preserve"> ADDIN ZOTERO_ITEM CSL_CITATION {"citationID":"wmYXx5pI","properties":{"formattedCitation":"\\super 36\\nosupersub{}","plainCitation":"36","noteIndex":0},"citationItems":[{"id":17167,"uris":["http://zotero.org/users/9157291/items/44HGAMH3"],"itemData":{"id":17167,"type":"report","title":"The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551197" w:rsidRPr="00551197">
        <w:rPr>
          <w:rFonts w:ascii="Calibri" w:hAnsi="Calibri" w:cs="Calibri"/>
          <w:szCs w:val="24"/>
          <w:vertAlign w:val="superscript"/>
        </w:rPr>
        <w:t>36</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w:t>
      </w:r>
      <w:r w:rsidR="0089103C">
        <w:rPr>
          <w:rFonts w:cstheme="minorHAnsi"/>
        </w:rPr>
        <w:t xml:space="preserve">likely </w:t>
      </w:r>
      <w:r w:rsidR="005B110E">
        <w:rPr>
          <w:rFonts w:cstheme="minorHAnsi"/>
        </w:rPr>
        <w:t xml:space="preserve">weaken </w:t>
      </w:r>
      <w:r w:rsidR="000A27D1">
        <w:rPr>
          <w:rFonts w:cstheme="minorHAnsi"/>
        </w:rPr>
        <w:t>Europe’s</w:t>
      </w:r>
      <w:r w:rsidR="005B110E">
        <w:rPr>
          <w:rFonts w:cstheme="minorHAnsi"/>
        </w:rPr>
        <w:t xml:space="preserve"> </w:t>
      </w:r>
      <w:r w:rsidR="0089103C">
        <w:rPr>
          <w:rFonts w:cstheme="minorHAnsi"/>
        </w:rPr>
        <w:t>leading role in chemicals production</w:t>
      </w:r>
      <w:r w:rsidR="00337DDF">
        <w:rPr>
          <w:rFonts w:cstheme="minorHAnsi"/>
        </w:rPr>
        <w:t xml:space="preserve">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 xml:space="preserve">This </w:t>
      </w:r>
      <w:r w:rsidR="0089103C">
        <w:rPr>
          <w:rFonts w:cstheme="minorHAnsi"/>
        </w:rPr>
        <w:t xml:space="preserve">would be particularly critical in the case of </w:t>
      </w:r>
      <w:r w:rsidR="00967878" w:rsidRPr="00967878">
        <w:rPr>
          <w:rFonts w:cstheme="minorHAnsi"/>
        </w:rPr>
        <w:t>ammonia</w:t>
      </w:r>
      <w:r w:rsidR="0089103C">
        <w:rPr>
          <w:rFonts w:cstheme="minorHAnsi"/>
        </w:rPr>
        <w:t>, an essential product to</w:t>
      </w:r>
      <w:r w:rsidR="00967878" w:rsidRPr="00967878">
        <w:rPr>
          <w:rFonts w:cstheme="minorHAnsi"/>
        </w:rPr>
        <w:t xml:space="preserve"> ensur</w:t>
      </w:r>
      <w:r w:rsidR="0089103C">
        <w:rPr>
          <w:rFonts w:cstheme="minorHAnsi"/>
        </w:rPr>
        <w:t>e</w:t>
      </w:r>
      <w:r w:rsidR="00967878" w:rsidRPr="00967878">
        <w:rPr>
          <w:rFonts w:cstheme="minorHAnsi"/>
        </w:rPr>
        <w:t xml:space="preserve">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921238" w:rsidRPr="00921238">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551197">
        <w:rPr>
          <w:rFonts w:cstheme="minorHAnsi"/>
        </w:rPr>
        <w:instrText xml:space="preserve"> ADDIN ZOTERO_ITEM CSL_CITATION {"citationID":"pJ4R1O14","properties":{"formattedCitation":"\\super 36\\nosupersub{}","plainCitation":"36","noteIndex":0},"citationItems":[{"id":17167,"uris":["http://zotero.org/users/9157291/items/44HGAMH3"],"itemData":{"id":17167,"type":"report","title":"The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551197" w:rsidRPr="00551197">
        <w:rPr>
          <w:rFonts w:ascii="Calibri" w:hAnsi="Calibri" w:cs="Calibri"/>
          <w:szCs w:val="24"/>
          <w:vertAlign w:val="superscript"/>
        </w:rPr>
        <w:t>36</w:t>
      </w:r>
      <w:r w:rsidR="00A77C09">
        <w:rPr>
          <w:rFonts w:cstheme="minorHAnsi"/>
        </w:rPr>
        <w:fldChar w:fldCharType="end"/>
      </w:r>
      <w:r w:rsidR="00A77C09">
        <w:rPr>
          <w:rFonts w:cstheme="minorHAnsi"/>
        </w:rPr>
        <w:t xml:space="preserve">, which </w:t>
      </w:r>
      <w:r w:rsidR="0089103C">
        <w:rPr>
          <w:rFonts w:cstheme="minorHAnsi"/>
        </w:rPr>
        <w:t>would face an uncertain scenario.</w:t>
      </w:r>
      <w:commentRangeEnd w:id="329"/>
      <w:r w:rsidR="0089103C">
        <w:rPr>
          <w:rStyle w:val="CommentReference"/>
        </w:rPr>
        <w:commentReference w:id="329"/>
      </w:r>
    </w:p>
    <w:p w14:paraId="6D273C6A" w14:textId="3B001901" w:rsidR="00703835" w:rsidRDefault="0064314B" w:rsidP="001E7F75">
      <w:pPr>
        <w:rPr>
          <w:ins w:id="330" w:author="Martin Fernandez  Antonio José" w:date="2023-02-23T11:57:00Z"/>
          <w:rFonts w:cstheme="minorHAnsi"/>
          <w:iCs/>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23259B">
        <w:rPr>
          <w:rFonts w:cstheme="minorHAnsi"/>
        </w:rPr>
        <w:fldChar w:fldCharType="begin"/>
      </w:r>
      <w:r w:rsidR="00551197">
        <w:rPr>
          <w:rFonts w:cstheme="minorHAnsi"/>
        </w:rPr>
        <w:instrText xml:space="preserve"> ADDIN ZOTERO_ITEM CSL_CITATION {"citationID":"fZNn97kP","properties":{"formattedCitation":"\\super 37\\nosupersub{}","plainCitation":"37","noteIndex":0},"citationItems":[{"id":30053,"uris":["http://zotero.org/users/9157291/items/RIWZTV2J"],"itemData":{"id":30053,"type":"report","publisher":"COM(2021)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0023259B">
        <w:rPr>
          <w:rFonts w:cstheme="minorHAnsi"/>
        </w:rPr>
        <w:fldChar w:fldCharType="separate"/>
      </w:r>
      <w:r w:rsidR="00551197" w:rsidRPr="00551197">
        <w:rPr>
          <w:rFonts w:ascii="Calibri" w:hAnsi="Calibri" w:cs="Calibri"/>
          <w:szCs w:val="24"/>
          <w:vertAlign w:val="superscript"/>
        </w:rPr>
        <w:t>37</w:t>
      </w:r>
      <w:r w:rsidR="0023259B">
        <w:rPr>
          <w:rFonts w:cstheme="minorHAnsi"/>
        </w:rPr>
        <w:fldChar w:fldCharType="end"/>
      </w:r>
      <w:r w:rsidR="0023259B">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r w:rsidR="0089103C">
        <w:rPr>
          <w:rFonts w:cstheme="minorHAnsi"/>
        </w:rPr>
        <w:t>insufficient to meet</w:t>
      </w:r>
      <w:r w:rsidR="004433BC">
        <w:rPr>
          <w:rFonts w:cstheme="minorHAnsi"/>
        </w:rPr>
        <w:t xml:space="preserve"> the targets</w:t>
      </w:r>
      <w:bookmarkStart w:id="331" w:name="_Hlk124931906"/>
      <w:r w:rsidR="00CA2A49">
        <w:rPr>
          <w:rFonts w:cstheme="minorHAnsi"/>
        </w:rPr>
        <w:fldChar w:fldCharType="begin"/>
      </w:r>
      <w:r w:rsidR="00551197">
        <w:rPr>
          <w:rFonts w:cstheme="minorHAnsi"/>
        </w:rPr>
        <w:instrText xml:space="preserve"> ADDIN ZOTERO_ITEM CSL_CITATION {"citationID":"NMJEjUZd","properties":{"formattedCitation":"\\super 38\\nosupersub{}","plainCitation":"38","noteIndex":0},"citationItems":[{"id":29217,"uris":["http://zotero.org/users/9157291/items/KAICFIWB"],"itemData":{"id":29217,"type":"article-journal","abstract":"Reaching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551197" w:rsidRPr="00551197">
        <w:rPr>
          <w:rFonts w:ascii="Calibri" w:hAnsi="Calibri" w:cs="Calibri"/>
          <w:szCs w:val="24"/>
          <w:vertAlign w:val="superscript"/>
        </w:rPr>
        <w:t>38</w:t>
      </w:r>
      <w:r w:rsidR="00CA2A49">
        <w:rPr>
          <w:rFonts w:cstheme="minorHAnsi"/>
        </w:rPr>
        <w:fldChar w:fldCharType="end"/>
      </w:r>
      <w:bookmarkEnd w:id="331"/>
      <w:r w:rsidR="00CA2A49">
        <w:rPr>
          <w:rFonts w:cstheme="minorHAnsi"/>
        </w:rPr>
        <w:t>.</w:t>
      </w:r>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E15658" w:rsidRPr="00E15658">
        <w:rPr>
          <w:rFonts w:cstheme="minorHAnsi"/>
          <w:vertAlign w:val="superscript"/>
        </w:rPr>
        <w:t>−</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xml:space="preserve"> was needed for renewable power plants, especially solar (7.6</w:t>
      </w:r>
      <w:r w:rsidR="000175F0">
        <w:rPr>
          <w:rFonts w:cstheme="minorHAnsi"/>
        </w:rPr>
        <w:t> </w:t>
      </w:r>
      <w:r w:rsidR="00F27D34" w:rsidRPr="00F27D34">
        <w:rPr>
          <w:rFonts w:cstheme="minorHAnsi"/>
        </w:rPr>
        <w:t>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and on-shore wind (17.3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w:t>
      </w:r>
      <w:r w:rsidR="00CA2A49">
        <w:rPr>
          <w:rFonts w:cstheme="minorHAnsi"/>
        </w:rPr>
        <w:fldChar w:fldCharType="begin"/>
      </w:r>
      <w:r w:rsidR="00551197">
        <w:rPr>
          <w:rFonts w:cstheme="minorHAnsi"/>
        </w:rPr>
        <w:instrText xml:space="preserve"> ADDIN ZOTERO_ITEM CSL_CITATION {"citationID":"ahjMIKXT","properties":{"formattedCitation":"\\super 38\\nosupersub{}","plainCitation":"38","noteIndex":0},"citationItems":[{"id":29217,"uris":["http://zotero.org/users/9157291/items/KAICFIWB"],"itemData":{"id":29217,"type":"article-journal","abstract":"Reaching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551197" w:rsidRPr="00551197">
        <w:rPr>
          <w:rFonts w:ascii="Calibri" w:hAnsi="Calibri" w:cs="Calibri"/>
          <w:szCs w:val="24"/>
          <w:vertAlign w:val="superscript"/>
        </w:rPr>
        <w:t>38</w:t>
      </w:r>
      <w:r w:rsidR="00CA2A49">
        <w:rPr>
          <w:rFonts w:cstheme="minorHAnsi"/>
        </w:rPr>
        <w:fldChar w:fldCharType="end"/>
      </w:r>
      <w:r w:rsidR="00CA2A49">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 xml:space="preserve">appear </w:t>
      </w:r>
      <w:r w:rsidR="0089103C">
        <w:rPr>
          <w:rFonts w:cstheme="minorHAnsi"/>
        </w:rPr>
        <w:t>as particularly appealing to</w:t>
      </w:r>
      <w:r w:rsidR="005F4BCC" w:rsidRPr="00F27D34">
        <w:rPr>
          <w:rFonts w:cstheme="minorHAnsi"/>
        </w:rPr>
        <w:t xml:space="preserve"> lower the</w:t>
      </w:r>
      <w:r w:rsidR="0089103C">
        <w:rPr>
          <w:rFonts w:cstheme="minorHAnsi"/>
        </w:rPr>
        <w:t xml:space="preserve"> carbon</w:t>
      </w:r>
      <w:r w:rsidR="005F4BCC" w:rsidRPr="00F27D34">
        <w:rPr>
          <w:rFonts w:cstheme="minorHAnsi"/>
        </w:rPr>
        <w:t xml:space="preserve"> </w:t>
      </w:r>
      <w:r w:rsidR="0089103C">
        <w:rPr>
          <w:rFonts w:cstheme="minorHAnsi"/>
        </w:rPr>
        <w:t>footprint of</w:t>
      </w:r>
      <w:r w:rsidR="005F4BCC" w:rsidRPr="00F27D34">
        <w:rPr>
          <w:rFonts w:cstheme="minorHAnsi"/>
        </w:rPr>
        <w:t xml:space="preserve"> these </w:t>
      </w:r>
      <w:r w:rsidR="00AE5C81">
        <w:rPr>
          <w:rFonts w:cstheme="minorHAnsi"/>
        </w:rPr>
        <w:t>essential</w:t>
      </w:r>
      <w:r w:rsidR="00B90695" w:rsidRPr="00F27D34">
        <w:rPr>
          <w:rFonts w:cstheme="minorHAnsi"/>
        </w:rPr>
        <w:t xml:space="preserve"> </w:t>
      </w:r>
      <w:r w:rsidR="005F4BCC" w:rsidRPr="00F27D34">
        <w:rPr>
          <w:rFonts w:cstheme="minorHAnsi"/>
        </w:rPr>
        <w:t>chemicals</w:t>
      </w:r>
      <w:r w:rsidR="0089103C">
        <w:rPr>
          <w:rFonts w:cstheme="minorHAnsi"/>
        </w:rPr>
        <w:t xml:space="preserve"> driven by market forces rather than by incentives</w:t>
      </w:r>
      <w:r w:rsidR="005F4BCC" w:rsidRPr="00F27D34">
        <w:rPr>
          <w:rFonts w:cstheme="minorHAnsi"/>
        </w:rPr>
        <w:t>.</w:t>
      </w:r>
      <w:r w:rsidR="000666BB">
        <w:rPr>
          <w:rFonts w:cstheme="minorHAnsi"/>
        </w:rPr>
        <w:t xml:space="preserve"> Hence,</w:t>
      </w:r>
      <w:r w:rsidR="00223E0E" w:rsidRPr="00F27D34">
        <w:rPr>
          <w:rFonts w:cstheme="minorHAnsi"/>
        </w:rPr>
        <w:t xml:space="preserve"> </w:t>
      </w:r>
      <w:r w:rsidR="000666BB">
        <w:rPr>
          <w:rFonts w:cstheme="minorHAnsi"/>
        </w:rPr>
        <w:t>i</w:t>
      </w:r>
      <w:r w:rsidR="00223E0E">
        <w:rPr>
          <w:rFonts w:cstheme="minorHAnsi"/>
        </w:rPr>
        <w:t xml:space="preserve">n addition to </w:t>
      </w:r>
      <w:r w:rsidR="0089103C">
        <w:rPr>
          <w:rFonts w:cstheme="minorHAnsi"/>
        </w:rPr>
        <w:t xml:space="preserve">improving </w:t>
      </w:r>
      <w:r w:rsidR="00223E0E">
        <w:rPr>
          <w:rFonts w:cstheme="minorHAnsi"/>
        </w:rPr>
        <w:t xml:space="preserve">supply security, green ammonia and methanol could help the European chemical industry </w:t>
      </w:r>
      <w:r w:rsidR="0089103C">
        <w:rPr>
          <w:rFonts w:cstheme="minorHAnsi"/>
        </w:rPr>
        <w:t>curb</w:t>
      </w:r>
      <w:r w:rsidR="00223E0E">
        <w:rPr>
          <w:rFonts w:cstheme="minorHAnsi"/>
        </w:rPr>
        <w:t xml:space="preserve"> GHG emissions at a negative mitigation cost</w:t>
      </w:r>
      <w:r w:rsidR="00223E0E" w:rsidRPr="000666BB">
        <w:rPr>
          <w:rFonts w:cstheme="minorHAnsi"/>
        </w:rPr>
        <w:t xml:space="preserve">, </w:t>
      </w:r>
      <w:r w:rsidR="000666BB">
        <w:rPr>
          <w:rFonts w:cstheme="minorHAnsi"/>
          <w:iCs/>
        </w:rPr>
        <w:t>in contrast to expensive NETs, which also face socio-political challenges.</w:t>
      </w:r>
    </w:p>
    <w:p w14:paraId="4092C185" w14:textId="21824C7B" w:rsidR="009627B8" w:rsidRDefault="007628D4" w:rsidP="001E7F75">
      <w:pPr>
        <w:rPr>
          <w:rFonts w:cstheme="minorHAnsi"/>
          <w:iCs/>
        </w:rPr>
      </w:pPr>
      <w:ins w:id="332" w:author="Martin Fernandez  Antonio José" w:date="2023-02-23T15:17:00Z">
        <w:r>
          <w:rPr>
            <w:rFonts w:cstheme="minorHAnsi"/>
            <w:iCs/>
          </w:rPr>
          <w:t xml:space="preserve">A </w:t>
        </w:r>
        <w:del w:id="333" w:author="Nabera  Abhinandan" w:date="2023-02-23T16:07:00Z">
          <w:r w:rsidDel="00D432AC">
            <w:rPr>
              <w:rFonts w:cstheme="minorHAnsi"/>
              <w:iCs/>
            </w:rPr>
            <w:delText>longer term</w:delText>
          </w:r>
        </w:del>
      </w:ins>
      <w:ins w:id="334" w:author="Nabera  Abhinandan" w:date="2023-02-23T16:07:00Z">
        <w:r w:rsidR="00D432AC">
          <w:rPr>
            <w:rFonts w:cstheme="minorHAnsi"/>
            <w:iCs/>
          </w:rPr>
          <w:t>longer-term</w:t>
        </w:r>
      </w:ins>
      <w:ins w:id="335" w:author="Martin Fernandez  Antonio José" w:date="2023-02-23T15:17:00Z">
        <w:r>
          <w:rPr>
            <w:rFonts w:cstheme="minorHAnsi"/>
            <w:iCs/>
          </w:rPr>
          <w:t xml:space="preserve"> advantage will be gained if a</w:t>
        </w:r>
      </w:ins>
      <w:ins w:id="336" w:author="Martin Fernandez  Antonio José" w:date="2023-02-23T13:04:00Z">
        <w:r w:rsidR="00C32BEA">
          <w:rPr>
            <w:rFonts w:cstheme="minorHAnsi"/>
            <w:iCs/>
          </w:rPr>
          <w:t xml:space="preserve"> fraction of this decisive investment</w:t>
        </w:r>
      </w:ins>
      <w:ins w:id="337" w:author="Martin Fernandez  Antonio José" w:date="2023-02-23T15:17:00Z">
        <w:r>
          <w:rPr>
            <w:rFonts w:cstheme="minorHAnsi"/>
            <w:iCs/>
          </w:rPr>
          <w:t xml:space="preserve"> is </w:t>
        </w:r>
      </w:ins>
      <w:ins w:id="338" w:author="Martin Fernandez  Antonio José" w:date="2023-02-23T13:04:00Z">
        <w:r w:rsidR="00C32BEA">
          <w:rPr>
            <w:rFonts w:cstheme="minorHAnsi"/>
            <w:iCs/>
          </w:rPr>
          <w:t xml:space="preserve">channelled </w:t>
        </w:r>
      </w:ins>
      <w:ins w:id="339" w:author="Martin Fernandez  Antonio José" w:date="2023-02-23T13:05:00Z">
        <w:r w:rsidR="00C32BEA">
          <w:rPr>
            <w:rFonts w:cstheme="minorHAnsi"/>
            <w:iCs/>
          </w:rPr>
          <w:t xml:space="preserve">toward </w:t>
        </w:r>
      </w:ins>
      <w:ins w:id="340" w:author="Martin Fernandez  Antonio José" w:date="2023-02-23T14:01:00Z">
        <w:r w:rsidR="006334CD">
          <w:rPr>
            <w:rFonts w:cstheme="minorHAnsi"/>
            <w:iCs/>
          </w:rPr>
          <w:t xml:space="preserve">research and development, </w:t>
        </w:r>
      </w:ins>
      <w:ins w:id="341" w:author="Martin Fernandez  Antonio José" w:date="2023-02-23T13:56:00Z">
        <w:r w:rsidR="00956C83">
          <w:rPr>
            <w:rFonts w:cstheme="minorHAnsi"/>
            <w:iCs/>
          </w:rPr>
          <w:t>boosting performance of</w:t>
        </w:r>
      </w:ins>
      <w:ins w:id="342" w:author="Martin Fernandez  Antonio José" w:date="2023-02-23T13:05:00Z">
        <w:r w:rsidR="00C32BEA">
          <w:rPr>
            <w:rFonts w:cstheme="minorHAnsi"/>
            <w:iCs/>
          </w:rPr>
          <w:t xml:space="preserve"> water electrolysis</w:t>
        </w:r>
      </w:ins>
      <w:ins w:id="343" w:author="Martin Fernandez  Antonio José" w:date="2023-02-23T14:01:00Z">
        <w:r w:rsidR="006334CD">
          <w:rPr>
            <w:rFonts w:cstheme="minorHAnsi"/>
            <w:iCs/>
          </w:rPr>
          <w:t xml:space="preserve"> -</w:t>
        </w:r>
      </w:ins>
      <w:ins w:id="344" w:author="Martin Fernandez  Antonio José" w:date="2023-02-23T13:05:00Z">
        <w:r w:rsidR="00C32BEA">
          <w:rPr>
            <w:rFonts w:cstheme="minorHAnsi"/>
            <w:iCs/>
          </w:rPr>
          <w:t>as a key element of green Haber-Bosch</w:t>
        </w:r>
      </w:ins>
      <w:ins w:id="345" w:author="Martin Fernandez  Antonio José" w:date="2023-02-23T14:01:00Z">
        <w:r w:rsidR="006334CD">
          <w:rPr>
            <w:rFonts w:cstheme="minorHAnsi"/>
            <w:iCs/>
          </w:rPr>
          <w:t>-</w:t>
        </w:r>
      </w:ins>
      <w:ins w:id="346" w:author="Martin Fernandez  Antonio José" w:date="2023-02-23T13:05:00Z">
        <w:r w:rsidR="00C32BEA">
          <w:rPr>
            <w:rFonts w:cstheme="minorHAnsi"/>
            <w:iCs/>
          </w:rPr>
          <w:t xml:space="preserve">, </w:t>
        </w:r>
      </w:ins>
      <w:ins w:id="347" w:author="Martin Fernandez  Antonio José" w:date="2023-02-23T14:00:00Z">
        <w:r w:rsidR="00956C83">
          <w:rPr>
            <w:rFonts w:cstheme="minorHAnsi"/>
            <w:iCs/>
          </w:rPr>
          <w:t>direct N</w:t>
        </w:r>
        <w:r w:rsidR="00956C83" w:rsidRPr="00956C83">
          <w:rPr>
            <w:rFonts w:cstheme="minorHAnsi"/>
            <w:iCs/>
            <w:vertAlign w:val="subscript"/>
            <w:rPrChange w:id="348" w:author="Martin Fernandez  Antonio José" w:date="2023-02-23T14:00:00Z">
              <w:rPr>
                <w:rFonts w:cstheme="minorHAnsi"/>
                <w:iCs/>
              </w:rPr>
            </w:rPrChange>
          </w:rPr>
          <w:t>2</w:t>
        </w:r>
        <w:r w:rsidR="00956C83">
          <w:rPr>
            <w:rFonts w:cstheme="minorHAnsi"/>
            <w:iCs/>
          </w:rPr>
          <w:t xml:space="preserve"> electroreduction</w:t>
        </w:r>
      </w:ins>
      <w:ins w:id="349" w:author="Martin Fernandez  Antonio José" w:date="2023-02-23T14:01:00Z">
        <w:r w:rsidR="006334CD">
          <w:rPr>
            <w:rFonts w:cstheme="minorHAnsi"/>
            <w:iCs/>
          </w:rPr>
          <w:t>,</w:t>
        </w:r>
      </w:ins>
      <w:ins w:id="350" w:author="Martin Fernandez  Antonio José" w:date="2023-02-23T15:18:00Z">
        <w:r>
          <w:rPr>
            <w:rFonts w:cstheme="minorHAnsi"/>
            <w:iCs/>
          </w:rPr>
          <w:t xml:space="preserve"> and</w:t>
        </w:r>
      </w:ins>
      <w:ins w:id="351" w:author="Martin Fernandez  Antonio José" w:date="2023-02-23T14:00:00Z">
        <w:r w:rsidR="00956C83">
          <w:rPr>
            <w:rFonts w:cstheme="minorHAnsi"/>
            <w:iCs/>
          </w:rPr>
          <w:t xml:space="preserve"> </w:t>
        </w:r>
      </w:ins>
      <w:ins w:id="352" w:author="Martin Fernandez  Antonio José" w:date="2023-02-23T13:41:00Z">
        <w:r w:rsidR="00BB4BDA">
          <w:rPr>
            <w:rFonts w:cstheme="minorHAnsi"/>
            <w:iCs/>
          </w:rPr>
          <w:t xml:space="preserve">direct </w:t>
        </w:r>
      </w:ins>
      <w:ins w:id="353" w:author="Martin Fernandez  Antonio José" w:date="2023-02-23T13:06:00Z">
        <w:r w:rsidR="00C32BEA">
          <w:rPr>
            <w:rFonts w:cstheme="minorHAnsi"/>
            <w:iCs/>
          </w:rPr>
          <w:t>CO</w:t>
        </w:r>
        <w:r w:rsidR="00C32BEA" w:rsidRPr="00C32BEA">
          <w:rPr>
            <w:rFonts w:cstheme="minorHAnsi"/>
            <w:iCs/>
            <w:vertAlign w:val="subscript"/>
            <w:rPrChange w:id="354" w:author="Martin Fernandez  Antonio José" w:date="2023-02-23T13:06:00Z">
              <w:rPr>
                <w:rFonts w:cstheme="minorHAnsi"/>
                <w:iCs/>
              </w:rPr>
            </w:rPrChange>
          </w:rPr>
          <w:t>2</w:t>
        </w:r>
        <w:r w:rsidR="00C32BEA">
          <w:rPr>
            <w:rFonts w:cstheme="minorHAnsi"/>
            <w:iCs/>
          </w:rPr>
          <w:t xml:space="preserve"> hydrogenation. </w:t>
        </w:r>
      </w:ins>
      <w:ins w:id="355" w:author="Martin Fernandez  Antonio José" w:date="2023-02-23T14:53:00Z">
        <w:r w:rsidR="009302D3">
          <w:rPr>
            <w:rFonts w:cstheme="minorHAnsi"/>
            <w:iCs/>
          </w:rPr>
          <w:t>All these</w:t>
        </w:r>
      </w:ins>
      <w:ins w:id="356" w:author="Martin Fernandez  Antonio José" w:date="2023-02-23T15:18:00Z">
        <w:r>
          <w:rPr>
            <w:rFonts w:cstheme="minorHAnsi"/>
            <w:iCs/>
          </w:rPr>
          <w:t xml:space="preserve"> </w:t>
        </w:r>
      </w:ins>
      <w:ins w:id="357" w:author="Martin Fernandez  Antonio José" w:date="2023-02-23T14:53:00Z">
        <w:r w:rsidR="009302D3">
          <w:rPr>
            <w:rFonts w:cstheme="minorHAnsi"/>
            <w:iCs/>
          </w:rPr>
          <w:t>technologies have potential for mid- to large</w:t>
        </w:r>
      </w:ins>
      <w:ins w:id="358" w:author="Martin Fernandez  Antonio José" w:date="2023-02-23T14:54:00Z">
        <w:r w:rsidR="009302D3">
          <w:rPr>
            <w:rFonts w:cstheme="minorHAnsi"/>
            <w:iCs/>
          </w:rPr>
          <w:t xml:space="preserve"> efficiency enhancement upon overcoming </w:t>
        </w:r>
      </w:ins>
      <w:ins w:id="359" w:author="Martin Fernandez  Antonio José" w:date="2023-02-23T14:55:00Z">
        <w:r w:rsidR="009302D3">
          <w:rPr>
            <w:rFonts w:cstheme="minorHAnsi"/>
            <w:iCs/>
          </w:rPr>
          <w:t>some key limitations</w:t>
        </w:r>
      </w:ins>
      <w:ins w:id="360" w:author="Martin Fernandez  Antonio José" w:date="2023-02-23T14:56:00Z">
        <w:r w:rsidR="009302D3">
          <w:rPr>
            <w:rFonts w:cstheme="minorHAnsi"/>
            <w:iCs/>
          </w:rPr>
          <w:t xml:space="preserve"> related to catalyst design</w:t>
        </w:r>
      </w:ins>
      <w:ins w:id="361" w:author="Martin Fernandez  Antonio José" w:date="2023-02-23T14:55:00Z">
        <w:r w:rsidR="009302D3">
          <w:rPr>
            <w:rFonts w:cstheme="minorHAnsi"/>
            <w:iCs/>
          </w:rPr>
          <w:t>.</w:t>
        </w:r>
      </w:ins>
      <w:ins w:id="362" w:author="Martin Fernandez  Antonio José" w:date="2023-02-23T14:53:00Z">
        <w:r w:rsidR="009302D3">
          <w:rPr>
            <w:rFonts w:cstheme="minorHAnsi"/>
            <w:iCs/>
          </w:rPr>
          <w:t xml:space="preserve"> </w:t>
        </w:r>
      </w:ins>
      <w:ins w:id="363" w:author="Martin Fernandez  Antonio José" w:date="2023-02-23T13:06:00Z">
        <w:r w:rsidR="00C32BEA">
          <w:rPr>
            <w:rFonts w:cstheme="minorHAnsi"/>
          </w:rPr>
          <w:t xml:space="preserve">The technological maturity </w:t>
        </w:r>
      </w:ins>
      <w:ins w:id="364" w:author="Martin Fernandez  Antonio José" w:date="2023-02-23T13:07:00Z">
        <w:r w:rsidR="00CB7E33">
          <w:rPr>
            <w:rFonts w:cstheme="minorHAnsi"/>
          </w:rPr>
          <w:t>of</w:t>
        </w:r>
      </w:ins>
      <w:ins w:id="365" w:author="Martin Fernandez  Antonio José" w:date="2023-02-23T13:06:00Z">
        <w:r w:rsidR="00CB7E33">
          <w:rPr>
            <w:rFonts w:cstheme="minorHAnsi"/>
          </w:rPr>
          <w:t xml:space="preserve"> water electrolysers </w:t>
        </w:r>
        <w:r w:rsidR="00C32BEA">
          <w:rPr>
            <w:rFonts w:cstheme="minorHAnsi"/>
          </w:rPr>
          <w:t xml:space="preserve">will be </w:t>
        </w:r>
      </w:ins>
      <w:ins w:id="366" w:author="Martin Fernandez  Antonio José" w:date="2023-02-23T14:03:00Z">
        <w:r w:rsidR="006334CD">
          <w:rPr>
            <w:rFonts w:cstheme="minorHAnsi"/>
          </w:rPr>
          <w:t xml:space="preserve">displayed by lower </w:t>
        </w:r>
      </w:ins>
      <w:ins w:id="367" w:author="Martin Fernandez  Antonio José" w:date="2023-02-23T13:06:00Z">
        <w:r w:rsidR="00C32BEA">
          <w:rPr>
            <w:rFonts w:cstheme="minorHAnsi"/>
          </w:rPr>
          <w:t>cell voltages</w:t>
        </w:r>
      </w:ins>
      <w:ins w:id="368" w:author="Martin Fernandez  Antonio José" w:date="2023-02-23T15:18:00Z">
        <w:r w:rsidR="00291005">
          <w:rPr>
            <w:rFonts w:cstheme="minorHAnsi"/>
          </w:rPr>
          <w:t xml:space="preserve"> mainly</w:t>
        </w:r>
      </w:ins>
      <w:ins w:id="369" w:author="Martin Fernandez  Antonio José" w:date="2023-02-23T13:06:00Z">
        <w:r w:rsidR="00C32BEA">
          <w:rPr>
            <w:rFonts w:cstheme="minorHAnsi"/>
          </w:rPr>
          <w:t xml:space="preserve"> arising from optimized anodes, </w:t>
        </w:r>
      </w:ins>
      <w:ins w:id="370" w:author="Martin Fernandez  Antonio José" w:date="2023-02-23T15:19:00Z">
        <w:r w:rsidR="00291005">
          <w:rPr>
            <w:rFonts w:cstheme="minorHAnsi"/>
          </w:rPr>
          <w:t xml:space="preserve">ideally containing </w:t>
        </w:r>
      </w:ins>
      <w:ins w:id="371" w:author="Martin Fernandez  Antonio José" w:date="2023-02-23T13:07:00Z">
        <w:r w:rsidR="00CB7E33">
          <w:rPr>
            <w:rFonts w:cstheme="minorHAnsi"/>
          </w:rPr>
          <w:t xml:space="preserve">catalysts with </w:t>
        </w:r>
      </w:ins>
      <w:ins w:id="372" w:author="Martin Fernandez  Antonio José" w:date="2023-02-23T13:06:00Z">
        <w:r w:rsidR="00C32BEA">
          <w:rPr>
            <w:rFonts w:cstheme="minorHAnsi"/>
          </w:rPr>
          <w:t xml:space="preserve">lower Pt-group metal </w:t>
        </w:r>
        <w:commentRangeStart w:id="373"/>
        <w:r w:rsidR="00C32BEA">
          <w:rPr>
            <w:rFonts w:cstheme="minorHAnsi"/>
          </w:rPr>
          <w:t>content</w:t>
        </w:r>
        <w:commentRangeEnd w:id="373"/>
        <w:r w:rsidR="00C32BEA">
          <w:rPr>
            <w:rStyle w:val="CommentReference"/>
          </w:rPr>
          <w:commentReference w:id="373"/>
        </w:r>
        <w:r w:rsidR="00C32BEA">
          <w:rPr>
            <w:rFonts w:cstheme="minorHAnsi"/>
          </w:rPr>
          <w:t>.</w:t>
        </w:r>
      </w:ins>
      <w:ins w:id="374" w:author="Martin Fernandez  Antonio José" w:date="2023-02-23T13:07:00Z">
        <w:r w:rsidR="00CB7E33">
          <w:rPr>
            <w:rFonts w:cstheme="minorHAnsi"/>
          </w:rPr>
          <w:t xml:space="preserve"> </w:t>
        </w:r>
      </w:ins>
      <w:ins w:id="375" w:author="Martin Fernandez  Antonio José" w:date="2023-02-23T14:55:00Z">
        <w:r w:rsidR="009302D3">
          <w:rPr>
            <w:rFonts w:cstheme="minorHAnsi"/>
          </w:rPr>
          <w:t xml:space="preserve">A step behind in terms of </w:t>
        </w:r>
      </w:ins>
      <w:ins w:id="376" w:author="Martin Fernandez  Antonio José" w:date="2023-02-23T15:08:00Z">
        <w:r w:rsidR="002D0462">
          <w:rPr>
            <w:rFonts w:cstheme="minorHAnsi"/>
          </w:rPr>
          <w:t>development</w:t>
        </w:r>
      </w:ins>
      <w:ins w:id="377" w:author="Martin Fernandez  Antonio José" w:date="2023-02-23T14:55:00Z">
        <w:r w:rsidR="009302D3">
          <w:rPr>
            <w:rFonts w:cstheme="minorHAnsi"/>
          </w:rPr>
          <w:t>, t</w:t>
        </w:r>
      </w:ins>
      <w:ins w:id="378" w:author="Martin Fernandez  Antonio José" w:date="2023-02-23T14:04:00Z">
        <w:r w:rsidR="006334CD">
          <w:rPr>
            <w:rFonts w:cstheme="minorHAnsi"/>
          </w:rPr>
          <w:t>he electrocatalytic reduction of N</w:t>
        </w:r>
        <w:r w:rsidR="006334CD" w:rsidRPr="006334CD">
          <w:rPr>
            <w:rFonts w:cstheme="minorHAnsi"/>
            <w:vertAlign w:val="subscript"/>
            <w:rPrChange w:id="379" w:author="Martin Fernandez  Antonio José" w:date="2023-02-23T14:04:00Z">
              <w:rPr>
                <w:rFonts w:cstheme="minorHAnsi"/>
              </w:rPr>
            </w:rPrChange>
          </w:rPr>
          <w:t>2</w:t>
        </w:r>
        <w:r w:rsidR="006334CD">
          <w:rPr>
            <w:rFonts w:cstheme="minorHAnsi"/>
          </w:rPr>
          <w:t xml:space="preserve"> still faces early challenges such as identifying reference catalysts able to simultan</w:t>
        </w:r>
      </w:ins>
      <w:ins w:id="380" w:author="Martin Fernandez  Antonio José" w:date="2023-02-23T14:05:00Z">
        <w:r w:rsidR="006334CD">
          <w:rPr>
            <w:rFonts w:cstheme="minorHAnsi"/>
          </w:rPr>
          <w:t>eously provide promising activity, stability, and selectivity towards ammonia.</w:t>
        </w:r>
      </w:ins>
      <w:ins w:id="381" w:author="Martin Fernandez  Antonio José" w:date="2023-02-23T14:55:00Z">
        <w:r w:rsidR="009302D3">
          <w:rPr>
            <w:rFonts w:cstheme="minorHAnsi"/>
          </w:rPr>
          <w:t xml:space="preserve"> </w:t>
        </w:r>
      </w:ins>
      <w:ins w:id="382" w:author="Martin Fernandez  Antonio José" w:date="2023-02-23T14:56:00Z">
        <w:r w:rsidR="009302D3">
          <w:rPr>
            <w:rFonts w:cstheme="minorHAnsi"/>
          </w:rPr>
          <w:t>As for methanol synthesis, a</w:t>
        </w:r>
      </w:ins>
      <w:ins w:id="383" w:author="Martin Fernandez  Antonio José" w:date="2023-02-23T13:10:00Z">
        <w:r w:rsidR="00CB7E33">
          <w:rPr>
            <w:rFonts w:cstheme="minorHAnsi"/>
          </w:rPr>
          <w:t>n a</w:t>
        </w:r>
      </w:ins>
      <w:ins w:id="384" w:author="Martin Fernandez  Antonio José" w:date="2023-02-23T13:08:00Z">
        <w:r w:rsidR="00CB7E33">
          <w:rPr>
            <w:rFonts w:cstheme="minorHAnsi"/>
          </w:rPr>
          <w:t xml:space="preserve">ctive </w:t>
        </w:r>
      </w:ins>
      <w:ins w:id="385" w:author="Martin Fernandez  Antonio José" w:date="2023-02-23T13:10:00Z">
        <w:r w:rsidR="00CB7E33">
          <w:rPr>
            <w:rFonts w:cstheme="minorHAnsi"/>
          </w:rPr>
          <w:t xml:space="preserve">challenge </w:t>
        </w:r>
      </w:ins>
      <w:ins w:id="386" w:author="Martin Fernandez  Antonio José" w:date="2023-02-23T13:08:00Z">
        <w:r w:rsidR="00CB7E33">
          <w:rPr>
            <w:rFonts w:cstheme="minorHAnsi"/>
          </w:rPr>
          <w:t>on CO</w:t>
        </w:r>
        <w:r w:rsidR="00CB7E33" w:rsidRPr="00CB7E33">
          <w:rPr>
            <w:rFonts w:cstheme="minorHAnsi"/>
            <w:vertAlign w:val="subscript"/>
            <w:rPrChange w:id="387" w:author="Martin Fernandez  Antonio José" w:date="2023-02-23T13:08:00Z">
              <w:rPr>
                <w:rFonts w:cstheme="minorHAnsi"/>
              </w:rPr>
            </w:rPrChange>
          </w:rPr>
          <w:t>2</w:t>
        </w:r>
        <w:r w:rsidR="00CB7E33">
          <w:rPr>
            <w:rFonts w:cstheme="minorHAnsi"/>
          </w:rPr>
          <w:t xml:space="preserve"> hydrogenation</w:t>
        </w:r>
      </w:ins>
      <w:ins w:id="388" w:author="Martin Fernandez  Antonio José" w:date="2023-02-23T13:10:00Z">
        <w:r w:rsidR="00CB7E33">
          <w:rPr>
            <w:rFonts w:cstheme="minorHAnsi"/>
          </w:rPr>
          <w:t xml:space="preserve"> is </w:t>
        </w:r>
      </w:ins>
      <w:ins w:id="389" w:author="Martin Fernandez  Antonio José" w:date="2023-02-23T15:19:00Z">
        <w:r w:rsidR="00291005">
          <w:rPr>
            <w:rFonts w:cstheme="minorHAnsi"/>
          </w:rPr>
          <w:t>enhanced</w:t>
        </w:r>
      </w:ins>
      <w:ins w:id="390" w:author="Martin Fernandez  Antonio José" w:date="2023-02-23T13:10:00Z">
        <w:r w:rsidR="00CB7E33">
          <w:rPr>
            <w:rFonts w:cstheme="minorHAnsi"/>
          </w:rPr>
          <w:t xml:space="preserve"> </w:t>
        </w:r>
      </w:ins>
      <w:ins w:id="391" w:author="Martin Fernandez  Antonio José" w:date="2023-02-23T13:44:00Z">
        <w:r w:rsidR="00BB4BDA">
          <w:rPr>
            <w:rFonts w:cstheme="minorHAnsi"/>
          </w:rPr>
          <w:t xml:space="preserve">catalyst activity </w:t>
        </w:r>
      </w:ins>
      <w:ins w:id="392" w:author="Martin Fernandez  Antonio José" w:date="2023-02-23T13:10:00Z">
        <w:r w:rsidR="00CB7E33">
          <w:rPr>
            <w:rFonts w:cstheme="minorHAnsi"/>
          </w:rPr>
          <w:t xml:space="preserve">while attaining </w:t>
        </w:r>
      </w:ins>
      <w:ins w:id="393" w:author="Martin Fernandez  Antonio José" w:date="2023-02-23T13:13:00Z">
        <w:r w:rsidR="00CB7E33">
          <w:rPr>
            <w:rFonts w:cstheme="minorHAnsi"/>
          </w:rPr>
          <w:t xml:space="preserve">further </w:t>
        </w:r>
      </w:ins>
      <w:ins w:id="394" w:author="Martin Fernandez  Antonio José" w:date="2023-02-23T13:10:00Z">
        <w:r w:rsidR="00CB7E33">
          <w:rPr>
            <w:rFonts w:cstheme="minorHAnsi"/>
          </w:rPr>
          <w:t xml:space="preserve">progress in stability and </w:t>
        </w:r>
        <w:commentRangeStart w:id="395"/>
        <w:r w:rsidR="00CB7E33">
          <w:rPr>
            <w:rFonts w:cstheme="minorHAnsi"/>
          </w:rPr>
          <w:t>selectivity</w:t>
        </w:r>
      </w:ins>
      <w:commentRangeEnd w:id="395"/>
      <w:ins w:id="396" w:author="Martin Fernandez  Antonio José" w:date="2023-02-23T13:12:00Z">
        <w:r w:rsidR="00CB7E33">
          <w:rPr>
            <w:rStyle w:val="CommentReference"/>
          </w:rPr>
          <w:commentReference w:id="395"/>
        </w:r>
      </w:ins>
      <w:ins w:id="397" w:author="Martin Fernandez  Antonio José" w:date="2023-02-23T13:10:00Z">
        <w:r w:rsidR="00CB7E33">
          <w:rPr>
            <w:rFonts w:cstheme="minorHAnsi"/>
          </w:rPr>
          <w:t>.</w:t>
        </w:r>
      </w:ins>
      <w:ins w:id="398" w:author="Martin Fernandez  Antonio José" w:date="2023-02-23T13:13:00Z">
        <w:r w:rsidR="00CB7E33">
          <w:rPr>
            <w:rFonts w:cstheme="minorHAnsi"/>
          </w:rPr>
          <w:t xml:space="preserve"> </w:t>
        </w:r>
      </w:ins>
      <w:ins w:id="399" w:author="Martin Fernandez  Antonio José" w:date="2023-02-23T14:05:00Z">
        <w:r w:rsidR="006334CD">
          <w:rPr>
            <w:rFonts w:cstheme="minorHAnsi"/>
          </w:rPr>
          <w:t xml:space="preserve">Importantly, </w:t>
        </w:r>
      </w:ins>
      <w:ins w:id="400" w:author="Martin Fernandez  Antonio José" w:date="2023-02-23T14:57:00Z">
        <w:r w:rsidR="009302D3">
          <w:rPr>
            <w:rFonts w:cstheme="minorHAnsi"/>
          </w:rPr>
          <w:t>the availability of</w:t>
        </w:r>
      </w:ins>
      <w:ins w:id="401" w:author="Martin Fernandez  Antonio José" w:date="2023-02-23T15:02:00Z">
        <w:r w:rsidR="00223FE1">
          <w:rPr>
            <w:rFonts w:cstheme="minorHAnsi"/>
          </w:rPr>
          <w:t xml:space="preserve"> different and</w:t>
        </w:r>
      </w:ins>
      <w:ins w:id="402" w:author="Martin Fernandez  Antonio José" w:date="2023-02-23T14:57:00Z">
        <w:r w:rsidR="009302D3">
          <w:rPr>
            <w:rFonts w:cstheme="minorHAnsi"/>
          </w:rPr>
          <w:t xml:space="preserve"> </w:t>
        </w:r>
      </w:ins>
      <w:ins w:id="403" w:author="Martin Fernandez  Antonio José" w:date="2023-02-23T14:58:00Z">
        <w:r w:rsidR="009302D3">
          <w:rPr>
            <w:rFonts w:cstheme="minorHAnsi"/>
          </w:rPr>
          <w:t>mature</w:t>
        </w:r>
      </w:ins>
      <w:ins w:id="404" w:author="Martin Fernandez  Antonio José" w:date="2023-02-23T14:57:00Z">
        <w:r w:rsidR="009302D3">
          <w:rPr>
            <w:rFonts w:cstheme="minorHAnsi"/>
          </w:rPr>
          <w:t xml:space="preserve"> routes</w:t>
        </w:r>
      </w:ins>
      <w:ins w:id="405" w:author="Martin Fernandez  Antonio José" w:date="2023-02-23T15:00:00Z">
        <w:r w:rsidR="00223FE1">
          <w:rPr>
            <w:rFonts w:cstheme="minorHAnsi"/>
          </w:rPr>
          <w:t xml:space="preserve"> could</w:t>
        </w:r>
      </w:ins>
      <w:ins w:id="406" w:author="Martin Fernandez  Antonio José" w:date="2023-02-23T14:57:00Z">
        <w:r w:rsidR="009302D3">
          <w:rPr>
            <w:rFonts w:cstheme="minorHAnsi"/>
          </w:rPr>
          <w:t xml:space="preserve"> realise </w:t>
        </w:r>
      </w:ins>
      <w:ins w:id="407" w:author="Martin Fernandez  Antonio José" w:date="2023-02-23T12:58:00Z">
        <w:r w:rsidR="00C32BEA">
          <w:rPr>
            <w:rFonts w:cstheme="minorHAnsi"/>
            <w:iCs/>
          </w:rPr>
          <w:t>a new scenario where</w:t>
        </w:r>
      </w:ins>
      <w:ins w:id="408" w:author="Martin Fernandez  Antonio José" w:date="2023-02-23T15:02:00Z">
        <w:r w:rsidR="00223FE1">
          <w:rPr>
            <w:rFonts w:cstheme="minorHAnsi"/>
            <w:iCs/>
          </w:rPr>
          <w:t xml:space="preserve"> </w:t>
        </w:r>
      </w:ins>
      <w:ins w:id="409" w:author="Martin Fernandez  Antonio José" w:date="2023-02-23T15:20:00Z">
        <w:r w:rsidR="00291005">
          <w:rPr>
            <w:rFonts w:cstheme="minorHAnsi"/>
            <w:iCs/>
          </w:rPr>
          <w:t xml:space="preserve">green </w:t>
        </w:r>
      </w:ins>
      <w:ins w:id="410" w:author="Martin Fernandez  Antonio José" w:date="2023-02-23T15:02:00Z">
        <w:r w:rsidR="00223FE1">
          <w:rPr>
            <w:rFonts w:cstheme="minorHAnsi"/>
            <w:iCs/>
          </w:rPr>
          <w:t>centralized</w:t>
        </w:r>
      </w:ins>
      <w:ins w:id="411" w:author="Martin Fernandez  Antonio José" w:date="2023-02-23T15:03:00Z">
        <w:r w:rsidR="00223FE1">
          <w:rPr>
            <w:rFonts w:cstheme="minorHAnsi"/>
            <w:iCs/>
          </w:rPr>
          <w:t xml:space="preserve"> (large scale)</w:t>
        </w:r>
      </w:ins>
      <w:ins w:id="412" w:author="Martin Fernandez  Antonio José" w:date="2023-02-23T15:02:00Z">
        <w:r w:rsidR="00223FE1">
          <w:rPr>
            <w:rFonts w:cstheme="minorHAnsi"/>
            <w:iCs/>
          </w:rPr>
          <w:t xml:space="preserve"> and decentralized</w:t>
        </w:r>
      </w:ins>
      <w:ins w:id="413" w:author="Martin Fernandez  Antonio José" w:date="2023-02-23T15:03:00Z">
        <w:r w:rsidR="00223FE1">
          <w:rPr>
            <w:rFonts w:cstheme="minorHAnsi"/>
            <w:iCs/>
          </w:rPr>
          <w:t xml:space="preserve"> (small scale)</w:t>
        </w:r>
      </w:ins>
      <w:ins w:id="414" w:author="Martin Fernandez  Antonio José" w:date="2023-02-23T15:02:00Z">
        <w:r w:rsidR="00223FE1">
          <w:rPr>
            <w:rFonts w:cstheme="minorHAnsi"/>
            <w:iCs/>
          </w:rPr>
          <w:t xml:space="preserve"> </w:t>
        </w:r>
        <w:r w:rsidR="00223FE1">
          <w:rPr>
            <w:rFonts w:cstheme="minorHAnsi"/>
            <w:iCs/>
          </w:rPr>
          <w:lastRenderedPageBreak/>
          <w:t xml:space="preserve">production </w:t>
        </w:r>
      </w:ins>
      <w:ins w:id="415" w:author="Martin Fernandez  Antonio José" w:date="2023-02-23T15:03:00Z">
        <w:r w:rsidR="00223FE1">
          <w:rPr>
            <w:rFonts w:cstheme="minorHAnsi"/>
            <w:iCs/>
          </w:rPr>
          <w:t>units exist</w:t>
        </w:r>
      </w:ins>
      <w:ins w:id="416" w:author="Martin Fernandez  Antonio José" w:date="2023-02-23T15:04:00Z">
        <w:r w:rsidR="00223FE1">
          <w:rPr>
            <w:rFonts w:cstheme="minorHAnsi"/>
            <w:iCs/>
          </w:rPr>
          <w:t xml:space="preserve">. This possibility is especially appealing </w:t>
        </w:r>
      </w:ins>
      <w:ins w:id="417" w:author="Martin Fernandez  Antonio José" w:date="2023-02-23T13:14:00Z">
        <w:r w:rsidR="00CB7E33">
          <w:rPr>
            <w:rFonts w:cstheme="minorHAnsi"/>
            <w:iCs/>
          </w:rPr>
          <w:t xml:space="preserve">for those chemicals, like ammonia, with potential for </w:t>
        </w:r>
      </w:ins>
      <w:ins w:id="418" w:author="Martin Fernandez  Antonio José" w:date="2023-02-23T15:08:00Z">
        <w:r w:rsidR="00824BBC">
          <w:rPr>
            <w:rFonts w:cstheme="minorHAnsi"/>
            <w:iCs/>
          </w:rPr>
          <w:t>direct use</w:t>
        </w:r>
      </w:ins>
      <w:ins w:id="419" w:author="Martin Fernandez  Antonio José" w:date="2023-02-23T13:14:00Z">
        <w:r w:rsidR="00CB7E33">
          <w:rPr>
            <w:rFonts w:cstheme="minorHAnsi"/>
            <w:iCs/>
          </w:rPr>
          <w:t>.</w:t>
        </w:r>
      </w:ins>
      <w:ins w:id="420" w:author="Martin Fernandez  Antonio José" w:date="2023-02-23T13:19:00Z">
        <w:r w:rsidR="00E11736">
          <w:rPr>
            <w:rFonts w:cstheme="minorHAnsi"/>
          </w:rPr>
          <w:t xml:space="preserve"> </w:t>
        </w:r>
      </w:ins>
      <w:ins w:id="421" w:author="Martin Fernandez  Antonio José" w:date="2023-02-23T15:29:00Z">
        <w:r w:rsidR="00F13C83">
          <w:rPr>
            <w:rFonts w:cstheme="minorHAnsi"/>
          </w:rPr>
          <w:t>For example, s</w:t>
        </w:r>
      </w:ins>
      <w:ins w:id="422" w:author="Martin Fernandez  Antonio José" w:date="2023-02-23T13:22:00Z">
        <w:r w:rsidR="00E11736">
          <w:rPr>
            <w:rFonts w:cstheme="minorHAnsi"/>
          </w:rPr>
          <w:t>mall electrocatalytic reactors coupled to solar power</w:t>
        </w:r>
      </w:ins>
      <w:ins w:id="423" w:author="Martin Fernandez  Antonio José" w:date="2023-02-23T13:23:00Z">
        <w:r w:rsidR="00E11736">
          <w:rPr>
            <w:rFonts w:cstheme="minorHAnsi"/>
          </w:rPr>
          <w:t>, recently coined as</w:t>
        </w:r>
      </w:ins>
      <w:ins w:id="424" w:author="Martin Fernandez  Antonio José" w:date="2023-02-23T13:22:00Z">
        <w:r w:rsidR="00E11736">
          <w:rPr>
            <w:rFonts w:cstheme="minorHAnsi"/>
          </w:rPr>
          <w:t xml:space="preserve"> </w:t>
        </w:r>
      </w:ins>
      <w:ins w:id="425" w:author="Martin Fernandez  Antonio José" w:date="2023-02-23T13:23:00Z">
        <w:r w:rsidR="00E11736">
          <w:rPr>
            <w:rFonts w:cstheme="minorHAnsi"/>
          </w:rPr>
          <w:t>a</w:t>
        </w:r>
      </w:ins>
      <w:ins w:id="426" w:author="Martin Fernandez  Antonio José" w:date="2023-02-23T13:21:00Z">
        <w:r w:rsidR="00E11736">
          <w:rPr>
            <w:rFonts w:cstheme="minorHAnsi"/>
          </w:rPr>
          <w:t xml:space="preserve">mmonia </w:t>
        </w:r>
        <w:commentRangeStart w:id="427"/>
        <w:r w:rsidR="00E11736">
          <w:rPr>
            <w:rFonts w:cstheme="minorHAnsi"/>
          </w:rPr>
          <w:t>leaves</w:t>
        </w:r>
      </w:ins>
      <w:commentRangeEnd w:id="427"/>
      <w:ins w:id="428" w:author="Martin Fernandez  Antonio José" w:date="2023-02-23T13:25:00Z">
        <w:r w:rsidR="00E11736">
          <w:rPr>
            <w:rStyle w:val="CommentReference"/>
          </w:rPr>
          <w:commentReference w:id="427"/>
        </w:r>
        <w:r w:rsidR="00E11736">
          <w:rPr>
            <w:rFonts w:cstheme="minorHAnsi"/>
          </w:rPr>
          <w:t>, may</w:t>
        </w:r>
      </w:ins>
      <w:ins w:id="429" w:author="Martin Fernandez  Antonio José" w:date="2023-02-23T15:10:00Z">
        <w:r w:rsidR="00824BBC">
          <w:rPr>
            <w:rFonts w:cstheme="minorHAnsi"/>
          </w:rPr>
          <w:t xml:space="preserve"> </w:t>
        </w:r>
      </w:ins>
      <w:ins w:id="430" w:author="Martin Fernandez  Antonio José" w:date="2023-02-23T13:25:00Z">
        <w:r w:rsidR="00E11736">
          <w:rPr>
            <w:rFonts w:cstheme="minorHAnsi"/>
          </w:rPr>
          <w:t>open the door to</w:t>
        </w:r>
      </w:ins>
      <w:ins w:id="431" w:author="Martin Fernandez  Antonio José" w:date="2023-02-23T15:10:00Z">
        <w:r w:rsidR="00824BBC">
          <w:rPr>
            <w:rFonts w:cstheme="minorHAnsi"/>
          </w:rPr>
          <w:t xml:space="preserve"> </w:t>
        </w:r>
      </w:ins>
      <w:ins w:id="432" w:author="Martin Fernandez  Antonio José" w:date="2023-02-23T15:05:00Z">
        <w:r w:rsidR="00223FE1">
          <w:rPr>
            <w:rFonts w:cstheme="minorHAnsi"/>
          </w:rPr>
          <w:t xml:space="preserve">direct production of fertilisers </w:t>
        </w:r>
      </w:ins>
      <w:ins w:id="433" w:author="Martin Fernandez  Antonio José" w:date="2023-02-23T15:06:00Z">
        <w:r w:rsidR="00223FE1">
          <w:rPr>
            <w:rFonts w:cstheme="minorHAnsi"/>
          </w:rPr>
          <w:t>at croplands. Such a</w:t>
        </w:r>
      </w:ins>
      <w:ins w:id="434" w:author="Martin Fernandez  Antonio José" w:date="2023-02-23T15:21:00Z">
        <w:r w:rsidR="00291005">
          <w:rPr>
            <w:rFonts w:cstheme="minorHAnsi"/>
          </w:rPr>
          <w:t>n innovative</w:t>
        </w:r>
      </w:ins>
      <w:ins w:id="435" w:author="Martin Fernandez  Antonio José" w:date="2023-02-23T15:06:00Z">
        <w:r w:rsidR="00223FE1">
          <w:rPr>
            <w:rFonts w:cstheme="minorHAnsi"/>
          </w:rPr>
          <w:t xml:space="preserve"> </w:t>
        </w:r>
      </w:ins>
      <w:ins w:id="436" w:author="Martin Fernandez  Antonio José" w:date="2023-02-23T13:25:00Z">
        <w:r w:rsidR="00E11736">
          <w:rPr>
            <w:rFonts w:cstheme="minorHAnsi"/>
          </w:rPr>
          <w:t xml:space="preserve">scheme could </w:t>
        </w:r>
      </w:ins>
      <w:ins w:id="437" w:author="Martin Fernandez  Antonio José" w:date="2023-02-23T15:22:00Z">
        <w:r w:rsidR="00291005">
          <w:rPr>
            <w:rFonts w:cstheme="minorHAnsi"/>
          </w:rPr>
          <w:t>be replicated for other products such as ethanol obtained from CO</w:t>
        </w:r>
        <w:r w:rsidR="00291005" w:rsidRPr="008124A4">
          <w:rPr>
            <w:rFonts w:cstheme="minorHAnsi"/>
            <w:vertAlign w:val="subscript"/>
          </w:rPr>
          <w:t>2</w:t>
        </w:r>
        <w:r w:rsidR="00291005">
          <w:rPr>
            <w:rFonts w:cstheme="minorHAnsi"/>
          </w:rPr>
          <w:t xml:space="preserve"> and might </w:t>
        </w:r>
      </w:ins>
      <w:ins w:id="438" w:author="Martin Fernandez  Antonio José" w:date="2023-02-23T15:32:00Z">
        <w:r w:rsidR="00F13C83">
          <w:rPr>
            <w:rFonts w:cstheme="minorHAnsi"/>
          </w:rPr>
          <w:t xml:space="preserve">contribute to optimize the future model of the </w:t>
        </w:r>
      </w:ins>
      <w:ins w:id="439" w:author="Martin Fernandez  Antonio José" w:date="2023-02-23T15:23:00Z">
        <w:r w:rsidR="00291005">
          <w:rPr>
            <w:rFonts w:cstheme="minorHAnsi"/>
          </w:rPr>
          <w:t>chemical industry.</w:t>
        </w:r>
      </w:ins>
      <w:ins w:id="440" w:author="Martin Fernandez  Antonio José" w:date="2023-02-23T13:26:00Z">
        <w:r w:rsidR="00E11736">
          <w:rPr>
            <w:rFonts w:cstheme="minorHAnsi"/>
          </w:rPr>
          <w:t xml:space="preserve"> </w:t>
        </w:r>
      </w:ins>
    </w:p>
    <w:p w14:paraId="277FF83C" w14:textId="197D4639" w:rsidR="0054652C" w:rsidRPr="00703835" w:rsidDel="00E11736" w:rsidRDefault="00E11736" w:rsidP="00703835">
      <w:pPr>
        <w:pStyle w:val="ListParagraph"/>
        <w:numPr>
          <w:ilvl w:val="0"/>
          <w:numId w:val="2"/>
        </w:numPr>
        <w:rPr>
          <w:del w:id="441" w:author="Martin Fernandez  Antonio José" w:date="2023-02-23T13:27:00Z"/>
          <w:rFonts w:cstheme="minorHAnsi"/>
        </w:rPr>
      </w:pPr>
      <w:ins w:id="442" w:author="Martin Fernandez  Antonio José" w:date="2023-02-23T13:29:00Z">
        <w:r w:rsidRPr="006334CD">
          <w:rPr>
            <w:rFonts w:cstheme="minorHAnsi"/>
            <w:rPrChange w:id="443" w:author="Martin Fernandez  Antonio José" w:date="2023-02-23T14:06:00Z">
              <w:rPr>
                <w:rFonts w:cstheme="minorHAnsi"/>
                <w:highlight w:val="cyan"/>
              </w:rPr>
            </w:rPrChange>
          </w:rPr>
          <w:t xml:space="preserve">Overall, </w:t>
        </w:r>
      </w:ins>
      <w:del w:id="444" w:author="Martin Fernandez  Antonio José" w:date="2023-02-23T13:27:00Z">
        <w:r w:rsidR="00703835" w:rsidRPr="006334CD" w:rsidDel="00E11736">
          <w:rPr>
            <w:rFonts w:cstheme="minorHAnsi"/>
            <w:rPrChange w:id="445" w:author="Martin Fernandez  Antonio José" w:date="2023-02-23T14:06:00Z">
              <w:rPr>
                <w:rFonts w:cstheme="minorHAnsi"/>
                <w:highlight w:val="cyan"/>
              </w:rPr>
            </w:rPrChange>
          </w:rPr>
          <w:delText>Perhaps here Antonio could add something concerning how this scenario may promote greener routes, and discuss current efficiencies and barriers to become cost-competitive.</w:delText>
        </w:r>
        <w:r w:rsidR="00703835" w:rsidDel="00E11736">
          <w:rPr>
            <w:rFonts w:cstheme="minorHAnsi"/>
          </w:rPr>
          <w:delText xml:space="preserve"> </w:delText>
        </w:r>
      </w:del>
    </w:p>
    <w:p w14:paraId="4A1DB7A4" w14:textId="7F7939BD" w:rsidR="005F6893" w:rsidRDefault="009F5CD0" w:rsidP="001E7F75">
      <w:pPr>
        <w:rPr>
          <w:ins w:id="446" w:author="Martin Fernandez  Antonio José" w:date="2023-02-23T14:38:00Z"/>
          <w:rFonts w:cstheme="minorHAnsi"/>
        </w:rPr>
      </w:pPr>
      <w:commentRangeStart w:id="447"/>
      <w:del w:id="448" w:author="Martin Fernandez  Antonio José" w:date="2023-02-23T13:29:00Z">
        <w:r w:rsidDel="00E11736">
          <w:rPr>
            <w:rFonts w:cstheme="minorHAnsi"/>
          </w:rPr>
          <w:delText>O</w:delText>
        </w:r>
      </w:del>
      <w:ins w:id="449" w:author="Martin Fernandez  Antonio José" w:date="2023-02-23T13:29:00Z">
        <w:r w:rsidR="00E11736">
          <w:rPr>
            <w:rFonts w:cstheme="minorHAnsi"/>
          </w:rPr>
          <w:t>o</w:t>
        </w:r>
      </w:ins>
      <w:r>
        <w:rPr>
          <w:rFonts w:cstheme="minorHAnsi"/>
        </w:rPr>
        <w:t>ur</w:t>
      </w:r>
      <w:r w:rsidR="00B40017">
        <w:rPr>
          <w:rFonts w:cstheme="minorHAnsi"/>
        </w:rPr>
        <w:t xml:space="preserve">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w:t>
      </w:r>
      <w:r w:rsidR="0010597B">
        <w:rPr>
          <w:rFonts w:cstheme="minorHAnsi"/>
        </w:rPr>
        <w:t>.</w:t>
      </w:r>
      <w:r w:rsidR="00CE582F">
        <w:rPr>
          <w:rFonts w:cstheme="minorHAnsi"/>
        </w:rPr>
        <w:t xml:space="preserve"> </w:t>
      </w:r>
      <w:r w:rsidR="007545F1" w:rsidRPr="007545F1">
        <w:rPr>
          <w:rFonts w:cstheme="minorHAnsi"/>
        </w:rPr>
        <w:t xml:space="preserve">The current scenario represents a unique opportunity for the European chemical industry to </w:t>
      </w:r>
      <w:r w:rsidR="000666BB">
        <w:rPr>
          <w:rFonts w:cstheme="minorHAnsi"/>
        </w:rPr>
        <w:t xml:space="preserve">start </w:t>
      </w:r>
      <w:r w:rsidR="007545F1" w:rsidRPr="007545F1">
        <w:rPr>
          <w:rFonts w:cstheme="minorHAnsi"/>
        </w:rPr>
        <w:t>shift</w:t>
      </w:r>
      <w:r w:rsidR="000666BB">
        <w:rPr>
          <w:rFonts w:cstheme="minorHAnsi"/>
        </w:rPr>
        <w:t>ing</w:t>
      </w:r>
      <w:r w:rsidR="007545F1" w:rsidRPr="007545F1">
        <w:rPr>
          <w:rFonts w:cstheme="minorHAnsi"/>
        </w:rPr>
        <w:t xml:space="preserve">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r w:rsidR="000979BB">
        <w:rPr>
          <w:rFonts w:cstheme="minorHAnsi"/>
        </w:rPr>
        <w:t>benefit</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r w:rsidR="002102D8">
        <w:rPr>
          <w:rFonts w:cstheme="minorHAnsi"/>
        </w:rPr>
        <w:t xml:space="preserve">establishing </w:t>
      </w:r>
      <w:r w:rsidR="000979BB">
        <w:rPr>
          <w:rFonts w:cstheme="minorHAnsi"/>
        </w:rPr>
        <w:t xml:space="preserve">an </w:t>
      </w:r>
      <w:r w:rsidR="00E540F5">
        <w:rPr>
          <w:rFonts w:cstheme="minorHAnsi"/>
        </w:rPr>
        <w:t>adequate</w:t>
      </w:r>
      <w:r w:rsidR="00993C05">
        <w:rPr>
          <w:rFonts w:cstheme="minorHAnsi"/>
        </w:rPr>
        <w:t xml:space="preserve"> supply of </w:t>
      </w:r>
      <w:r w:rsidR="001021A7">
        <w:rPr>
          <w:rFonts w:cstheme="minorHAnsi"/>
        </w:rPr>
        <w:t>essential</w:t>
      </w:r>
      <w:r w:rsidR="00993C05">
        <w:rPr>
          <w:rFonts w:cstheme="minorHAnsi"/>
        </w:rPr>
        <w:t xml:space="preserve"> commodit</w:t>
      </w:r>
      <w:r w:rsidR="00474FC5">
        <w:rPr>
          <w:rFonts w:cstheme="minorHAnsi"/>
        </w:rPr>
        <w:t xml:space="preserve">ies </w:t>
      </w:r>
      <w:r w:rsidR="0083787A">
        <w:rPr>
          <w:rFonts w:cstheme="minorHAnsi"/>
        </w:rPr>
        <w:t>(</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w:t>
      </w:r>
      <w:r w:rsidR="000979BB">
        <w:rPr>
          <w:rFonts w:cstheme="minorHAnsi"/>
        </w:rPr>
        <w:t>supporting</w:t>
      </w:r>
      <w:r w:rsidR="0083787A">
        <w:rPr>
          <w:rFonts w:cstheme="minorHAnsi"/>
        </w:rPr>
        <w:t xml:space="preserve">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Moreover, by locally producing renewable 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w:t>
      </w:r>
      <w:r w:rsidR="00547EF1">
        <w:rPr>
          <w:rFonts w:cstheme="minorHAnsi"/>
        </w:rPr>
        <w:t xml:space="preserve">reliance </w:t>
      </w:r>
      <w:r w:rsidR="003B515C">
        <w:rPr>
          <w:rFonts w:cstheme="minorHAnsi"/>
        </w:rPr>
        <w:t>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 </w:t>
      </w:r>
      <w:r w:rsidR="00822C60">
        <w:rPr>
          <w:rFonts w:cstheme="minorHAnsi"/>
        </w:rPr>
        <w:t xml:space="preserve">imports to </w:t>
      </w:r>
      <w:r w:rsidR="000666BB">
        <w:rPr>
          <w:rFonts w:cstheme="minorHAnsi"/>
        </w:rPr>
        <w:t xml:space="preserve">realize </w:t>
      </w:r>
      <w:r w:rsidR="00EC1B25">
        <w:rPr>
          <w:rFonts w:cstheme="minorHAnsi"/>
        </w:rPr>
        <w:t>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551197">
        <w:rPr>
          <w:rFonts w:cstheme="minorHAnsi"/>
        </w:rPr>
        <w:instrText xml:space="preserve"> ADDIN ZOTERO_ITEM CSL_CITATION {"citationID":"enOLGjIM","properties":{"formattedCitation":"\\super 39\\nosupersub{}","plainCitation":"39","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551197" w:rsidRPr="00551197">
        <w:rPr>
          <w:rFonts w:ascii="Calibri" w:hAnsi="Calibri" w:cs="Calibri"/>
          <w:szCs w:val="24"/>
          <w:vertAlign w:val="superscript"/>
        </w:rPr>
        <w:t>39</w:t>
      </w:r>
      <w:r w:rsidR="00E5706A">
        <w:rPr>
          <w:rFonts w:cstheme="minorHAnsi"/>
        </w:rPr>
        <w:fldChar w:fldCharType="end"/>
      </w:r>
      <w:r w:rsidR="00EE3BB5">
        <w:rPr>
          <w:rFonts w:cstheme="minorHAnsi"/>
        </w:rPr>
        <w:t>.</w:t>
      </w:r>
      <w:commentRangeEnd w:id="447"/>
      <w:r w:rsidR="000666BB">
        <w:rPr>
          <w:rStyle w:val="CommentReference"/>
        </w:rPr>
        <w:commentReference w:id="447"/>
      </w:r>
      <w:r w:rsidR="000F2748">
        <w:rPr>
          <w:rFonts w:cstheme="minorHAnsi"/>
        </w:rPr>
        <w:t xml:space="preserve"> </w:t>
      </w:r>
    </w:p>
    <w:p w14:paraId="68A9126D" w14:textId="77777777" w:rsidR="00505DC1" w:rsidRPr="00547463" w:rsidRDefault="00505DC1" w:rsidP="001E7F75">
      <w:pPr>
        <w:rPr>
          <w:rFonts w:cstheme="minorHAnsi"/>
        </w:rPr>
      </w:pPr>
    </w:p>
    <w:p w14:paraId="76519DB6" w14:textId="45813472" w:rsidR="00F30BBF" w:rsidRPr="002D4245" w:rsidRDefault="004E71C2" w:rsidP="001D2B7D">
      <w:pPr>
        <w:pStyle w:val="Heading2"/>
      </w:pPr>
      <w:bookmarkStart w:id="450" w:name="_GoBack"/>
      <w:bookmarkEnd w:id="450"/>
      <w:commentRangeStart w:id="451"/>
      <w:r>
        <w:t>Methods</w:t>
      </w:r>
      <w:commentRangeEnd w:id="451"/>
      <w:r w:rsidR="00E6344F">
        <w:rPr>
          <w:rStyle w:val="CommentReference"/>
          <w:rFonts w:eastAsiaTheme="minorHAnsi" w:cstheme="minorBidi"/>
          <w:b w:val="0"/>
          <w:u w:val="none"/>
        </w:rPr>
        <w:commentReference w:id="451"/>
      </w:r>
    </w:p>
    <w:p w14:paraId="0A8EF6BB" w14:textId="10EE6A39" w:rsidR="000F0C08" w:rsidRDefault="00D22E21" w:rsidP="00DC13A3">
      <w:pPr>
        <w:autoSpaceDE w:val="0"/>
        <w:autoSpaceDN w:val="0"/>
        <w:adjustRightInd w:val="0"/>
        <w:spacing w:line="240" w:lineRule="auto"/>
        <w:rPr>
          <w:rFonts w:cstheme="minorHAnsi"/>
        </w:rPr>
      </w:pPr>
      <w:r>
        <w:rPr>
          <w:rFonts w:cstheme="minorHAnsi"/>
          <w:b/>
          <w:bCs/>
        </w:rPr>
        <w:t>Ammonia p</w:t>
      </w:r>
      <w:r w:rsidR="00793752">
        <w:rPr>
          <w:rFonts w:cstheme="minorHAnsi"/>
          <w:b/>
          <w:bCs/>
        </w:rPr>
        <w:t>roduction routes</w:t>
      </w:r>
      <w:r w:rsidR="00F30BBF" w:rsidRPr="000F0C08">
        <w:rPr>
          <w:rFonts w:cstheme="minorHAnsi"/>
          <w:b/>
          <w:bCs/>
        </w:rPr>
        <w:t>.</w:t>
      </w:r>
      <w:r w:rsidR="002D224F">
        <w:rPr>
          <w:rFonts w:cstheme="minorHAnsi"/>
          <w:b/>
          <w:bCs/>
        </w:rPr>
        <w:t xml:space="preserve"> </w:t>
      </w:r>
      <w:r w:rsidR="000E7B3C">
        <w:rPr>
          <w:rFonts w:cstheme="minorHAnsi"/>
        </w:rPr>
        <w:t xml:space="preserve">The fossil and green ammonia </w:t>
      </w:r>
      <w:r w:rsidR="005B5764">
        <w:rPr>
          <w:rFonts w:cstheme="minorHAnsi"/>
        </w:rPr>
        <w:t xml:space="preserve">routes </w:t>
      </w:r>
      <w:r w:rsidR="000E7B3C">
        <w:rPr>
          <w:rFonts w:cstheme="minorHAnsi"/>
        </w:rPr>
        <w:t>are based on</w:t>
      </w:r>
      <w:r w:rsidR="000F0C08" w:rsidRPr="000F0C08">
        <w:rPr>
          <w:rFonts w:cstheme="minorHAnsi"/>
        </w:rPr>
        <w:t xml:space="preserve"> </w:t>
      </w:r>
      <w:r w:rsidR="000F0C08" w:rsidRPr="000E7B3C">
        <w:rPr>
          <w:rFonts w:cstheme="minorHAnsi"/>
        </w:rPr>
        <w:t xml:space="preserve">D’Angelo </w:t>
      </w:r>
      <w:r w:rsidR="000F0C08" w:rsidRPr="000E7B3C">
        <w:rPr>
          <w:rFonts w:cstheme="minorHAnsi"/>
          <w:i/>
        </w:rPr>
        <w:t>et al.</w:t>
      </w:r>
      <w:r w:rsidR="000E7B3C">
        <w:rPr>
          <w:rFonts w:cstheme="minorHAnsi"/>
          <w:i/>
        </w:rPr>
        <w:fldChar w:fldCharType="begin"/>
      </w:r>
      <w:r w:rsidR="000E7B3C">
        <w:rPr>
          <w:rFonts w:cstheme="minorHAnsi"/>
          <w:i/>
        </w:rPr>
        <w:instrText xml:space="preserve"> ADDIN ZOTERO_ITEM CSL_CITATION {"citationID":"jw3WHYLI","properties":{"formattedCitation":"\\super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E7B3C">
        <w:rPr>
          <w:rFonts w:cstheme="minorHAnsi"/>
          <w:i/>
        </w:rPr>
        <w:fldChar w:fldCharType="separate"/>
      </w:r>
      <w:r w:rsidR="00921238" w:rsidRPr="00921238">
        <w:rPr>
          <w:rFonts w:ascii="Calibri" w:hAnsi="Calibri" w:cs="Calibri"/>
          <w:szCs w:val="24"/>
          <w:vertAlign w:val="superscript"/>
        </w:rPr>
        <w:t>9</w:t>
      </w:r>
      <w:r w:rsidR="000E7B3C">
        <w:rPr>
          <w:rFonts w:cstheme="minorHAnsi"/>
          <w:i/>
        </w:rPr>
        <w:fldChar w:fldCharType="end"/>
      </w:r>
      <w:r w:rsidR="000F0C08" w:rsidRPr="000E7B3C">
        <w:rPr>
          <w:rFonts w:cstheme="minorHAnsi"/>
        </w:rPr>
        <w:t>.</w:t>
      </w:r>
      <w:r w:rsidR="000F0C08">
        <w:rPr>
          <w:rFonts w:cstheme="minorHAnsi"/>
          <w:b/>
          <w:bCs/>
        </w:rPr>
        <w:t xml:space="preserve"> </w:t>
      </w:r>
      <w:r>
        <w:rPr>
          <w:rFonts w:cstheme="minorHAnsi"/>
        </w:rPr>
        <w:t>For 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C</w:t>
      </w:r>
      <w:r w:rsidR="005B5764">
        <w:rPr>
          <w:rFonts w:cstheme="minorHAnsi"/>
        </w:rPr>
        <w:t xml:space="preserve"> and </w:t>
      </w:r>
      <w:r>
        <w:rPr>
          <w:rFonts w:cstheme="minorHAnsi"/>
        </w:rPr>
        <w:t xml:space="preserve">fed to a </w:t>
      </w:r>
      <w:r w:rsidR="00F51ACB">
        <w:rPr>
          <w:rFonts w:cstheme="minorHAnsi"/>
        </w:rPr>
        <w:t>SMR</w:t>
      </w:r>
      <w:r>
        <w:rPr>
          <w:rFonts w:cstheme="minorHAnsi"/>
        </w:rPr>
        <w:t xml:space="preserve"> unit</w:t>
      </w:r>
      <w:r w:rsidR="00180B01">
        <w:rPr>
          <w:rFonts w:cstheme="minorHAnsi"/>
        </w:rPr>
        <w:t xml:space="preserve"> where natural gas is converted </w:t>
      </w:r>
      <w:r>
        <w:rPr>
          <w:rFonts w:cstheme="minorHAnsi"/>
        </w:rPr>
        <w:t xml:space="preserve">to </w:t>
      </w:r>
      <w:r w:rsidR="00140FAC">
        <w:rPr>
          <w:rFonts w:cstheme="minorHAnsi"/>
        </w:rPr>
        <w:t>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air (78% nitrogen, 21% oxygen, and 1% argon). The oxygen in the air reacts with the </w:t>
      </w:r>
      <w:r w:rsidR="00B80955">
        <w:rPr>
          <w:rFonts w:cstheme="minorHAnsi"/>
        </w:rPr>
        <w:t>residual</w:t>
      </w:r>
      <w:r>
        <w:rPr>
          <w:rFonts w:cstheme="minorHAnsi"/>
        </w:rPr>
        <w:t xml:space="preserve"> </w:t>
      </w:r>
      <w:r w:rsidR="00140FAC">
        <w:rPr>
          <w:rFonts w:cstheme="minorHAnsi"/>
        </w:rPr>
        <w:t>methane</w:t>
      </w:r>
      <w:r>
        <w:rPr>
          <w:rFonts w:cstheme="minorHAnsi"/>
        </w:rPr>
        <w:t xml:space="preserve"> and </w:t>
      </w:r>
      <w:r w:rsidR="00B80955">
        <w:rPr>
          <w:rFonts w:cstheme="minorHAnsi"/>
        </w:rPr>
        <w:t>increases</w:t>
      </w:r>
      <w:r>
        <w:rPr>
          <w:rFonts w:cstheme="minorHAnsi"/>
        </w:rPr>
        <w:t xml:space="preserve"> the temperature to 1</w:t>
      </w:r>
      <w:r w:rsidR="0083588F">
        <w:rPr>
          <w:rFonts w:cstheme="minorHAnsi"/>
        </w:rPr>
        <w:t>,</w:t>
      </w:r>
      <w:r>
        <w:rPr>
          <w:rFonts w:cstheme="minorHAnsi"/>
        </w:rPr>
        <w:t>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 xml:space="preserve">shift (WGS) reactors to convert carbon monoxide to </w:t>
      </w:r>
      <w:r w:rsidR="00140FAC">
        <w:rPr>
          <w:rFonts w:cstheme="minorHAnsi"/>
        </w:rPr>
        <w:t>CO</w:t>
      </w:r>
      <w:r w:rsidR="00140FAC" w:rsidRPr="00140FAC">
        <w:rPr>
          <w:rFonts w:cstheme="minorHAnsi"/>
          <w:vertAlign w:val="subscript"/>
        </w:rPr>
        <w:t>2</w:t>
      </w:r>
      <w:r>
        <w:rPr>
          <w:rFonts w:cstheme="minorHAnsi"/>
        </w:rPr>
        <w:t>. The first one operates at a high temperature (261</w:t>
      </w:r>
      <w:r w:rsidR="00C72B15">
        <w:rPr>
          <w:rFonts w:cstheme="minorHAnsi"/>
        </w:rPr>
        <w:t> </w:t>
      </w:r>
      <w:r w:rsidR="00364248">
        <w:rPr>
          <w:rFonts w:ascii="Calibri" w:hAnsi="Calibri" w:cs="Calibri"/>
          <w:sz w:val="24"/>
          <w:szCs w:val="24"/>
          <w:lang w:val="en-US"/>
        </w:rPr>
        <w:t>°</w:t>
      </w:r>
      <w:r w:rsidR="00364248">
        <w:rPr>
          <w:rFonts w:cstheme="minorHAnsi"/>
        </w:rPr>
        <w:t>C</w:t>
      </w:r>
      <w:r>
        <w:rPr>
          <w:rFonts w:cstheme="minorHAnsi"/>
        </w:rPr>
        <w:t>)</w:t>
      </w:r>
      <w:r w:rsidR="005B5764">
        <w:rPr>
          <w:rFonts w:cstheme="minorHAnsi"/>
        </w:rPr>
        <w:t xml:space="preserve">, </w:t>
      </w:r>
      <w:r w:rsidR="005B5764" w:rsidRPr="00D80308">
        <w:rPr>
          <w:rFonts w:cstheme="minorHAnsi"/>
          <w:i/>
        </w:rPr>
        <w:t>i.e.</w:t>
      </w:r>
      <w:r w:rsidR="005B5764">
        <w:rPr>
          <w:rFonts w:cstheme="minorHAnsi"/>
        </w:rPr>
        <w:t xml:space="preserve">, </w:t>
      </w:r>
      <w:r>
        <w:rPr>
          <w:rFonts w:cstheme="minorHAnsi"/>
        </w:rPr>
        <w:t xml:space="preserve">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w:t>
      </w:r>
      <w:r w:rsidR="00712959">
        <w:rPr>
          <w:rFonts w:cstheme="minorHAnsi"/>
        </w:rPr>
        <w:t>CO</w:t>
      </w:r>
      <w:r w:rsidR="00712959" w:rsidRPr="00712959">
        <w:rPr>
          <w:rFonts w:cstheme="minorHAnsi"/>
          <w:vertAlign w:val="subscript"/>
        </w:rPr>
        <w:t>2</w:t>
      </w:r>
      <w:r w:rsidR="00E54B68">
        <w:rPr>
          <w:rFonts w:cstheme="minorHAnsi"/>
        </w:rPr>
        <w:t>,</w:t>
      </w:r>
      <w:r>
        <w:rPr>
          <w:rFonts w:cstheme="minorHAnsi"/>
        </w:rPr>
        <w:t xml:space="preserve"> which needs to be removed. </w:t>
      </w:r>
      <w:r w:rsidR="005B5764">
        <w:rPr>
          <w:rFonts w:cstheme="minorHAnsi"/>
        </w:rPr>
        <w:t>This is done in an</w:t>
      </w:r>
      <w:r>
        <w:rPr>
          <w:rFonts w:cstheme="minorHAnsi"/>
        </w:rPr>
        <w:t xml:space="preserve"> a</w:t>
      </w:r>
      <w:r w:rsidR="00B36B52">
        <w:rPr>
          <w:rFonts w:cstheme="minorHAnsi"/>
        </w:rPr>
        <w:t>b</w:t>
      </w:r>
      <w:r>
        <w:rPr>
          <w:rFonts w:cstheme="minorHAnsi"/>
        </w:rPr>
        <w:t xml:space="preserve">sorption column </w:t>
      </w:r>
      <w:r w:rsidR="005B5764">
        <w:rPr>
          <w:rFonts w:cstheme="minorHAnsi"/>
        </w:rPr>
        <w:t xml:space="preserve">using </w:t>
      </w:r>
      <w:r w:rsidR="00B36B52">
        <w:rPr>
          <w:rFonts w:cstheme="minorHAnsi"/>
        </w:rPr>
        <w:t xml:space="preserve">a lean solvent stream with a composition of 90% water and 10% </w:t>
      </w:r>
      <w:proofErr w:type="spellStart"/>
      <w:r w:rsidR="00C039B9" w:rsidRPr="00C039B9">
        <w:rPr>
          <w:rFonts w:cstheme="minorHAnsi"/>
        </w:rPr>
        <w:t>monoethanolamine</w:t>
      </w:r>
      <w:proofErr w:type="spellEnd"/>
      <w:r w:rsidR="00C039B9" w:rsidRPr="00C039B9">
        <w:rPr>
          <w:rFonts w:cstheme="minorHAnsi"/>
        </w:rPr>
        <w:t xml:space="preserve"> </w:t>
      </w:r>
      <w:r w:rsidR="00C039B9">
        <w:rPr>
          <w:rFonts w:cstheme="minorHAnsi"/>
        </w:rPr>
        <w:t>(</w:t>
      </w:r>
      <w:r w:rsidR="00B36B52">
        <w:rPr>
          <w:rFonts w:cstheme="minorHAnsi"/>
        </w:rPr>
        <w:t>MEA</w:t>
      </w:r>
      <w:r w:rsidR="00C039B9">
        <w:rPr>
          <w:rFonts w:cstheme="minorHAnsi"/>
        </w:rPr>
        <w:t>)</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is absorbed and removed in the liquid stream. The residual carbon monoxide and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5B5764">
        <w:rPr>
          <w:rFonts w:cstheme="minorHAnsi"/>
        </w:rPr>
        <w:t>are</w:t>
      </w:r>
      <w:r w:rsidR="00B36B52">
        <w:rPr>
          <w:rFonts w:cstheme="minorHAnsi"/>
        </w:rPr>
        <w:t xml:space="preserve"> </w:t>
      </w:r>
      <w:r w:rsidR="00DB17AF">
        <w:rPr>
          <w:rFonts w:cstheme="minorHAnsi"/>
        </w:rPr>
        <w:t>eliminated</w:t>
      </w:r>
      <w:r w:rsidR="005B5764">
        <w:rPr>
          <w:rFonts w:cstheme="minorHAnsi"/>
        </w:rPr>
        <w:t xml:space="preserve"> to avoid</w:t>
      </w:r>
      <w:r w:rsidR="00B36B52">
        <w:rPr>
          <w:rFonts w:cstheme="minorHAnsi"/>
        </w:rPr>
        <w:t xml:space="preserve"> poison</w:t>
      </w:r>
      <w:r w:rsidR="005B5764">
        <w:rPr>
          <w:rFonts w:cstheme="minorHAnsi"/>
        </w:rPr>
        <w:t>ing</w:t>
      </w:r>
      <w:r w:rsidR="00B36B52">
        <w:rPr>
          <w:rFonts w:cstheme="minorHAnsi"/>
        </w:rPr>
        <w:t xml:space="preserve"> the catalyst in the Haber-Bosch process</w:t>
      </w:r>
      <w:r w:rsidR="00B76EAE">
        <w:rPr>
          <w:rFonts w:cstheme="minorHAnsi"/>
        </w:rPr>
        <w:fldChar w:fldCharType="begin"/>
      </w:r>
      <w:r w:rsidR="00551197">
        <w:rPr>
          <w:rFonts w:cstheme="minorHAnsi"/>
        </w:rPr>
        <w:instrText xml:space="preserve"> ADDIN ZOTERO_ITEM CSL_CITATION {"citationID":"ClXMHYM5","properties":{"formattedCitation":"\\super 40\\nosupersub{}","plainCitation":"40","noteIndex":0},"citationItems":[{"id":30056,"uris":["http://zotero.org/users/9157291/items/PBSG2UJD"],"itemData":{"id":30056,"type":"chapter","abstract":"The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sidR="00B76EAE">
        <w:rPr>
          <w:rFonts w:cstheme="minorHAnsi"/>
        </w:rPr>
        <w:fldChar w:fldCharType="separate"/>
      </w:r>
      <w:r w:rsidR="00551197" w:rsidRPr="00551197">
        <w:rPr>
          <w:rFonts w:ascii="Calibri" w:hAnsi="Calibri" w:cs="Calibri"/>
          <w:szCs w:val="24"/>
          <w:vertAlign w:val="superscript"/>
        </w:rPr>
        <w:t>40</w:t>
      </w:r>
      <w:r w:rsidR="00B76EAE">
        <w:rPr>
          <w:rFonts w:cstheme="minorHAnsi"/>
        </w:rPr>
        <w:fldChar w:fldCharType="end"/>
      </w:r>
      <w:r w:rsidR="00B76EAE">
        <w:rPr>
          <w:rFonts w:cstheme="minorHAnsi"/>
        </w:rPr>
        <w:t xml:space="preserve">. </w:t>
      </w:r>
      <w:r w:rsidR="005B5764">
        <w:rPr>
          <w:rFonts w:cstheme="minorHAnsi"/>
        </w:rPr>
        <w:t>Accordingly</w:t>
      </w:r>
      <w:r w:rsidR="00B36B52">
        <w:rPr>
          <w:rFonts w:cstheme="minorHAnsi"/>
        </w:rPr>
        <w:t xml:space="preserv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w:t>
      </w:r>
      <w:r w:rsidR="00D86CCB">
        <w:rPr>
          <w:rFonts w:cstheme="minorHAnsi"/>
        </w:rPr>
        <w:t>CO</w:t>
      </w:r>
      <w:r w:rsidR="00D86CCB" w:rsidRPr="00712959">
        <w:rPr>
          <w:rFonts w:cstheme="minorHAnsi"/>
          <w:vertAlign w:val="subscript"/>
        </w:rPr>
        <w:t>2</w:t>
      </w:r>
      <w:r w:rsidR="00D86CCB">
        <w:rPr>
          <w:rFonts w:cstheme="minorHAnsi"/>
          <w:vertAlign w:val="subscript"/>
        </w:rPr>
        <w:t xml:space="preserve"> </w:t>
      </w:r>
      <w:r w:rsidR="00364248">
        <w:rPr>
          <w:rFonts w:cstheme="minorHAnsi"/>
        </w:rPr>
        <w:t xml:space="preserve">and carbon monoxide free stream </w:t>
      </w:r>
      <w:r w:rsidR="009E27CF">
        <w:rPr>
          <w:rFonts w:cstheme="minorHAnsi"/>
        </w:rPr>
        <w:t>are</w:t>
      </w:r>
      <w:r w:rsidR="00364248">
        <w:rPr>
          <w:rFonts w:cstheme="minorHAnsi"/>
        </w:rPr>
        <w:t xml:space="preserve"> then compressed to 196 </w:t>
      </w:r>
      <w:proofErr w:type="gramStart"/>
      <w:r w:rsidR="00E8291D">
        <w:rPr>
          <w:rFonts w:cstheme="minorHAnsi"/>
        </w:rPr>
        <w:t>bar</w:t>
      </w:r>
      <w:proofErr w:type="gramEnd"/>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The liquid stream from this flash is rich in ammonia</w:t>
      </w:r>
      <w:r w:rsidR="005B5764">
        <w:rPr>
          <w:rFonts w:cstheme="minorHAnsi"/>
        </w:rPr>
        <w:t>,</w:t>
      </w:r>
      <w:r w:rsidR="00364248">
        <w:rPr>
          <w:rFonts w:cstheme="minorHAnsi"/>
        </w:rPr>
        <w:t xml:space="preserve">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w:t>
      </w:r>
      <w:r w:rsidR="00CE77F3">
        <w:rPr>
          <w:rFonts w:cstheme="minorHAnsi"/>
        </w:rPr>
        <w:t xml:space="preserve"> </w:t>
      </w:r>
      <w:r w:rsidR="00DB17AF">
        <w:rPr>
          <w:rFonts w:cstheme="minorHAnsi"/>
        </w:rPr>
        <w:t>For the production of ammonia using green hydrogen (</w:t>
      </w:r>
      <w:r w:rsidR="00D86CCB">
        <w:rPr>
          <w:rFonts w:cstheme="minorHAnsi"/>
        </w:rPr>
        <w:t>electrolytic hydrogen using wind or solar electricity</w:t>
      </w:r>
      <w:r w:rsidR="00DB17AF">
        <w:rPr>
          <w:rFonts w:cstheme="minorHAnsi"/>
        </w:rPr>
        <w:t xml:space="preserve">) and blue hydrogen (SMR coupled with CCS),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 xml:space="preserve">A Proton Exchange Membrane (PEM) </w:t>
      </w:r>
      <w:r w:rsidR="002A6918">
        <w:rPr>
          <w:rFonts w:cstheme="minorHAnsi"/>
        </w:rPr>
        <w:t>electrolyser</w:t>
      </w:r>
      <w:r w:rsidR="000F0C08">
        <w:rPr>
          <w:rFonts w:cstheme="minorHAnsi"/>
        </w:rPr>
        <w:t xml:space="preserve"> with a stack lifetime of 60</w:t>
      </w:r>
      <w:r w:rsidR="00CE77F3">
        <w:rPr>
          <w:rFonts w:cstheme="minorHAnsi"/>
        </w:rPr>
        <w:t>,</w:t>
      </w:r>
      <w:r w:rsidR="000F0C08">
        <w:rPr>
          <w:rFonts w:cstheme="minorHAnsi"/>
        </w:rPr>
        <w:t xml:space="preserve">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w:t>
      </w:r>
    </w:p>
    <w:p w14:paraId="62FEB70A" w14:textId="67902A5E" w:rsidR="000F0C08" w:rsidRPr="000F0C08" w:rsidRDefault="000F0C08" w:rsidP="00364248">
      <w:pPr>
        <w:autoSpaceDE w:val="0"/>
        <w:autoSpaceDN w:val="0"/>
        <w:adjustRightInd w:val="0"/>
        <w:spacing w:after="0" w:line="240" w:lineRule="auto"/>
        <w:rPr>
          <w:rFonts w:cstheme="minorHAnsi"/>
        </w:rPr>
      </w:pPr>
      <w:r w:rsidRPr="000666BB">
        <w:rPr>
          <w:rFonts w:cstheme="minorHAnsi"/>
          <w:b/>
          <w:bCs/>
        </w:rPr>
        <w:t>Methanol production routes.</w:t>
      </w:r>
      <w:r w:rsidR="002D224F" w:rsidRPr="000666BB">
        <w:rPr>
          <w:rFonts w:cstheme="minorHAnsi"/>
          <w:b/>
          <w:bCs/>
        </w:rPr>
        <w:t xml:space="preserve"> </w:t>
      </w:r>
      <w:r w:rsidR="00C6226B" w:rsidRPr="000666BB">
        <w:rPr>
          <w:rFonts w:cstheme="minorHAnsi"/>
        </w:rPr>
        <w:t>The fossil and green production routes for methanol are based on</w:t>
      </w:r>
      <w:r w:rsidRPr="000666BB">
        <w:rPr>
          <w:rFonts w:cstheme="minorHAnsi"/>
        </w:rPr>
        <w:t xml:space="preserve"> González-Garay </w:t>
      </w:r>
      <w:r w:rsidRPr="000666BB">
        <w:rPr>
          <w:rFonts w:cstheme="minorHAnsi"/>
          <w:i/>
        </w:rPr>
        <w:t>et al.</w:t>
      </w:r>
      <w:r w:rsidR="00C6226B" w:rsidRPr="000666BB">
        <w:rPr>
          <w:rFonts w:cstheme="minorHAnsi"/>
          <w:i/>
        </w:rPr>
        <w:fldChar w:fldCharType="begin"/>
      </w:r>
      <w:r w:rsidR="00C6226B" w:rsidRPr="000666BB">
        <w:rPr>
          <w:rFonts w:cstheme="minorHAnsi"/>
          <w:i/>
        </w:rPr>
        <w:instrText xml:space="preserve"> ADDIN ZOTERO_ITEM CSL_CITATION {"citationID":"CJuxdWDb","properties":{"formattedCitation":"\\super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226B" w:rsidRPr="000666BB">
        <w:rPr>
          <w:rFonts w:cstheme="minorHAnsi"/>
          <w:i/>
        </w:rPr>
        <w:fldChar w:fldCharType="separate"/>
      </w:r>
      <w:r w:rsidR="00921238" w:rsidRPr="00921238">
        <w:rPr>
          <w:rFonts w:ascii="Calibri" w:hAnsi="Calibri" w:cs="Calibri"/>
          <w:szCs w:val="24"/>
          <w:vertAlign w:val="superscript"/>
        </w:rPr>
        <w:t>10</w:t>
      </w:r>
      <w:r w:rsidR="00C6226B" w:rsidRPr="000666BB">
        <w:rPr>
          <w:rFonts w:cstheme="minorHAnsi"/>
          <w:i/>
        </w:rPr>
        <w:fldChar w:fldCharType="end"/>
      </w:r>
      <w:r w:rsidRPr="000666BB">
        <w:rPr>
          <w:rFonts w:cstheme="minorHAnsi"/>
        </w:rPr>
        <w:t>.</w:t>
      </w:r>
      <w:r w:rsidRPr="004351AE">
        <w:rPr>
          <w:rFonts w:cstheme="minorHAnsi"/>
        </w:rPr>
        <w:t xml:space="preserve"> </w:t>
      </w:r>
      <w:r w:rsidR="000666BB">
        <w:rPr>
          <w:rFonts w:cstheme="minorHAnsi"/>
        </w:rPr>
        <w:t>F</w:t>
      </w:r>
      <w:r w:rsidR="0065587B">
        <w:rPr>
          <w:rFonts w:cstheme="minorHAnsi"/>
        </w:rPr>
        <w:t xml:space="preserve">ossil methanol </w:t>
      </w:r>
      <w:r w:rsidR="000666BB">
        <w:rPr>
          <w:rFonts w:cstheme="minorHAnsi"/>
        </w:rPr>
        <w:t>is produced from</w:t>
      </w:r>
      <w:r w:rsidR="0065587B">
        <w:rPr>
          <w:rFonts w:cstheme="minorHAnsi"/>
        </w:rPr>
        <w:t xml:space="preserve">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r w:rsidR="000666BB">
        <w:rPr>
          <w:rFonts w:cstheme="minorHAnsi"/>
        </w:rPr>
        <w:t>S</w:t>
      </w:r>
      <w:r w:rsidR="00D47258">
        <w:rPr>
          <w:rFonts w:cstheme="minorHAnsi"/>
        </w:rPr>
        <w:t>yngas is then compressed to 110 bar,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r w:rsidR="000666BB">
        <w:rPr>
          <w:rFonts w:cstheme="minorHAnsi"/>
        </w:rPr>
        <w:t xml:space="preserve"> before being fed </w:t>
      </w:r>
      <w:r w:rsidR="00D47258">
        <w:rPr>
          <w:rFonts w:cstheme="minorHAnsi"/>
        </w:rPr>
        <w:t>to a plug-flow reactor where syngas is converted to methanol</w:t>
      </w:r>
      <w:r w:rsidR="000666BB">
        <w:rPr>
          <w:rFonts w:cstheme="minorHAnsi"/>
        </w:rPr>
        <w:t xml:space="preserve"> following</w:t>
      </w:r>
      <w:r w:rsidR="00D47258">
        <w:rPr>
          <w:rFonts w:cstheme="minorHAnsi"/>
        </w:rPr>
        <w:t xml:space="preserve"> the kinetic</w:t>
      </w:r>
      <w:r w:rsidR="000666BB">
        <w:rPr>
          <w:rFonts w:cstheme="minorHAnsi"/>
        </w:rPr>
        <w:t xml:space="preserve"> model</w:t>
      </w:r>
      <w:r w:rsidR="00D47258">
        <w:rPr>
          <w:rFonts w:cstheme="minorHAnsi"/>
        </w:rPr>
        <w:t xml:space="preserve"> </w:t>
      </w:r>
      <w:r w:rsidR="000666BB">
        <w:rPr>
          <w:rFonts w:cstheme="minorHAnsi"/>
        </w:rPr>
        <w:t>in</w:t>
      </w:r>
      <w:r w:rsidR="00D47258">
        <w:rPr>
          <w:rFonts w:cstheme="minorHAnsi"/>
        </w:rPr>
        <w:t xml:space="preserve"> </w:t>
      </w:r>
      <w:proofErr w:type="spellStart"/>
      <w:r w:rsidR="006320CF">
        <w:rPr>
          <w:rFonts w:cstheme="minorHAnsi"/>
        </w:rPr>
        <w:t>Bussche</w:t>
      </w:r>
      <w:proofErr w:type="spellEnd"/>
      <w:r w:rsidR="006320CF">
        <w:rPr>
          <w:rFonts w:cstheme="minorHAnsi"/>
        </w:rPr>
        <w:t xml:space="preserve"> and Froment</w:t>
      </w:r>
      <w:r w:rsidR="006320CF">
        <w:rPr>
          <w:rFonts w:cstheme="minorHAnsi"/>
        </w:rPr>
        <w:fldChar w:fldCharType="begin"/>
      </w:r>
      <w:r w:rsidR="00551197">
        <w:rPr>
          <w:rFonts w:cstheme="minorHAnsi"/>
        </w:rPr>
        <w:instrText xml:space="preserve"> ADDIN ZOTERO_ITEM CSL_CITATION {"citationID":"fh0TZc9f","properties":{"formattedCitation":"\\super 41\\nosupersub{}","plainCitation":"41","noteIndex":0},"citationItems":[{"id":30058,"uris":["http://zotero.org/users/9157291/items/HTPTDDNY"],"itemData":{"id":30058,"type":"article-journal","abstract":"A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sidR="006320CF">
        <w:rPr>
          <w:rFonts w:cstheme="minorHAnsi"/>
        </w:rPr>
        <w:fldChar w:fldCharType="separate"/>
      </w:r>
      <w:r w:rsidR="00551197" w:rsidRPr="00551197">
        <w:rPr>
          <w:rFonts w:ascii="Calibri" w:hAnsi="Calibri" w:cs="Calibri"/>
          <w:szCs w:val="24"/>
          <w:vertAlign w:val="superscript"/>
        </w:rPr>
        <w:t>41</w:t>
      </w:r>
      <w:r w:rsidR="006320CF">
        <w:rPr>
          <w:rFonts w:cstheme="minorHAnsi"/>
        </w:rPr>
        <w:fldChar w:fldCharType="end"/>
      </w:r>
      <w:r w:rsidR="006320CF">
        <w:rPr>
          <w:rFonts w:cstheme="minorHAnsi"/>
        </w:rPr>
        <w:t>.</w:t>
      </w:r>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w:t>
      </w:r>
      <w:r w:rsidR="00DC1595">
        <w:rPr>
          <w:rFonts w:cstheme="minorHAnsi"/>
        </w:rPr>
        <w:t>CO</w:t>
      </w:r>
      <w:r w:rsidR="00DC1595" w:rsidRPr="00712959">
        <w:rPr>
          <w:rFonts w:cstheme="minorHAnsi"/>
          <w:vertAlign w:val="subscript"/>
        </w:rPr>
        <w:t>2</w:t>
      </w:r>
      <w:r w:rsidR="00DC1595">
        <w:rPr>
          <w:rFonts w:cstheme="minorHAnsi"/>
          <w:vertAlign w:val="subscript"/>
        </w:rPr>
        <w:t xml:space="preserve"> </w:t>
      </w:r>
      <w:r w:rsidR="002C572F">
        <w:rPr>
          <w:rFonts w:cstheme="minorHAnsi"/>
        </w:rPr>
        <w:t xml:space="preserve">from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w:t>
      </w:r>
      <w:proofErr w:type="gramStart"/>
      <w:r w:rsidR="00982B57">
        <w:rPr>
          <w:rFonts w:cstheme="minorHAnsi"/>
        </w:rPr>
        <w:t>bar</w:t>
      </w:r>
      <w:proofErr w:type="gramEnd"/>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lastRenderedPageBreak/>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 xml:space="preserve">The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EF6F11">
        <w:rPr>
          <w:rFonts w:cstheme="minorHAnsi"/>
        </w:rPr>
        <w:t>fed</w:t>
      </w:r>
      <w:r w:rsidR="0065405E">
        <w:rPr>
          <w:rFonts w:cstheme="minorHAnsi"/>
        </w:rPr>
        <w:t xml:space="preserve"> to the reactor</w:t>
      </w:r>
      <w:r w:rsidR="00EF6F11">
        <w:rPr>
          <w:rFonts w:cstheme="minorHAnsi"/>
        </w:rPr>
        <w:t xml:space="preserve"> is obtained </w:t>
      </w:r>
      <w:r w:rsidR="00EF6F11" w:rsidRPr="00097071">
        <w:rPr>
          <w:rFonts w:cstheme="minorHAnsi"/>
          <w:i/>
        </w:rPr>
        <w:t>via</w:t>
      </w:r>
      <w:r w:rsidR="00EF6F11">
        <w:rPr>
          <w:rFonts w:cstheme="minorHAnsi"/>
        </w:rPr>
        <w:t xml:space="preserve"> the </w:t>
      </w:r>
      <w:r w:rsidR="00561841">
        <w:rPr>
          <w:rFonts w:cstheme="minorHAnsi"/>
        </w:rPr>
        <w:t>DAC</w:t>
      </w:r>
      <w:r w:rsidR="00EF6F11">
        <w:rPr>
          <w:rFonts w:cstheme="minorHAnsi"/>
        </w:rPr>
        <w:t xml:space="preserve"> technology a</w:t>
      </w:r>
      <w:r w:rsidR="00DE2916">
        <w:rPr>
          <w:rFonts w:cstheme="minorHAnsi"/>
        </w:rPr>
        <w:t>dapted from the work by</w:t>
      </w:r>
      <w:r w:rsidR="00AE189C">
        <w:rPr>
          <w:rFonts w:cstheme="minorHAnsi"/>
        </w:rPr>
        <w:t xml:space="preserve"> Keith </w:t>
      </w:r>
      <w:r w:rsidR="00AE189C" w:rsidRPr="00AE189C">
        <w:rPr>
          <w:rFonts w:cstheme="minorHAnsi"/>
          <w:i/>
        </w:rPr>
        <w:t>et al.</w:t>
      </w:r>
      <w:r w:rsidR="00AE189C">
        <w:rPr>
          <w:rFonts w:cstheme="minorHAnsi"/>
        </w:rPr>
        <w:fldChar w:fldCharType="begin"/>
      </w:r>
      <w:r w:rsidR="00551197">
        <w:rPr>
          <w:rFonts w:cstheme="minorHAnsi"/>
        </w:rPr>
        <w:instrText xml:space="preserve"> ADDIN ZOTERO_ITEM CSL_CITATION {"citationID":"q0MD0WWg","properties":{"formattedCitation":"\\super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551197">
        <w:rPr>
          <w:rFonts w:ascii="Cambria Math" w:hAnsi="Cambria Math" w:cs="Cambria Math"/>
        </w:rPr>
        <w:instrText>∼</w:instrText>
      </w:r>
      <w:r w:rsidR="00551197">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AE189C">
        <w:rPr>
          <w:rFonts w:cstheme="minorHAnsi"/>
        </w:rPr>
        <w:fldChar w:fldCharType="separate"/>
      </w:r>
      <w:r w:rsidR="00E072AD" w:rsidRPr="00E072AD">
        <w:rPr>
          <w:rFonts w:ascii="Calibri" w:hAnsi="Calibri" w:cs="Calibri"/>
          <w:szCs w:val="24"/>
          <w:vertAlign w:val="superscript"/>
        </w:rPr>
        <w:t>27</w:t>
      </w:r>
      <w:r w:rsidR="00AE189C">
        <w:rPr>
          <w:rFonts w:cstheme="minorHAnsi"/>
        </w:rPr>
        <w:fldChar w:fldCharType="end"/>
      </w:r>
      <w:r w:rsidR="00AE189C">
        <w:rPr>
          <w:rFonts w:cstheme="minorHAnsi"/>
        </w:rPr>
        <w:t>.</w:t>
      </w:r>
      <w:r w:rsidR="003C09B1">
        <w:rPr>
          <w:rFonts w:cstheme="minorHAnsi"/>
        </w:rPr>
        <w:t xml:space="preserve"> </w:t>
      </w:r>
      <w:r w:rsidR="00AE189C">
        <w:rPr>
          <w:rFonts w:cstheme="minorHAnsi"/>
        </w:rPr>
        <w:t xml:space="preserve">Here, </w:t>
      </w:r>
      <w:r w:rsidR="00E73EFE">
        <w:rPr>
          <w:rFonts w:cstheme="minorHAnsi"/>
        </w:rPr>
        <w:t>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w:t>
      </w:r>
      <w:r w:rsidR="002D6005">
        <w:rPr>
          <w:rFonts w:cstheme="minorHAnsi"/>
        </w:rPr>
        <w:t>CO</w:t>
      </w:r>
      <w:r w:rsidR="002D6005" w:rsidRPr="00712959">
        <w:rPr>
          <w:rFonts w:cstheme="minorHAnsi"/>
          <w:vertAlign w:val="subscript"/>
        </w:rPr>
        <w:t>2</w:t>
      </w:r>
      <w:r w:rsidR="002D6005">
        <w:rPr>
          <w:rFonts w:cstheme="minorHAnsi"/>
          <w:vertAlign w:val="subscript"/>
        </w:rPr>
        <w:t xml:space="preserve"> </w:t>
      </w:r>
      <w:r w:rsidR="0065405E">
        <w:rPr>
          <w:rFonts w:cstheme="minorHAnsi"/>
        </w:rPr>
        <w:t>captured</w:t>
      </w:r>
      <w:r w:rsidR="007336A6">
        <w:rPr>
          <w:rFonts w:cstheme="minorHAnsi"/>
        </w:rPr>
        <w:fldChar w:fldCharType="begin"/>
      </w:r>
      <w:r w:rsidR="00E072AD">
        <w:rPr>
          <w:rFonts w:cstheme="minorHAnsi"/>
        </w:rPr>
        <w:instrText xml:space="preserve"> ADDIN ZOTERO_ITEM CSL_CITATION {"citationID":"I0djXns0","properties":{"formattedCitation":"\\super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E072AD">
        <w:rPr>
          <w:rFonts w:ascii="Cambria Math" w:hAnsi="Cambria Math" w:cs="Cambria Math"/>
        </w:rPr>
        <w:instrText>∼</w:instrText>
      </w:r>
      <w:r w:rsidR="00E072AD">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7336A6">
        <w:rPr>
          <w:rFonts w:cstheme="minorHAnsi"/>
        </w:rPr>
        <w:fldChar w:fldCharType="separate"/>
      </w:r>
      <w:r w:rsidR="00E072AD" w:rsidRPr="00E072AD">
        <w:rPr>
          <w:rFonts w:ascii="Calibri" w:hAnsi="Calibri" w:cs="Calibri"/>
          <w:szCs w:val="24"/>
          <w:vertAlign w:val="superscript"/>
        </w:rPr>
        <w:t>27</w:t>
      </w:r>
      <w:r w:rsidR="007336A6">
        <w:rPr>
          <w:rFonts w:cstheme="minorHAnsi"/>
        </w:rPr>
        <w:fldChar w:fldCharType="end"/>
      </w:r>
      <w:r w:rsidR="007336A6">
        <w:rPr>
          <w:rFonts w:cstheme="minorHAnsi"/>
        </w:rPr>
        <w:t>.</w:t>
      </w:r>
    </w:p>
    <w:p w14:paraId="6678FAE0" w14:textId="77777777" w:rsidR="00364248" w:rsidRPr="007044AF" w:rsidRDefault="00364248" w:rsidP="00364248">
      <w:pPr>
        <w:autoSpaceDE w:val="0"/>
        <w:autoSpaceDN w:val="0"/>
        <w:adjustRightInd w:val="0"/>
        <w:spacing w:after="0" w:line="240" w:lineRule="auto"/>
        <w:rPr>
          <w:rFonts w:ascii="MS Shell Dlg 2" w:hAnsi="MS Shell Dlg 2" w:cs="MS Shell Dlg 2"/>
          <w:sz w:val="16"/>
          <w:szCs w:val="16"/>
        </w:rPr>
      </w:pPr>
    </w:p>
    <w:p w14:paraId="0911BC65" w14:textId="1E0DD015" w:rsidR="001E7F75" w:rsidRPr="007E3D45" w:rsidRDefault="00547380" w:rsidP="001E7F75">
      <w:pPr>
        <w:rPr>
          <w:rFonts w:cstheme="minorHAnsi"/>
          <w:bCs/>
        </w:rPr>
      </w:pPr>
      <w:r w:rsidRPr="002D4245">
        <w:rPr>
          <w:rFonts w:cstheme="minorHAnsi"/>
          <w:b/>
          <w:bCs/>
        </w:rPr>
        <w:t xml:space="preserve">Economic assessment. </w:t>
      </w:r>
      <w:r w:rsidR="004E6A61" w:rsidRPr="004E6A61">
        <w:rPr>
          <w:rFonts w:cstheme="minorHAnsi"/>
          <w:bCs/>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004E6A61">
        <w:rPr>
          <w:rFonts w:cstheme="minorHAnsi"/>
          <w:bCs/>
        </w:rPr>
        <w:t xml:space="preserve"> </w:t>
      </w:r>
      <w:r w:rsidR="007E3D45" w:rsidRPr="003A5152">
        <w:rPr>
          <w:rFonts w:cstheme="minorHAnsi"/>
          <w:highlight w:val="yellow"/>
        </w:rPr>
        <w:t xml:space="preserve">Supplementary section </w:t>
      </w:r>
      <w:r w:rsidR="00E6344F">
        <w:rPr>
          <w:rFonts w:cstheme="minorHAnsi"/>
          <w:highlight w:val="yellow"/>
        </w:rPr>
        <w:t>X</w:t>
      </w:r>
      <w:r w:rsidR="00103B90">
        <w:rPr>
          <w:rFonts w:cstheme="minorHAnsi"/>
        </w:rPr>
        <w:t>.</w:t>
      </w:r>
    </w:p>
    <w:p w14:paraId="659CAA6C" w14:textId="3005C5E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The avoidance cost</w:t>
      </w:r>
      <w:r w:rsidR="003A5152">
        <w:rPr>
          <w:rFonts w:cstheme="minorHAnsi"/>
        </w:rPr>
        <w:t xml:space="preserve"> for each green chemical </w:t>
      </w:r>
      <w:r w:rsidR="002D3AE5">
        <w:rPr>
          <w:rFonts w:cstheme="minorHAnsi"/>
        </w:rPr>
        <w:t>in as follows:</w:t>
      </w:r>
    </w:p>
    <w:p w14:paraId="4642CBE6" w14:textId="438DC302" w:rsidR="002D3AE5" w:rsidRPr="003B1EFF" w:rsidRDefault="003A5152" w:rsidP="002D3AE5">
      <w:pPr>
        <w:jc w:val="both"/>
        <w:rPr>
          <w:rFonts w:eastAsiaTheme="minorEastAsia" w:cstheme="minorHAnsi"/>
          <w:i/>
        </w:rPr>
      </w:pPr>
      <m:oMathPara>
        <m:oMathParaPr>
          <m:jc m:val="center"/>
        </m:oMathParaPr>
        <m:oMath>
          <m:r>
            <m:rPr>
              <m:nor/>
            </m:rPr>
            <w:rPr>
              <w:rFonts w:ascii="Cambria Math" w:hAnsi="Cambria Math" w:cstheme="minorHAnsi"/>
              <w:i/>
            </w:rPr>
            <m:t>AC</m:t>
          </m:r>
          <m:r>
            <m:rPr>
              <m:nor/>
            </m:rPr>
            <w:rPr>
              <w:rFonts w:cstheme="minorHAnsi"/>
            </w:rPr>
            <m:t xml:space="preserve"> </m:t>
          </m:r>
          <m:r>
            <m:rPr>
              <m:nor/>
            </m:rPr>
            <w:rPr>
              <w:rFonts w:ascii="Cambria Math" w:cstheme="minorHAnsi"/>
            </w:rPr>
            <m:t xml:space="preserve"> </m:t>
          </m:r>
          <m:r>
            <m:rPr>
              <m:nor/>
            </m:rPr>
            <w:rPr>
              <w:rFonts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Green</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Fossil</m:t>
                  </m:r>
                </m:sub>
              </m:sSub>
            </m:num>
            <m:den>
              <m:sSub>
                <m:sSubPr>
                  <m:ctrlPr>
                    <w:rPr>
                      <w:rFonts w:ascii="Cambria Math" w:hAnsi="Cambria Math" w:cstheme="minorHAnsi"/>
                    </w:rPr>
                  </m:ctrlPr>
                </m:sSubPr>
                <m:e>
                  <m:r>
                    <m:rPr>
                      <m:nor/>
                    </m:rPr>
                    <w:rPr>
                      <w:rFonts w:cstheme="minorHAnsi"/>
                    </w:rPr>
                    <m:t>CF</m:t>
                  </m:r>
                </m:e>
                <m:sub>
                  <m:r>
                    <m:rPr>
                      <m:nor/>
                    </m:rPr>
                    <w:rPr>
                      <w:rFonts w:cstheme="minorHAnsi"/>
                    </w:rPr>
                    <m:t>Fossil</m:t>
                  </m:r>
                </m:sub>
              </m:sSub>
              <m:r>
                <m:rPr>
                  <m:nor/>
                </m:rPr>
                <w:rPr>
                  <w:rFonts w:cstheme="minorHAnsi"/>
                </w:rPr>
                <m:t xml:space="preserve"> - </m:t>
              </m:r>
              <m:sSub>
                <m:sSubPr>
                  <m:ctrlPr>
                    <w:rPr>
                      <w:rFonts w:ascii="Cambria Math" w:hAnsi="Cambria Math" w:cstheme="minorHAnsi"/>
                    </w:rPr>
                  </m:ctrlPr>
                </m:sSubPr>
                <m:e>
                  <m:r>
                    <m:rPr>
                      <m:nor/>
                    </m:rPr>
                    <w:rPr>
                      <w:rFonts w:cstheme="minorHAnsi"/>
                    </w:rPr>
                    <m:t>CF</m:t>
                  </m:r>
                </m:e>
                <m:sub>
                  <m:r>
                    <m:rPr>
                      <m:nor/>
                    </m:rPr>
                    <w:rPr>
                      <w:rFonts w:cstheme="minorHAnsi"/>
                    </w:rPr>
                    <m:t>Green</m:t>
                  </m:r>
                </m:sub>
              </m:sSub>
            </m:den>
          </m:f>
          <m:r>
            <m:rPr>
              <m:nor/>
            </m:rPr>
            <w:rPr>
              <w:rFonts w:cstheme="minorHAnsi"/>
            </w:rPr>
            <m:t xml:space="preserve">              (Equation 1)</m:t>
          </m:r>
        </m:oMath>
      </m:oMathPara>
    </w:p>
    <w:p w14:paraId="48489E8F" w14:textId="77777777" w:rsidR="009B5A37" w:rsidRDefault="003A5152" w:rsidP="002D3AE5">
      <w:pPr>
        <w:rPr>
          <w:rFonts w:eastAsiaTheme="minorEastAsia" w:cstheme="minorHAnsi"/>
          <w:iCs/>
        </w:rPr>
      </w:pPr>
      <w:r>
        <w:rPr>
          <w:rFonts w:eastAsiaTheme="minorEastAsia" w:cstheme="minorHAnsi"/>
          <w:iCs/>
        </w:rPr>
        <w:t xml:space="preserve">where </w:t>
      </w:r>
      <m:oMath>
        <m:r>
          <m:rPr>
            <m:sty m:val="p"/>
          </m:rPr>
          <w:rPr>
            <w:rFonts w:ascii="Cambria Math" w:hAnsi="Cambria Math" w:cs="Calibri"/>
          </w:rPr>
          <m:t>AC</m:t>
        </m:r>
      </m:oMath>
      <w:r w:rsidRPr="00D16B4C">
        <w:rPr>
          <w:rFonts w:eastAsiaTheme="minorEastAsia" w:cstheme="minorHAnsi"/>
          <w:iCs/>
        </w:rPr>
        <w:t xml:space="preserve"> </w:t>
      </w:r>
      <w:r>
        <w:rPr>
          <w:rFonts w:eastAsiaTheme="minorEastAsia" w:cstheme="minorHAnsi"/>
          <w:iCs/>
        </w:rPr>
        <w:t xml:space="preserve">is the avoidance cost in </w:t>
      </w:r>
      <w:r>
        <w:rPr>
          <w:rFonts w:cstheme="minorHAnsi"/>
        </w:rPr>
        <w:t>USD t</w:t>
      </w:r>
      <w:r>
        <w:rPr>
          <w:rFonts w:cstheme="minorHAnsi"/>
          <w:vertAlign w:val="superscript"/>
        </w:rPr>
        <w:t xml:space="preserve">−1 </w:t>
      </w:r>
      <w:r w:rsidRPr="003A5152">
        <w:rPr>
          <w:rFonts w:cstheme="minorHAnsi"/>
        </w:rPr>
        <w:t>CO</w:t>
      </w:r>
      <w:r w:rsidRPr="003A5152">
        <w:rPr>
          <w:rFonts w:cstheme="minorHAnsi"/>
          <w:sz w:val="16"/>
          <w:szCs w:val="16"/>
          <w:vertAlign w:val="subscript"/>
        </w:rPr>
        <w:t>2</w:t>
      </w:r>
      <w:r w:rsidRPr="003A5152">
        <w:rPr>
          <w:rFonts w:cstheme="minorHAnsi"/>
        </w:rPr>
        <w:t>-eq</w:t>
      </w:r>
      <w:r>
        <w:rPr>
          <w:rFonts w:cstheme="minorHAnsi"/>
          <w:sz w:val="18"/>
          <w:szCs w:val="18"/>
        </w:rPr>
        <w:t xml:space="preserve">, </w:t>
      </w:r>
      <m:oMath>
        <m:sSub>
          <m:sSubPr>
            <m:ctrlPr>
              <w:rPr>
                <w:rFonts w:ascii="Cambria Math" w:hAnsi="Cambria Math" w:cstheme="minorHAnsi"/>
              </w:rPr>
            </m:ctrlPr>
          </m:sSubPr>
          <m:e>
            <m:r>
              <m:rPr>
                <m:nor/>
              </m:rPr>
              <w:rPr>
                <w:rFonts w:cstheme="minorHAnsi"/>
              </w:rPr>
              <m:t>PC</m:t>
            </m:r>
          </m:e>
          <m:sub>
            <m:r>
              <m:rPr>
                <m:nor/>
              </m:rPr>
              <w:rPr>
                <w:rFonts w:ascii="Cambria Math" w:cstheme="minorHAnsi"/>
              </w:rPr>
              <m:t>Fossil/</m:t>
            </m:r>
            <m:r>
              <m:rPr>
                <m:nor/>
              </m:rPr>
              <w:rPr>
                <w:rFonts w:cstheme="minorHAnsi"/>
              </w:rPr>
              <m:t>Green</m:t>
            </m:r>
          </m:sub>
        </m:sSub>
      </m:oMath>
      <w:r w:rsidR="002D3AE5">
        <w:rPr>
          <w:rFonts w:eastAsiaTheme="minorEastAsia" w:cstheme="minorHAnsi"/>
          <w:iCs/>
        </w:rPr>
        <w:t>represents the production cost in USD t</w:t>
      </w:r>
      <w:r w:rsidR="008B43B8">
        <w:rPr>
          <w:rFonts w:eastAsiaTheme="minorEastAsia" w:cstheme="minorHAnsi"/>
          <w:iCs/>
          <w:vertAlign w:val="superscript"/>
        </w:rPr>
        <w:t>−1</w:t>
      </w:r>
      <w:r w:rsidR="002D3AE5">
        <w:rPr>
          <w:rFonts w:eastAsiaTheme="minorEastAsia" w:cstheme="minorHAnsi"/>
          <w:iCs/>
          <w:vertAlign w:val="superscript"/>
        </w:rPr>
        <w:t xml:space="preserve"> </w:t>
      </w:r>
      <w:r w:rsidR="002D3AE5">
        <w:rPr>
          <w:rFonts w:eastAsiaTheme="minorEastAsia" w:cstheme="minorHAnsi"/>
          <w:iCs/>
        </w:rPr>
        <w:t xml:space="preserve">for the fossil and </w:t>
      </w:r>
      <w:r w:rsidR="00B01566">
        <w:rPr>
          <w:rFonts w:eastAsiaTheme="minorEastAsia" w:cstheme="minorHAnsi"/>
          <w:iCs/>
        </w:rPr>
        <w:t>green</w:t>
      </w:r>
      <w:r w:rsidR="002D3AE5">
        <w:rPr>
          <w:rFonts w:eastAsiaTheme="minorEastAsia" w:cstheme="minorHAnsi"/>
          <w:iCs/>
        </w:rPr>
        <w:t xml:space="preserve"> routes, </w:t>
      </w:r>
      <w:r w:rsidR="00B01566">
        <w:rPr>
          <w:rFonts w:eastAsiaTheme="minorEastAsia" w:cstheme="minorHAnsi"/>
          <w:iCs/>
        </w:rPr>
        <w:t xml:space="preserve">and </w:t>
      </w:r>
      <m:oMath>
        <m:sSub>
          <m:sSubPr>
            <m:ctrlPr>
              <w:rPr>
                <w:rFonts w:ascii="Cambria Math" w:hAnsi="Cambria Math" w:cstheme="minorHAnsi"/>
              </w:rPr>
            </m:ctrlPr>
          </m:sSubPr>
          <m:e>
            <m:r>
              <m:rPr>
                <m:nor/>
              </m:rPr>
              <w:rPr>
                <w:rFonts w:cstheme="minorHAnsi"/>
              </w:rPr>
              <m:t>CF</m:t>
            </m:r>
          </m:e>
          <m:sub>
            <m:r>
              <m:rPr>
                <m:nor/>
              </m:rPr>
              <w:rPr>
                <w:rFonts w:ascii="Cambria Math" w:cstheme="minorHAnsi"/>
              </w:rPr>
              <m:t>Fossil/</m:t>
            </m:r>
            <m:r>
              <m:rPr>
                <m:nor/>
              </m:rPr>
              <w:rPr>
                <w:rFonts w:cstheme="minorHAnsi"/>
              </w:rPr>
              <m:t>Green</m:t>
            </m:r>
          </m:sub>
        </m:sSub>
      </m:oMath>
      <w:r w:rsidR="002D3AE5">
        <w:rPr>
          <w:rFonts w:eastAsiaTheme="minorEastAsia" w:cstheme="minorHAnsi"/>
          <w:iCs/>
          <w:vertAlign w:val="subscript"/>
        </w:rPr>
        <w:t xml:space="preserve"> </w:t>
      </w:r>
      <w:r w:rsidR="002D3AE5">
        <w:rPr>
          <w:rFonts w:eastAsiaTheme="minorEastAsia" w:cstheme="minorHAnsi"/>
          <w:iCs/>
        </w:rPr>
        <w:t xml:space="preserve">represents the </w:t>
      </w:r>
      <w:r w:rsidR="00015CEB">
        <w:rPr>
          <w:rFonts w:eastAsiaTheme="minorEastAsia" w:cstheme="minorHAnsi"/>
          <w:iCs/>
        </w:rPr>
        <w:t>carbon footprint</w:t>
      </w:r>
      <w:r w:rsidR="002D3AE5">
        <w:rPr>
          <w:rFonts w:eastAsiaTheme="minorEastAsia" w:cstheme="minorHAnsi"/>
          <w:iCs/>
        </w:rPr>
        <w:t xml:space="preserve"> in t</w:t>
      </w:r>
      <w:r w:rsidR="00015CEB">
        <w:rPr>
          <w:rFonts w:eastAsiaTheme="minorEastAsia" w:cstheme="minorHAnsi"/>
          <w:iCs/>
        </w:rPr>
        <w:t xml:space="preserve"> </w:t>
      </w:r>
      <w:r w:rsidR="00015CEB" w:rsidRPr="003A5152">
        <w:rPr>
          <w:rFonts w:cstheme="minorHAnsi"/>
        </w:rPr>
        <w:t>CO</w:t>
      </w:r>
      <w:r w:rsidR="00015CEB" w:rsidRPr="003A5152">
        <w:rPr>
          <w:rFonts w:cstheme="minorHAnsi"/>
          <w:sz w:val="16"/>
          <w:szCs w:val="16"/>
          <w:vertAlign w:val="subscript"/>
        </w:rPr>
        <w:t>2</w:t>
      </w:r>
      <w:r w:rsidR="00015CEB" w:rsidRPr="003A5152">
        <w:rPr>
          <w:rFonts w:cstheme="minorHAnsi"/>
        </w:rPr>
        <w:t>-eq</w:t>
      </w:r>
      <w:r w:rsidR="002D3AE5">
        <w:rPr>
          <w:rFonts w:eastAsiaTheme="minorEastAsia" w:cstheme="minorHAnsi"/>
          <w:iCs/>
        </w:rPr>
        <w:t xml:space="preserve"> t</w:t>
      </w:r>
      <w:r w:rsidR="008B43B8">
        <w:rPr>
          <w:rFonts w:eastAsiaTheme="minorEastAsia" w:cstheme="minorHAnsi"/>
          <w:iCs/>
          <w:vertAlign w:val="superscript"/>
        </w:rPr>
        <w:t>−1</w:t>
      </w:r>
      <w:r w:rsidR="002D3AE5">
        <w:rPr>
          <w:rFonts w:eastAsiaTheme="minorEastAsia" w:cstheme="minorHAnsi"/>
          <w:iCs/>
        </w:rPr>
        <w:t>.</w:t>
      </w:r>
    </w:p>
    <w:p w14:paraId="590A0670" w14:textId="534C3B97" w:rsidR="00135ADB" w:rsidRPr="00E2198A" w:rsidRDefault="009B5A37" w:rsidP="002D3AE5">
      <w:r>
        <w:rPr>
          <w:rFonts w:eastAsiaTheme="minorEastAsia" w:cstheme="minorHAnsi"/>
          <w:iCs/>
        </w:rPr>
        <w:t xml:space="preserve">We </w:t>
      </w:r>
      <w:r w:rsidR="00707E54">
        <w:rPr>
          <w:rFonts w:eastAsiaTheme="minorEastAsia" w:cstheme="minorHAnsi"/>
          <w:iCs/>
        </w:rPr>
        <w:t xml:space="preserve">estimate the chemicals carbon footprint </w:t>
      </w:r>
      <w:r w:rsidR="000666BB">
        <w:rPr>
          <w:rFonts w:eastAsiaTheme="minorEastAsia" w:cstheme="minorHAnsi"/>
          <w:iCs/>
        </w:rPr>
        <w:t xml:space="preserve">with </w:t>
      </w:r>
      <w:r w:rsidR="00524222">
        <w:rPr>
          <w:rFonts w:eastAsiaTheme="minorEastAsia" w:cstheme="minorHAnsi"/>
          <w:iCs/>
        </w:rPr>
        <w:t xml:space="preserve">an attributional life cycle assessment (LCA) </w:t>
      </w:r>
      <w:r w:rsidR="00707E54" w:rsidRPr="00707E54">
        <w:rPr>
          <w:rFonts w:eastAsiaTheme="minorEastAsia" w:cstheme="minorHAnsi"/>
          <w:iCs/>
        </w:rPr>
        <w:t>in accordance with the ISO 14040/14044 standards</w:t>
      </w:r>
      <w:r w:rsidR="006C6AA7" w:rsidRPr="000733F9">
        <w:rPr>
          <w:lang w:val="en-US"/>
        </w:rPr>
        <w:fldChar w:fldCharType="begin"/>
      </w:r>
      <w:r w:rsidR="00551197">
        <w:rPr>
          <w:lang w:val="en-US"/>
        </w:rPr>
        <w:instrText xml:space="preserve"> ADDIN ZOTERO_ITEM CSL_CITATION {"citationID":"YqA10csG","properties":{"formattedCitation":"\\super 42,43\\nosupersub{}","plainCitation":"42,43","noteIndex":0},"citationItems":[{"id":23878,"uris":["http://zotero.org/users/9157291/items/8THP7CZS"],"itemData":{"id":23878,"type":"report","page":"2020","title":"Environmental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006C6AA7" w:rsidRPr="000733F9">
        <w:rPr>
          <w:lang w:val="en-US"/>
        </w:rPr>
        <w:fldChar w:fldCharType="separate"/>
      </w:r>
      <w:r w:rsidR="00551197" w:rsidRPr="00551197">
        <w:rPr>
          <w:rFonts w:ascii="Calibri" w:hAnsi="Calibri" w:cs="Calibri"/>
          <w:szCs w:val="24"/>
          <w:vertAlign w:val="superscript"/>
        </w:rPr>
        <w:t>42,43</w:t>
      </w:r>
      <w:r w:rsidR="006C6AA7" w:rsidRPr="000733F9">
        <w:rPr>
          <w:lang w:val="en-US"/>
        </w:rPr>
        <w:fldChar w:fldCharType="end"/>
      </w:r>
      <w:r w:rsidR="00AC1393">
        <w:rPr>
          <w:rFonts w:eastAsiaTheme="minorEastAsia" w:cstheme="minorHAnsi"/>
          <w:iCs/>
        </w:rPr>
        <w:t>. LCA quantif</w:t>
      </w:r>
      <w:r w:rsidR="000666BB">
        <w:rPr>
          <w:rFonts w:eastAsiaTheme="minorEastAsia" w:cstheme="minorHAnsi"/>
          <w:iCs/>
        </w:rPr>
        <w:t>ies</w:t>
      </w:r>
      <w:r w:rsidR="00AC1393">
        <w:rPr>
          <w:rFonts w:eastAsiaTheme="minorEastAsia" w:cstheme="minorHAnsi"/>
          <w:iCs/>
        </w:rPr>
        <w:t xml:space="preserve"> environmental impacts over the life cycle of products, from raw materials extraction to end-user disposal</w:t>
      </w:r>
      <w:r w:rsidRPr="007C75D7">
        <w:rPr>
          <w:lang w:val="en-US"/>
        </w:rPr>
        <w:fldChar w:fldCharType="begin"/>
      </w:r>
      <w:r w:rsidR="00551197">
        <w:rPr>
          <w:lang w:val="en-US"/>
        </w:rPr>
        <w:instrText xml:space="preserve"> ADDIN ZOTERO_ITEM CSL_CITATION {"citationID":"wYvYfYmm","properties":{"formattedCitation":"\\super 44\\nosupersub{}","plainCitation":"44","noteIndex":0},"citationItems":[{"id":23865,"uris":["http://zotero.org/users/9157291/items/5YE28A2T"],"itemData":{"id":23865,"type":"article-journal","abstract":"In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551197" w:rsidRPr="00551197">
        <w:rPr>
          <w:rFonts w:ascii="Calibri" w:hAnsi="Calibri" w:cs="Calibri"/>
          <w:szCs w:val="24"/>
          <w:vertAlign w:val="superscript"/>
        </w:rPr>
        <w:t>44</w:t>
      </w:r>
      <w:r w:rsidRPr="007C75D7">
        <w:rPr>
          <w:lang w:val="en-US"/>
        </w:rPr>
        <w:fldChar w:fldCharType="end"/>
      </w:r>
      <w:r w:rsidRPr="007C75D7">
        <w:rPr>
          <w:lang w:val="en-US"/>
        </w:rPr>
        <w:t>.</w:t>
      </w:r>
      <w:r w:rsidR="004B7BA1">
        <w:rPr>
          <w:lang w:val="en-US"/>
        </w:rPr>
        <w:t xml:space="preserve"> </w:t>
      </w:r>
      <w:r w:rsidR="00DF140D">
        <w:rPr>
          <w:lang w:val="en-US"/>
        </w:rPr>
        <w:t>The functional unit for the LCA is defined as “the production of 1 kg chemicals (ammonia or methanol)</w:t>
      </w:r>
      <w:r w:rsidR="00081C68">
        <w:rPr>
          <w:lang w:val="en-US"/>
        </w:rPr>
        <w:t>”</w:t>
      </w:r>
      <w:r w:rsidR="00DF140D">
        <w:rPr>
          <w:lang w:val="en-US"/>
        </w:rPr>
        <w:t>. The scope of the assessment is cradle-to-</w:t>
      </w:r>
      <w:r w:rsidR="00FA5B02">
        <w:rPr>
          <w:lang w:val="en-US"/>
        </w:rPr>
        <w:t>gate</w:t>
      </w:r>
      <w:r w:rsidR="00DF140D">
        <w:rPr>
          <w:lang w:val="en-US"/>
        </w:rPr>
        <w:t xml:space="preserve">, meaning that the burdens </w:t>
      </w:r>
      <w:r w:rsidR="000666BB">
        <w:rPr>
          <w:lang w:val="en-US"/>
        </w:rPr>
        <w:t xml:space="preserve">considered </w:t>
      </w:r>
      <w:r w:rsidR="00DF140D">
        <w:rPr>
          <w:lang w:val="en-US"/>
        </w:rPr>
        <w:t xml:space="preserve">cover </w:t>
      </w:r>
      <w:r w:rsidR="000666BB">
        <w:rPr>
          <w:lang w:val="en-US"/>
        </w:rPr>
        <w:t xml:space="preserve">all the stages </w:t>
      </w:r>
      <w:r w:rsidR="00DF140D">
        <w:rPr>
          <w:lang w:val="en-US"/>
        </w:rPr>
        <w:t>from the extraction of raw materials (</w:t>
      </w:r>
      <w:r w:rsidR="00DF140D" w:rsidRPr="005E66D4">
        <w:rPr>
          <w:i/>
          <w:lang w:val="en-US"/>
        </w:rPr>
        <w:t>e.g.</w:t>
      </w:r>
      <w:r w:rsidR="00DF140D">
        <w:rPr>
          <w:lang w:val="en-US"/>
        </w:rPr>
        <w:t xml:space="preserve">, natural gas) until the production of the chemicals. </w:t>
      </w:r>
      <w:r w:rsidR="00E2198A">
        <w:rPr>
          <w:lang w:val="en-US"/>
        </w:rPr>
        <w:t xml:space="preserve">We omit the use phase since it is assumed that impacts are the same for the fossil and green chemicals. </w:t>
      </w:r>
      <w:r w:rsidR="00C601DD" w:rsidRPr="00C601DD">
        <w:rPr>
          <w:lang w:val="en-US"/>
        </w:rPr>
        <w:t xml:space="preserve">The mass and energy flows </w:t>
      </w:r>
      <w:r w:rsidR="00C601DD">
        <w:rPr>
          <w:lang w:val="en-US"/>
        </w:rPr>
        <w:t>for the production routes</w:t>
      </w:r>
      <w:r w:rsidR="00C601DD" w:rsidRPr="00C601DD">
        <w:rPr>
          <w:lang w:val="en-US"/>
        </w:rPr>
        <w:t xml:space="preserve"> were </w:t>
      </w:r>
      <w:r w:rsidR="00C601DD">
        <w:rPr>
          <w:lang w:val="en-US"/>
        </w:rPr>
        <w:t xml:space="preserve">primarily </w:t>
      </w:r>
      <w:r w:rsidR="00C601DD" w:rsidRPr="00C601DD">
        <w:rPr>
          <w:lang w:val="en-US"/>
        </w:rPr>
        <w:t xml:space="preserve">obtained from </w:t>
      </w:r>
      <w:r w:rsidR="00C601DD" w:rsidRPr="000E7B3C">
        <w:rPr>
          <w:rFonts w:cstheme="minorHAnsi"/>
        </w:rPr>
        <w:t xml:space="preserve">D’Angelo </w:t>
      </w:r>
      <w:r w:rsidR="00C601DD" w:rsidRPr="000E7B3C">
        <w:rPr>
          <w:rFonts w:cstheme="minorHAnsi"/>
          <w:i/>
        </w:rPr>
        <w:t>et al.</w:t>
      </w:r>
      <w:r w:rsidR="00C601DD">
        <w:rPr>
          <w:rFonts w:cstheme="minorHAnsi"/>
          <w:i/>
        </w:rPr>
        <w:fldChar w:fldCharType="begin"/>
      </w:r>
      <w:r w:rsidR="00E2198A">
        <w:rPr>
          <w:rFonts w:cstheme="minorHAnsi"/>
          <w:i/>
        </w:rPr>
        <w:instrText xml:space="preserve"> ADDIN ZOTERO_ITEM CSL_CITATION {"citationID":"VXxpLMcX","properties":{"formattedCitation":"\\super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E2198A" w:rsidRPr="00F154B0">
        <w:rPr>
          <w:rFonts w:cstheme="minorHAnsi"/>
          <w:i/>
          <w:lang w:val="es-ES"/>
          <w:rPrChange w:id="452" w:author="Nabera  Abhinandan" w:date="2023-02-24T10:12:00Z">
            <w:rPr>
              <w:rFonts w:cstheme="minorHAnsi"/>
              <w:i/>
              <w:lang w:val="es-ES"/>
            </w:rPr>
          </w:rPrChange>
        </w:rPr>
        <w:instrText>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w:instrText>
      </w:r>
      <w:r w:rsidR="00E2198A" w:rsidRPr="009C0385">
        <w:rPr>
          <w:rFonts w:cstheme="minorHAnsi"/>
          <w:i/>
          <w:lang w:val="es-ES"/>
        </w:rPr>
        <w:instrText xml:space="preserve">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601DD">
        <w:rPr>
          <w:rFonts w:cstheme="minorHAnsi"/>
          <w:i/>
        </w:rPr>
        <w:fldChar w:fldCharType="separate"/>
      </w:r>
      <w:r w:rsidR="00921238" w:rsidRPr="00A901C5">
        <w:rPr>
          <w:rFonts w:ascii="Calibri" w:hAnsi="Calibri" w:cs="Calibri"/>
          <w:szCs w:val="24"/>
          <w:vertAlign w:val="superscript"/>
          <w:lang w:val="es-ES"/>
        </w:rPr>
        <w:t>9</w:t>
      </w:r>
      <w:r w:rsidR="00C601DD">
        <w:rPr>
          <w:rFonts w:cstheme="minorHAnsi"/>
          <w:i/>
        </w:rPr>
        <w:fldChar w:fldCharType="end"/>
      </w:r>
      <w:r w:rsidR="00C601DD" w:rsidRPr="00C601DD">
        <w:rPr>
          <w:rFonts w:cstheme="minorHAnsi"/>
          <w:i/>
          <w:lang w:val="es-ES"/>
        </w:rPr>
        <w:t xml:space="preserve"> </w:t>
      </w:r>
      <w:r w:rsidR="00C601DD" w:rsidRPr="00C601DD">
        <w:rPr>
          <w:lang w:val="es-ES"/>
        </w:rPr>
        <w:t xml:space="preserve">and </w:t>
      </w:r>
      <w:r w:rsidR="00C601DD" w:rsidRPr="00C601DD">
        <w:rPr>
          <w:rFonts w:cstheme="minorHAnsi"/>
          <w:lang w:val="es-ES"/>
        </w:rPr>
        <w:t xml:space="preserve">González-Garay </w:t>
      </w:r>
      <w:r w:rsidR="00C601DD" w:rsidRPr="00C601DD">
        <w:rPr>
          <w:rFonts w:cstheme="minorHAnsi"/>
          <w:i/>
          <w:lang w:val="es-ES"/>
        </w:rPr>
        <w:t>et al.</w:t>
      </w:r>
      <w:r w:rsidR="00C601DD">
        <w:rPr>
          <w:rFonts w:cstheme="minorHAnsi"/>
          <w:i/>
        </w:rPr>
        <w:fldChar w:fldCharType="begin"/>
      </w:r>
      <w:r w:rsidR="00E2198A">
        <w:rPr>
          <w:rFonts w:cstheme="minorHAnsi"/>
          <w:i/>
          <w:lang w:val="es-ES"/>
        </w:rPr>
        <w:instrText xml:space="preserve"> ADDIN ZOTERO_ITEM CSL_CITATION {"citationID":"xRwYEfTg","properties":{"formattedCitation":"\\super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01DD">
        <w:rPr>
          <w:rFonts w:cstheme="minorHAnsi"/>
          <w:i/>
        </w:rPr>
        <w:fldChar w:fldCharType="separate"/>
      </w:r>
      <w:r w:rsidR="00921238" w:rsidRPr="00A901C5">
        <w:rPr>
          <w:rFonts w:ascii="Calibri" w:hAnsi="Calibri" w:cs="Calibri"/>
          <w:szCs w:val="24"/>
          <w:vertAlign w:val="superscript"/>
          <w:lang w:val="es-ES"/>
        </w:rPr>
        <w:t>10</w:t>
      </w:r>
      <w:r w:rsidR="00C601DD">
        <w:rPr>
          <w:rFonts w:cstheme="minorHAnsi"/>
          <w:i/>
        </w:rPr>
        <w:fldChar w:fldCharType="end"/>
      </w:r>
      <w:r w:rsidR="00C601DD" w:rsidRPr="00C601DD">
        <w:rPr>
          <w:rFonts w:cstheme="minorHAnsi"/>
          <w:lang w:val="es-ES"/>
        </w:rPr>
        <w:t xml:space="preserve">, as </w:t>
      </w:r>
      <w:proofErr w:type="spellStart"/>
      <w:r w:rsidR="00C601DD" w:rsidRPr="00C601DD">
        <w:rPr>
          <w:rFonts w:cstheme="minorHAnsi"/>
          <w:lang w:val="es-ES"/>
        </w:rPr>
        <w:t>described</w:t>
      </w:r>
      <w:proofErr w:type="spellEnd"/>
      <w:r w:rsidR="00C601DD" w:rsidRPr="00C601DD">
        <w:rPr>
          <w:rFonts w:cstheme="minorHAnsi"/>
          <w:lang w:val="es-ES"/>
        </w:rPr>
        <w:t xml:space="preserve"> </w:t>
      </w:r>
      <w:proofErr w:type="spellStart"/>
      <w:r w:rsidR="00C601DD" w:rsidRPr="009C0385">
        <w:rPr>
          <w:rFonts w:cstheme="minorHAnsi"/>
          <w:lang w:val="es-ES"/>
        </w:rPr>
        <w:t>above</w:t>
      </w:r>
      <w:proofErr w:type="spellEnd"/>
      <w:r w:rsidR="00C601DD" w:rsidRPr="00C601DD">
        <w:rPr>
          <w:rFonts w:cstheme="minorHAnsi"/>
          <w:lang w:val="es-ES"/>
        </w:rPr>
        <w:t>.</w:t>
      </w:r>
      <w:r w:rsidR="00E2198A" w:rsidRPr="00E2198A">
        <w:rPr>
          <w:lang w:val="es-ES"/>
        </w:rPr>
        <w:t xml:space="preserve"> </w:t>
      </w:r>
      <w:r w:rsidR="00E2198A" w:rsidRPr="00D432AC">
        <w:rPr>
          <w:lang w:val="es-ES"/>
        </w:rPr>
        <w:t xml:space="preserve">Data </w:t>
      </w:r>
      <w:proofErr w:type="spellStart"/>
      <w:r w:rsidR="00E2198A" w:rsidRPr="00D432AC">
        <w:rPr>
          <w:lang w:val="es-ES"/>
        </w:rPr>
        <w:t>for</w:t>
      </w:r>
      <w:proofErr w:type="spellEnd"/>
      <w:r w:rsidR="00E2198A" w:rsidRPr="00D432AC">
        <w:rPr>
          <w:lang w:val="es-ES"/>
        </w:rPr>
        <w:t xml:space="preserve"> </w:t>
      </w:r>
      <w:proofErr w:type="spellStart"/>
      <w:r w:rsidR="00E2198A" w:rsidRPr="00D432AC">
        <w:rPr>
          <w:lang w:val="es-ES"/>
        </w:rPr>
        <w:t>the</w:t>
      </w:r>
      <w:proofErr w:type="spellEnd"/>
      <w:r w:rsidR="00E2198A" w:rsidRPr="00D432AC">
        <w:rPr>
          <w:lang w:val="es-ES"/>
        </w:rPr>
        <w:t xml:space="preserve"> </w:t>
      </w:r>
      <w:proofErr w:type="spellStart"/>
      <w:r w:rsidR="00E2198A" w:rsidRPr="00D432AC">
        <w:rPr>
          <w:lang w:val="es-ES"/>
        </w:rPr>
        <w:t>background</w:t>
      </w:r>
      <w:proofErr w:type="spellEnd"/>
      <w:r w:rsidR="00E2198A" w:rsidRPr="00D432AC">
        <w:rPr>
          <w:lang w:val="es-ES"/>
        </w:rPr>
        <w:t xml:space="preserve"> </w:t>
      </w:r>
      <w:proofErr w:type="spellStart"/>
      <w:r w:rsidR="00E2198A" w:rsidRPr="00D432AC">
        <w:rPr>
          <w:lang w:val="es-ES"/>
        </w:rPr>
        <w:t>system</w:t>
      </w:r>
      <w:proofErr w:type="spellEnd"/>
      <w:r w:rsidR="00E2198A" w:rsidRPr="00D432AC">
        <w:rPr>
          <w:lang w:val="es-ES"/>
        </w:rPr>
        <w:t xml:space="preserve"> (</w:t>
      </w:r>
      <w:proofErr w:type="spellStart"/>
      <w:r w:rsidR="00E2198A" w:rsidRPr="00D432AC">
        <w:rPr>
          <w:i/>
          <w:lang w:val="es-ES"/>
        </w:rPr>
        <w:t>e.g</w:t>
      </w:r>
      <w:proofErr w:type="spellEnd"/>
      <w:r w:rsidR="00E2198A" w:rsidRPr="00D432AC">
        <w:rPr>
          <w:i/>
          <w:lang w:val="es-ES"/>
        </w:rPr>
        <w:t>.</w:t>
      </w:r>
      <w:r w:rsidR="00E2198A" w:rsidRPr="00D432AC">
        <w:rPr>
          <w:lang w:val="es-ES"/>
        </w:rPr>
        <w:t xml:space="preserve">, natural gas and </w:t>
      </w:r>
      <w:proofErr w:type="spellStart"/>
      <w:r w:rsidR="00E2198A" w:rsidRPr="00D432AC">
        <w:rPr>
          <w:lang w:val="es-ES"/>
        </w:rPr>
        <w:t>electricity</w:t>
      </w:r>
      <w:proofErr w:type="spellEnd"/>
      <w:r w:rsidR="00E2198A" w:rsidRPr="00D432AC">
        <w:rPr>
          <w:lang w:val="es-ES"/>
        </w:rPr>
        <w:t xml:space="preserve"> </w:t>
      </w:r>
      <w:proofErr w:type="spellStart"/>
      <w:r w:rsidR="00E2198A" w:rsidRPr="00D432AC">
        <w:rPr>
          <w:lang w:val="es-ES"/>
        </w:rPr>
        <w:t>supply</w:t>
      </w:r>
      <w:proofErr w:type="spellEnd"/>
      <w:r w:rsidR="00E2198A" w:rsidRPr="00D432AC">
        <w:rPr>
          <w:lang w:val="es-ES"/>
        </w:rPr>
        <w:t xml:space="preserve">) </w:t>
      </w:r>
      <w:proofErr w:type="spellStart"/>
      <w:r w:rsidR="00E2198A" w:rsidRPr="00D432AC">
        <w:rPr>
          <w:lang w:val="es-ES"/>
        </w:rPr>
        <w:t>were</w:t>
      </w:r>
      <w:proofErr w:type="spellEnd"/>
      <w:r w:rsidR="00E2198A" w:rsidRPr="00D432AC">
        <w:rPr>
          <w:lang w:val="es-ES"/>
        </w:rPr>
        <w:t xml:space="preserve"> </w:t>
      </w:r>
      <w:proofErr w:type="spellStart"/>
      <w:r w:rsidR="00E2198A" w:rsidRPr="00D432AC">
        <w:rPr>
          <w:lang w:val="es-ES"/>
        </w:rPr>
        <w:t>obtained</w:t>
      </w:r>
      <w:proofErr w:type="spellEnd"/>
      <w:r w:rsidR="00E2198A" w:rsidRPr="00D432AC">
        <w:rPr>
          <w:lang w:val="es-ES"/>
        </w:rPr>
        <w:t xml:space="preserve"> from </w:t>
      </w:r>
      <w:proofErr w:type="spellStart"/>
      <w:r w:rsidR="00E2198A" w:rsidRPr="00D432AC">
        <w:rPr>
          <w:lang w:val="es-ES"/>
        </w:rPr>
        <w:t>the</w:t>
      </w:r>
      <w:proofErr w:type="spellEnd"/>
      <w:r w:rsidR="00E2198A" w:rsidRPr="00D432AC">
        <w:rPr>
          <w:lang w:val="es-ES"/>
        </w:rPr>
        <w:t xml:space="preserve"> </w:t>
      </w:r>
      <w:r w:rsidR="00463D5F" w:rsidRPr="00D432AC">
        <w:rPr>
          <w:lang w:val="es-ES"/>
        </w:rPr>
        <w:t>E</w:t>
      </w:r>
      <w:r w:rsidR="00E2198A" w:rsidRPr="00D432AC">
        <w:rPr>
          <w:lang w:val="es-ES"/>
        </w:rPr>
        <w:t xml:space="preserve">coinvent v3.5 </w:t>
      </w:r>
      <w:proofErr w:type="spellStart"/>
      <w:r w:rsidR="00E2198A" w:rsidRPr="00D432AC">
        <w:rPr>
          <w:lang w:val="es-ES"/>
        </w:rPr>
        <w:t>database</w:t>
      </w:r>
      <w:proofErr w:type="spellEnd"/>
      <w:r w:rsidR="00E2198A" w:rsidRPr="00463D5F">
        <w:rPr>
          <w:lang w:val="en-US"/>
        </w:rPr>
        <w:fldChar w:fldCharType="begin"/>
      </w:r>
      <w:r w:rsidR="00551197" w:rsidRPr="00D432AC">
        <w:rPr>
          <w:lang w:val="es-ES"/>
        </w:rPr>
        <w:instrText xml:space="preserve"> ADDIN ZOTERO_ITEM CSL_CITATION {"citationID":"JU3ZCGo0","properties":{"formattedCitation":"\\super 45\\nosupersub{}","plainCitation":"45","noteIndex":0},"citationItems":[{"id":2104,"uris":["http://zotero.org/users/9157291/items/ED4WDBP2"],"itemData":{"id":2104,"type":"article-journal","abstract":"Purpose Good background data are an important requirement in LCA. Practi</w:instrText>
      </w:r>
      <w:r w:rsidR="00551197" w:rsidRPr="00F154B0">
        <w:rPr>
          <w:lang w:val="en-US"/>
          <w:rPrChange w:id="453" w:author="Nabera  Abhinandan" w:date="2023-02-24T10:12:00Z">
            <w:rPr/>
          </w:rPrChange>
        </w:rPr>
        <w:instrText>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w:instrText>
      </w:r>
      <w:r w:rsidR="00551197">
        <w:instrText xml:space="preserve">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E2198A" w:rsidRPr="00463D5F">
        <w:rPr>
          <w:lang w:val="en-US"/>
        </w:rPr>
        <w:fldChar w:fldCharType="separate"/>
      </w:r>
      <w:r w:rsidR="00551197" w:rsidRPr="00551197">
        <w:rPr>
          <w:rFonts w:ascii="Calibri" w:hAnsi="Calibri" w:cs="Calibri"/>
          <w:szCs w:val="24"/>
          <w:vertAlign w:val="superscript"/>
        </w:rPr>
        <w:t>45</w:t>
      </w:r>
      <w:r w:rsidR="00E2198A" w:rsidRPr="00463D5F">
        <w:rPr>
          <w:lang w:val="en-US"/>
        </w:rPr>
        <w:fldChar w:fldCharType="end"/>
      </w:r>
      <w:r w:rsidR="00E2198A" w:rsidRPr="00463D5F">
        <w:rPr>
          <w:lang w:val="en-US"/>
        </w:rPr>
        <w:t xml:space="preserve">. </w:t>
      </w:r>
      <w:r w:rsidR="005F1930" w:rsidRPr="00463D5F">
        <w:rPr>
          <w:lang w:val="en-US"/>
        </w:rPr>
        <w:t xml:space="preserve">Regarding the climate impact assessment, we consider the 100-year global warming potentials (GWPs) as implemented in the </w:t>
      </w:r>
      <w:proofErr w:type="spellStart"/>
      <w:r w:rsidR="005F1930" w:rsidRPr="00463D5F">
        <w:rPr>
          <w:lang w:val="en-US"/>
        </w:rPr>
        <w:t>ReCiPe</w:t>
      </w:r>
      <w:proofErr w:type="spellEnd"/>
      <w:r w:rsidR="005F1930" w:rsidRPr="00463D5F">
        <w:rPr>
          <w:lang w:val="en-US"/>
        </w:rPr>
        <w:t xml:space="preserve"> 2016 methodology</w:t>
      </w:r>
      <w:r w:rsidR="005F1930" w:rsidRPr="00463D5F">
        <w:rPr>
          <w:lang w:val="en-US"/>
        </w:rPr>
        <w:fldChar w:fldCharType="begin"/>
      </w:r>
      <w:r w:rsidR="00551197">
        <w:rPr>
          <w:lang w:val="en-US"/>
        </w:rPr>
        <w:instrText xml:space="preserve"> ADDIN ZOTERO_ITEM CSL_CITATION {"citationID":"DBi8jiTE","properties":{"formattedCitation":"\\super 46\\nosupersub{}","plainCitation":"46","noteIndex":0},"citationItems":[{"id":30060,"uris":["http://zotero.org/users/9157291/items/BPUY94KP"],"itemData":{"id":30060,"type":"article-journal","abstract":"Life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005F1930" w:rsidRPr="00463D5F">
        <w:rPr>
          <w:lang w:val="en-US"/>
        </w:rPr>
        <w:fldChar w:fldCharType="separate"/>
      </w:r>
      <w:r w:rsidR="00551197" w:rsidRPr="00551197">
        <w:rPr>
          <w:rFonts w:ascii="Calibri" w:hAnsi="Calibri" w:cs="Calibri"/>
          <w:szCs w:val="24"/>
          <w:vertAlign w:val="superscript"/>
        </w:rPr>
        <w:t>46</w:t>
      </w:r>
      <w:r w:rsidR="005F1930" w:rsidRPr="00463D5F">
        <w:rPr>
          <w:lang w:val="en-US"/>
        </w:rPr>
        <w:fldChar w:fldCharType="end"/>
      </w:r>
      <w:r w:rsidR="005F1930">
        <w:t>.</w:t>
      </w:r>
    </w:p>
    <w:p w14:paraId="5712FA84" w14:textId="60E6B941" w:rsidR="001E7F75" w:rsidRPr="00E2198A" w:rsidRDefault="001E7F75" w:rsidP="001D2B7D">
      <w:pPr>
        <w:pStyle w:val="Heading2"/>
      </w:pPr>
      <w:commentRangeStart w:id="454"/>
      <w:r w:rsidRPr="00E2198A">
        <w:t>References</w:t>
      </w:r>
      <w:commentRangeEnd w:id="454"/>
      <w:r w:rsidR="00D14002">
        <w:rPr>
          <w:rStyle w:val="CommentReference"/>
          <w:rFonts w:eastAsiaTheme="minorHAnsi" w:cstheme="minorBidi"/>
          <w:b w:val="0"/>
          <w:u w:val="none"/>
        </w:rPr>
        <w:commentReference w:id="454"/>
      </w:r>
    </w:p>
    <w:p w14:paraId="77E97939" w14:textId="77777777" w:rsidR="00551197" w:rsidRPr="00551197" w:rsidRDefault="00783407" w:rsidP="00551197">
      <w:pPr>
        <w:pStyle w:val="Bibliography"/>
        <w:rPr>
          <w:rFonts w:ascii="Calibri" w:hAnsi="Calibri" w:cs="Calibri"/>
        </w:rPr>
      </w:pPr>
      <w:r>
        <w:rPr>
          <w:rFonts w:cstheme="minorHAnsi"/>
        </w:rPr>
        <w:fldChar w:fldCharType="begin"/>
      </w:r>
      <w:r w:rsidR="007B60B7">
        <w:rPr>
          <w:rFonts w:cstheme="minorHAnsi"/>
        </w:rPr>
        <w:instrText xml:space="preserve"> ADDIN ZOTERO_BIBL {"uncited":[],"omitted":[],"custom":[]} CSL_BIBLIOGRAPHY </w:instrText>
      </w:r>
      <w:r>
        <w:rPr>
          <w:rFonts w:cstheme="minorHAnsi"/>
        </w:rPr>
        <w:fldChar w:fldCharType="separate"/>
      </w:r>
      <w:r w:rsidR="00551197" w:rsidRPr="00551197">
        <w:rPr>
          <w:rFonts w:ascii="Calibri" w:hAnsi="Calibri" w:cs="Calibri"/>
        </w:rPr>
        <w:t>1</w:t>
      </w:r>
      <w:r w:rsidR="00551197" w:rsidRPr="00551197">
        <w:rPr>
          <w:rFonts w:ascii="Calibri" w:hAnsi="Calibri" w:cs="Calibri"/>
        </w:rPr>
        <w:tab/>
        <w:t xml:space="preserve">IEA, </w:t>
      </w:r>
      <w:r w:rsidR="00551197" w:rsidRPr="00551197">
        <w:rPr>
          <w:rFonts w:ascii="Calibri" w:hAnsi="Calibri" w:cs="Calibri"/>
          <w:i/>
          <w:iCs/>
        </w:rPr>
        <w:t>The Future of Petrochemicals: Towards more sustainable plastics and fertilisers</w:t>
      </w:r>
      <w:r w:rsidR="00551197" w:rsidRPr="00551197">
        <w:rPr>
          <w:rFonts w:ascii="Calibri" w:hAnsi="Calibri" w:cs="Calibri"/>
        </w:rPr>
        <w:t>, International Energy Agency, 2018.</w:t>
      </w:r>
    </w:p>
    <w:p w14:paraId="52DC8980" w14:textId="77777777" w:rsidR="00551197" w:rsidRPr="00551197" w:rsidRDefault="00551197" w:rsidP="00551197">
      <w:pPr>
        <w:pStyle w:val="Bibliography"/>
        <w:rPr>
          <w:rFonts w:ascii="Calibri" w:hAnsi="Calibri" w:cs="Calibri"/>
        </w:rPr>
      </w:pPr>
      <w:r w:rsidRPr="00551197">
        <w:rPr>
          <w:rFonts w:ascii="Calibri" w:hAnsi="Calibri" w:cs="Calibri"/>
        </w:rPr>
        <w:t>2</w:t>
      </w:r>
      <w:r w:rsidRPr="00551197">
        <w:rPr>
          <w:rFonts w:ascii="Calibri" w:hAnsi="Calibri" w:cs="Calibri"/>
        </w:rPr>
        <w:tab/>
        <w:t xml:space="preserve">F. Bauer, J. P. Tilsted, S. Pfister, C. Oberschelp and V. Kulionis, </w:t>
      </w:r>
      <w:r w:rsidRPr="00551197">
        <w:rPr>
          <w:rFonts w:ascii="Calibri" w:hAnsi="Calibri" w:cs="Calibri"/>
          <w:i/>
          <w:iCs/>
        </w:rPr>
        <w:t>Current Opinion in Chemical Engineering</w:t>
      </w:r>
      <w:r w:rsidRPr="00551197">
        <w:rPr>
          <w:rFonts w:ascii="Calibri" w:hAnsi="Calibri" w:cs="Calibri"/>
        </w:rPr>
        <w:t xml:space="preserve">, 2023, </w:t>
      </w:r>
      <w:r w:rsidRPr="00551197">
        <w:rPr>
          <w:rFonts w:ascii="Calibri" w:hAnsi="Calibri" w:cs="Calibri"/>
          <w:b/>
          <w:bCs/>
        </w:rPr>
        <w:t>39</w:t>
      </w:r>
      <w:r w:rsidRPr="00551197">
        <w:rPr>
          <w:rFonts w:ascii="Calibri" w:hAnsi="Calibri" w:cs="Calibri"/>
        </w:rPr>
        <w:t>, 100881.</w:t>
      </w:r>
    </w:p>
    <w:p w14:paraId="7193CED6" w14:textId="77777777" w:rsidR="00551197" w:rsidRPr="00551197" w:rsidRDefault="00551197" w:rsidP="00551197">
      <w:pPr>
        <w:pStyle w:val="Bibliography"/>
        <w:rPr>
          <w:rFonts w:ascii="Calibri" w:hAnsi="Calibri" w:cs="Calibri"/>
        </w:rPr>
      </w:pPr>
      <w:r w:rsidRPr="00551197">
        <w:rPr>
          <w:rFonts w:ascii="Calibri" w:hAnsi="Calibri" w:cs="Calibri"/>
        </w:rPr>
        <w:t>3</w:t>
      </w:r>
      <w:r w:rsidRPr="00551197">
        <w:rPr>
          <w:rFonts w:ascii="Calibri" w:hAnsi="Calibri" w:cs="Calibri"/>
        </w:rPr>
        <w:tab/>
        <w:t xml:space="preserve">F. Bauer, V. Kulionis, C. Oberschelp, S. Pfister, J. P. Tilsted, G. D. Finkill and S. Fjäll, </w:t>
      </w:r>
      <w:r w:rsidRPr="00551197">
        <w:rPr>
          <w:rFonts w:ascii="Calibri" w:hAnsi="Calibri" w:cs="Calibri"/>
          <w:i/>
          <w:iCs/>
        </w:rPr>
        <w:t>Petrochemicals and Climate Change: Tracing Globally Growing Emissions and Key Blind Spots in a Fossil-Based Industry</w:t>
      </w:r>
      <w:r w:rsidRPr="00551197">
        <w:rPr>
          <w:rFonts w:ascii="Calibri" w:hAnsi="Calibri" w:cs="Calibri"/>
        </w:rPr>
        <w:t>, Lund University, Lund, 2022.</w:t>
      </w:r>
    </w:p>
    <w:p w14:paraId="4E72D1B1" w14:textId="77777777" w:rsidR="00551197" w:rsidRPr="00551197" w:rsidRDefault="00551197" w:rsidP="00551197">
      <w:pPr>
        <w:pStyle w:val="Bibliography"/>
        <w:rPr>
          <w:rFonts w:ascii="Calibri" w:hAnsi="Calibri" w:cs="Calibri"/>
        </w:rPr>
      </w:pPr>
      <w:r w:rsidRPr="00551197">
        <w:rPr>
          <w:rFonts w:ascii="Calibri" w:hAnsi="Calibri" w:cs="Calibri"/>
        </w:rPr>
        <w:t>4</w:t>
      </w:r>
      <w:r w:rsidRPr="00551197">
        <w:rPr>
          <w:rFonts w:ascii="Calibri" w:hAnsi="Calibri" w:cs="Calibri"/>
        </w:rPr>
        <w:tab/>
        <w:t xml:space="preserve">J. W. Erisman, M. A. Sutton, J. Galloway, Z. Klimont and W. Winiwarter, </w:t>
      </w:r>
      <w:r w:rsidRPr="00551197">
        <w:rPr>
          <w:rFonts w:ascii="Calibri" w:hAnsi="Calibri" w:cs="Calibri"/>
          <w:i/>
          <w:iCs/>
        </w:rPr>
        <w:t>Nature Geosci</w:t>
      </w:r>
      <w:r w:rsidRPr="00551197">
        <w:rPr>
          <w:rFonts w:ascii="Calibri" w:hAnsi="Calibri" w:cs="Calibri"/>
        </w:rPr>
        <w:t xml:space="preserve">, 2008, </w:t>
      </w:r>
      <w:r w:rsidRPr="00551197">
        <w:rPr>
          <w:rFonts w:ascii="Calibri" w:hAnsi="Calibri" w:cs="Calibri"/>
          <w:b/>
          <w:bCs/>
        </w:rPr>
        <w:t>1</w:t>
      </w:r>
      <w:r w:rsidRPr="00551197">
        <w:rPr>
          <w:rFonts w:ascii="Calibri" w:hAnsi="Calibri" w:cs="Calibri"/>
        </w:rPr>
        <w:t>, 636–639.</w:t>
      </w:r>
    </w:p>
    <w:p w14:paraId="25E34726" w14:textId="77777777" w:rsidR="00551197" w:rsidRPr="00551197" w:rsidRDefault="00551197" w:rsidP="00551197">
      <w:pPr>
        <w:pStyle w:val="Bibliography"/>
        <w:rPr>
          <w:rFonts w:ascii="Calibri" w:hAnsi="Calibri" w:cs="Calibri"/>
          <w:lang w:val="de-CH"/>
        </w:rPr>
      </w:pPr>
      <w:r w:rsidRPr="00551197">
        <w:rPr>
          <w:rFonts w:ascii="Calibri" w:hAnsi="Calibri" w:cs="Calibri"/>
        </w:rPr>
        <w:t>5</w:t>
      </w:r>
      <w:r w:rsidRPr="00551197">
        <w:rPr>
          <w:rFonts w:ascii="Calibri" w:hAnsi="Calibri" w:cs="Calibri"/>
        </w:rPr>
        <w:tab/>
        <w:t xml:space="preserve">L. Rosa and P. Gabrielli, </w:t>
      </w:r>
      <w:r w:rsidRPr="00551197">
        <w:rPr>
          <w:rFonts w:ascii="Calibri" w:hAnsi="Calibri" w:cs="Calibri"/>
          <w:i/>
          <w:iCs/>
        </w:rPr>
        <w:t xml:space="preserve">Environ. </w:t>
      </w:r>
      <w:r w:rsidRPr="00551197">
        <w:rPr>
          <w:rFonts w:ascii="Calibri" w:hAnsi="Calibri" w:cs="Calibri"/>
          <w:i/>
          <w:iCs/>
          <w:lang w:val="de-CH"/>
        </w:rPr>
        <w:t>Res. Lett.</w:t>
      </w:r>
      <w:r w:rsidRPr="00551197">
        <w:rPr>
          <w:rFonts w:ascii="Calibri" w:hAnsi="Calibri" w:cs="Calibri"/>
          <w:lang w:val="de-CH"/>
        </w:rPr>
        <w:t xml:space="preserve">, 2022, </w:t>
      </w:r>
      <w:r w:rsidRPr="00551197">
        <w:rPr>
          <w:rFonts w:ascii="Calibri" w:hAnsi="Calibri" w:cs="Calibri"/>
          <w:b/>
          <w:bCs/>
          <w:lang w:val="de-CH"/>
        </w:rPr>
        <w:t>18</w:t>
      </w:r>
      <w:r w:rsidRPr="00551197">
        <w:rPr>
          <w:rFonts w:ascii="Calibri" w:hAnsi="Calibri" w:cs="Calibri"/>
          <w:lang w:val="de-CH"/>
        </w:rPr>
        <w:t>, 014008.</w:t>
      </w:r>
    </w:p>
    <w:p w14:paraId="1B2D3A19" w14:textId="77777777" w:rsidR="00551197" w:rsidRPr="00551197" w:rsidRDefault="00551197" w:rsidP="00551197">
      <w:pPr>
        <w:pStyle w:val="Bibliography"/>
        <w:rPr>
          <w:rFonts w:ascii="Calibri" w:hAnsi="Calibri" w:cs="Calibri"/>
          <w:lang w:val="de-CH"/>
        </w:rPr>
      </w:pPr>
      <w:r w:rsidRPr="00551197">
        <w:rPr>
          <w:rFonts w:ascii="Calibri" w:hAnsi="Calibri" w:cs="Calibri"/>
          <w:lang w:val="de-CH"/>
        </w:rPr>
        <w:t>6</w:t>
      </w:r>
      <w:r w:rsidRPr="00551197">
        <w:rPr>
          <w:rFonts w:ascii="Calibri" w:hAnsi="Calibri" w:cs="Calibri"/>
          <w:lang w:val="de-CH"/>
        </w:rPr>
        <w:tab/>
        <w:t xml:space="preserve">G. A. Olah, </w:t>
      </w:r>
      <w:r w:rsidRPr="00551197">
        <w:rPr>
          <w:rFonts w:ascii="Calibri" w:hAnsi="Calibri" w:cs="Calibri"/>
          <w:i/>
          <w:iCs/>
          <w:lang w:val="de-CH"/>
        </w:rPr>
        <w:t>Angewandte Chemie International Edition</w:t>
      </w:r>
      <w:r w:rsidRPr="00551197">
        <w:rPr>
          <w:rFonts w:ascii="Calibri" w:hAnsi="Calibri" w:cs="Calibri"/>
          <w:lang w:val="de-CH"/>
        </w:rPr>
        <w:t xml:space="preserve">, 2005, </w:t>
      </w:r>
      <w:r w:rsidRPr="00551197">
        <w:rPr>
          <w:rFonts w:ascii="Calibri" w:hAnsi="Calibri" w:cs="Calibri"/>
          <w:b/>
          <w:bCs/>
          <w:lang w:val="de-CH"/>
        </w:rPr>
        <w:t>44</w:t>
      </w:r>
      <w:r w:rsidRPr="00551197">
        <w:rPr>
          <w:rFonts w:ascii="Calibri" w:hAnsi="Calibri" w:cs="Calibri"/>
          <w:lang w:val="de-CH"/>
        </w:rPr>
        <w:t>, 2636–2639.</w:t>
      </w:r>
    </w:p>
    <w:p w14:paraId="311A9AE3" w14:textId="77777777" w:rsidR="00551197" w:rsidRPr="00551197" w:rsidRDefault="00551197" w:rsidP="00551197">
      <w:pPr>
        <w:pStyle w:val="Bibliography"/>
        <w:rPr>
          <w:rFonts w:ascii="Calibri" w:hAnsi="Calibri" w:cs="Calibri"/>
        </w:rPr>
      </w:pPr>
      <w:r w:rsidRPr="00551197">
        <w:rPr>
          <w:rFonts w:ascii="Calibri" w:hAnsi="Calibri" w:cs="Calibri"/>
        </w:rPr>
        <w:t>7</w:t>
      </w:r>
      <w:r w:rsidRPr="00551197">
        <w:rPr>
          <w:rFonts w:ascii="Calibri" w:hAnsi="Calibri" w:cs="Calibri"/>
        </w:rPr>
        <w:tab/>
        <w:t xml:space="preserve">IEA, </w:t>
      </w:r>
      <w:r w:rsidRPr="00551197">
        <w:rPr>
          <w:rFonts w:ascii="Calibri" w:hAnsi="Calibri" w:cs="Calibri"/>
          <w:i/>
          <w:iCs/>
        </w:rPr>
        <w:t>Ammonia Technology Roadmap: Towards more sustainable nitrogen fertiliser production</w:t>
      </w:r>
      <w:r w:rsidRPr="00551197">
        <w:rPr>
          <w:rFonts w:ascii="Calibri" w:hAnsi="Calibri" w:cs="Calibri"/>
        </w:rPr>
        <w:t>, OECD, 2021.</w:t>
      </w:r>
    </w:p>
    <w:p w14:paraId="64B4CD14" w14:textId="77777777" w:rsidR="00551197" w:rsidRPr="00551197" w:rsidRDefault="00551197" w:rsidP="00551197">
      <w:pPr>
        <w:pStyle w:val="Bibliography"/>
        <w:rPr>
          <w:rFonts w:ascii="Calibri" w:hAnsi="Calibri" w:cs="Calibri"/>
        </w:rPr>
      </w:pPr>
      <w:r w:rsidRPr="00551197">
        <w:rPr>
          <w:rFonts w:ascii="Calibri" w:hAnsi="Calibri" w:cs="Calibri"/>
        </w:rPr>
        <w:t>8</w:t>
      </w:r>
      <w:r w:rsidRPr="00551197">
        <w:rPr>
          <w:rFonts w:ascii="Calibri" w:hAnsi="Calibri" w:cs="Calibri"/>
        </w:rPr>
        <w:tab/>
        <w:t xml:space="preserve">IRENA, </w:t>
      </w:r>
      <w:r w:rsidRPr="00551197">
        <w:rPr>
          <w:rFonts w:ascii="Calibri" w:hAnsi="Calibri" w:cs="Calibri"/>
          <w:i/>
          <w:iCs/>
        </w:rPr>
        <w:t>Innovation Outlook: Renewable Methanol</w:t>
      </w:r>
      <w:r w:rsidRPr="00551197">
        <w:rPr>
          <w:rFonts w:ascii="Calibri" w:hAnsi="Calibri" w:cs="Calibri"/>
        </w:rPr>
        <w:t>, 2021.</w:t>
      </w:r>
    </w:p>
    <w:p w14:paraId="072C7793" w14:textId="77777777" w:rsidR="00551197" w:rsidRPr="00551197" w:rsidRDefault="00551197" w:rsidP="00551197">
      <w:pPr>
        <w:pStyle w:val="Bibliography"/>
        <w:rPr>
          <w:rFonts w:ascii="Calibri" w:hAnsi="Calibri" w:cs="Calibri"/>
        </w:rPr>
      </w:pPr>
      <w:r w:rsidRPr="00551197">
        <w:rPr>
          <w:rFonts w:ascii="Calibri" w:hAnsi="Calibri" w:cs="Calibri"/>
        </w:rPr>
        <w:t>9</w:t>
      </w:r>
      <w:r w:rsidRPr="00551197">
        <w:rPr>
          <w:rFonts w:ascii="Calibri" w:hAnsi="Calibri" w:cs="Calibri"/>
        </w:rPr>
        <w:tab/>
        <w:t xml:space="preserve">S. C. D’Angelo, S. Cobo, V. Tulus, A. Nabera, A. J. Martín, J. Pérez-Ramírez and G. Guillén-Gosálbez, </w:t>
      </w:r>
      <w:r w:rsidRPr="00551197">
        <w:rPr>
          <w:rFonts w:ascii="Calibri" w:hAnsi="Calibri" w:cs="Calibri"/>
          <w:i/>
          <w:iCs/>
        </w:rPr>
        <w:t>ACS Sustainable Chem. Eng.</w:t>
      </w:r>
      <w:r w:rsidRPr="00551197">
        <w:rPr>
          <w:rFonts w:ascii="Calibri" w:hAnsi="Calibri" w:cs="Calibri"/>
        </w:rPr>
        <w:t xml:space="preserve">, 2021, </w:t>
      </w:r>
      <w:r w:rsidRPr="00551197">
        <w:rPr>
          <w:rFonts w:ascii="Calibri" w:hAnsi="Calibri" w:cs="Calibri"/>
          <w:b/>
          <w:bCs/>
        </w:rPr>
        <w:t>9</w:t>
      </w:r>
      <w:r w:rsidRPr="00551197">
        <w:rPr>
          <w:rFonts w:ascii="Calibri" w:hAnsi="Calibri" w:cs="Calibri"/>
        </w:rPr>
        <w:t>, 9740–9749.</w:t>
      </w:r>
    </w:p>
    <w:p w14:paraId="4FF3E6D1" w14:textId="77777777" w:rsidR="00551197" w:rsidRPr="00551197" w:rsidRDefault="00551197" w:rsidP="00551197">
      <w:pPr>
        <w:pStyle w:val="Bibliography"/>
        <w:rPr>
          <w:rFonts w:ascii="Calibri" w:hAnsi="Calibri" w:cs="Calibri"/>
        </w:rPr>
      </w:pPr>
      <w:r w:rsidRPr="00551197">
        <w:rPr>
          <w:rFonts w:ascii="Calibri" w:hAnsi="Calibri" w:cs="Calibri"/>
        </w:rPr>
        <w:t>10</w:t>
      </w:r>
      <w:r w:rsidRPr="00551197">
        <w:rPr>
          <w:rFonts w:ascii="Calibri" w:hAnsi="Calibri" w:cs="Calibri"/>
        </w:rPr>
        <w:tab/>
        <w:t xml:space="preserve">A. González-Garay, M. S. Frei, A. Al-Qahtani, C. Mondelli, G. Guillén-Gosálbez and J. Pérez-Ramírez, </w:t>
      </w:r>
      <w:r w:rsidRPr="00551197">
        <w:rPr>
          <w:rFonts w:ascii="Calibri" w:hAnsi="Calibri" w:cs="Calibri"/>
          <w:i/>
          <w:iCs/>
        </w:rPr>
        <w:t>Energy Environ. Sci.</w:t>
      </w:r>
      <w:r w:rsidRPr="00551197">
        <w:rPr>
          <w:rFonts w:ascii="Calibri" w:hAnsi="Calibri" w:cs="Calibri"/>
        </w:rPr>
        <w:t xml:space="preserve">, 2019, </w:t>
      </w:r>
      <w:r w:rsidRPr="00551197">
        <w:rPr>
          <w:rFonts w:ascii="Calibri" w:hAnsi="Calibri" w:cs="Calibri"/>
          <w:b/>
          <w:bCs/>
        </w:rPr>
        <w:t>12</w:t>
      </w:r>
      <w:r w:rsidRPr="00551197">
        <w:rPr>
          <w:rFonts w:ascii="Calibri" w:hAnsi="Calibri" w:cs="Calibri"/>
        </w:rPr>
        <w:t>, 3425–3436.</w:t>
      </w:r>
    </w:p>
    <w:p w14:paraId="5AEAC467" w14:textId="77777777" w:rsidR="00551197" w:rsidRPr="00551197" w:rsidRDefault="00551197" w:rsidP="00551197">
      <w:pPr>
        <w:pStyle w:val="Bibliography"/>
        <w:rPr>
          <w:rFonts w:ascii="Calibri" w:hAnsi="Calibri" w:cs="Calibri"/>
        </w:rPr>
      </w:pPr>
      <w:r w:rsidRPr="00551197">
        <w:rPr>
          <w:rFonts w:ascii="Calibri" w:hAnsi="Calibri" w:cs="Calibri"/>
        </w:rPr>
        <w:t>11</w:t>
      </w:r>
      <w:r w:rsidRPr="00551197">
        <w:rPr>
          <w:rFonts w:ascii="Calibri" w:hAnsi="Calibri" w:cs="Calibri"/>
        </w:rPr>
        <w:tab/>
        <w:t xml:space="preserve">Z. J. Schiffer and K. Manthiram, </w:t>
      </w:r>
      <w:r w:rsidRPr="00551197">
        <w:rPr>
          <w:rFonts w:ascii="Calibri" w:hAnsi="Calibri" w:cs="Calibri"/>
          <w:i/>
          <w:iCs/>
        </w:rPr>
        <w:t>Joule</w:t>
      </w:r>
      <w:r w:rsidRPr="00551197">
        <w:rPr>
          <w:rFonts w:ascii="Calibri" w:hAnsi="Calibri" w:cs="Calibri"/>
        </w:rPr>
        <w:t xml:space="preserve">, 2017, </w:t>
      </w:r>
      <w:r w:rsidRPr="00551197">
        <w:rPr>
          <w:rFonts w:ascii="Calibri" w:hAnsi="Calibri" w:cs="Calibri"/>
          <w:b/>
          <w:bCs/>
        </w:rPr>
        <w:t>1</w:t>
      </w:r>
      <w:r w:rsidRPr="00551197">
        <w:rPr>
          <w:rFonts w:ascii="Calibri" w:hAnsi="Calibri" w:cs="Calibri"/>
        </w:rPr>
        <w:t>, 10–14.</w:t>
      </w:r>
    </w:p>
    <w:p w14:paraId="7B7D9382" w14:textId="77777777" w:rsidR="00551197" w:rsidRPr="00551197" w:rsidRDefault="00551197" w:rsidP="00551197">
      <w:pPr>
        <w:pStyle w:val="Bibliography"/>
        <w:rPr>
          <w:rFonts w:ascii="Calibri" w:hAnsi="Calibri" w:cs="Calibri"/>
        </w:rPr>
      </w:pPr>
      <w:r w:rsidRPr="00551197">
        <w:rPr>
          <w:rFonts w:ascii="Calibri" w:hAnsi="Calibri" w:cs="Calibri"/>
        </w:rPr>
        <w:lastRenderedPageBreak/>
        <w:t>12</w:t>
      </w:r>
      <w:r w:rsidRPr="00551197">
        <w:rPr>
          <w:rFonts w:ascii="Calibri" w:hAnsi="Calibri" w:cs="Calibri"/>
        </w:rPr>
        <w:tab/>
        <w:t xml:space="preserve">J.-P. Lange, </w:t>
      </w:r>
      <w:r w:rsidRPr="00551197">
        <w:rPr>
          <w:rFonts w:ascii="Calibri" w:hAnsi="Calibri" w:cs="Calibri"/>
          <w:i/>
          <w:iCs/>
        </w:rPr>
        <w:t>Energy Environ. Sci.</w:t>
      </w:r>
      <w:r w:rsidRPr="00551197">
        <w:rPr>
          <w:rFonts w:ascii="Calibri" w:hAnsi="Calibri" w:cs="Calibri"/>
        </w:rPr>
        <w:t xml:space="preserve">, 2021, </w:t>
      </w:r>
      <w:r w:rsidRPr="00551197">
        <w:rPr>
          <w:rFonts w:ascii="Calibri" w:hAnsi="Calibri" w:cs="Calibri"/>
          <w:b/>
          <w:bCs/>
        </w:rPr>
        <w:t>14</w:t>
      </w:r>
      <w:r w:rsidRPr="00551197">
        <w:rPr>
          <w:rFonts w:ascii="Calibri" w:hAnsi="Calibri" w:cs="Calibri"/>
        </w:rPr>
        <w:t>, 4358–4376.</w:t>
      </w:r>
    </w:p>
    <w:p w14:paraId="1B90D83E" w14:textId="77777777" w:rsidR="00551197" w:rsidRPr="00551197" w:rsidRDefault="00551197" w:rsidP="00551197">
      <w:pPr>
        <w:pStyle w:val="Bibliography"/>
        <w:rPr>
          <w:rFonts w:ascii="Calibri" w:hAnsi="Calibri" w:cs="Calibri"/>
        </w:rPr>
      </w:pPr>
      <w:r w:rsidRPr="00551197">
        <w:rPr>
          <w:rFonts w:ascii="Calibri" w:hAnsi="Calibri" w:cs="Calibri"/>
        </w:rPr>
        <w:t>13</w:t>
      </w:r>
      <w:r w:rsidRPr="00551197">
        <w:rPr>
          <w:rFonts w:ascii="Calibri" w:hAnsi="Calibri" w:cs="Calibri"/>
        </w:rPr>
        <w:tab/>
        <w:t xml:space="preserve">F. Ausfelder, E. O. Herrman and L. F. López González, </w:t>
      </w:r>
      <w:r w:rsidRPr="00551197">
        <w:rPr>
          <w:rFonts w:ascii="Calibri" w:hAnsi="Calibri" w:cs="Calibri"/>
          <w:i/>
          <w:iCs/>
        </w:rPr>
        <w:t>Technology options for CO2-emission reduction of hydrogen feedstock in ammonia production</w:t>
      </w:r>
      <w:r w:rsidRPr="00551197">
        <w:rPr>
          <w:rFonts w:ascii="Calibri" w:hAnsi="Calibri" w:cs="Calibri"/>
        </w:rPr>
        <w:t>, DECHEMA Gesellschaft für Chemische Technik und Biotechnologie e.V, 2022.</w:t>
      </w:r>
    </w:p>
    <w:p w14:paraId="1EC4794C" w14:textId="77777777" w:rsidR="00551197" w:rsidRPr="00551197" w:rsidRDefault="00551197" w:rsidP="00551197">
      <w:pPr>
        <w:pStyle w:val="Bibliography"/>
        <w:rPr>
          <w:rFonts w:ascii="Calibri" w:hAnsi="Calibri" w:cs="Calibri"/>
        </w:rPr>
      </w:pPr>
      <w:r w:rsidRPr="00551197">
        <w:rPr>
          <w:rFonts w:ascii="Calibri" w:hAnsi="Calibri" w:cs="Calibri"/>
        </w:rPr>
        <w:t>14</w:t>
      </w:r>
      <w:r w:rsidRPr="00551197">
        <w:rPr>
          <w:rFonts w:ascii="Calibri" w:hAnsi="Calibri" w:cs="Calibri"/>
        </w:rPr>
        <w:tab/>
        <w:t xml:space="preserve">IEA, </w:t>
      </w:r>
      <w:r w:rsidRPr="00551197">
        <w:rPr>
          <w:rFonts w:ascii="Calibri" w:hAnsi="Calibri" w:cs="Calibri"/>
          <w:i/>
          <w:iCs/>
        </w:rPr>
        <w:t>Technology Roadmap Energy and GHG Reductions in the Chemical Industry via Catalytic Processes</w:t>
      </w:r>
      <w:r w:rsidRPr="00551197">
        <w:rPr>
          <w:rFonts w:ascii="Calibri" w:hAnsi="Calibri" w:cs="Calibri"/>
        </w:rPr>
        <w:t>, International Energy Agency, 2013.</w:t>
      </w:r>
    </w:p>
    <w:p w14:paraId="726E29FB" w14:textId="77777777" w:rsidR="00551197" w:rsidRPr="00551197" w:rsidRDefault="00551197" w:rsidP="00551197">
      <w:pPr>
        <w:pStyle w:val="Bibliography"/>
        <w:rPr>
          <w:rFonts w:ascii="Calibri" w:hAnsi="Calibri" w:cs="Calibri"/>
        </w:rPr>
      </w:pPr>
      <w:r w:rsidRPr="00551197">
        <w:rPr>
          <w:rFonts w:ascii="Calibri" w:hAnsi="Calibri" w:cs="Calibri"/>
        </w:rPr>
        <w:t>15</w:t>
      </w:r>
      <w:r w:rsidRPr="00551197">
        <w:rPr>
          <w:rFonts w:ascii="Calibri" w:hAnsi="Calibri" w:cs="Calibri"/>
        </w:rPr>
        <w:tab/>
        <w:t xml:space="preserve">J. Huo, Z. Wang, C. Oberschelp, G. Guillén-Gosálbez and S. Hellweg, </w:t>
      </w:r>
      <w:r w:rsidRPr="00551197">
        <w:rPr>
          <w:rFonts w:ascii="Calibri" w:hAnsi="Calibri" w:cs="Calibri"/>
          <w:i/>
          <w:iCs/>
        </w:rPr>
        <w:t>Green Chem.</w:t>
      </w:r>
      <w:r w:rsidRPr="00551197">
        <w:rPr>
          <w:rFonts w:ascii="Calibri" w:hAnsi="Calibri" w:cs="Calibri"/>
        </w:rPr>
        <w:t xml:space="preserve">, 2023, </w:t>
      </w:r>
      <w:r w:rsidRPr="00551197">
        <w:rPr>
          <w:rFonts w:ascii="Calibri" w:hAnsi="Calibri" w:cs="Calibri"/>
          <w:b/>
          <w:bCs/>
        </w:rPr>
        <w:t>25</w:t>
      </w:r>
      <w:r w:rsidRPr="00551197">
        <w:rPr>
          <w:rFonts w:ascii="Calibri" w:hAnsi="Calibri" w:cs="Calibri"/>
        </w:rPr>
        <w:t>, 415–430.</w:t>
      </w:r>
    </w:p>
    <w:p w14:paraId="074D6611" w14:textId="77777777" w:rsidR="00551197" w:rsidRPr="00551197" w:rsidRDefault="00551197" w:rsidP="00551197">
      <w:pPr>
        <w:pStyle w:val="Bibliography"/>
        <w:rPr>
          <w:rFonts w:ascii="Calibri" w:hAnsi="Calibri" w:cs="Calibri"/>
        </w:rPr>
      </w:pPr>
      <w:r w:rsidRPr="00551197">
        <w:rPr>
          <w:rFonts w:ascii="Calibri" w:hAnsi="Calibri" w:cs="Calibri"/>
        </w:rPr>
        <w:t>16</w:t>
      </w:r>
      <w:r w:rsidRPr="00551197">
        <w:rPr>
          <w:rFonts w:ascii="Calibri" w:hAnsi="Calibri" w:cs="Calibri"/>
        </w:rPr>
        <w:tab/>
        <w:t xml:space="preserve">Á. Galán-Martín, V. Tulus, I. Díaz, C. Pozo, J. Pérez-Ramírez and G. Guillén-Gosálbez, </w:t>
      </w:r>
      <w:r w:rsidRPr="00551197">
        <w:rPr>
          <w:rFonts w:ascii="Calibri" w:hAnsi="Calibri" w:cs="Calibri"/>
          <w:i/>
          <w:iCs/>
        </w:rPr>
        <w:t>One Earth</w:t>
      </w:r>
      <w:r w:rsidRPr="00551197">
        <w:rPr>
          <w:rFonts w:ascii="Calibri" w:hAnsi="Calibri" w:cs="Calibri"/>
        </w:rPr>
        <w:t xml:space="preserve">, 2021, </w:t>
      </w:r>
      <w:r w:rsidRPr="00551197">
        <w:rPr>
          <w:rFonts w:ascii="Calibri" w:hAnsi="Calibri" w:cs="Calibri"/>
          <w:b/>
          <w:bCs/>
        </w:rPr>
        <w:t>4</w:t>
      </w:r>
      <w:r w:rsidRPr="00551197">
        <w:rPr>
          <w:rFonts w:ascii="Calibri" w:hAnsi="Calibri" w:cs="Calibri"/>
        </w:rPr>
        <w:t>, 565–583.</w:t>
      </w:r>
    </w:p>
    <w:p w14:paraId="3F515299" w14:textId="77777777" w:rsidR="00551197" w:rsidRPr="00551197" w:rsidRDefault="00551197" w:rsidP="00551197">
      <w:pPr>
        <w:pStyle w:val="Bibliography"/>
        <w:rPr>
          <w:rFonts w:ascii="Calibri" w:hAnsi="Calibri" w:cs="Calibri"/>
        </w:rPr>
      </w:pPr>
      <w:r w:rsidRPr="00551197">
        <w:rPr>
          <w:rFonts w:ascii="Calibri" w:hAnsi="Calibri" w:cs="Calibri"/>
        </w:rPr>
        <w:t>17</w:t>
      </w:r>
      <w:r w:rsidRPr="00551197">
        <w:rPr>
          <w:rFonts w:ascii="Calibri" w:hAnsi="Calibri" w:cs="Calibri"/>
        </w:rPr>
        <w:tab/>
        <w:t xml:space="preserve">I. Ioannou, Á. Galán-Martín, J. Pérez-Ramírez and G. Guillén-Gosálbez, </w:t>
      </w:r>
      <w:r w:rsidRPr="00551197">
        <w:rPr>
          <w:rFonts w:ascii="Calibri" w:hAnsi="Calibri" w:cs="Calibri"/>
          <w:i/>
          <w:iCs/>
        </w:rPr>
        <w:t>Energy Environ. Sci.</w:t>
      </w:r>
      <w:r w:rsidRPr="00551197">
        <w:rPr>
          <w:rFonts w:ascii="Calibri" w:hAnsi="Calibri" w:cs="Calibri"/>
        </w:rPr>
        <w:t>, , DOI:10.1039/D2EE01153K.</w:t>
      </w:r>
    </w:p>
    <w:p w14:paraId="2DDA88CE" w14:textId="77777777" w:rsidR="00551197" w:rsidRPr="00551197" w:rsidRDefault="00551197" w:rsidP="00551197">
      <w:pPr>
        <w:pStyle w:val="Bibliography"/>
        <w:rPr>
          <w:rFonts w:ascii="Calibri" w:hAnsi="Calibri" w:cs="Calibri"/>
        </w:rPr>
      </w:pPr>
      <w:r w:rsidRPr="00551197">
        <w:rPr>
          <w:rFonts w:ascii="Calibri" w:hAnsi="Calibri" w:cs="Calibri"/>
        </w:rPr>
        <w:t>18</w:t>
      </w:r>
      <w:r w:rsidRPr="00551197">
        <w:rPr>
          <w:rFonts w:ascii="Calibri" w:hAnsi="Calibri" w:cs="Calibri"/>
        </w:rPr>
        <w:tab/>
        <w:t xml:space="preserve">A. Kätelhön, R. Meys, S. Deutz, S. Suh and A. Bardow, </w:t>
      </w:r>
      <w:r w:rsidRPr="00551197">
        <w:rPr>
          <w:rFonts w:ascii="Calibri" w:hAnsi="Calibri" w:cs="Calibri"/>
          <w:i/>
          <w:iCs/>
        </w:rPr>
        <w:t>Proceedings of the National Academy of Sciences</w:t>
      </w:r>
      <w:r w:rsidRPr="00551197">
        <w:rPr>
          <w:rFonts w:ascii="Calibri" w:hAnsi="Calibri" w:cs="Calibri"/>
        </w:rPr>
        <w:t xml:space="preserve">, 2019, </w:t>
      </w:r>
      <w:r w:rsidRPr="00551197">
        <w:rPr>
          <w:rFonts w:ascii="Calibri" w:hAnsi="Calibri" w:cs="Calibri"/>
          <w:b/>
          <w:bCs/>
        </w:rPr>
        <w:t>116</w:t>
      </w:r>
      <w:r w:rsidRPr="00551197">
        <w:rPr>
          <w:rFonts w:ascii="Calibri" w:hAnsi="Calibri" w:cs="Calibri"/>
        </w:rPr>
        <w:t>, 11187–11194.</w:t>
      </w:r>
    </w:p>
    <w:p w14:paraId="33BF1CC8" w14:textId="77777777" w:rsidR="00551197" w:rsidRPr="00551197" w:rsidRDefault="00551197" w:rsidP="00551197">
      <w:pPr>
        <w:pStyle w:val="Bibliography"/>
        <w:rPr>
          <w:rFonts w:ascii="Calibri" w:hAnsi="Calibri" w:cs="Calibri"/>
        </w:rPr>
      </w:pPr>
      <w:r w:rsidRPr="00551197">
        <w:rPr>
          <w:rFonts w:ascii="Calibri" w:hAnsi="Calibri" w:cs="Calibri"/>
        </w:rPr>
        <w:t>19</w:t>
      </w:r>
      <w:r w:rsidRPr="00551197">
        <w:rPr>
          <w:rFonts w:ascii="Calibri" w:hAnsi="Calibri" w:cs="Calibri"/>
        </w:rPr>
        <w:tab/>
        <w:t xml:space="preserve">C. Hepburn, E. Adlen, J. Beddington, E. A. Carter, S. Fuss, N. Mac Dowell, J. C. Minx, P. Smith and C. K. Williams, </w:t>
      </w:r>
      <w:r w:rsidRPr="00551197">
        <w:rPr>
          <w:rFonts w:ascii="Calibri" w:hAnsi="Calibri" w:cs="Calibri"/>
          <w:i/>
          <w:iCs/>
        </w:rPr>
        <w:t>Nature</w:t>
      </w:r>
      <w:r w:rsidRPr="00551197">
        <w:rPr>
          <w:rFonts w:ascii="Calibri" w:hAnsi="Calibri" w:cs="Calibri"/>
        </w:rPr>
        <w:t xml:space="preserve">, 2019, </w:t>
      </w:r>
      <w:r w:rsidRPr="00551197">
        <w:rPr>
          <w:rFonts w:ascii="Calibri" w:hAnsi="Calibri" w:cs="Calibri"/>
          <w:b/>
          <w:bCs/>
        </w:rPr>
        <w:t>575</w:t>
      </w:r>
      <w:r w:rsidRPr="00551197">
        <w:rPr>
          <w:rFonts w:ascii="Calibri" w:hAnsi="Calibri" w:cs="Calibri"/>
        </w:rPr>
        <w:t>, 87–97.</w:t>
      </w:r>
    </w:p>
    <w:p w14:paraId="45BFE53F" w14:textId="77777777" w:rsidR="00551197" w:rsidRPr="00551197" w:rsidRDefault="00551197" w:rsidP="00551197">
      <w:pPr>
        <w:pStyle w:val="Bibliography"/>
        <w:rPr>
          <w:rFonts w:ascii="Calibri" w:hAnsi="Calibri" w:cs="Calibri"/>
        </w:rPr>
      </w:pPr>
      <w:r w:rsidRPr="00551197">
        <w:rPr>
          <w:rFonts w:ascii="Calibri" w:hAnsi="Calibri" w:cs="Calibri"/>
        </w:rPr>
        <w:t>20</w:t>
      </w:r>
      <w:r w:rsidRPr="00551197">
        <w:rPr>
          <w:rFonts w:ascii="Calibri" w:hAnsi="Calibri" w:cs="Calibri"/>
        </w:rPr>
        <w:tab/>
        <w:t xml:space="preserve">P. Heather, </w:t>
      </w:r>
      <w:r w:rsidRPr="00551197">
        <w:rPr>
          <w:rFonts w:ascii="Calibri" w:hAnsi="Calibri" w:cs="Calibri"/>
          <w:i/>
          <w:iCs/>
        </w:rPr>
        <w:t>European Traded Gas Hubs: the supremacy of TTF</w:t>
      </w:r>
      <w:r w:rsidRPr="00551197">
        <w:rPr>
          <w:rFonts w:ascii="Calibri" w:hAnsi="Calibri" w:cs="Calibri"/>
        </w:rPr>
        <w:t>, The Oxford Institute for Energy Studies, 2022.</w:t>
      </w:r>
    </w:p>
    <w:p w14:paraId="6DCA6B64" w14:textId="77777777" w:rsidR="00551197" w:rsidRPr="00551197" w:rsidRDefault="00551197" w:rsidP="00551197">
      <w:pPr>
        <w:pStyle w:val="Bibliography"/>
        <w:rPr>
          <w:rFonts w:ascii="Calibri" w:hAnsi="Calibri" w:cs="Calibri"/>
        </w:rPr>
      </w:pPr>
      <w:r w:rsidRPr="00551197">
        <w:rPr>
          <w:rFonts w:ascii="Calibri" w:hAnsi="Calibri" w:cs="Calibri"/>
        </w:rPr>
        <w:t>21</w:t>
      </w:r>
      <w:r w:rsidRPr="00551197">
        <w:rPr>
          <w:rFonts w:ascii="Calibri" w:hAnsi="Calibri" w:cs="Calibri"/>
        </w:rPr>
        <w:tab/>
        <w:t xml:space="preserve">The World Bank, </w:t>
      </w:r>
      <w:r w:rsidRPr="00551197">
        <w:rPr>
          <w:rFonts w:ascii="Calibri" w:hAnsi="Calibri" w:cs="Calibri"/>
          <w:i/>
          <w:iCs/>
        </w:rPr>
        <w:t>Commodity Markets Outlook: The Impact of the War in Ukraine on Commodity Markets</w:t>
      </w:r>
      <w:r w:rsidRPr="00551197">
        <w:rPr>
          <w:rFonts w:ascii="Calibri" w:hAnsi="Calibri" w:cs="Calibri"/>
        </w:rPr>
        <w:t>, The World Bank Group, Washington DC, 2022.</w:t>
      </w:r>
    </w:p>
    <w:p w14:paraId="0986BC70" w14:textId="77777777" w:rsidR="00551197" w:rsidRPr="00551197" w:rsidRDefault="00551197" w:rsidP="00551197">
      <w:pPr>
        <w:pStyle w:val="Bibliography"/>
        <w:rPr>
          <w:rFonts w:ascii="Calibri" w:hAnsi="Calibri" w:cs="Calibri"/>
        </w:rPr>
      </w:pPr>
      <w:r w:rsidRPr="00551197">
        <w:rPr>
          <w:rFonts w:ascii="Calibri" w:hAnsi="Calibri" w:cs="Calibri"/>
        </w:rPr>
        <w:t>22</w:t>
      </w:r>
      <w:r w:rsidRPr="00551197">
        <w:rPr>
          <w:rFonts w:ascii="Calibri" w:hAnsi="Calibri" w:cs="Calibri"/>
        </w:rPr>
        <w:tab/>
        <w:t xml:space="preserve">cefic, </w:t>
      </w:r>
      <w:r w:rsidRPr="00551197">
        <w:rPr>
          <w:rFonts w:ascii="Calibri" w:hAnsi="Calibri" w:cs="Calibri"/>
          <w:i/>
          <w:iCs/>
        </w:rPr>
        <w:t>Chemical Monthly Report (CMR) - High energy prices and economic uncertainty continue to drive down the chemicals output in the EU27 area</w:t>
      </w:r>
      <w:r w:rsidRPr="00551197">
        <w:rPr>
          <w:rFonts w:ascii="Calibri" w:hAnsi="Calibri" w:cs="Calibri"/>
        </w:rPr>
        <w:t>, European Chemical Industry Council, 2022.</w:t>
      </w:r>
    </w:p>
    <w:p w14:paraId="10F7D7C0" w14:textId="77777777" w:rsidR="00551197" w:rsidRPr="00551197" w:rsidRDefault="00551197" w:rsidP="00551197">
      <w:pPr>
        <w:pStyle w:val="Bibliography"/>
        <w:rPr>
          <w:rFonts w:ascii="Calibri" w:hAnsi="Calibri" w:cs="Calibri"/>
        </w:rPr>
      </w:pPr>
      <w:r w:rsidRPr="00551197">
        <w:rPr>
          <w:rFonts w:ascii="Calibri" w:hAnsi="Calibri" w:cs="Calibri"/>
        </w:rPr>
        <w:t>23</w:t>
      </w:r>
      <w:r w:rsidRPr="00551197">
        <w:rPr>
          <w:rFonts w:ascii="Calibri" w:hAnsi="Calibri" w:cs="Calibri"/>
        </w:rPr>
        <w:tab/>
        <w:t xml:space="preserve">A. de Sousa, S. Gebre and S. Treloar, </w:t>
      </w:r>
      <w:r w:rsidRPr="00551197">
        <w:rPr>
          <w:rFonts w:ascii="Calibri" w:hAnsi="Calibri" w:cs="Calibri"/>
          <w:i/>
          <w:iCs/>
        </w:rPr>
        <w:t>Bloomberg.com</w:t>
      </w:r>
      <w:r w:rsidRPr="00551197">
        <w:rPr>
          <w:rFonts w:ascii="Calibri" w:hAnsi="Calibri" w:cs="Calibri"/>
        </w:rPr>
        <w:t>, 2022.</w:t>
      </w:r>
    </w:p>
    <w:p w14:paraId="0F1CAA08" w14:textId="77777777" w:rsidR="00551197" w:rsidRPr="00551197" w:rsidRDefault="00551197" w:rsidP="00551197">
      <w:pPr>
        <w:pStyle w:val="Bibliography"/>
        <w:rPr>
          <w:rFonts w:ascii="Calibri" w:hAnsi="Calibri" w:cs="Calibri"/>
        </w:rPr>
      </w:pPr>
      <w:r w:rsidRPr="00551197">
        <w:rPr>
          <w:rFonts w:ascii="Calibri" w:hAnsi="Calibri" w:cs="Calibri"/>
        </w:rPr>
        <w:t>24</w:t>
      </w:r>
      <w:r w:rsidRPr="00551197">
        <w:rPr>
          <w:rFonts w:ascii="Calibri" w:hAnsi="Calibri" w:cs="Calibri"/>
        </w:rPr>
        <w:tab/>
        <w:t>J. Lopez, EPCA ’22, https://www.icis.com/explore/resources/news/2022/10/04/10811649/epca-22-european-shut-ammonia-production-unlikely-to-return-analyst, (accessed December 9, 2022).</w:t>
      </w:r>
    </w:p>
    <w:p w14:paraId="59B3C11B" w14:textId="77777777" w:rsidR="00551197" w:rsidRPr="00551197" w:rsidRDefault="00551197" w:rsidP="00551197">
      <w:pPr>
        <w:pStyle w:val="Bibliography"/>
        <w:rPr>
          <w:rFonts w:ascii="Calibri" w:hAnsi="Calibri" w:cs="Calibri"/>
        </w:rPr>
      </w:pPr>
      <w:r w:rsidRPr="00551197">
        <w:rPr>
          <w:rFonts w:ascii="Calibri" w:hAnsi="Calibri" w:cs="Calibri"/>
        </w:rPr>
        <w:t>25</w:t>
      </w:r>
      <w:r w:rsidRPr="00551197">
        <w:rPr>
          <w:rFonts w:ascii="Calibri" w:hAnsi="Calibri" w:cs="Calibri"/>
        </w:rPr>
        <w:tab/>
        <w:t xml:space="preserve">IRENA, </w:t>
      </w:r>
      <w:r w:rsidRPr="00551197">
        <w:rPr>
          <w:rFonts w:ascii="Calibri" w:hAnsi="Calibri" w:cs="Calibri"/>
          <w:i/>
          <w:iCs/>
        </w:rPr>
        <w:t>Making the breakthrough: Green hydrogen policies and technology costs</w:t>
      </w:r>
      <w:r w:rsidRPr="00551197">
        <w:rPr>
          <w:rFonts w:ascii="Calibri" w:hAnsi="Calibri" w:cs="Calibri"/>
        </w:rPr>
        <w:t>, International Renewable Energy Agency, Abu Dhabi, 2021.</w:t>
      </w:r>
    </w:p>
    <w:p w14:paraId="60041E98" w14:textId="77777777" w:rsidR="00551197" w:rsidRPr="00551197" w:rsidRDefault="00551197" w:rsidP="00551197">
      <w:pPr>
        <w:pStyle w:val="Bibliography"/>
        <w:rPr>
          <w:rFonts w:ascii="Calibri" w:hAnsi="Calibri" w:cs="Calibri"/>
        </w:rPr>
      </w:pPr>
      <w:r w:rsidRPr="00551197">
        <w:rPr>
          <w:rFonts w:ascii="Calibri" w:hAnsi="Calibri" w:cs="Calibri"/>
        </w:rPr>
        <w:t>26</w:t>
      </w:r>
      <w:r w:rsidRPr="00551197">
        <w:rPr>
          <w:rFonts w:ascii="Calibri" w:hAnsi="Calibri" w:cs="Calibri"/>
        </w:rPr>
        <w:tab/>
        <w:t xml:space="preserve">B. Parkinson, P. Balcombe, J. F. Speirs, A. D. Hawkes and K. Hellgardt, </w:t>
      </w:r>
      <w:r w:rsidRPr="00551197">
        <w:rPr>
          <w:rFonts w:ascii="Calibri" w:hAnsi="Calibri" w:cs="Calibri"/>
          <w:i/>
          <w:iCs/>
        </w:rPr>
        <w:t>Energy Environ. Sci.</w:t>
      </w:r>
      <w:r w:rsidRPr="00551197">
        <w:rPr>
          <w:rFonts w:ascii="Calibri" w:hAnsi="Calibri" w:cs="Calibri"/>
        </w:rPr>
        <w:t xml:space="preserve">, 2019, </w:t>
      </w:r>
      <w:r w:rsidRPr="00551197">
        <w:rPr>
          <w:rFonts w:ascii="Calibri" w:hAnsi="Calibri" w:cs="Calibri"/>
          <w:b/>
          <w:bCs/>
        </w:rPr>
        <w:t>12</w:t>
      </w:r>
      <w:r w:rsidRPr="00551197">
        <w:rPr>
          <w:rFonts w:ascii="Calibri" w:hAnsi="Calibri" w:cs="Calibri"/>
        </w:rPr>
        <w:t>, 19–40.</w:t>
      </w:r>
    </w:p>
    <w:p w14:paraId="19169BBE" w14:textId="77777777" w:rsidR="00551197" w:rsidRPr="00551197" w:rsidRDefault="00551197" w:rsidP="00551197">
      <w:pPr>
        <w:pStyle w:val="Bibliography"/>
        <w:rPr>
          <w:rFonts w:ascii="Calibri" w:hAnsi="Calibri" w:cs="Calibri"/>
        </w:rPr>
      </w:pPr>
      <w:r w:rsidRPr="00551197">
        <w:rPr>
          <w:rFonts w:ascii="Calibri" w:hAnsi="Calibri" w:cs="Calibri"/>
        </w:rPr>
        <w:t>27</w:t>
      </w:r>
      <w:r w:rsidRPr="00551197">
        <w:rPr>
          <w:rFonts w:ascii="Calibri" w:hAnsi="Calibri" w:cs="Calibri"/>
        </w:rPr>
        <w:tab/>
        <w:t xml:space="preserve">D. W. Keith, G. Holmes, D. St. Angelo and K. Heidel, </w:t>
      </w:r>
      <w:r w:rsidRPr="00551197">
        <w:rPr>
          <w:rFonts w:ascii="Calibri" w:hAnsi="Calibri" w:cs="Calibri"/>
          <w:i/>
          <w:iCs/>
        </w:rPr>
        <w:t>Joule</w:t>
      </w:r>
      <w:r w:rsidRPr="00551197">
        <w:rPr>
          <w:rFonts w:ascii="Calibri" w:hAnsi="Calibri" w:cs="Calibri"/>
        </w:rPr>
        <w:t xml:space="preserve">, 2018, </w:t>
      </w:r>
      <w:r w:rsidRPr="00551197">
        <w:rPr>
          <w:rFonts w:ascii="Calibri" w:hAnsi="Calibri" w:cs="Calibri"/>
          <w:b/>
          <w:bCs/>
        </w:rPr>
        <w:t>2</w:t>
      </w:r>
      <w:r w:rsidRPr="00551197">
        <w:rPr>
          <w:rFonts w:ascii="Calibri" w:hAnsi="Calibri" w:cs="Calibri"/>
        </w:rPr>
        <w:t>, 1573–1594.</w:t>
      </w:r>
    </w:p>
    <w:p w14:paraId="1361786E" w14:textId="77777777" w:rsidR="00551197" w:rsidRPr="00551197" w:rsidRDefault="00551197" w:rsidP="00551197">
      <w:pPr>
        <w:pStyle w:val="Bibliography"/>
        <w:rPr>
          <w:rFonts w:ascii="Calibri" w:hAnsi="Calibri" w:cs="Calibri"/>
        </w:rPr>
      </w:pPr>
      <w:r w:rsidRPr="00551197">
        <w:rPr>
          <w:rFonts w:ascii="Calibri" w:hAnsi="Calibri" w:cs="Calibri"/>
        </w:rPr>
        <w:t>28</w:t>
      </w:r>
      <w:r w:rsidRPr="00551197">
        <w:rPr>
          <w:rFonts w:ascii="Calibri" w:hAnsi="Calibri" w:cs="Calibri"/>
        </w:rPr>
        <w:tab/>
        <w:t xml:space="preserve">S. Cobo, Á. Galán-Martín, V. Tulus, M. A. J. Huijbregts and G. Guillén-Gosálbez, </w:t>
      </w:r>
      <w:r w:rsidRPr="00551197">
        <w:rPr>
          <w:rFonts w:ascii="Calibri" w:hAnsi="Calibri" w:cs="Calibri"/>
          <w:i/>
          <w:iCs/>
        </w:rPr>
        <w:t>Nat Commun</w:t>
      </w:r>
      <w:r w:rsidRPr="00551197">
        <w:rPr>
          <w:rFonts w:ascii="Calibri" w:hAnsi="Calibri" w:cs="Calibri"/>
        </w:rPr>
        <w:t xml:space="preserve">, 2022, </w:t>
      </w:r>
      <w:r w:rsidRPr="00551197">
        <w:rPr>
          <w:rFonts w:ascii="Calibri" w:hAnsi="Calibri" w:cs="Calibri"/>
          <w:b/>
          <w:bCs/>
        </w:rPr>
        <w:t>13</w:t>
      </w:r>
      <w:r w:rsidRPr="00551197">
        <w:rPr>
          <w:rFonts w:ascii="Calibri" w:hAnsi="Calibri" w:cs="Calibri"/>
        </w:rPr>
        <w:t>, 2535.</w:t>
      </w:r>
    </w:p>
    <w:p w14:paraId="1D55D47A" w14:textId="77777777" w:rsidR="00551197" w:rsidRPr="00551197" w:rsidRDefault="00551197" w:rsidP="00551197">
      <w:pPr>
        <w:pStyle w:val="Bibliography"/>
        <w:rPr>
          <w:rFonts w:ascii="Calibri" w:hAnsi="Calibri" w:cs="Calibri"/>
        </w:rPr>
      </w:pPr>
      <w:r w:rsidRPr="00551197">
        <w:rPr>
          <w:rFonts w:ascii="Calibri" w:hAnsi="Calibri" w:cs="Calibri"/>
        </w:rPr>
        <w:t>29</w:t>
      </w:r>
      <w:r w:rsidRPr="00551197">
        <w:rPr>
          <w:rFonts w:ascii="Calibri" w:hAnsi="Calibri" w:cs="Calibri"/>
        </w:rPr>
        <w:tab/>
        <w:t xml:space="preserve">S. Fuss, W. F. Lamb, M. W. Callaghan, J. Hilaire, F. Creutzig, T. Amann, T. Beringer, W. de O. Garcia, J. Hartmann, T. Khanna, G. Luderer, G. F. Nemet, J. Rogelj, P. Smith, J. L. V. Vicente, J. Wilcox, M. del M. Z. Dominguez and J. C. Minx, </w:t>
      </w:r>
      <w:r w:rsidRPr="00551197">
        <w:rPr>
          <w:rFonts w:ascii="Calibri" w:hAnsi="Calibri" w:cs="Calibri"/>
          <w:i/>
          <w:iCs/>
        </w:rPr>
        <w:t>Environ. Res. Lett.</w:t>
      </w:r>
      <w:r w:rsidRPr="00551197">
        <w:rPr>
          <w:rFonts w:ascii="Calibri" w:hAnsi="Calibri" w:cs="Calibri"/>
        </w:rPr>
        <w:t xml:space="preserve">, 2018, </w:t>
      </w:r>
      <w:r w:rsidRPr="00551197">
        <w:rPr>
          <w:rFonts w:ascii="Calibri" w:hAnsi="Calibri" w:cs="Calibri"/>
          <w:b/>
          <w:bCs/>
        </w:rPr>
        <w:t>13</w:t>
      </w:r>
      <w:r w:rsidRPr="00551197">
        <w:rPr>
          <w:rFonts w:ascii="Calibri" w:hAnsi="Calibri" w:cs="Calibri"/>
        </w:rPr>
        <w:t>, 063002.</w:t>
      </w:r>
    </w:p>
    <w:p w14:paraId="00C50EDC" w14:textId="77777777" w:rsidR="00551197" w:rsidRPr="00551197" w:rsidRDefault="00551197" w:rsidP="00551197">
      <w:pPr>
        <w:pStyle w:val="Bibliography"/>
        <w:rPr>
          <w:rFonts w:ascii="Calibri" w:hAnsi="Calibri" w:cs="Calibri"/>
        </w:rPr>
      </w:pPr>
      <w:r w:rsidRPr="00551197">
        <w:rPr>
          <w:rFonts w:ascii="Calibri" w:hAnsi="Calibri" w:cs="Calibri"/>
        </w:rPr>
        <w:t>30</w:t>
      </w:r>
      <w:r w:rsidRPr="00551197">
        <w:rPr>
          <w:rFonts w:ascii="Calibri" w:hAnsi="Calibri" w:cs="Calibri"/>
        </w:rPr>
        <w:tab/>
        <w:t>The World Bank, Commodity Markets, https://www.worldbank.org/en/research/commodity-markets, (accessed January 12, 2023).</w:t>
      </w:r>
    </w:p>
    <w:p w14:paraId="22D7CCCA" w14:textId="77777777" w:rsidR="00551197" w:rsidRPr="00551197" w:rsidRDefault="00551197" w:rsidP="00551197">
      <w:pPr>
        <w:pStyle w:val="Bibliography"/>
        <w:rPr>
          <w:rFonts w:ascii="Calibri" w:hAnsi="Calibri" w:cs="Calibri"/>
        </w:rPr>
      </w:pPr>
      <w:r w:rsidRPr="00551197">
        <w:rPr>
          <w:rFonts w:ascii="Calibri" w:hAnsi="Calibri" w:cs="Calibri"/>
        </w:rPr>
        <w:t>31</w:t>
      </w:r>
      <w:r w:rsidRPr="00551197">
        <w:rPr>
          <w:rFonts w:ascii="Calibri" w:hAnsi="Calibri" w:cs="Calibri"/>
        </w:rPr>
        <w:tab/>
        <w:t xml:space="preserve">IEA, </w:t>
      </w:r>
      <w:r w:rsidRPr="00551197">
        <w:rPr>
          <w:rFonts w:ascii="Calibri" w:hAnsi="Calibri" w:cs="Calibri"/>
          <w:i/>
          <w:iCs/>
        </w:rPr>
        <w:t>How to Avoid Gas Shortages in the European Union in 2023</w:t>
      </w:r>
      <w:r w:rsidRPr="00551197">
        <w:rPr>
          <w:rFonts w:ascii="Calibri" w:hAnsi="Calibri" w:cs="Calibri"/>
        </w:rPr>
        <w:t>, 2022.</w:t>
      </w:r>
    </w:p>
    <w:p w14:paraId="4BD82412" w14:textId="77777777" w:rsidR="00551197" w:rsidRPr="00551197" w:rsidRDefault="00551197" w:rsidP="00551197">
      <w:pPr>
        <w:pStyle w:val="Bibliography"/>
        <w:rPr>
          <w:rFonts w:ascii="Calibri" w:hAnsi="Calibri" w:cs="Calibri"/>
        </w:rPr>
      </w:pPr>
      <w:r w:rsidRPr="00551197">
        <w:rPr>
          <w:rFonts w:ascii="Calibri" w:hAnsi="Calibri" w:cs="Calibri"/>
        </w:rPr>
        <w:t>32</w:t>
      </w:r>
      <w:r w:rsidRPr="00551197">
        <w:rPr>
          <w:rFonts w:ascii="Calibri" w:hAnsi="Calibri" w:cs="Calibri"/>
        </w:rPr>
        <w:tab/>
        <w:t>CME Group, Dutch TTF Natural Gas Calendar Month Futures Quotes, https://www.cmegroup.com/markets/energy/natural-gas/dutch-ttf-natural-gas-calendar-month.quotes.html, (accessed January 9, 2023).</w:t>
      </w:r>
    </w:p>
    <w:p w14:paraId="3DEC9ED8" w14:textId="77777777" w:rsidR="00551197" w:rsidRPr="00551197" w:rsidRDefault="00551197" w:rsidP="00551197">
      <w:pPr>
        <w:pStyle w:val="Bibliography"/>
        <w:rPr>
          <w:rFonts w:ascii="Calibri" w:hAnsi="Calibri" w:cs="Calibri"/>
        </w:rPr>
      </w:pPr>
      <w:r w:rsidRPr="00551197">
        <w:rPr>
          <w:rFonts w:ascii="Calibri" w:hAnsi="Calibri" w:cs="Calibri"/>
        </w:rPr>
        <w:t>33</w:t>
      </w:r>
      <w:r w:rsidRPr="00551197">
        <w:rPr>
          <w:rFonts w:ascii="Calibri" w:hAnsi="Calibri" w:cs="Calibri"/>
        </w:rPr>
        <w:tab/>
        <w:t xml:space="preserve">R. Way, M. C. Ives, P. Mealy and J. D. Farmer, </w:t>
      </w:r>
      <w:r w:rsidRPr="00551197">
        <w:rPr>
          <w:rFonts w:ascii="Calibri" w:hAnsi="Calibri" w:cs="Calibri"/>
          <w:i/>
          <w:iCs/>
        </w:rPr>
        <w:t>Joule</w:t>
      </w:r>
      <w:r w:rsidRPr="00551197">
        <w:rPr>
          <w:rFonts w:ascii="Calibri" w:hAnsi="Calibri" w:cs="Calibri"/>
        </w:rPr>
        <w:t xml:space="preserve">, 2022, </w:t>
      </w:r>
      <w:r w:rsidRPr="00551197">
        <w:rPr>
          <w:rFonts w:ascii="Calibri" w:hAnsi="Calibri" w:cs="Calibri"/>
          <w:b/>
          <w:bCs/>
        </w:rPr>
        <w:t>6</w:t>
      </w:r>
      <w:r w:rsidRPr="00551197">
        <w:rPr>
          <w:rFonts w:ascii="Calibri" w:hAnsi="Calibri" w:cs="Calibri"/>
        </w:rPr>
        <w:t>, 2057–2082.</w:t>
      </w:r>
    </w:p>
    <w:p w14:paraId="39968D99" w14:textId="77777777" w:rsidR="00551197" w:rsidRPr="00551197" w:rsidRDefault="00551197" w:rsidP="00551197">
      <w:pPr>
        <w:pStyle w:val="Bibliography"/>
        <w:rPr>
          <w:rFonts w:ascii="Calibri" w:hAnsi="Calibri" w:cs="Calibri"/>
        </w:rPr>
      </w:pPr>
      <w:r w:rsidRPr="00551197">
        <w:rPr>
          <w:rFonts w:ascii="Calibri" w:hAnsi="Calibri" w:cs="Calibri"/>
        </w:rPr>
        <w:t>34</w:t>
      </w:r>
      <w:r w:rsidRPr="00551197">
        <w:rPr>
          <w:rFonts w:ascii="Calibri" w:hAnsi="Calibri" w:cs="Calibri"/>
        </w:rPr>
        <w:tab/>
        <w:t xml:space="preserve">T. N. Do, C. You and J. Kim, </w:t>
      </w:r>
      <w:r w:rsidRPr="00551197">
        <w:rPr>
          <w:rFonts w:ascii="Calibri" w:hAnsi="Calibri" w:cs="Calibri"/>
          <w:i/>
          <w:iCs/>
        </w:rPr>
        <w:t>Energy Environ. Sci.</w:t>
      </w:r>
      <w:r w:rsidRPr="00551197">
        <w:rPr>
          <w:rFonts w:ascii="Calibri" w:hAnsi="Calibri" w:cs="Calibri"/>
        </w:rPr>
        <w:t xml:space="preserve">, 2022, </w:t>
      </w:r>
      <w:r w:rsidRPr="00551197">
        <w:rPr>
          <w:rFonts w:ascii="Calibri" w:hAnsi="Calibri" w:cs="Calibri"/>
          <w:b/>
          <w:bCs/>
        </w:rPr>
        <w:t>15</w:t>
      </w:r>
      <w:r w:rsidRPr="00551197">
        <w:rPr>
          <w:rFonts w:ascii="Calibri" w:hAnsi="Calibri" w:cs="Calibri"/>
        </w:rPr>
        <w:t>, 169–184.</w:t>
      </w:r>
    </w:p>
    <w:p w14:paraId="5FC30B36" w14:textId="77777777" w:rsidR="00551197" w:rsidRPr="00551197" w:rsidRDefault="00551197" w:rsidP="00551197">
      <w:pPr>
        <w:pStyle w:val="Bibliography"/>
        <w:rPr>
          <w:rFonts w:ascii="Calibri" w:hAnsi="Calibri" w:cs="Calibri"/>
        </w:rPr>
      </w:pPr>
      <w:r w:rsidRPr="00551197">
        <w:rPr>
          <w:rFonts w:ascii="Calibri" w:hAnsi="Calibri" w:cs="Calibri"/>
        </w:rPr>
        <w:t>35</w:t>
      </w:r>
      <w:r w:rsidRPr="00551197">
        <w:rPr>
          <w:rFonts w:ascii="Calibri" w:hAnsi="Calibri" w:cs="Calibri"/>
        </w:rPr>
        <w:tab/>
        <w:t xml:space="preserve">A. Boulamanti and J. A. Moya, </w:t>
      </w:r>
      <w:r w:rsidRPr="00551197">
        <w:rPr>
          <w:rFonts w:ascii="Calibri" w:hAnsi="Calibri" w:cs="Calibri"/>
          <w:i/>
          <w:iCs/>
        </w:rPr>
        <w:t>Renewable and Sustainable Energy Reviews</w:t>
      </w:r>
      <w:r w:rsidRPr="00551197">
        <w:rPr>
          <w:rFonts w:ascii="Calibri" w:hAnsi="Calibri" w:cs="Calibri"/>
        </w:rPr>
        <w:t xml:space="preserve">, 2017, </w:t>
      </w:r>
      <w:r w:rsidRPr="00551197">
        <w:rPr>
          <w:rFonts w:ascii="Calibri" w:hAnsi="Calibri" w:cs="Calibri"/>
          <w:b/>
          <w:bCs/>
        </w:rPr>
        <w:t>68</w:t>
      </w:r>
      <w:r w:rsidRPr="00551197">
        <w:rPr>
          <w:rFonts w:ascii="Calibri" w:hAnsi="Calibri" w:cs="Calibri"/>
        </w:rPr>
        <w:t>, 1205–1212.</w:t>
      </w:r>
    </w:p>
    <w:p w14:paraId="5891EE48" w14:textId="77777777" w:rsidR="00551197" w:rsidRPr="00551197" w:rsidRDefault="00551197" w:rsidP="00551197">
      <w:pPr>
        <w:pStyle w:val="Bibliography"/>
        <w:rPr>
          <w:rFonts w:ascii="Calibri" w:hAnsi="Calibri" w:cs="Calibri"/>
        </w:rPr>
      </w:pPr>
      <w:r w:rsidRPr="00551197">
        <w:rPr>
          <w:rFonts w:ascii="Calibri" w:hAnsi="Calibri" w:cs="Calibri"/>
        </w:rPr>
        <w:t>36</w:t>
      </w:r>
      <w:r w:rsidRPr="00551197">
        <w:rPr>
          <w:rFonts w:ascii="Calibri" w:hAnsi="Calibri" w:cs="Calibri"/>
        </w:rPr>
        <w:tab/>
        <w:t xml:space="preserve">cefic, </w:t>
      </w:r>
      <w:r w:rsidRPr="00551197">
        <w:rPr>
          <w:rFonts w:ascii="Calibri" w:hAnsi="Calibri" w:cs="Calibri"/>
          <w:i/>
          <w:iCs/>
        </w:rPr>
        <w:t>The European Chemical Industry - Facts &amp; Figures 2022</w:t>
      </w:r>
      <w:r w:rsidRPr="00551197">
        <w:rPr>
          <w:rFonts w:ascii="Calibri" w:hAnsi="Calibri" w:cs="Calibri"/>
        </w:rPr>
        <w:t>, 2022.</w:t>
      </w:r>
    </w:p>
    <w:p w14:paraId="716F2DEC" w14:textId="77777777" w:rsidR="00551197" w:rsidRPr="00551197" w:rsidRDefault="00551197" w:rsidP="00551197">
      <w:pPr>
        <w:pStyle w:val="Bibliography"/>
        <w:rPr>
          <w:rFonts w:ascii="Calibri" w:hAnsi="Calibri" w:cs="Calibri"/>
        </w:rPr>
      </w:pPr>
      <w:r w:rsidRPr="00551197">
        <w:rPr>
          <w:rFonts w:ascii="Calibri" w:hAnsi="Calibri" w:cs="Calibri"/>
        </w:rPr>
        <w:t>37</w:t>
      </w:r>
      <w:r w:rsidRPr="00551197">
        <w:rPr>
          <w:rFonts w:ascii="Calibri" w:hAnsi="Calibri" w:cs="Calibri"/>
        </w:rPr>
        <w:tab/>
        <w:t xml:space="preserve">European Commission, </w:t>
      </w:r>
      <w:r w:rsidRPr="00551197">
        <w:rPr>
          <w:rFonts w:ascii="Calibri" w:hAnsi="Calibri" w:cs="Calibri"/>
          <w:i/>
          <w:iCs/>
        </w:rPr>
        <w:t>“Fit for 55”: delivering the EU’s 2030 Climate Target on the way to climate neutrality</w:t>
      </w:r>
      <w:r w:rsidRPr="00551197">
        <w:rPr>
          <w:rFonts w:ascii="Calibri" w:hAnsi="Calibri" w:cs="Calibri"/>
        </w:rPr>
        <w:t>, COM(2021) 550 final, Brussels, 2021.</w:t>
      </w:r>
    </w:p>
    <w:p w14:paraId="5141BAE8" w14:textId="77777777" w:rsidR="00551197" w:rsidRPr="00551197" w:rsidRDefault="00551197" w:rsidP="00551197">
      <w:pPr>
        <w:pStyle w:val="Bibliography"/>
        <w:rPr>
          <w:rFonts w:ascii="Calibri" w:hAnsi="Calibri" w:cs="Calibri"/>
        </w:rPr>
      </w:pPr>
      <w:r w:rsidRPr="002C1D91">
        <w:rPr>
          <w:rFonts w:ascii="Calibri" w:hAnsi="Calibri" w:cs="Calibri"/>
          <w:lang w:val="de-CH"/>
        </w:rPr>
        <w:t>38</w:t>
      </w:r>
      <w:r w:rsidRPr="002C1D91">
        <w:rPr>
          <w:rFonts w:ascii="Calibri" w:hAnsi="Calibri" w:cs="Calibri"/>
          <w:lang w:val="de-CH"/>
        </w:rPr>
        <w:tab/>
        <w:t xml:space="preserve">L. Klaaßen and B. Steffen, </w:t>
      </w:r>
      <w:r w:rsidRPr="002C1D91">
        <w:rPr>
          <w:rFonts w:ascii="Calibri" w:hAnsi="Calibri" w:cs="Calibri"/>
          <w:i/>
          <w:iCs/>
          <w:lang w:val="de-CH"/>
        </w:rPr>
        <w:t xml:space="preserve">Nat. </w:t>
      </w:r>
      <w:r w:rsidRPr="00551197">
        <w:rPr>
          <w:rFonts w:ascii="Calibri" w:hAnsi="Calibri" w:cs="Calibri"/>
          <w:i/>
          <w:iCs/>
        </w:rPr>
        <w:t>Clim. Chang.</w:t>
      </w:r>
      <w:r w:rsidRPr="00551197">
        <w:rPr>
          <w:rFonts w:ascii="Calibri" w:hAnsi="Calibri" w:cs="Calibri"/>
        </w:rPr>
        <w:t>, 2023, 1–9.</w:t>
      </w:r>
    </w:p>
    <w:p w14:paraId="61AC4001" w14:textId="77777777" w:rsidR="00551197" w:rsidRPr="00551197" w:rsidRDefault="00551197" w:rsidP="00551197">
      <w:pPr>
        <w:pStyle w:val="Bibliography"/>
        <w:rPr>
          <w:rFonts w:ascii="Calibri" w:hAnsi="Calibri" w:cs="Calibri"/>
        </w:rPr>
      </w:pPr>
      <w:r w:rsidRPr="00551197">
        <w:rPr>
          <w:rFonts w:ascii="Calibri" w:hAnsi="Calibri" w:cs="Calibri"/>
        </w:rPr>
        <w:t>39</w:t>
      </w:r>
      <w:r w:rsidRPr="00551197">
        <w:rPr>
          <w:rFonts w:ascii="Calibri" w:hAnsi="Calibri" w:cs="Calibri"/>
        </w:rPr>
        <w:tab/>
        <w:t xml:space="preserve">B. K. Sovacool, S. H. Ali, M. Bazilian, B. Radley, B. Nemery, J. Okatz and D. Mulvaney, </w:t>
      </w:r>
      <w:r w:rsidRPr="00551197">
        <w:rPr>
          <w:rFonts w:ascii="Calibri" w:hAnsi="Calibri" w:cs="Calibri"/>
          <w:i/>
          <w:iCs/>
        </w:rPr>
        <w:t>Science</w:t>
      </w:r>
      <w:r w:rsidRPr="00551197">
        <w:rPr>
          <w:rFonts w:ascii="Calibri" w:hAnsi="Calibri" w:cs="Calibri"/>
        </w:rPr>
        <w:t xml:space="preserve">, 2020, </w:t>
      </w:r>
      <w:r w:rsidRPr="00551197">
        <w:rPr>
          <w:rFonts w:ascii="Calibri" w:hAnsi="Calibri" w:cs="Calibri"/>
          <w:b/>
          <w:bCs/>
        </w:rPr>
        <w:t>367</w:t>
      </w:r>
      <w:r w:rsidRPr="00551197">
        <w:rPr>
          <w:rFonts w:ascii="Calibri" w:hAnsi="Calibri" w:cs="Calibri"/>
        </w:rPr>
        <w:t>, 30–33.</w:t>
      </w:r>
    </w:p>
    <w:p w14:paraId="28204B85" w14:textId="77777777" w:rsidR="00551197" w:rsidRPr="00551197" w:rsidRDefault="00551197" w:rsidP="00551197">
      <w:pPr>
        <w:pStyle w:val="Bibliography"/>
        <w:rPr>
          <w:rFonts w:ascii="Calibri" w:hAnsi="Calibri" w:cs="Calibri"/>
        </w:rPr>
      </w:pPr>
      <w:r w:rsidRPr="00551197">
        <w:rPr>
          <w:rFonts w:ascii="Calibri" w:hAnsi="Calibri" w:cs="Calibri"/>
        </w:rPr>
        <w:t>40</w:t>
      </w:r>
      <w:r w:rsidRPr="00551197">
        <w:rPr>
          <w:rFonts w:ascii="Calibri" w:hAnsi="Calibri" w:cs="Calibri"/>
        </w:rPr>
        <w:tab/>
        <w:t xml:space="preserve">M. Appl, in </w:t>
      </w:r>
      <w:r w:rsidRPr="00551197">
        <w:rPr>
          <w:rFonts w:ascii="Calibri" w:hAnsi="Calibri" w:cs="Calibri"/>
          <w:i/>
          <w:iCs/>
        </w:rPr>
        <w:t>Ullmann’s Encyclopedia of Industrial Chemistry</w:t>
      </w:r>
      <w:r w:rsidRPr="00551197">
        <w:rPr>
          <w:rFonts w:ascii="Calibri" w:hAnsi="Calibri" w:cs="Calibri"/>
        </w:rPr>
        <w:t>, John Wiley &amp; Sons, Ltd, 2011.</w:t>
      </w:r>
    </w:p>
    <w:p w14:paraId="79FDE908" w14:textId="77777777" w:rsidR="00551197" w:rsidRPr="00551197" w:rsidRDefault="00551197" w:rsidP="00551197">
      <w:pPr>
        <w:pStyle w:val="Bibliography"/>
        <w:rPr>
          <w:rFonts w:ascii="Calibri" w:hAnsi="Calibri" w:cs="Calibri"/>
        </w:rPr>
      </w:pPr>
      <w:r w:rsidRPr="00551197">
        <w:rPr>
          <w:rFonts w:ascii="Calibri" w:hAnsi="Calibri" w:cs="Calibri"/>
        </w:rPr>
        <w:t>41</w:t>
      </w:r>
      <w:r w:rsidRPr="00551197">
        <w:rPr>
          <w:rFonts w:ascii="Calibri" w:hAnsi="Calibri" w:cs="Calibri"/>
        </w:rPr>
        <w:tab/>
        <w:t xml:space="preserve">K. M. V. Bussche and G. F. Froment, </w:t>
      </w:r>
      <w:r w:rsidRPr="00551197">
        <w:rPr>
          <w:rFonts w:ascii="Calibri" w:hAnsi="Calibri" w:cs="Calibri"/>
          <w:i/>
          <w:iCs/>
        </w:rPr>
        <w:t>Journal of Catalysis</w:t>
      </w:r>
      <w:r w:rsidRPr="00551197">
        <w:rPr>
          <w:rFonts w:ascii="Calibri" w:hAnsi="Calibri" w:cs="Calibri"/>
        </w:rPr>
        <w:t xml:space="preserve">, 1996, </w:t>
      </w:r>
      <w:r w:rsidRPr="00551197">
        <w:rPr>
          <w:rFonts w:ascii="Calibri" w:hAnsi="Calibri" w:cs="Calibri"/>
          <w:b/>
          <w:bCs/>
        </w:rPr>
        <w:t>161</w:t>
      </w:r>
      <w:r w:rsidRPr="00551197">
        <w:rPr>
          <w:rFonts w:ascii="Calibri" w:hAnsi="Calibri" w:cs="Calibri"/>
        </w:rPr>
        <w:t>, 1–10.</w:t>
      </w:r>
    </w:p>
    <w:p w14:paraId="1CE1CF32" w14:textId="77777777" w:rsidR="00551197" w:rsidRPr="00551197" w:rsidRDefault="00551197" w:rsidP="00551197">
      <w:pPr>
        <w:pStyle w:val="Bibliography"/>
        <w:rPr>
          <w:rFonts w:ascii="Calibri" w:hAnsi="Calibri" w:cs="Calibri"/>
        </w:rPr>
      </w:pPr>
      <w:r w:rsidRPr="00551197">
        <w:rPr>
          <w:rFonts w:ascii="Calibri" w:hAnsi="Calibri" w:cs="Calibri"/>
        </w:rPr>
        <w:t>42</w:t>
      </w:r>
      <w:r w:rsidRPr="00551197">
        <w:rPr>
          <w:rFonts w:ascii="Calibri" w:hAnsi="Calibri" w:cs="Calibri"/>
        </w:rPr>
        <w:tab/>
        <w:t xml:space="preserve">ISO 14040:2006, </w:t>
      </w:r>
      <w:r w:rsidRPr="00551197">
        <w:rPr>
          <w:rFonts w:ascii="Calibri" w:hAnsi="Calibri" w:cs="Calibri"/>
          <w:i/>
          <w:iCs/>
        </w:rPr>
        <w:t>Environmental management — Life cycle assessment — Principles and framework</w:t>
      </w:r>
      <w:r w:rsidRPr="00551197">
        <w:rPr>
          <w:rFonts w:ascii="Calibri" w:hAnsi="Calibri" w:cs="Calibri"/>
        </w:rPr>
        <w:t>, .</w:t>
      </w:r>
    </w:p>
    <w:p w14:paraId="1DD66B3C" w14:textId="77777777" w:rsidR="00551197" w:rsidRPr="00551197" w:rsidRDefault="00551197" w:rsidP="00551197">
      <w:pPr>
        <w:pStyle w:val="Bibliography"/>
        <w:rPr>
          <w:rFonts w:ascii="Calibri" w:hAnsi="Calibri" w:cs="Calibri"/>
        </w:rPr>
      </w:pPr>
      <w:r w:rsidRPr="00551197">
        <w:rPr>
          <w:rFonts w:ascii="Calibri" w:hAnsi="Calibri" w:cs="Calibri"/>
        </w:rPr>
        <w:t>43</w:t>
      </w:r>
      <w:r w:rsidRPr="00551197">
        <w:rPr>
          <w:rFonts w:ascii="Calibri" w:hAnsi="Calibri" w:cs="Calibri"/>
        </w:rPr>
        <w:tab/>
        <w:t xml:space="preserve">ISO 14044:2006, </w:t>
      </w:r>
      <w:r w:rsidRPr="00551197">
        <w:rPr>
          <w:rFonts w:ascii="Calibri" w:hAnsi="Calibri" w:cs="Calibri"/>
          <w:i/>
          <w:iCs/>
        </w:rPr>
        <w:t>Environmental management — Life cycle assessment — Requirements and guidelines</w:t>
      </w:r>
      <w:r w:rsidRPr="00551197">
        <w:rPr>
          <w:rFonts w:ascii="Calibri" w:hAnsi="Calibri" w:cs="Calibri"/>
        </w:rPr>
        <w:t>, .</w:t>
      </w:r>
    </w:p>
    <w:p w14:paraId="45DCADDF" w14:textId="77777777" w:rsidR="00551197" w:rsidRPr="00551197" w:rsidRDefault="00551197" w:rsidP="00551197">
      <w:pPr>
        <w:pStyle w:val="Bibliography"/>
        <w:rPr>
          <w:rFonts w:ascii="Calibri" w:hAnsi="Calibri" w:cs="Calibri"/>
        </w:rPr>
      </w:pPr>
      <w:r w:rsidRPr="00551197">
        <w:rPr>
          <w:rFonts w:ascii="Calibri" w:hAnsi="Calibri" w:cs="Calibri"/>
        </w:rPr>
        <w:t>44</w:t>
      </w:r>
      <w:r w:rsidRPr="00551197">
        <w:rPr>
          <w:rFonts w:ascii="Calibri" w:hAnsi="Calibri" w:cs="Calibri"/>
        </w:rPr>
        <w:tab/>
        <w:t xml:space="preserve">S. Hellweg and L. Milà i Canals, </w:t>
      </w:r>
      <w:r w:rsidRPr="00551197">
        <w:rPr>
          <w:rFonts w:ascii="Calibri" w:hAnsi="Calibri" w:cs="Calibri"/>
          <w:i/>
          <w:iCs/>
        </w:rPr>
        <w:t>Science</w:t>
      </w:r>
      <w:r w:rsidRPr="00551197">
        <w:rPr>
          <w:rFonts w:ascii="Calibri" w:hAnsi="Calibri" w:cs="Calibri"/>
        </w:rPr>
        <w:t xml:space="preserve">, 2014, </w:t>
      </w:r>
      <w:r w:rsidRPr="00551197">
        <w:rPr>
          <w:rFonts w:ascii="Calibri" w:hAnsi="Calibri" w:cs="Calibri"/>
          <w:b/>
          <w:bCs/>
        </w:rPr>
        <w:t>344</w:t>
      </w:r>
      <w:r w:rsidRPr="00551197">
        <w:rPr>
          <w:rFonts w:ascii="Calibri" w:hAnsi="Calibri" w:cs="Calibri"/>
        </w:rPr>
        <w:t>, 1109–1113.</w:t>
      </w:r>
    </w:p>
    <w:p w14:paraId="3E070C05" w14:textId="77777777" w:rsidR="00551197" w:rsidRPr="00551197" w:rsidRDefault="00551197" w:rsidP="00551197">
      <w:pPr>
        <w:pStyle w:val="Bibliography"/>
        <w:rPr>
          <w:rFonts w:ascii="Calibri" w:hAnsi="Calibri" w:cs="Calibri"/>
        </w:rPr>
      </w:pPr>
      <w:r w:rsidRPr="00551197">
        <w:rPr>
          <w:rFonts w:ascii="Calibri" w:hAnsi="Calibri" w:cs="Calibri"/>
        </w:rPr>
        <w:t>45</w:t>
      </w:r>
      <w:r w:rsidRPr="00551197">
        <w:rPr>
          <w:rFonts w:ascii="Calibri" w:hAnsi="Calibri" w:cs="Calibri"/>
        </w:rPr>
        <w:tab/>
        <w:t xml:space="preserve">G. Wernet, C. Bauer, B. Steubing, J. Reinhard, E. Moreno-Ruiz and B. Weidema, </w:t>
      </w:r>
      <w:r w:rsidRPr="00551197">
        <w:rPr>
          <w:rFonts w:ascii="Calibri" w:hAnsi="Calibri" w:cs="Calibri"/>
          <w:i/>
          <w:iCs/>
        </w:rPr>
        <w:t>Int J Life Cycle Assess</w:t>
      </w:r>
      <w:r w:rsidRPr="00551197">
        <w:rPr>
          <w:rFonts w:ascii="Calibri" w:hAnsi="Calibri" w:cs="Calibri"/>
        </w:rPr>
        <w:t xml:space="preserve">, 2016, </w:t>
      </w:r>
      <w:r w:rsidRPr="00551197">
        <w:rPr>
          <w:rFonts w:ascii="Calibri" w:hAnsi="Calibri" w:cs="Calibri"/>
          <w:b/>
          <w:bCs/>
        </w:rPr>
        <w:t>21</w:t>
      </w:r>
      <w:r w:rsidRPr="00551197">
        <w:rPr>
          <w:rFonts w:ascii="Calibri" w:hAnsi="Calibri" w:cs="Calibri"/>
        </w:rPr>
        <w:t>, 1218–1230.</w:t>
      </w:r>
    </w:p>
    <w:p w14:paraId="2F64E4A6" w14:textId="77777777" w:rsidR="00551197" w:rsidRPr="00551197" w:rsidRDefault="00551197" w:rsidP="00551197">
      <w:pPr>
        <w:pStyle w:val="Bibliography"/>
        <w:rPr>
          <w:rFonts w:ascii="Calibri" w:hAnsi="Calibri" w:cs="Calibri"/>
        </w:rPr>
      </w:pPr>
      <w:r w:rsidRPr="00551197">
        <w:rPr>
          <w:rFonts w:ascii="Calibri" w:hAnsi="Calibri" w:cs="Calibri"/>
        </w:rPr>
        <w:lastRenderedPageBreak/>
        <w:t>46</w:t>
      </w:r>
      <w:r w:rsidRPr="00551197">
        <w:rPr>
          <w:rFonts w:ascii="Calibri" w:hAnsi="Calibri" w:cs="Calibri"/>
        </w:rPr>
        <w:tab/>
        <w:t xml:space="preserve">M. A. J. Huijbregts, Z. J. N. Steinmann, P. M. F. Elshout, G. Stam, F. Verones, M. Vieira, M. Zijp, A. Hollander and R. van Zelm, </w:t>
      </w:r>
      <w:r w:rsidRPr="00551197">
        <w:rPr>
          <w:rFonts w:ascii="Calibri" w:hAnsi="Calibri" w:cs="Calibri"/>
          <w:i/>
          <w:iCs/>
        </w:rPr>
        <w:t>Int J Life Cycle Assess</w:t>
      </w:r>
      <w:r w:rsidRPr="00551197">
        <w:rPr>
          <w:rFonts w:ascii="Calibri" w:hAnsi="Calibri" w:cs="Calibri"/>
        </w:rPr>
        <w:t xml:space="preserve">, 2017, </w:t>
      </w:r>
      <w:r w:rsidRPr="00551197">
        <w:rPr>
          <w:rFonts w:ascii="Calibri" w:hAnsi="Calibri" w:cs="Calibri"/>
          <w:b/>
          <w:bCs/>
        </w:rPr>
        <w:t>22</w:t>
      </w:r>
      <w:r w:rsidRPr="00551197">
        <w:rPr>
          <w:rFonts w:ascii="Calibri" w:hAnsi="Calibri" w:cs="Calibri"/>
        </w:rPr>
        <w:t>, 138–147.</w:t>
      </w:r>
    </w:p>
    <w:p w14:paraId="7407DDAC" w14:textId="5D5E9099"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7F5A9F66" w14:textId="77777777" w:rsidR="001628DE" w:rsidRPr="002D4245" w:rsidRDefault="001628DE">
      <w:pPr>
        <w:rPr>
          <w:rFonts w:cstheme="minorHAnsi"/>
          <w:b/>
          <w:bCs/>
          <w:u w:val="single"/>
        </w:rPr>
      </w:pPr>
    </w:p>
    <w:sectPr w:rsidR="001628DE" w:rsidRPr="002D4245" w:rsidSect="00AF59B3">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rtin Fernandez  Antonio José" w:date="2023-02-21T14:36:00Z" w:initials="MFAJ">
    <w:p w14:paraId="73C70E23" w14:textId="77777777" w:rsidR="00CB44B5" w:rsidRDefault="002C4D73" w:rsidP="00172FB8">
      <w:pPr>
        <w:pStyle w:val="CommentText"/>
      </w:pPr>
      <w:r>
        <w:rPr>
          <w:rStyle w:val="CommentReference"/>
        </w:rPr>
        <w:annotationRef/>
      </w:r>
      <w:r w:rsidR="00CB44B5" w:rsidRPr="00D432AC">
        <w:rPr>
          <w:lang w:val="en-US"/>
        </w:rPr>
        <w:t>I would consider adding more general  messages in the abstract and shortening it. I have made an alternative one below so that you can keep what you consider useful</w:t>
      </w:r>
    </w:p>
  </w:comment>
  <w:comment w:id="69" w:author="Martin Fernandez  Antonio José" w:date="2023-02-23T14:44:00Z" w:initials="MFAJ">
    <w:p w14:paraId="6D57059D" w14:textId="77777777" w:rsidR="006E16BC" w:rsidRDefault="00505DC1" w:rsidP="00757B9F">
      <w:pPr>
        <w:pStyle w:val="CommentText"/>
      </w:pPr>
      <w:r>
        <w:rPr>
          <w:rStyle w:val="CommentReference"/>
        </w:rPr>
        <w:annotationRef/>
      </w:r>
      <w:r w:rsidR="006E16BC" w:rsidRPr="00D432AC">
        <w:rPr>
          <w:lang w:val="en-US"/>
        </w:rPr>
        <w:t>I added policymakers here just in case you find interesting to briefly discuss in the ms how they could set tailwind regulations to speed up the transition such as subsidizing renewables again, establishing fast lanes to obtain permits…..</w:t>
      </w:r>
    </w:p>
  </w:comment>
  <w:comment w:id="104" w:author="Martin Fernandez  Antonio José" w:date="2023-02-22T12:19:00Z" w:initials="MFAJ">
    <w:p w14:paraId="3CA1A160" w14:textId="0EC754E9" w:rsidR="00254EB9" w:rsidRDefault="00254EB9">
      <w:pPr>
        <w:pStyle w:val="CommentText"/>
      </w:pPr>
      <w:r>
        <w:rPr>
          <w:rStyle w:val="CommentReference"/>
        </w:rPr>
        <w:annotationRef/>
      </w:r>
      <w:r w:rsidRPr="00D432AC">
        <w:rPr>
          <w:lang w:val="en-US"/>
        </w:rPr>
        <w:t>Please add this reference:</w:t>
      </w:r>
    </w:p>
    <w:p w14:paraId="6A81EB55" w14:textId="77777777" w:rsidR="00254EB9" w:rsidRDefault="00DF420B" w:rsidP="00CB60D1">
      <w:pPr>
        <w:pStyle w:val="CommentText"/>
      </w:pPr>
      <w:hyperlink r:id="rId1" w:history="1">
        <w:r w:rsidR="00254EB9" w:rsidRPr="00D432AC">
          <w:rPr>
            <w:rStyle w:val="Hyperlink"/>
            <w:lang w:val="en-US"/>
          </w:rPr>
          <w:t>https://onlinelibrary.wiley.com/doi/full/10.1002/aesr.202000043</w:t>
        </w:r>
      </w:hyperlink>
    </w:p>
  </w:comment>
  <w:comment w:id="114" w:author="Martin Fernandez  Antonio José" w:date="2023-02-21T16:39:00Z" w:initials="MFAJ">
    <w:p w14:paraId="5D6D46E8" w14:textId="0DED0551" w:rsidR="0015737E" w:rsidRDefault="0015737E" w:rsidP="00386232">
      <w:pPr>
        <w:pStyle w:val="CommentText"/>
      </w:pPr>
      <w:r>
        <w:rPr>
          <w:rStyle w:val="CommentReference"/>
        </w:rPr>
        <w:annotationRef/>
      </w:r>
      <w:r w:rsidRPr="00D432AC">
        <w:rPr>
          <w:lang w:val="en-US"/>
        </w:rPr>
        <w:t>Maybe it would be more effective if we give the relative % of emissions wrt. Chemical industry. Reading now Mt instead of Gt does not impact much…;-)</w:t>
      </w:r>
    </w:p>
  </w:comment>
  <w:comment w:id="122" w:author="Martin Fernandez  Antonio José" w:date="2023-02-22T17:12:00Z" w:initials="MFAJ">
    <w:p w14:paraId="63FAE499" w14:textId="77777777" w:rsidR="008F1229" w:rsidRDefault="008F1229">
      <w:pPr>
        <w:pStyle w:val="CommentText"/>
      </w:pPr>
      <w:r>
        <w:rPr>
          <w:rStyle w:val="CommentReference"/>
        </w:rPr>
        <w:annotationRef/>
      </w:r>
      <w:r w:rsidRPr="00D432AC">
        <w:rPr>
          <w:lang w:val="en-US"/>
        </w:rPr>
        <w:t>Please add</w:t>
      </w:r>
    </w:p>
    <w:p w14:paraId="4A2715E1" w14:textId="77777777" w:rsidR="008F1229" w:rsidRDefault="00DF420B" w:rsidP="0043277A">
      <w:pPr>
        <w:pStyle w:val="CommentText"/>
      </w:pPr>
      <w:hyperlink r:id="rId2" w:history="1">
        <w:r w:rsidR="008F1229" w:rsidRPr="00D432AC">
          <w:rPr>
            <w:rStyle w:val="Hyperlink"/>
            <w:lang w:val="en-US"/>
          </w:rPr>
          <w:t>https://pubs.rsc.org/en/content/articlelanding/2013/CY/c3cy00573a</w:t>
        </w:r>
      </w:hyperlink>
    </w:p>
  </w:comment>
  <w:comment w:id="127" w:author="Guillén Gosalbez  Gonzalo" w:date="2023-02-15T12:05:00Z" w:initials="GGG">
    <w:p w14:paraId="1B2E6458" w14:textId="20D1438D" w:rsidR="009949B8" w:rsidRDefault="009949B8">
      <w:pPr>
        <w:pStyle w:val="CommentText"/>
      </w:pPr>
      <w:r>
        <w:rPr>
          <w:rStyle w:val="CommentReference"/>
        </w:rPr>
        <w:annotationRef/>
      </w:r>
      <w:r>
        <w:t>The remaining being coal?</w:t>
      </w:r>
    </w:p>
  </w:comment>
  <w:comment w:id="128" w:author="Nabera  Abhinandan" w:date="2023-02-16T15:34:00Z" w:initials="NA">
    <w:p w14:paraId="4FE028A3" w14:textId="43436731" w:rsidR="009949B8" w:rsidRDefault="009949B8">
      <w:pPr>
        <w:pStyle w:val="CommentText"/>
      </w:pPr>
      <w:r>
        <w:rPr>
          <w:rStyle w:val="CommentReference"/>
        </w:rPr>
        <w:annotationRef/>
      </w:r>
      <w:r>
        <w:t>Yes. Around 65% is natural gas, 35% coal and &lt;1% is renewables and biomass.</w:t>
      </w:r>
    </w:p>
  </w:comment>
  <w:comment w:id="172" w:author="Martin Fernandez  Antonio José" w:date="2023-02-22T12:25:00Z" w:initials="MFAJ">
    <w:p w14:paraId="2F2DCECA" w14:textId="77777777" w:rsidR="009F0EE9" w:rsidRDefault="009F0EE9">
      <w:pPr>
        <w:pStyle w:val="CommentText"/>
      </w:pPr>
      <w:r>
        <w:rPr>
          <w:rStyle w:val="CommentReference"/>
        </w:rPr>
        <w:annotationRef/>
      </w:r>
      <w:r w:rsidRPr="00D432AC">
        <w:rPr>
          <w:lang w:val="en-US"/>
        </w:rPr>
        <w:t>Please add this reference:</w:t>
      </w:r>
    </w:p>
    <w:p w14:paraId="0521CD06" w14:textId="77777777" w:rsidR="009F0EE9" w:rsidRDefault="009F0EE9" w:rsidP="00204705">
      <w:pPr>
        <w:pStyle w:val="CommentText"/>
      </w:pPr>
      <w:r w:rsidRPr="00D432AC">
        <w:rPr>
          <w:i/>
          <w:iCs/>
          <w:lang w:val="en-US"/>
        </w:rPr>
        <w:t>Johnson Matthey Technol. Rev.,</w:t>
      </w:r>
      <w:r w:rsidRPr="00D432AC">
        <w:rPr>
          <w:lang w:val="en-US"/>
        </w:rPr>
        <w:t xml:space="preserve"> </w:t>
      </w:r>
      <w:r w:rsidRPr="00D432AC">
        <w:rPr>
          <w:i/>
          <w:iCs/>
          <w:lang w:val="en-US"/>
        </w:rPr>
        <w:t xml:space="preserve">2022, </w:t>
      </w:r>
      <w:r w:rsidRPr="00D432AC">
        <w:rPr>
          <w:b/>
          <w:bCs/>
          <w:i/>
          <w:iCs/>
          <w:lang w:val="en-US"/>
        </w:rPr>
        <w:t xml:space="preserve">66, (3), 230 </w:t>
      </w:r>
      <w:r w:rsidRPr="00D432AC">
        <w:rPr>
          <w:b/>
          <w:bCs/>
          <w:i/>
          <w:iCs/>
          <w:lang w:val="en-US"/>
        </w:rPr>
        <w:br/>
        <w:t xml:space="preserve">doi: 10.1595/205651322X16334238659301 </w:t>
      </w:r>
    </w:p>
  </w:comment>
  <w:comment w:id="198" w:author="Martin Fernandez  Antonio José" w:date="2023-02-22T13:05:00Z" w:initials="MFAJ">
    <w:p w14:paraId="382B1D99" w14:textId="598C4658" w:rsidR="009627B8" w:rsidRDefault="005A30D0">
      <w:pPr>
        <w:pStyle w:val="CommentText"/>
      </w:pPr>
      <w:r>
        <w:rPr>
          <w:rStyle w:val="CommentReference"/>
        </w:rPr>
        <w:annotationRef/>
      </w:r>
      <w:r w:rsidR="009627B8" w:rsidRPr="00D432AC">
        <w:rPr>
          <w:lang w:val="en-US"/>
        </w:rPr>
        <w:t>Please add</w:t>
      </w:r>
    </w:p>
    <w:p w14:paraId="691B470E" w14:textId="77777777" w:rsidR="009627B8" w:rsidRDefault="009627B8">
      <w:pPr>
        <w:pStyle w:val="CommentText"/>
      </w:pPr>
    </w:p>
    <w:p w14:paraId="5681C112" w14:textId="77777777" w:rsidR="009627B8" w:rsidRDefault="009627B8">
      <w:pPr>
        <w:pStyle w:val="CommentText"/>
      </w:pPr>
      <w:r>
        <w:t>Please add</w:t>
      </w:r>
    </w:p>
    <w:p w14:paraId="4AD8B956" w14:textId="77777777" w:rsidR="009627B8" w:rsidRDefault="00DF420B">
      <w:pPr>
        <w:pStyle w:val="CommentText"/>
      </w:pPr>
      <w:hyperlink r:id="rId3" w:history="1">
        <w:r w:rsidR="009627B8" w:rsidRPr="00D432AC">
          <w:rPr>
            <w:rStyle w:val="Hyperlink"/>
          </w:rPr>
          <w:t>https://onlinelibrary.wiley.com/doi/full/10.1002/ange.201600943</w:t>
        </w:r>
      </w:hyperlink>
    </w:p>
    <w:p w14:paraId="774B045C" w14:textId="77777777" w:rsidR="009627B8" w:rsidRDefault="009627B8">
      <w:pPr>
        <w:pStyle w:val="CommentText"/>
      </w:pPr>
    </w:p>
    <w:p w14:paraId="3A7F4E62" w14:textId="77777777" w:rsidR="009627B8" w:rsidRDefault="00DF420B" w:rsidP="003A73DD">
      <w:pPr>
        <w:pStyle w:val="CommentText"/>
      </w:pPr>
      <w:hyperlink r:id="rId4" w:history="1">
        <w:r w:rsidR="009627B8" w:rsidRPr="00D432AC">
          <w:rPr>
            <w:rStyle w:val="Hyperlink"/>
          </w:rPr>
          <w:t>https://www.nature.com/articles/s41467-022-33391-w</w:t>
        </w:r>
      </w:hyperlink>
    </w:p>
  </w:comment>
  <w:comment w:id="201" w:author="Martin Fernandez  Antonio José" w:date="2023-02-22T13:06:00Z" w:initials="MFAJ">
    <w:p w14:paraId="3C8B06A0" w14:textId="762E0DD5" w:rsidR="005A30D0" w:rsidRDefault="005A30D0">
      <w:pPr>
        <w:pStyle w:val="CommentText"/>
      </w:pPr>
      <w:r>
        <w:rPr>
          <w:rStyle w:val="CommentReference"/>
        </w:rPr>
        <w:annotationRef/>
      </w:r>
      <w:r w:rsidRPr="00D432AC">
        <w:rPr>
          <w:lang w:val="en-US"/>
        </w:rPr>
        <w:t>Please add</w:t>
      </w:r>
    </w:p>
    <w:p w14:paraId="24842334" w14:textId="77777777" w:rsidR="005A30D0" w:rsidRDefault="00DF420B" w:rsidP="002F69E2">
      <w:pPr>
        <w:pStyle w:val="CommentText"/>
      </w:pPr>
      <w:hyperlink r:id="rId5" w:history="1">
        <w:r w:rsidR="005A30D0" w:rsidRPr="00D432AC">
          <w:rPr>
            <w:rStyle w:val="Hyperlink"/>
            <w:lang w:val="en-US"/>
          </w:rPr>
          <w:t>https://www.science.org/doi/10.1126/sciadv.1701290</w:t>
        </w:r>
      </w:hyperlink>
    </w:p>
  </w:comment>
  <w:comment w:id="245" w:author="Martin Fernandez  Antonio José" w:date="2023-02-23T12:12:00Z" w:initials="MFAJ">
    <w:p w14:paraId="5D532E27" w14:textId="77777777" w:rsidR="006645B2" w:rsidRDefault="006645B2">
      <w:pPr>
        <w:pStyle w:val="CommentText"/>
      </w:pPr>
      <w:r>
        <w:rPr>
          <w:rStyle w:val="CommentReference"/>
        </w:rPr>
        <w:annotationRef/>
      </w:r>
      <w:r w:rsidRPr="00D432AC">
        <w:rPr>
          <w:lang w:val="en-US"/>
        </w:rPr>
        <w:t>Please add</w:t>
      </w:r>
    </w:p>
    <w:p w14:paraId="67706D72" w14:textId="77777777" w:rsidR="006645B2" w:rsidRDefault="00DF420B" w:rsidP="00FF0416">
      <w:pPr>
        <w:pStyle w:val="CommentText"/>
      </w:pPr>
      <w:hyperlink r:id="rId6" w:history="1">
        <w:r w:rsidR="006645B2" w:rsidRPr="00D432AC">
          <w:rPr>
            <w:rStyle w:val="Hyperlink"/>
            <w:lang w:val="en-US"/>
          </w:rPr>
          <w:t>https://pubs.acs.org/doi/10.1021/acs.chemrev.8b00705</w:t>
        </w:r>
      </w:hyperlink>
    </w:p>
  </w:comment>
  <w:comment w:id="281" w:author="Martin Fernandez  Antonio José" w:date="2023-02-22T17:44:00Z" w:initials="MFAJ">
    <w:p w14:paraId="4C69A89A" w14:textId="3B6E8508" w:rsidR="006637EC" w:rsidRDefault="006637EC" w:rsidP="00CA3AA6">
      <w:pPr>
        <w:pStyle w:val="CommentText"/>
      </w:pPr>
      <w:r>
        <w:rPr>
          <w:rStyle w:val="CommentReference"/>
        </w:rPr>
        <w:annotationRef/>
      </w:r>
      <w:r w:rsidRPr="00D432AC">
        <w:rPr>
          <w:lang w:val="en-US"/>
        </w:rPr>
        <w:t>It is not clear from the figures that the pandemic made an effect on prices. Is it correct?</w:t>
      </w:r>
    </w:p>
  </w:comment>
  <w:comment w:id="284" w:author="Martin Fernandez  Antonio José" w:date="2023-02-22T17:20:00Z" w:initials="MFAJ">
    <w:p w14:paraId="58914E2B" w14:textId="4BA3F1F3" w:rsidR="006D04F0" w:rsidRDefault="006D04F0" w:rsidP="005D59BE">
      <w:pPr>
        <w:pStyle w:val="CommentText"/>
      </w:pPr>
      <w:r>
        <w:rPr>
          <w:rStyle w:val="CommentReference"/>
        </w:rPr>
        <w:annotationRef/>
      </w:r>
      <w:r w:rsidRPr="00D432AC">
        <w:rPr>
          <w:lang w:val="en-US"/>
        </w:rPr>
        <w:t>Maybe not needed in the general context of an introduction?</w:t>
      </w:r>
    </w:p>
  </w:comment>
  <w:comment w:id="285" w:author="Martin Fernandez  Antonio José" w:date="2023-02-22T17:24:00Z" w:initials="MFAJ">
    <w:p w14:paraId="1B67256F" w14:textId="77777777" w:rsidR="006D04F0" w:rsidRDefault="006D04F0" w:rsidP="00095B1F">
      <w:pPr>
        <w:pStyle w:val="CommentText"/>
      </w:pPr>
      <w:r>
        <w:rPr>
          <w:rStyle w:val="CommentReference"/>
        </w:rPr>
        <w:annotationRef/>
      </w:r>
      <w:r w:rsidRPr="00D432AC">
        <w:rPr>
          <w:lang w:val="en-US"/>
        </w:rPr>
        <w:t>I recommend we either give the two numbers for 2021 and 2022 for natural gas price and electricity (XXX $ t-1 and XXXX $ kWh-1) or compare them (gas prices and electricity prices have cuadrupled). Now we give prices for natural gas and compare the two years for electricity</w:t>
      </w:r>
    </w:p>
  </w:comment>
  <w:comment w:id="291" w:author="Martin Fernandez  Antonio José" w:date="2023-02-22T17:27:00Z" w:initials="MFAJ">
    <w:p w14:paraId="3197E945" w14:textId="77777777" w:rsidR="0092432D" w:rsidRDefault="0092432D" w:rsidP="00C03C2A">
      <w:pPr>
        <w:pStyle w:val="CommentText"/>
      </w:pPr>
      <w:r>
        <w:rPr>
          <w:rStyle w:val="CommentReference"/>
        </w:rPr>
        <w:annotationRef/>
      </w:r>
      <w:r w:rsidRPr="00D432AC">
        <w:rPr>
          <w:lang w:val="en-US"/>
        </w:rPr>
        <w:t>Probably better if we give a % of world production?</w:t>
      </w:r>
    </w:p>
  </w:comment>
  <w:comment w:id="310" w:author="Guillén Gosalbez  Gonzalo" w:date="2023-02-15T13:22:00Z" w:initials="GGG">
    <w:p w14:paraId="50421DE1" w14:textId="154ADD93" w:rsidR="009949B8" w:rsidRDefault="009949B8">
      <w:pPr>
        <w:pStyle w:val="CommentText"/>
      </w:pPr>
      <w:r>
        <w:rPr>
          <w:rStyle w:val="CommentReference"/>
        </w:rPr>
        <w:annotationRef/>
      </w:r>
      <w:r>
        <w:t>We need to say something regarding pre-existing contracts for NG at a smaller price already arranged before the crisis. We always base the calculations based on market prices, but long-term contracts do exist as well…</w:t>
      </w:r>
    </w:p>
  </w:comment>
  <w:comment w:id="311" w:author="Istrate  Ioan-Robert" w:date="2023-02-20T14:16:00Z" w:initials="II">
    <w:p w14:paraId="694252A6" w14:textId="3E5B3AE4" w:rsidR="005C4727" w:rsidRDefault="005C4727">
      <w:pPr>
        <w:pStyle w:val="CommentText"/>
      </w:pPr>
      <w:r>
        <w:rPr>
          <w:rStyle w:val="CommentReference"/>
        </w:rPr>
        <w:annotationRef/>
      </w:r>
      <w:r>
        <w:t>Done.</w:t>
      </w:r>
    </w:p>
  </w:comment>
  <w:comment w:id="312" w:author="Guillén Gosalbez  Gonzalo" w:date="2023-02-15T13:45:00Z" w:initials="GGG">
    <w:p w14:paraId="2C09C0E8" w14:textId="500B491B" w:rsidR="009949B8" w:rsidRDefault="009949B8">
      <w:pPr>
        <w:pStyle w:val="CommentText"/>
      </w:pPr>
      <w:r>
        <w:rPr>
          <w:rStyle w:val="CommentReference"/>
        </w:rPr>
        <w:annotationRef/>
      </w:r>
      <w:r>
        <w:t>Say something about the validation, you need to clearly say that these are estimates that we validated with some data…</w:t>
      </w:r>
    </w:p>
  </w:comment>
  <w:comment w:id="313" w:author="Istrate  Ioan-Robert" w:date="2023-02-20T14:16:00Z" w:initials="II">
    <w:p w14:paraId="4CEF0A14" w14:textId="7B779D07" w:rsidR="005C4727" w:rsidRDefault="005C4727">
      <w:pPr>
        <w:pStyle w:val="CommentText"/>
      </w:pPr>
      <w:r>
        <w:rPr>
          <w:rStyle w:val="CommentReference"/>
        </w:rPr>
        <w:annotationRef/>
      </w:r>
      <w:r>
        <w:t>Done</w:t>
      </w:r>
    </w:p>
  </w:comment>
  <w:comment w:id="315" w:author="Martin Fernandez  Antonio José" w:date="2023-02-22T17:55:00Z" w:initials="MFAJ">
    <w:p w14:paraId="7A9AC16C" w14:textId="77777777" w:rsidR="006334CD" w:rsidRDefault="00D363A8" w:rsidP="004E15EC">
      <w:pPr>
        <w:pStyle w:val="CommentText"/>
      </w:pPr>
      <w:r>
        <w:rPr>
          <w:rStyle w:val="CommentReference"/>
        </w:rPr>
        <w:annotationRef/>
      </w:r>
      <w:r w:rsidR="006334CD" w:rsidRPr="00D432AC">
        <w:rPr>
          <w:lang w:val="en-US"/>
        </w:rPr>
        <w:t>Just from a strategic point of view, i suggest finishing paragraphs with the cases bringing the good news</w:t>
      </w:r>
    </w:p>
  </w:comment>
  <w:comment w:id="317" w:author="Guillén Gosalbez  Gonzalo" w:date="2023-02-15T13:33:00Z" w:initials="GGG">
    <w:p w14:paraId="36183F7D" w14:textId="6E79A494" w:rsidR="009949B8" w:rsidRDefault="009949B8">
      <w:pPr>
        <w:pStyle w:val="CommentText"/>
      </w:pPr>
      <w:r>
        <w:rPr>
          <w:rStyle w:val="CommentReference"/>
        </w:rPr>
        <w:annotationRef/>
      </w:r>
      <w:r>
        <w:t xml:space="preserve">I wonder if this routes makes any sense at all, let us discuss this… You produce SMR-CCS H2 and then you mix with CO2. You could instead capture the CO2 in syngas production and produce MeOH normally. </w:t>
      </w:r>
    </w:p>
  </w:comment>
  <w:comment w:id="319" w:author="Martin Fernandez  Antonio José" w:date="2023-02-22T17:56:00Z" w:initials="MFAJ">
    <w:p w14:paraId="00D3C385" w14:textId="77777777" w:rsidR="006334CD" w:rsidRDefault="00D363A8" w:rsidP="000547D1">
      <w:pPr>
        <w:pStyle w:val="CommentText"/>
      </w:pPr>
      <w:r>
        <w:rPr>
          <w:rStyle w:val="CommentReference"/>
        </w:rPr>
        <w:annotationRef/>
      </w:r>
      <w:r w:rsidR="006334CD" w:rsidRPr="00D432AC">
        <w:rPr>
          <w:lang w:val="en-US"/>
        </w:rPr>
        <w:t>My recommendation for this figure is to try a continuous and mildly coloured band to show the error bars in panels a, b, d, e</w:t>
      </w:r>
    </w:p>
  </w:comment>
  <w:comment w:id="321" w:author="Guillén Gosalbez  Gonzalo" w:date="2023-02-15T13:49:00Z" w:initials="GGG">
    <w:p w14:paraId="2F8731BB" w14:textId="23630953" w:rsidR="009949B8" w:rsidRDefault="009949B8">
      <w:pPr>
        <w:pStyle w:val="CommentText"/>
      </w:pPr>
      <w:r>
        <w:rPr>
          <w:rStyle w:val="CommentReference"/>
        </w:rPr>
        <w:annotationRef/>
      </w:r>
      <w:r>
        <w:t>Did you validate the estimates? I do not think so… You need to be transparent</w:t>
      </w:r>
    </w:p>
  </w:comment>
  <w:comment w:id="322" w:author="Istrate  Ioan-Robert" w:date="2023-02-20T15:27:00Z" w:initials="II">
    <w:p w14:paraId="1D54314B" w14:textId="7F20315B" w:rsidR="00F02A4A" w:rsidRDefault="00F02A4A">
      <w:pPr>
        <w:pStyle w:val="CommentText"/>
      </w:pPr>
      <w:r>
        <w:rPr>
          <w:rStyle w:val="CommentReference"/>
        </w:rPr>
        <w:annotationRef/>
      </w:r>
      <w:r>
        <w:t xml:space="preserve">We </w:t>
      </w:r>
      <w:r w:rsidR="00E22E48">
        <w:t>compared</w:t>
      </w:r>
      <w:r>
        <w:t xml:space="preserve"> our estimates with results from Andrés and Sebastiano. Of course, they </w:t>
      </w:r>
      <w:r w:rsidR="00DD1CBE">
        <w:t>are similar</w:t>
      </w:r>
      <w:r>
        <w:t xml:space="preserve"> in the period of stable natural gas prices, since both studies are based on the same simulations and assumptions. Should we include a paragraph about this comparison?</w:t>
      </w:r>
    </w:p>
    <w:p w14:paraId="111279EE" w14:textId="06099A06" w:rsidR="00703835" w:rsidRDefault="00703835">
      <w:pPr>
        <w:pStyle w:val="CommentText"/>
      </w:pPr>
      <w:r>
        <w:t>GG: I would just mention it somewhere, that the model outcome is consistent with other estimates. This was somehow expected as you are using the same mass and energy inputs and outputs…</w:t>
      </w:r>
    </w:p>
  </w:comment>
  <w:comment w:id="324" w:author="Martin Fernandez  Antonio José" w:date="2023-02-22T18:02:00Z" w:initials="MFAJ">
    <w:p w14:paraId="3C2D5EC8" w14:textId="77777777" w:rsidR="00D363A8" w:rsidRDefault="00D363A8" w:rsidP="00577AF9">
      <w:pPr>
        <w:pStyle w:val="CommentText"/>
      </w:pPr>
      <w:r>
        <w:rPr>
          <w:rStyle w:val="CommentReference"/>
        </w:rPr>
        <w:annotationRef/>
      </w:r>
      <w:r w:rsidRPr="00D432AC">
        <w:rPr>
          <w:lang w:val="en-US"/>
        </w:rPr>
        <w:t>The structure of the sentence is a bit confusing to me</w:t>
      </w:r>
    </w:p>
  </w:comment>
  <w:comment w:id="327" w:author="Istrate  Ioan-Robert" w:date="2023-02-20T13:04:00Z" w:initials="II">
    <w:p w14:paraId="7E1C73B6" w14:textId="4ECC1027" w:rsidR="00035A83" w:rsidRDefault="00035A83">
      <w:pPr>
        <w:pStyle w:val="CommentText"/>
      </w:pPr>
      <w:r>
        <w:rPr>
          <w:rStyle w:val="CommentReference"/>
        </w:rPr>
        <w:annotationRef/>
      </w:r>
      <w:r>
        <w:t>This is time-dependent…</w:t>
      </w:r>
    </w:p>
  </w:comment>
  <w:comment w:id="326" w:author="Martin Fernandez  Antonio José" w:date="2023-02-23T14:10:00Z" w:initials="MFAJ">
    <w:p w14:paraId="129C0F95" w14:textId="77777777" w:rsidR="006334CD" w:rsidRDefault="006334CD" w:rsidP="004A137A">
      <w:pPr>
        <w:pStyle w:val="CommentText"/>
      </w:pPr>
      <w:r>
        <w:rPr>
          <w:rStyle w:val="CommentReference"/>
        </w:rPr>
        <w:annotationRef/>
      </w:r>
      <w:r w:rsidRPr="00D432AC">
        <w:rPr>
          <w:lang w:val="en-US"/>
        </w:rPr>
        <w:t>This first paragraph reads like an abstract to me. Is it needed?</w:t>
      </w:r>
    </w:p>
  </w:comment>
  <w:comment w:id="328" w:author="Martin Fernandez  Antonio José" w:date="2023-02-23T13:55:00Z" w:initials="MFAJ">
    <w:p w14:paraId="05F6E131" w14:textId="79441CDD" w:rsidR="00956C83" w:rsidRDefault="00956C83" w:rsidP="00DC547E">
      <w:pPr>
        <w:pStyle w:val="CommentText"/>
      </w:pPr>
      <w:r>
        <w:rPr>
          <w:rStyle w:val="CommentReference"/>
        </w:rPr>
        <w:annotationRef/>
      </w:r>
      <w:r w:rsidRPr="00D432AC">
        <w:rPr>
          <w:lang w:val="en-US"/>
        </w:rPr>
        <w:t xml:space="preserve">I would suggest to cut on short-term predictions to avoid  accelerated aging of the paper </w:t>
      </w:r>
    </w:p>
  </w:comment>
  <w:comment w:id="329" w:author="Guillén Gosalbez  Gonzalo" w:date="2023-02-15T18:37:00Z" w:initials="GGG">
    <w:p w14:paraId="5205FE6C" w14:textId="2D4D605E" w:rsidR="009949B8" w:rsidRDefault="009949B8">
      <w:pPr>
        <w:pStyle w:val="CommentText"/>
      </w:pPr>
      <w:r>
        <w:rPr>
          <w:rStyle w:val="CommentReference"/>
        </w:rPr>
        <w:annotationRef/>
      </w:r>
      <w:r>
        <w:t>Controversial, needs some thinking, are we against globalization?</w:t>
      </w:r>
    </w:p>
  </w:comment>
  <w:comment w:id="373" w:author="Martin Fernandez  Antonio José" w:date="2023-02-22T12:33:00Z" w:initials="MFAJ">
    <w:p w14:paraId="40D22224" w14:textId="77777777" w:rsidR="00C32BEA" w:rsidRDefault="00C32BEA" w:rsidP="00C32BEA">
      <w:pPr>
        <w:pStyle w:val="CommentText"/>
      </w:pPr>
      <w:r>
        <w:rPr>
          <w:rStyle w:val="CommentReference"/>
        </w:rPr>
        <w:annotationRef/>
      </w:r>
      <w:r w:rsidRPr="00D432AC">
        <w:rPr>
          <w:lang w:val="en-US"/>
        </w:rPr>
        <w:t xml:space="preserve">Please add </w:t>
      </w:r>
      <w:hyperlink r:id="rId7" w:history="1">
        <w:r w:rsidRPr="00D432AC">
          <w:rPr>
            <w:rStyle w:val="Hyperlink"/>
            <w:lang w:val="en-US"/>
          </w:rPr>
          <w:t>https://www.nature.com/articles/s43586-022-00164-0</w:t>
        </w:r>
      </w:hyperlink>
    </w:p>
    <w:p w14:paraId="5874A37B" w14:textId="77777777" w:rsidR="00C32BEA" w:rsidRDefault="00DF420B" w:rsidP="00C32BEA">
      <w:pPr>
        <w:pStyle w:val="CommentText"/>
      </w:pPr>
      <w:hyperlink r:id="rId8" w:history="1">
        <w:r w:rsidR="00C32BEA" w:rsidRPr="00D432AC">
          <w:rPr>
            <w:rStyle w:val="Hyperlink"/>
          </w:rPr>
          <w:t>https://pubs.rsc.org/en/content/articlelanding/2022/CS/D0CS01079K</w:t>
        </w:r>
      </w:hyperlink>
    </w:p>
  </w:comment>
  <w:comment w:id="395" w:author="Martin Fernandez  Antonio José" w:date="2023-02-23T13:12:00Z" w:initials="MFAJ">
    <w:p w14:paraId="2BEEEE1C" w14:textId="77777777" w:rsidR="00CB7E33" w:rsidRPr="00D432AC" w:rsidRDefault="00CB7E33">
      <w:pPr>
        <w:pStyle w:val="CommentText"/>
        <w:rPr>
          <w:lang w:val="es-ES"/>
        </w:rPr>
      </w:pPr>
      <w:r>
        <w:rPr>
          <w:rStyle w:val="CommentReference"/>
        </w:rPr>
        <w:annotationRef/>
      </w:r>
      <w:r>
        <w:rPr>
          <w:lang w:val="es-ES"/>
        </w:rPr>
        <w:t xml:space="preserve">Pelase </w:t>
      </w:r>
      <w:proofErr w:type="spellStart"/>
      <w:r>
        <w:rPr>
          <w:lang w:val="es-ES"/>
        </w:rPr>
        <w:t>add</w:t>
      </w:r>
      <w:proofErr w:type="spellEnd"/>
    </w:p>
    <w:p w14:paraId="50451D12" w14:textId="77777777" w:rsidR="00CB7E33" w:rsidRPr="00D432AC" w:rsidRDefault="00DF420B" w:rsidP="00FE4990">
      <w:pPr>
        <w:pStyle w:val="CommentText"/>
        <w:rPr>
          <w:lang w:val="es-ES"/>
        </w:rPr>
      </w:pPr>
      <w:r>
        <w:fldChar w:fldCharType="begin"/>
      </w:r>
      <w:r w:rsidRPr="00F154B0">
        <w:rPr>
          <w:lang w:val="es-ES"/>
        </w:rPr>
        <w:instrText xml:space="preserve"> HYPERLINK "https://onlinelibrary.wiley.com/doi/abs/10.1002/aenm.202270056" </w:instrText>
      </w:r>
      <w:r>
        <w:fldChar w:fldCharType="separate"/>
      </w:r>
      <w:r w:rsidR="00CB7E33" w:rsidRPr="00FE4990">
        <w:rPr>
          <w:rStyle w:val="Hyperlink"/>
          <w:lang w:val="es-ES"/>
        </w:rPr>
        <w:t>https://onlinelibrary.wiley.com/doi/abs/10.1002/aenm.202270056</w:t>
      </w:r>
      <w:r>
        <w:rPr>
          <w:rStyle w:val="Hyperlink"/>
          <w:lang w:val="es-ES"/>
        </w:rPr>
        <w:fldChar w:fldCharType="end"/>
      </w:r>
    </w:p>
  </w:comment>
  <w:comment w:id="427" w:author="Martin Fernandez  Antonio José" w:date="2023-02-23T13:25:00Z" w:initials="MFAJ">
    <w:p w14:paraId="3D845DD7" w14:textId="77777777" w:rsidR="00E11736" w:rsidRDefault="00E11736">
      <w:pPr>
        <w:pStyle w:val="CommentText"/>
      </w:pPr>
      <w:r>
        <w:rPr>
          <w:rStyle w:val="CommentReference"/>
        </w:rPr>
        <w:annotationRef/>
      </w:r>
      <w:r w:rsidRPr="00D432AC">
        <w:rPr>
          <w:lang w:val="en-US"/>
        </w:rPr>
        <w:t>Please add</w:t>
      </w:r>
    </w:p>
    <w:p w14:paraId="1A10E6B6" w14:textId="77777777" w:rsidR="00E11736" w:rsidRDefault="00E11736">
      <w:pPr>
        <w:pStyle w:val="CommentText"/>
      </w:pPr>
    </w:p>
    <w:p w14:paraId="720E0B41" w14:textId="77777777" w:rsidR="00E11736" w:rsidRDefault="00DF420B" w:rsidP="008137CA">
      <w:pPr>
        <w:pStyle w:val="CommentText"/>
      </w:pPr>
      <w:hyperlink r:id="rId9" w:history="1">
        <w:r w:rsidR="00E11736" w:rsidRPr="00D432AC">
          <w:rPr>
            <w:rStyle w:val="Hyperlink"/>
            <w:lang w:val="en-US"/>
          </w:rPr>
          <w:t>https://www.cell.com/joule/pdf/S2542-4351(19)30467-2.pdf</w:t>
        </w:r>
      </w:hyperlink>
    </w:p>
  </w:comment>
  <w:comment w:id="447" w:author="Guillén Gosalbez  Gonzalo" w:date="2023-02-15T18:42:00Z" w:initials="GGG">
    <w:p w14:paraId="2245EB48" w14:textId="4CE546A1" w:rsidR="009949B8" w:rsidRDefault="009949B8">
      <w:pPr>
        <w:pStyle w:val="CommentText"/>
      </w:pPr>
      <w:r>
        <w:rPr>
          <w:rStyle w:val="CommentReference"/>
        </w:rPr>
        <w:annotationRef/>
      </w:r>
      <w:r>
        <w:t>Somehow repetitive, we need to further sharpen it…</w:t>
      </w:r>
    </w:p>
  </w:comment>
  <w:comment w:id="451" w:author="Istrate  Ioan-Robert" w:date="2023-02-20T15:45:00Z" w:initials="II">
    <w:p w14:paraId="12F489ED" w14:textId="58EBB74D" w:rsidR="00E6344F" w:rsidRDefault="00E6344F">
      <w:pPr>
        <w:pStyle w:val="CommentText"/>
      </w:pPr>
      <w:r>
        <w:rPr>
          <w:rStyle w:val="CommentReference"/>
        </w:rPr>
        <w:annotationRef/>
      </w:r>
      <w:r>
        <w:t>Not sure if this Section should be more detailed and right after the Introduction (according to Green Chemistry style)</w:t>
      </w:r>
    </w:p>
  </w:comment>
  <w:comment w:id="454" w:author="Istrate  Ioan-Robert" w:date="2023-01-18T12:42:00Z" w:initials="II">
    <w:p w14:paraId="7355BB9F" w14:textId="3184A683" w:rsidR="009949B8" w:rsidRDefault="009949B8">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C70E23" w15:done="0"/>
  <w15:commentEx w15:paraId="6D57059D" w15:done="0"/>
  <w15:commentEx w15:paraId="6A81EB55" w15:done="0"/>
  <w15:commentEx w15:paraId="5D6D46E8" w15:done="0"/>
  <w15:commentEx w15:paraId="4A2715E1" w15:done="0"/>
  <w15:commentEx w15:paraId="1B2E6458" w15:done="0"/>
  <w15:commentEx w15:paraId="4FE028A3" w15:paraIdParent="1B2E6458" w15:done="0"/>
  <w15:commentEx w15:paraId="0521CD06" w15:done="0"/>
  <w15:commentEx w15:paraId="3A7F4E62" w15:done="0"/>
  <w15:commentEx w15:paraId="24842334" w15:done="0"/>
  <w15:commentEx w15:paraId="67706D72" w15:done="0"/>
  <w15:commentEx w15:paraId="4C69A89A" w15:done="0"/>
  <w15:commentEx w15:paraId="58914E2B" w15:done="0"/>
  <w15:commentEx w15:paraId="1B67256F" w15:done="0"/>
  <w15:commentEx w15:paraId="3197E945" w15:done="0"/>
  <w15:commentEx w15:paraId="50421DE1" w15:done="1"/>
  <w15:commentEx w15:paraId="694252A6" w15:paraIdParent="50421DE1" w15:done="0"/>
  <w15:commentEx w15:paraId="2C09C0E8" w15:done="1"/>
  <w15:commentEx w15:paraId="4CEF0A14" w15:paraIdParent="2C09C0E8" w15:done="0"/>
  <w15:commentEx w15:paraId="7A9AC16C" w15:done="0"/>
  <w15:commentEx w15:paraId="36183F7D" w15:done="1"/>
  <w15:commentEx w15:paraId="00D3C385" w15:done="0"/>
  <w15:commentEx w15:paraId="2F8731BB" w15:done="1"/>
  <w15:commentEx w15:paraId="111279EE" w15:paraIdParent="2F8731BB" w15:done="0"/>
  <w15:commentEx w15:paraId="3C2D5EC8" w15:done="0"/>
  <w15:commentEx w15:paraId="7E1C73B6" w15:done="0"/>
  <w15:commentEx w15:paraId="129C0F95" w15:done="0"/>
  <w15:commentEx w15:paraId="05F6E131" w15:done="0"/>
  <w15:commentEx w15:paraId="5205FE6C" w15:done="0"/>
  <w15:commentEx w15:paraId="5874A37B" w15:done="0"/>
  <w15:commentEx w15:paraId="50451D12" w15:done="0"/>
  <w15:commentEx w15:paraId="720E0B41" w15:done="0"/>
  <w15:commentEx w15:paraId="2245EB48" w15:done="0"/>
  <w15:commentEx w15:paraId="12F489ED" w15:done="0"/>
  <w15:commentEx w15:paraId="7355B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F5563" w16cex:dateUtc="2023-02-21T13:36:00Z"/>
  <w16cex:commentExtensible w16cex:durableId="27A1FA48" w16cex:dateUtc="2023-02-23T13:44:00Z"/>
  <w16cex:commentExtensible w16cex:durableId="27A086BC" w16cex:dateUtc="2023-02-22T11:19:00Z"/>
  <w16cex:commentExtensible w16cex:durableId="279F7242" w16cex:dateUtc="2023-02-21T15:39:00Z"/>
  <w16cex:commentExtensible w16cex:durableId="27A0CB75" w16cex:dateUtc="2023-02-22T16:12:00Z"/>
  <w16cex:commentExtensible w16cex:durableId="27A08852" w16cex:dateUtc="2023-02-22T11:25:00Z"/>
  <w16cex:commentExtensible w16cex:durableId="27A09182" w16cex:dateUtc="2023-02-22T12:05:00Z"/>
  <w16cex:commentExtensible w16cex:durableId="27A091F4" w16cex:dateUtc="2023-02-22T12:06:00Z"/>
  <w16cex:commentExtensible w16cex:durableId="27A1D6A9" w16cex:dateUtc="2023-02-23T11:12:00Z"/>
  <w16cex:commentExtensible w16cex:durableId="27A0D2F0" w16cex:dateUtc="2023-02-22T16:44:00Z"/>
  <w16cex:commentExtensible w16cex:durableId="27A0CD6B" w16cex:dateUtc="2023-02-22T16:20:00Z"/>
  <w16cex:commentExtensible w16cex:durableId="27A0CE36" w16cex:dateUtc="2023-02-22T16:24:00Z"/>
  <w16cex:commentExtensible w16cex:durableId="27A0CEE5" w16cex:dateUtc="2023-02-22T16:27:00Z"/>
  <w16cex:commentExtensible w16cex:durableId="27A0D580" w16cex:dateUtc="2023-02-22T16:55:00Z"/>
  <w16cex:commentExtensible w16cex:durableId="27A0D5EA" w16cex:dateUtc="2023-02-22T16:56:00Z"/>
  <w16cex:commentExtensible w16cex:durableId="27A0D722" w16cex:dateUtc="2023-02-22T17:02:00Z"/>
  <w16cex:commentExtensible w16cex:durableId="27A1F249" w16cex:dateUtc="2023-02-23T13:10:00Z"/>
  <w16cex:commentExtensible w16cex:durableId="27A1EED9" w16cex:dateUtc="2023-02-23T12:55:00Z"/>
  <w16cex:commentExtensible w16cex:durableId="27A1D1ED" w16cex:dateUtc="2023-02-22T11:33:00Z"/>
  <w16cex:commentExtensible w16cex:durableId="27A1E4CC" w16cex:dateUtc="2023-02-23T12:12:00Z"/>
  <w16cex:commentExtensible w16cex:durableId="27A1E7AF" w16cex:dateUtc="2023-02-23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C70E23" w16cid:durableId="279F5563"/>
  <w16cid:commentId w16cid:paraId="6D57059D" w16cid:durableId="27A1FA48"/>
  <w16cid:commentId w16cid:paraId="6A81EB55" w16cid:durableId="27A086BC"/>
  <w16cid:commentId w16cid:paraId="5D6D46E8" w16cid:durableId="279F7242"/>
  <w16cid:commentId w16cid:paraId="4A2715E1" w16cid:durableId="27A0CB75"/>
  <w16cid:commentId w16cid:paraId="1B2E6458" w16cid:durableId="2798CB58"/>
  <w16cid:commentId w16cid:paraId="4FE028A3" w16cid:durableId="2798CB7E"/>
  <w16cid:commentId w16cid:paraId="0521CD06" w16cid:durableId="27A08852"/>
  <w16cid:commentId w16cid:paraId="3A7F4E62" w16cid:durableId="27A09182"/>
  <w16cid:commentId w16cid:paraId="24842334" w16cid:durableId="27A091F4"/>
  <w16cid:commentId w16cid:paraId="67706D72" w16cid:durableId="27A1D6A9"/>
  <w16cid:commentId w16cid:paraId="4C69A89A" w16cid:durableId="27A0D2F0"/>
  <w16cid:commentId w16cid:paraId="58914E2B" w16cid:durableId="27A0CD6B"/>
  <w16cid:commentId w16cid:paraId="1B67256F" w16cid:durableId="27A0CE36"/>
  <w16cid:commentId w16cid:paraId="3197E945" w16cid:durableId="27A0CEE5"/>
  <w16cid:commentId w16cid:paraId="50421DE1" w16cid:durableId="2798CB5C"/>
  <w16cid:commentId w16cid:paraId="694252A6" w16cid:durableId="279DFF22"/>
  <w16cid:commentId w16cid:paraId="2C09C0E8" w16cid:durableId="2798CB5D"/>
  <w16cid:commentId w16cid:paraId="4CEF0A14" w16cid:durableId="279DFF28"/>
  <w16cid:commentId w16cid:paraId="7A9AC16C" w16cid:durableId="27A0D580"/>
  <w16cid:commentId w16cid:paraId="36183F7D" w16cid:durableId="2798CB5F"/>
  <w16cid:commentId w16cid:paraId="00D3C385" w16cid:durableId="27A0D5EA"/>
  <w16cid:commentId w16cid:paraId="2F8731BB" w16cid:durableId="2798CB60"/>
  <w16cid:commentId w16cid:paraId="111279EE" w16cid:durableId="279F27A4"/>
  <w16cid:commentId w16cid:paraId="3C2D5EC8" w16cid:durableId="27A0D722"/>
  <w16cid:commentId w16cid:paraId="7E1C73B6" w16cid:durableId="279DEE50"/>
  <w16cid:commentId w16cid:paraId="129C0F95" w16cid:durableId="27A1F249"/>
  <w16cid:commentId w16cid:paraId="05F6E131" w16cid:durableId="27A1EED9"/>
  <w16cid:commentId w16cid:paraId="5205FE6C" w16cid:durableId="2798CB63"/>
  <w16cid:commentId w16cid:paraId="5874A37B" w16cid:durableId="27A1D1ED"/>
  <w16cid:commentId w16cid:paraId="50451D12" w16cid:durableId="27A1E4CC"/>
  <w16cid:commentId w16cid:paraId="720E0B41" w16cid:durableId="27A1E7AF"/>
  <w16cid:commentId w16cid:paraId="2245EB48" w16cid:durableId="2798CB65"/>
  <w16cid:commentId w16cid:paraId="12F489ED" w16cid:durableId="279E13FC"/>
  <w16cid:commentId w16cid:paraId="7355BB9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F79F54" w14:textId="77777777" w:rsidR="00DF420B" w:rsidRDefault="00DF420B" w:rsidP="002A631C">
      <w:pPr>
        <w:spacing w:after="0" w:line="240" w:lineRule="auto"/>
      </w:pPr>
      <w:r>
        <w:separator/>
      </w:r>
    </w:p>
  </w:endnote>
  <w:endnote w:type="continuationSeparator" w:id="0">
    <w:p w14:paraId="72346253" w14:textId="77777777" w:rsidR="00DF420B" w:rsidRDefault="00DF420B"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201C9ECE" w14:textId="708C22F6" w:rsidR="009949B8" w:rsidRDefault="009949B8">
        <w:pPr>
          <w:pStyle w:val="Footer"/>
          <w:jc w:val="center"/>
        </w:pPr>
        <w:r>
          <w:fldChar w:fldCharType="begin"/>
        </w:r>
        <w:r>
          <w:instrText xml:space="preserve"> PAGE   \* MERGEFORMAT </w:instrText>
        </w:r>
        <w:r>
          <w:fldChar w:fldCharType="separate"/>
        </w:r>
        <w:r w:rsidR="0012355C">
          <w:rPr>
            <w:noProof/>
          </w:rPr>
          <w:t>1</w:t>
        </w:r>
        <w:r>
          <w:rPr>
            <w:noProof/>
          </w:rPr>
          <w:fldChar w:fldCharType="end"/>
        </w:r>
      </w:p>
    </w:sdtContent>
  </w:sdt>
  <w:p w14:paraId="5DDCFEED" w14:textId="77777777" w:rsidR="009949B8" w:rsidRDefault="00994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FE1D2E" w14:textId="77777777" w:rsidR="00DF420B" w:rsidRDefault="00DF420B" w:rsidP="002A631C">
      <w:pPr>
        <w:spacing w:after="0" w:line="240" w:lineRule="auto"/>
      </w:pPr>
      <w:r>
        <w:separator/>
      </w:r>
    </w:p>
  </w:footnote>
  <w:footnote w:type="continuationSeparator" w:id="0">
    <w:p w14:paraId="7EA62FEC" w14:textId="77777777" w:rsidR="00DF420B" w:rsidRDefault="00DF420B"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rson w15:author="Guillén Gosalbez  Gonzalo">
    <w15:presenceInfo w15:providerId="None" w15:userId="Guillén Gosalbez  Gonzalo"/>
  </w15:person>
  <w15:person w15:author="Nabera  Abhinandan">
    <w15:presenceInfo w15:providerId="AD" w15:userId="S-1-5-21-2025429265-764733703-1417001333-531263"/>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de-CH" w:vendorID="64" w:dllVersion="4096" w:nlCheck="1" w:checkStyle="0"/>
  <w:activeWritingStyle w:appName="MSWord" w:lang="es-ES" w:vendorID="64" w:dllVersion="4096" w:nlCheck="1" w:checkStyle="0"/>
  <w:activeWritingStyle w:appName="MSWord" w:lang="fr-CH" w:vendorID="64" w:dllVersion="4096"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3MLY0NzIxtjQ1sTRU0lEKTi0uzszPAykwqQUAQeZojSwAAAA="/>
  </w:docVars>
  <w:rsids>
    <w:rsidRoot w:val="00AF59B3"/>
    <w:rsid w:val="00000876"/>
    <w:rsid w:val="00001A4D"/>
    <w:rsid w:val="00001FFA"/>
    <w:rsid w:val="00002B17"/>
    <w:rsid w:val="00002D89"/>
    <w:rsid w:val="00004810"/>
    <w:rsid w:val="00006A8E"/>
    <w:rsid w:val="00006C9B"/>
    <w:rsid w:val="00010324"/>
    <w:rsid w:val="00012910"/>
    <w:rsid w:val="00013685"/>
    <w:rsid w:val="00013B03"/>
    <w:rsid w:val="00014713"/>
    <w:rsid w:val="0001575A"/>
    <w:rsid w:val="00015CEB"/>
    <w:rsid w:val="000175F0"/>
    <w:rsid w:val="000204D1"/>
    <w:rsid w:val="00022D86"/>
    <w:rsid w:val="000238FA"/>
    <w:rsid w:val="00023E81"/>
    <w:rsid w:val="000247B2"/>
    <w:rsid w:val="000253EC"/>
    <w:rsid w:val="0002704D"/>
    <w:rsid w:val="000277AB"/>
    <w:rsid w:val="0002799F"/>
    <w:rsid w:val="000279AB"/>
    <w:rsid w:val="0003077A"/>
    <w:rsid w:val="00032504"/>
    <w:rsid w:val="00032848"/>
    <w:rsid w:val="00032A19"/>
    <w:rsid w:val="000346FE"/>
    <w:rsid w:val="00035A83"/>
    <w:rsid w:val="00036286"/>
    <w:rsid w:val="000366A3"/>
    <w:rsid w:val="000402FA"/>
    <w:rsid w:val="00042162"/>
    <w:rsid w:val="00042AE7"/>
    <w:rsid w:val="000432A8"/>
    <w:rsid w:val="0004403A"/>
    <w:rsid w:val="00044FC5"/>
    <w:rsid w:val="00045B30"/>
    <w:rsid w:val="000466F2"/>
    <w:rsid w:val="00046F5B"/>
    <w:rsid w:val="00047C43"/>
    <w:rsid w:val="000500CC"/>
    <w:rsid w:val="00051241"/>
    <w:rsid w:val="000519FC"/>
    <w:rsid w:val="000522CD"/>
    <w:rsid w:val="000554AF"/>
    <w:rsid w:val="0006003D"/>
    <w:rsid w:val="0006104F"/>
    <w:rsid w:val="00061580"/>
    <w:rsid w:val="00061AF5"/>
    <w:rsid w:val="00061CCD"/>
    <w:rsid w:val="00062363"/>
    <w:rsid w:val="00063026"/>
    <w:rsid w:val="0006430D"/>
    <w:rsid w:val="00064B3A"/>
    <w:rsid w:val="00064C7D"/>
    <w:rsid w:val="00064C9F"/>
    <w:rsid w:val="000666BB"/>
    <w:rsid w:val="00066A1B"/>
    <w:rsid w:val="000700F7"/>
    <w:rsid w:val="00070710"/>
    <w:rsid w:val="00072887"/>
    <w:rsid w:val="0007353B"/>
    <w:rsid w:val="000735AE"/>
    <w:rsid w:val="00073AC9"/>
    <w:rsid w:val="00073B40"/>
    <w:rsid w:val="000747C9"/>
    <w:rsid w:val="0007621A"/>
    <w:rsid w:val="00077882"/>
    <w:rsid w:val="00081C68"/>
    <w:rsid w:val="000836A4"/>
    <w:rsid w:val="0008425E"/>
    <w:rsid w:val="00085466"/>
    <w:rsid w:val="00091FFC"/>
    <w:rsid w:val="00093282"/>
    <w:rsid w:val="00094229"/>
    <w:rsid w:val="000947D3"/>
    <w:rsid w:val="000947E4"/>
    <w:rsid w:val="00094D81"/>
    <w:rsid w:val="00096143"/>
    <w:rsid w:val="00097071"/>
    <w:rsid w:val="000979BB"/>
    <w:rsid w:val="000A0492"/>
    <w:rsid w:val="000A178B"/>
    <w:rsid w:val="000A1941"/>
    <w:rsid w:val="000A1944"/>
    <w:rsid w:val="000A1EBD"/>
    <w:rsid w:val="000A27D1"/>
    <w:rsid w:val="000A3052"/>
    <w:rsid w:val="000A43EF"/>
    <w:rsid w:val="000A4659"/>
    <w:rsid w:val="000A501C"/>
    <w:rsid w:val="000A56C5"/>
    <w:rsid w:val="000A5E68"/>
    <w:rsid w:val="000A6360"/>
    <w:rsid w:val="000A6C2D"/>
    <w:rsid w:val="000A72AC"/>
    <w:rsid w:val="000A7A7A"/>
    <w:rsid w:val="000B0F25"/>
    <w:rsid w:val="000B15F4"/>
    <w:rsid w:val="000B2615"/>
    <w:rsid w:val="000B2E9B"/>
    <w:rsid w:val="000B4438"/>
    <w:rsid w:val="000B7631"/>
    <w:rsid w:val="000C0EC0"/>
    <w:rsid w:val="000C1976"/>
    <w:rsid w:val="000C2370"/>
    <w:rsid w:val="000C2660"/>
    <w:rsid w:val="000C30D0"/>
    <w:rsid w:val="000C35A9"/>
    <w:rsid w:val="000C3ED1"/>
    <w:rsid w:val="000C5361"/>
    <w:rsid w:val="000C5508"/>
    <w:rsid w:val="000C58D8"/>
    <w:rsid w:val="000C5D77"/>
    <w:rsid w:val="000C7C98"/>
    <w:rsid w:val="000D020E"/>
    <w:rsid w:val="000D0971"/>
    <w:rsid w:val="000D0B24"/>
    <w:rsid w:val="000D201D"/>
    <w:rsid w:val="000D21FC"/>
    <w:rsid w:val="000D285D"/>
    <w:rsid w:val="000D2E36"/>
    <w:rsid w:val="000D3912"/>
    <w:rsid w:val="000D46C1"/>
    <w:rsid w:val="000D4892"/>
    <w:rsid w:val="000D4FB1"/>
    <w:rsid w:val="000D5D74"/>
    <w:rsid w:val="000E0091"/>
    <w:rsid w:val="000E03AE"/>
    <w:rsid w:val="000E0E67"/>
    <w:rsid w:val="000E29FE"/>
    <w:rsid w:val="000E2DD5"/>
    <w:rsid w:val="000E3A2C"/>
    <w:rsid w:val="000E58BA"/>
    <w:rsid w:val="000E5AE6"/>
    <w:rsid w:val="000E5C33"/>
    <w:rsid w:val="000E73B0"/>
    <w:rsid w:val="000E7B3C"/>
    <w:rsid w:val="000F0BBD"/>
    <w:rsid w:val="000F0C08"/>
    <w:rsid w:val="000F1397"/>
    <w:rsid w:val="000F2748"/>
    <w:rsid w:val="000F426F"/>
    <w:rsid w:val="000F42D8"/>
    <w:rsid w:val="000F5616"/>
    <w:rsid w:val="000F5CDC"/>
    <w:rsid w:val="000F6B67"/>
    <w:rsid w:val="001007F1"/>
    <w:rsid w:val="00101FA4"/>
    <w:rsid w:val="001021A7"/>
    <w:rsid w:val="00102519"/>
    <w:rsid w:val="00102DFF"/>
    <w:rsid w:val="0010362D"/>
    <w:rsid w:val="00103B90"/>
    <w:rsid w:val="0010417C"/>
    <w:rsid w:val="0010597B"/>
    <w:rsid w:val="00105AD5"/>
    <w:rsid w:val="0010669D"/>
    <w:rsid w:val="00107BC5"/>
    <w:rsid w:val="00110447"/>
    <w:rsid w:val="001106A8"/>
    <w:rsid w:val="00112828"/>
    <w:rsid w:val="00115907"/>
    <w:rsid w:val="00115912"/>
    <w:rsid w:val="0012027F"/>
    <w:rsid w:val="00120C32"/>
    <w:rsid w:val="0012147B"/>
    <w:rsid w:val="00122BF0"/>
    <w:rsid w:val="00123060"/>
    <w:rsid w:val="0012355C"/>
    <w:rsid w:val="0012425E"/>
    <w:rsid w:val="001251F2"/>
    <w:rsid w:val="0012681B"/>
    <w:rsid w:val="00126B72"/>
    <w:rsid w:val="00127027"/>
    <w:rsid w:val="001276DE"/>
    <w:rsid w:val="0013272D"/>
    <w:rsid w:val="00132F0B"/>
    <w:rsid w:val="00132FB9"/>
    <w:rsid w:val="00133E16"/>
    <w:rsid w:val="00133F22"/>
    <w:rsid w:val="00134A08"/>
    <w:rsid w:val="00135ADB"/>
    <w:rsid w:val="00135D1F"/>
    <w:rsid w:val="00136C6E"/>
    <w:rsid w:val="001373B2"/>
    <w:rsid w:val="00140D87"/>
    <w:rsid w:val="00140FAC"/>
    <w:rsid w:val="00141891"/>
    <w:rsid w:val="00141CE1"/>
    <w:rsid w:val="001433BA"/>
    <w:rsid w:val="00144686"/>
    <w:rsid w:val="00144D7F"/>
    <w:rsid w:val="0014568C"/>
    <w:rsid w:val="00146020"/>
    <w:rsid w:val="00146AE2"/>
    <w:rsid w:val="00147AF5"/>
    <w:rsid w:val="00147B4D"/>
    <w:rsid w:val="00150761"/>
    <w:rsid w:val="00151657"/>
    <w:rsid w:val="00153579"/>
    <w:rsid w:val="00154E30"/>
    <w:rsid w:val="00155243"/>
    <w:rsid w:val="00156215"/>
    <w:rsid w:val="0015737E"/>
    <w:rsid w:val="00160741"/>
    <w:rsid w:val="00160A55"/>
    <w:rsid w:val="001625F7"/>
    <w:rsid w:val="001628DE"/>
    <w:rsid w:val="001648B9"/>
    <w:rsid w:val="00166F08"/>
    <w:rsid w:val="001677EF"/>
    <w:rsid w:val="00167A14"/>
    <w:rsid w:val="00167C38"/>
    <w:rsid w:val="00171E3F"/>
    <w:rsid w:val="0017207B"/>
    <w:rsid w:val="00173935"/>
    <w:rsid w:val="001750AD"/>
    <w:rsid w:val="001779BF"/>
    <w:rsid w:val="00177D33"/>
    <w:rsid w:val="00177ED9"/>
    <w:rsid w:val="00180B01"/>
    <w:rsid w:val="00181730"/>
    <w:rsid w:val="001846F7"/>
    <w:rsid w:val="00184C16"/>
    <w:rsid w:val="0018659B"/>
    <w:rsid w:val="00187179"/>
    <w:rsid w:val="00192435"/>
    <w:rsid w:val="0019276C"/>
    <w:rsid w:val="0019352F"/>
    <w:rsid w:val="0019421C"/>
    <w:rsid w:val="00194D64"/>
    <w:rsid w:val="00195D12"/>
    <w:rsid w:val="00196D07"/>
    <w:rsid w:val="00196E0C"/>
    <w:rsid w:val="001A1682"/>
    <w:rsid w:val="001A31CE"/>
    <w:rsid w:val="001A36C5"/>
    <w:rsid w:val="001A370C"/>
    <w:rsid w:val="001A4C2C"/>
    <w:rsid w:val="001B0751"/>
    <w:rsid w:val="001B077B"/>
    <w:rsid w:val="001B0E60"/>
    <w:rsid w:val="001B2E2D"/>
    <w:rsid w:val="001B33C0"/>
    <w:rsid w:val="001B41D7"/>
    <w:rsid w:val="001B581E"/>
    <w:rsid w:val="001C1BAA"/>
    <w:rsid w:val="001C1D8A"/>
    <w:rsid w:val="001C1F1B"/>
    <w:rsid w:val="001C2091"/>
    <w:rsid w:val="001C3CF5"/>
    <w:rsid w:val="001C5595"/>
    <w:rsid w:val="001C616B"/>
    <w:rsid w:val="001C71B3"/>
    <w:rsid w:val="001D0A9B"/>
    <w:rsid w:val="001D0AF8"/>
    <w:rsid w:val="001D10C6"/>
    <w:rsid w:val="001D2123"/>
    <w:rsid w:val="001D2477"/>
    <w:rsid w:val="001D281D"/>
    <w:rsid w:val="001D2B7D"/>
    <w:rsid w:val="001D3C27"/>
    <w:rsid w:val="001D53D7"/>
    <w:rsid w:val="001D58A4"/>
    <w:rsid w:val="001D7187"/>
    <w:rsid w:val="001D7691"/>
    <w:rsid w:val="001E0186"/>
    <w:rsid w:val="001E03DA"/>
    <w:rsid w:val="001E1847"/>
    <w:rsid w:val="001E2C7B"/>
    <w:rsid w:val="001E4784"/>
    <w:rsid w:val="001E6C01"/>
    <w:rsid w:val="001E7F75"/>
    <w:rsid w:val="001F3D1E"/>
    <w:rsid w:val="001F4502"/>
    <w:rsid w:val="001F470A"/>
    <w:rsid w:val="001F52D5"/>
    <w:rsid w:val="001F6399"/>
    <w:rsid w:val="001F760C"/>
    <w:rsid w:val="002020A2"/>
    <w:rsid w:val="002022F7"/>
    <w:rsid w:val="00203937"/>
    <w:rsid w:val="0020407F"/>
    <w:rsid w:val="0020429F"/>
    <w:rsid w:val="00206DE4"/>
    <w:rsid w:val="00207355"/>
    <w:rsid w:val="00207CE4"/>
    <w:rsid w:val="002102D8"/>
    <w:rsid w:val="00210D1B"/>
    <w:rsid w:val="00210F39"/>
    <w:rsid w:val="00210F3F"/>
    <w:rsid w:val="002121C0"/>
    <w:rsid w:val="00213144"/>
    <w:rsid w:val="00213CD7"/>
    <w:rsid w:val="002153FF"/>
    <w:rsid w:val="00215B69"/>
    <w:rsid w:val="00216AD9"/>
    <w:rsid w:val="00216FE0"/>
    <w:rsid w:val="002176A5"/>
    <w:rsid w:val="002209E4"/>
    <w:rsid w:val="00223E0E"/>
    <w:rsid w:val="00223FE1"/>
    <w:rsid w:val="00225464"/>
    <w:rsid w:val="002255EF"/>
    <w:rsid w:val="002264D1"/>
    <w:rsid w:val="0023254D"/>
    <w:rsid w:val="0023259B"/>
    <w:rsid w:val="002326BA"/>
    <w:rsid w:val="00233154"/>
    <w:rsid w:val="002333D4"/>
    <w:rsid w:val="00233DE2"/>
    <w:rsid w:val="00235CAF"/>
    <w:rsid w:val="0023653C"/>
    <w:rsid w:val="002365E1"/>
    <w:rsid w:val="00236653"/>
    <w:rsid w:val="0023704E"/>
    <w:rsid w:val="00240B65"/>
    <w:rsid w:val="00240B68"/>
    <w:rsid w:val="00245864"/>
    <w:rsid w:val="00246254"/>
    <w:rsid w:val="00247B8C"/>
    <w:rsid w:val="00247E38"/>
    <w:rsid w:val="00250BAE"/>
    <w:rsid w:val="00250F27"/>
    <w:rsid w:val="00250F45"/>
    <w:rsid w:val="002515EC"/>
    <w:rsid w:val="00251F8E"/>
    <w:rsid w:val="00251FB6"/>
    <w:rsid w:val="00252D13"/>
    <w:rsid w:val="002534BF"/>
    <w:rsid w:val="00254EB9"/>
    <w:rsid w:val="00255DB4"/>
    <w:rsid w:val="00260834"/>
    <w:rsid w:val="00260B78"/>
    <w:rsid w:val="00262543"/>
    <w:rsid w:val="00263891"/>
    <w:rsid w:val="00263E63"/>
    <w:rsid w:val="0026519D"/>
    <w:rsid w:val="00267F44"/>
    <w:rsid w:val="002701A6"/>
    <w:rsid w:val="00272928"/>
    <w:rsid w:val="0027473F"/>
    <w:rsid w:val="0027529E"/>
    <w:rsid w:val="00275F59"/>
    <w:rsid w:val="00276B54"/>
    <w:rsid w:val="00280B12"/>
    <w:rsid w:val="00280B3C"/>
    <w:rsid w:val="00281BB7"/>
    <w:rsid w:val="00282298"/>
    <w:rsid w:val="002824A2"/>
    <w:rsid w:val="00284AD1"/>
    <w:rsid w:val="002869EE"/>
    <w:rsid w:val="002876FE"/>
    <w:rsid w:val="00291005"/>
    <w:rsid w:val="00291194"/>
    <w:rsid w:val="00293C28"/>
    <w:rsid w:val="00293DFD"/>
    <w:rsid w:val="00294BE9"/>
    <w:rsid w:val="00294F9F"/>
    <w:rsid w:val="00295296"/>
    <w:rsid w:val="00295C99"/>
    <w:rsid w:val="0029735B"/>
    <w:rsid w:val="002A24C2"/>
    <w:rsid w:val="002A2FAC"/>
    <w:rsid w:val="002A4D0E"/>
    <w:rsid w:val="002A631C"/>
    <w:rsid w:val="002A6918"/>
    <w:rsid w:val="002A71F1"/>
    <w:rsid w:val="002B0EBF"/>
    <w:rsid w:val="002B1555"/>
    <w:rsid w:val="002B1FC8"/>
    <w:rsid w:val="002B29CD"/>
    <w:rsid w:val="002B4368"/>
    <w:rsid w:val="002B5285"/>
    <w:rsid w:val="002B7D1A"/>
    <w:rsid w:val="002C1D91"/>
    <w:rsid w:val="002C2A0F"/>
    <w:rsid w:val="002C4240"/>
    <w:rsid w:val="002C43CA"/>
    <w:rsid w:val="002C4D73"/>
    <w:rsid w:val="002C572F"/>
    <w:rsid w:val="002C57EB"/>
    <w:rsid w:val="002C690E"/>
    <w:rsid w:val="002D0462"/>
    <w:rsid w:val="002D2045"/>
    <w:rsid w:val="002D224F"/>
    <w:rsid w:val="002D2997"/>
    <w:rsid w:val="002D2EAD"/>
    <w:rsid w:val="002D3068"/>
    <w:rsid w:val="002D3AE5"/>
    <w:rsid w:val="002D3B52"/>
    <w:rsid w:val="002D4245"/>
    <w:rsid w:val="002D452C"/>
    <w:rsid w:val="002D5F4C"/>
    <w:rsid w:val="002D6005"/>
    <w:rsid w:val="002E0BC0"/>
    <w:rsid w:val="002E2848"/>
    <w:rsid w:val="002E3C15"/>
    <w:rsid w:val="002E6198"/>
    <w:rsid w:val="002E6724"/>
    <w:rsid w:val="002E6830"/>
    <w:rsid w:val="002E69AD"/>
    <w:rsid w:val="002E7BB6"/>
    <w:rsid w:val="002F0430"/>
    <w:rsid w:val="002F17B1"/>
    <w:rsid w:val="002F2054"/>
    <w:rsid w:val="002F2CFB"/>
    <w:rsid w:val="002F2DCE"/>
    <w:rsid w:val="002F6ADC"/>
    <w:rsid w:val="002F6EF1"/>
    <w:rsid w:val="002F74AE"/>
    <w:rsid w:val="00300F95"/>
    <w:rsid w:val="003017A1"/>
    <w:rsid w:val="0030241D"/>
    <w:rsid w:val="003037CA"/>
    <w:rsid w:val="00304761"/>
    <w:rsid w:val="003049C8"/>
    <w:rsid w:val="00304CB7"/>
    <w:rsid w:val="00304F55"/>
    <w:rsid w:val="003064A2"/>
    <w:rsid w:val="0030655D"/>
    <w:rsid w:val="003067B3"/>
    <w:rsid w:val="00307194"/>
    <w:rsid w:val="00307C3A"/>
    <w:rsid w:val="00307E2E"/>
    <w:rsid w:val="0031010E"/>
    <w:rsid w:val="0031146E"/>
    <w:rsid w:val="003117B3"/>
    <w:rsid w:val="00311BDD"/>
    <w:rsid w:val="003125FD"/>
    <w:rsid w:val="00314C61"/>
    <w:rsid w:val="0031740A"/>
    <w:rsid w:val="0032053A"/>
    <w:rsid w:val="0032101F"/>
    <w:rsid w:val="00322EBB"/>
    <w:rsid w:val="00324ECA"/>
    <w:rsid w:val="0032541A"/>
    <w:rsid w:val="0032591B"/>
    <w:rsid w:val="0032779E"/>
    <w:rsid w:val="0033078E"/>
    <w:rsid w:val="00331FDA"/>
    <w:rsid w:val="00332EDC"/>
    <w:rsid w:val="00335FCD"/>
    <w:rsid w:val="00336043"/>
    <w:rsid w:val="00337429"/>
    <w:rsid w:val="00337DDF"/>
    <w:rsid w:val="0034108D"/>
    <w:rsid w:val="00341573"/>
    <w:rsid w:val="00341809"/>
    <w:rsid w:val="00343C0C"/>
    <w:rsid w:val="00343FF2"/>
    <w:rsid w:val="00344D48"/>
    <w:rsid w:val="00345C04"/>
    <w:rsid w:val="003469CE"/>
    <w:rsid w:val="00347F64"/>
    <w:rsid w:val="00351915"/>
    <w:rsid w:val="00351918"/>
    <w:rsid w:val="003533ED"/>
    <w:rsid w:val="00354C3F"/>
    <w:rsid w:val="003556F1"/>
    <w:rsid w:val="00357FA2"/>
    <w:rsid w:val="00361853"/>
    <w:rsid w:val="003623C8"/>
    <w:rsid w:val="00362C3A"/>
    <w:rsid w:val="0036367C"/>
    <w:rsid w:val="00363BA3"/>
    <w:rsid w:val="0036402F"/>
    <w:rsid w:val="00364248"/>
    <w:rsid w:val="003643FF"/>
    <w:rsid w:val="00364935"/>
    <w:rsid w:val="00365F47"/>
    <w:rsid w:val="003662E1"/>
    <w:rsid w:val="00366713"/>
    <w:rsid w:val="0037284E"/>
    <w:rsid w:val="0037298C"/>
    <w:rsid w:val="00372E71"/>
    <w:rsid w:val="00373198"/>
    <w:rsid w:val="003740FB"/>
    <w:rsid w:val="003764EE"/>
    <w:rsid w:val="00376A94"/>
    <w:rsid w:val="00376FD0"/>
    <w:rsid w:val="00380264"/>
    <w:rsid w:val="0038052A"/>
    <w:rsid w:val="00381EC4"/>
    <w:rsid w:val="00383280"/>
    <w:rsid w:val="0038328F"/>
    <w:rsid w:val="003861A5"/>
    <w:rsid w:val="00387B9A"/>
    <w:rsid w:val="00387F50"/>
    <w:rsid w:val="0039022D"/>
    <w:rsid w:val="00390619"/>
    <w:rsid w:val="00390BBE"/>
    <w:rsid w:val="00390D9B"/>
    <w:rsid w:val="00391A86"/>
    <w:rsid w:val="00392796"/>
    <w:rsid w:val="00392874"/>
    <w:rsid w:val="00392A37"/>
    <w:rsid w:val="00392B9D"/>
    <w:rsid w:val="00392C64"/>
    <w:rsid w:val="0039365E"/>
    <w:rsid w:val="00393913"/>
    <w:rsid w:val="00393A2B"/>
    <w:rsid w:val="0039490D"/>
    <w:rsid w:val="00394E6C"/>
    <w:rsid w:val="00396AC1"/>
    <w:rsid w:val="003A011B"/>
    <w:rsid w:val="003A1210"/>
    <w:rsid w:val="003A15D9"/>
    <w:rsid w:val="003A22FD"/>
    <w:rsid w:val="003A3476"/>
    <w:rsid w:val="003A38F4"/>
    <w:rsid w:val="003A5152"/>
    <w:rsid w:val="003A54EA"/>
    <w:rsid w:val="003B009D"/>
    <w:rsid w:val="003B09DC"/>
    <w:rsid w:val="003B10D9"/>
    <w:rsid w:val="003B1ED0"/>
    <w:rsid w:val="003B1EFF"/>
    <w:rsid w:val="003B32A4"/>
    <w:rsid w:val="003B4100"/>
    <w:rsid w:val="003B515C"/>
    <w:rsid w:val="003B550A"/>
    <w:rsid w:val="003B5E6A"/>
    <w:rsid w:val="003C09B1"/>
    <w:rsid w:val="003C15CF"/>
    <w:rsid w:val="003C184A"/>
    <w:rsid w:val="003C27D5"/>
    <w:rsid w:val="003C2A85"/>
    <w:rsid w:val="003C4878"/>
    <w:rsid w:val="003C52CA"/>
    <w:rsid w:val="003D035E"/>
    <w:rsid w:val="003D12AD"/>
    <w:rsid w:val="003D374E"/>
    <w:rsid w:val="003D61B8"/>
    <w:rsid w:val="003E0AB8"/>
    <w:rsid w:val="003E33DC"/>
    <w:rsid w:val="003E5363"/>
    <w:rsid w:val="003E7F9B"/>
    <w:rsid w:val="003E7FA2"/>
    <w:rsid w:val="003F12EC"/>
    <w:rsid w:val="003F1A99"/>
    <w:rsid w:val="003F1E2D"/>
    <w:rsid w:val="003F1E51"/>
    <w:rsid w:val="003F2E1B"/>
    <w:rsid w:val="003F3471"/>
    <w:rsid w:val="003F35EE"/>
    <w:rsid w:val="003F4649"/>
    <w:rsid w:val="003F50D6"/>
    <w:rsid w:val="003F6777"/>
    <w:rsid w:val="003F74CD"/>
    <w:rsid w:val="003F768C"/>
    <w:rsid w:val="004002CC"/>
    <w:rsid w:val="00400AC4"/>
    <w:rsid w:val="00401A3D"/>
    <w:rsid w:val="00401E2D"/>
    <w:rsid w:val="004029B8"/>
    <w:rsid w:val="0040474A"/>
    <w:rsid w:val="00404E6E"/>
    <w:rsid w:val="004053B2"/>
    <w:rsid w:val="00406C04"/>
    <w:rsid w:val="00411E5C"/>
    <w:rsid w:val="00412767"/>
    <w:rsid w:val="00412E28"/>
    <w:rsid w:val="00413BA7"/>
    <w:rsid w:val="00414276"/>
    <w:rsid w:val="00414BB3"/>
    <w:rsid w:val="00414DFF"/>
    <w:rsid w:val="00414FE7"/>
    <w:rsid w:val="004156FF"/>
    <w:rsid w:val="00415BD1"/>
    <w:rsid w:val="00417EB4"/>
    <w:rsid w:val="00420CF7"/>
    <w:rsid w:val="00421742"/>
    <w:rsid w:val="00421ABD"/>
    <w:rsid w:val="00421D38"/>
    <w:rsid w:val="00430512"/>
    <w:rsid w:val="00430B9D"/>
    <w:rsid w:val="00430D02"/>
    <w:rsid w:val="004312A4"/>
    <w:rsid w:val="004330EA"/>
    <w:rsid w:val="00433D94"/>
    <w:rsid w:val="004351AE"/>
    <w:rsid w:val="004379E8"/>
    <w:rsid w:val="00441286"/>
    <w:rsid w:val="004433BC"/>
    <w:rsid w:val="004436B9"/>
    <w:rsid w:val="004440D0"/>
    <w:rsid w:val="00444DDB"/>
    <w:rsid w:val="004452B4"/>
    <w:rsid w:val="00446231"/>
    <w:rsid w:val="004511FF"/>
    <w:rsid w:val="00451FCE"/>
    <w:rsid w:val="00453735"/>
    <w:rsid w:val="004539EB"/>
    <w:rsid w:val="00455D7A"/>
    <w:rsid w:val="0045740A"/>
    <w:rsid w:val="00457E61"/>
    <w:rsid w:val="00461772"/>
    <w:rsid w:val="00462570"/>
    <w:rsid w:val="00462ACC"/>
    <w:rsid w:val="004630C1"/>
    <w:rsid w:val="00463D5F"/>
    <w:rsid w:val="00466085"/>
    <w:rsid w:val="00467D9C"/>
    <w:rsid w:val="004702A8"/>
    <w:rsid w:val="00470EC8"/>
    <w:rsid w:val="00470FA1"/>
    <w:rsid w:val="00471E59"/>
    <w:rsid w:val="00473058"/>
    <w:rsid w:val="0047337E"/>
    <w:rsid w:val="0047358B"/>
    <w:rsid w:val="004738C8"/>
    <w:rsid w:val="00474FC5"/>
    <w:rsid w:val="004757F3"/>
    <w:rsid w:val="00476458"/>
    <w:rsid w:val="00476809"/>
    <w:rsid w:val="00477E65"/>
    <w:rsid w:val="00483262"/>
    <w:rsid w:val="00483983"/>
    <w:rsid w:val="00484A22"/>
    <w:rsid w:val="0048508D"/>
    <w:rsid w:val="00485880"/>
    <w:rsid w:val="004862D6"/>
    <w:rsid w:val="004867D9"/>
    <w:rsid w:val="00486D03"/>
    <w:rsid w:val="0048794A"/>
    <w:rsid w:val="004908FD"/>
    <w:rsid w:val="00490ACB"/>
    <w:rsid w:val="00492272"/>
    <w:rsid w:val="00492FD2"/>
    <w:rsid w:val="00493FDE"/>
    <w:rsid w:val="004972D7"/>
    <w:rsid w:val="004A0F28"/>
    <w:rsid w:val="004A1297"/>
    <w:rsid w:val="004A1474"/>
    <w:rsid w:val="004A165B"/>
    <w:rsid w:val="004A1E87"/>
    <w:rsid w:val="004A450E"/>
    <w:rsid w:val="004A4E34"/>
    <w:rsid w:val="004A4FC7"/>
    <w:rsid w:val="004A55D2"/>
    <w:rsid w:val="004A5AD1"/>
    <w:rsid w:val="004A5BFA"/>
    <w:rsid w:val="004B2DED"/>
    <w:rsid w:val="004B4677"/>
    <w:rsid w:val="004B50EC"/>
    <w:rsid w:val="004B5784"/>
    <w:rsid w:val="004B66FC"/>
    <w:rsid w:val="004B7BA1"/>
    <w:rsid w:val="004C180B"/>
    <w:rsid w:val="004C326E"/>
    <w:rsid w:val="004C3412"/>
    <w:rsid w:val="004C49D8"/>
    <w:rsid w:val="004C5F8B"/>
    <w:rsid w:val="004C62C5"/>
    <w:rsid w:val="004C6C41"/>
    <w:rsid w:val="004D0C12"/>
    <w:rsid w:val="004D0C8F"/>
    <w:rsid w:val="004D14FD"/>
    <w:rsid w:val="004D4929"/>
    <w:rsid w:val="004D4B9E"/>
    <w:rsid w:val="004D53EA"/>
    <w:rsid w:val="004D58F7"/>
    <w:rsid w:val="004D6D9E"/>
    <w:rsid w:val="004D750B"/>
    <w:rsid w:val="004D77EC"/>
    <w:rsid w:val="004E00C9"/>
    <w:rsid w:val="004E1C7F"/>
    <w:rsid w:val="004E47F9"/>
    <w:rsid w:val="004E4BF1"/>
    <w:rsid w:val="004E4EAE"/>
    <w:rsid w:val="004E544D"/>
    <w:rsid w:val="004E6A1C"/>
    <w:rsid w:val="004E6A61"/>
    <w:rsid w:val="004E6B57"/>
    <w:rsid w:val="004E6DF1"/>
    <w:rsid w:val="004E71C2"/>
    <w:rsid w:val="004E7D23"/>
    <w:rsid w:val="004F019D"/>
    <w:rsid w:val="004F1045"/>
    <w:rsid w:val="004F144A"/>
    <w:rsid w:val="004F2A3A"/>
    <w:rsid w:val="004F3D4C"/>
    <w:rsid w:val="004F3DEE"/>
    <w:rsid w:val="004F3E6A"/>
    <w:rsid w:val="004F54FA"/>
    <w:rsid w:val="004F63FE"/>
    <w:rsid w:val="004F6611"/>
    <w:rsid w:val="0050051A"/>
    <w:rsid w:val="00500964"/>
    <w:rsid w:val="00501D82"/>
    <w:rsid w:val="005023E9"/>
    <w:rsid w:val="00502B01"/>
    <w:rsid w:val="005047B8"/>
    <w:rsid w:val="00505DC1"/>
    <w:rsid w:val="005067F7"/>
    <w:rsid w:val="00506B71"/>
    <w:rsid w:val="00506E3C"/>
    <w:rsid w:val="005074F9"/>
    <w:rsid w:val="005125AC"/>
    <w:rsid w:val="00512718"/>
    <w:rsid w:val="00512DE8"/>
    <w:rsid w:val="00516A6B"/>
    <w:rsid w:val="00521AB1"/>
    <w:rsid w:val="005225AB"/>
    <w:rsid w:val="00522A22"/>
    <w:rsid w:val="00523F78"/>
    <w:rsid w:val="00523FA1"/>
    <w:rsid w:val="00524222"/>
    <w:rsid w:val="005244A1"/>
    <w:rsid w:val="0052453D"/>
    <w:rsid w:val="005251B7"/>
    <w:rsid w:val="005260C6"/>
    <w:rsid w:val="00526139"/>
    <w:rsid w:val="005263C8"/>
    <w:rsid w:val="005306DC"/>
    <w:rsid w:val="00532383"/>
    <w:rsid w:val="0053268A"/>
    <w:rsid w:val="0053432C"/>
    <w:rsid w:val="0053561C"/>
    <w:rsid w:val="005370E7"/>
    <w:rsid w:val="00544823"/>
    <w:rsid w:val="0054652C"/>
    <w:rsid w:val="00547380"/>
    <w:rsid w:val="00547463"/>
    <w:rsid w:val="00547AE3"/>
    <w:rsid w:val="00547EF1"/>
    <w:rsid w:val="00550331"/>
    <w:rsid w:val="0055065C"/>
    <w:rsid w:val="005506D0"/>
    <w:rsid w:val="00551197"/>
    <w:rsid w:val="00551294"/>
    <w:rsid w:val="0055145D"/>
    <w:rsid w:val="00551764"/>
    <w:rsid w:val="00551DB6"/>
    <w:rsid w:val="00552FDD"/>
    <w:rsid w:val="00553D11"/>
    <w:rsid w:val="0055431B"/>
    <w:rsid w:val="0055522D"/>
    <w:rsid w:val="00557BD2"/>
    <w:rsid w:val="00557E61"/>
    <w:rsid w:val="00561841"/>
    <w:rsid w:val="00562B42"/>
    <w:rsid w:val="0056304D"/>
    <w:rsid w:val="00563EDA"/>
    <w:rsid w:val="005647DF"/>
    <w:rsid w:val="005651EB"/>
    <w:rsid w:val="00566120"/>
    <w:rsid w:val="0056690C"/>
    <w:rsid w:val="00567DD9"/>
    <w:rsid w:val="00571591"/>
    <w:rsid w:val="005720F5"/>
    <w:rsid w:val="00572B16"/>
    <w:rsid w:val="00572F2E"/>
    <w:rsid w:val="00572F40"/>
    <w:rsid w:val="005737BE"/>
    <w:rsid w:val="00574A4B"/>
    <w:rsid w:val="005755B3"/>
    <w:rsid w:val="005766DE"/>
    <w:rsid w:val="00577438"/>
    <w:rsid w:val="00580B17"/>
    <w:rsid w:val="00580E32"/>
    <w:rsid w:val="005810BD"/>
    <w:rsid w:val="00583583"/>
    <w:rsid w:val="00584969"/>
    <w:rsid w:val="00584FD7"/>
    <w:rsid w:val="00585AB2"/>
    <w:rsid w:val="00585DE5"/>
    <w:rsid w:val="005908B2"/>
    <w:rsid w:val="00590A44"/>
    <w:rsid w:val="00591C6B"/>
    <w:rsid w:val="005929EE"/>
    <w:rsid w:val="005953DF"/>
    <w:rsid w:val="0059699A"/>
    <w:rsid w:val="00596CCD"/>
    <w:rsid w:val="005A13E0"/>
    <w:rsid w:val="005A217B"/>
    <w:rsid w:val="005A2C89"/>
    <w:rsid w:val="005A2FF1"/>
    <w:rsid w:val="005A30D0"/>
    <w:rsid w:val="005A35AD"/>
    <w:rsid w:val="005A3607"/>
    <w:rsid w:val="005A48D8"/>
    <w:rsid w:val="005A5517"/>
    <w:rsid w:val="005B0DC3"/>
    <w:rsid w:val="005B110E"/>
    <w:rsid w:val="005B393D"/>
    <w:rsid w:val="005B41AC"/>
    <w:rsid w:val="005B4B73"/>
    <w:rsid w:val="005B4E24"/>
    <w:rsid w:val="005B5764"/>
    <w:rsid w:val="005B5B16"/>
    <w:rsid w:val="005B62B9"/>
    <w:rsid w:val="005B6DEB"/>
    <w:rsid w:val="005C153A"/>
    <w:rsid w:val="005C44A2"/>
    <w:rsid w:val="005C4727"/>
    <w:rsid w:val="005C51B8"/>
    <w:rsid w:val="005C5595"/>
    <w:rsid w:val="005C6692"/>
    <w:rsid w:val="005C7018"/>
    <w:rsid w:val="005D053D"/>
    <w:rsid w:val="005D3B1A"/>
    <w:rsid w:val="005D3B35"/>
    <w:rsid w:val="005D45B1"/>
    <w:rsid w:val="005D504A"/>
    <w:rsid w:val="005D51F8"/>
    <w:rsid w:val="005D733E"/>
    <w:rsid w:val="005D7ADD"/>
    <w:rsid w:val="005E09F8"/>
    <w:rsid w:val="005E0E3C"/>
    <w:rsid w:val="005E29B7"/>
    <w:rsid w:val="005E2B2D"/>
    <w:rsid w:val="005E32C2"/>
    <w:rsid w:val="005E6628"/>
    <w:rsid w:val="005E66D4"/>
    <w:rsid w:val="005E6842"/>
    <w:rsid w:val="005F1930"/>
    <w:rsid w:val="005F33E2"/>
    <w:rsid w:val="005F429E"/>
    <w:rsid w:val="005F4317"/>
    <w:rsid w:val="005F4A41"/>
    <w:rsid w:val="005F4BCC"/>
    <w:rsid w:val="005F5A73"/>
    <w:rsid w:val="005F5CAE"/>
    <w:rsid w:val="005F6893"/>
    <w:rsid w:val="00601C35"/>
    <w:rsid w:val="006022F6"/>
    <w:rsid w:val="0060372C"/>
    <w:rsid w:val="00603CE6"/>
    <w:rsid w:val="006043FA"/>
    <w:rsid w:val="00606886"/>
    <w:rsid w:val="00606BD8"/>
    <w:rsid w:val="00607D40"/>
    <w:rsid w:val="00610A43"/>
    <w:rsid w:val="006126EE"/>
    <w:rsid w:val="00612D89"/>
    <w:rsid w:val="00614D19"/>
    <w:rsid w:val="00615629"/>
    <w:rsid w:val="00617603"/>
    <w:rsid w:val="00620DA7"/>
    <w:rsid w:val="00622B64"/>
    <w:rsid w:val="00622F80"/>
    <w:rsid w:val="00623B9C"/>
    <w:rsid w:val="006268CA"/>
    <w:rsid w:val="006307DB"/>
    <w:rsid w:val="0063100D"/>
    <w:rsid w:val="006320CF"/>
    <w:rsid w:val="00632267"/>
    <w:rsid w:val="006334CD"/>
    <w:rsid w:val="00633CDF"/>
    <w:rsid w:val="00633D62"/>
    <w:rsid w:val="00636D98"/>
    <w:rsid w:val="00637136"/>
    <w:rsid w:val="0064273D"/>
    <w:rsid w:val="006429CF"/>
    <w:rsid w:val="0064314B"/>
    <w:rsid w:val="006437D2"/>
    <w:rsid w:val="00643D06"/>
    <w:rsid w:val="006460A1"/>
    <w:rsid w:val="0064671F"/>
    <w:rsid w:val="00650936"/>
    <w:rsid w:val="006516D1"/>
    <w:rsid w:val="00653D36"/>
    <w:rsid w:val="0065405E"/>
    <w:rsid w:val="00654540"/>
    <w:rsid w:val="006547D4"/>
    <w:rsid w:val="00654F64"/>
    <w:rsid w:val="0065511D"/>
    <w:rsid w:val="0065587B"/>
    <w:rsid w:val="006568F2"/>
    <w:rsid w:val="00656C9D"/>
    <w:rsid w:val="00657E7D"/>
    <w:rsid w:val="00661E2F"/>
    <w:rsid w:val="006620D6"/>
    <w:rsid w:val="006637EC"/>
    <w:rsid w:val="00663D16"/>
    <w:rsid w:val="00663D80"/>
    <w:rsid w:val="006645B2"/>
    <w:rsid w:val="00666A31"/>
    <w:rsid w:val="00667B93"/>
    <w:rsid w:val="00667F28"/>
    <w:rsid w:val="00670969"/>
    <w:rsid w:val="00670E5C"/>
    <w:rsid w:val="00671287"/>
    <w:rsid w:val="006718DF"/>
    <w:rsid w:val="00671945"/>
    <w:rsid w:val="00671A36"/>
    <w:rsid w:val="00671FD0"/>
    <w:rsid w:val="00673998"/>
    <w:rsid w:val="006748A1"/>
    <w:rsid w:val="00675831"/>
    <w:rsid w:val="0067600C"/>
    <w:rsid w:val="00676CB6"/>
    <w:rsid w:val="00677698"/>
    <w:rsid w:val="0068012E"/>
    <w:rsid w:val="0068071C"/>
    <w:rsid w:val="006815A5"/>
    <w:rsid w:val="00681703"/>
    <w:rsid w:val="006836B2"/>
    <w:rsid w:val="00683772"/>
    <w:rsid w:val="00683A31"/>
    <w:rsid w:val="006841F5"/>
    <w:rsid w:val="00684C71"/>
    <w:rsid w:val="00685F04"/>
    <w:rsid w:val="00686E9C"/>
    <w:rsid w:val="00687FD8"/>
    <w:rsid w:val="00692409"/>
    <w:rsid w:val="0069461B"/>
    <w:rsid w:val="006956E0"/>
    <w:rsid w:val="00695AFC"/>
    <w:rsid w:val="00695C69"/>
    <w:rsid w:val="006969E8"/>
    <w:rsid w:val="00697FB7"/>
    <w:rsid w:val="006A188D"/>
    <w:rsid w:val="006A18A5"/>
    <w:rsid w:val="006A38A7"/>
    <w:rsid w:val="006A5352"/>
    <w:rsid w:val="006A5C74"/>
    <w:rsid w:val="006B0D02"/>
    <w:rsid w:val="006B12AB"/>
    <w:rsid w:val="006B13B8"/>
    <w:rsid w:val="006B1548"/>
    <w:rsid w:val="006B1B4D"/>
    <w:rsid w:val="006B28D3"/>
    <w:rsid w:val="006B3388"/>
    <w:rsid w:val="006B34E5"/>
    <w:rsid w:val="006B3B9A"/>
    <w:rsid w:val="006B512E"/>
    <w:rsid w:val="006B5536"/>
    <w:rsid w:val="006B685F"/>
    <w:rsid w:val="006B7610"/>
    <w:rsid w:val="006C2C83"/>
    <w:rsid w:val="006C6AA7"/>
    <w:rsid w:val="006C71CD"/>
    <w:rsid w:val="006D04F0"/>
    <w:rsid w:val="006D1B4D"/>
    <w:rsid w:val="006D2361"/>
    <w:rsid w:val="006D27E7"/>
    <w:rsid w:val="006D3A56"/>
    <w:rsid w:val="006D3C9F"/>
    <w:rsid w:val="006D5725"/>
    <w:rsid w:val="006D5C01"/>
    <w:rsid w:val="006D6BEC"/>
    <w:rsid w:val="006D7628"/>
    <w:rsid w:val="006D79ED"/>
    <w:rsid w:val="006E1334"/>
    <w:rsid w:val="006E16BC"/>
    <w:rsid w:val="006E1C64"/>
    <w:rsid w:val="006E2313"/>
    <w:rsid w:val="006E35BE"/>
    <w:rsid w:val="006E454C"/>
    <w:rsid w:val="006E4A94"/>
    <w:rsid w:val="006E4D1F"/>
    <w:rsid w:val="006E7E35"/>
    <w:rsid w:val="006F16E3"/>
    <w:rsid w:val="006F1D4D"/>
    <w:rsid w:val="006F26CF"/>
    <w:rsid w:val="006F3F13"/>
    <w:rsid w:val="006F47B2"/>
    <w:rsid w:val="006F5672"/>
    <w:rsid w:val="006F7613"/>
    <w:rsid w:val="006F7DF0"/>
    <w:rsid w:val="0070003C"/>
    <w:rsid w:val="00700507"/>
    <w:rsid w:val="00701497"/>
    <w:rsid w:val="00701D38"/>
    <w:rsid w:val="00703835"/>
    <w:rsid w:val="00703C83"/>
    <w:rsid w:val="00704063"/>
    <w:rsid w:val="007044AF"/>
    <w:rsid w:val="00704F80"/>
    <w:rsid w:val="0070549A"/>
    <w:rsid w:val="007062FA"/>
    <w:rsid w:val="007078EB"/>
    <w:rsid w:val="00707B70"/>
    <w:rsid w:val="00707E54"/>
    <w:rsid w:val="0071185A"/>
    <w:rsid w:val="0071196D"/>
    <w:rsid w:val="00712959"/>
    <w:rsid w:val="00713BBD"/>
    <w:rsid w:val="00716901"/>
    <w:rsid w:val="00716DB0"/>
    <w:rsid w:val="00723751"/>
    <w:rsid w:val="00723E8F"/>
    <w:rsid w:val="007242DE"/>
    <w:rsid w:val="00725EDF"/>
    <w:rsid w:val="00726576"/>
    <w:rsid w:val="00726857"/>
    <w:rsid w:val="00726865"/>
    <w:rsid w:val="0073265C"/>
    <w:rsid w:val="00732788"/>
    <w:rsid w:val="00732E0C"/>
    <w:rsid w:val="007336A6"/>
    <w:rsid w:val="0073529B"/>
    <w:rsid w:val="007354AE"/>
    <w:rsid w:val="00737D58"/>
    <w:rsid w:val="007411D2"/>
    <w:rsid w:val="0074198E"/>
    <w:rsid w:val="00744D15"/>
    <w:rsid w:val="007452C9"/>
    <w:rsid w:val="00745E21"/>
    <w:rsid w:val="00746421"/>
    <w:rsid w:val="007464D5"/>
    <w:rsid w:val="007465AE"/>
    <w:rsid w:val="0075027C"/>
    <w:rsid w:val="00750AAB"/>
    <w:rsid w:val="00751A20"/>
    <w:rsid w:val="00751BA6"/>
    <w:rsid w:val="007520A2"/>
    <w:rsid w:val="00752565"/>
    <w:rsid w:val="00753C43"/>
    <w:rsid w:val="007545F1"/>
    <w:rsid w:val="0075527F"/>
    <w:rsid w:val="00756D7D"/>
    <w:rsid w:val="00757EB9"/>
    <w:rsid w:val="007628D4"/>
    <w:rsid w:val="007631CA"/>
    <w:rsid w:val="00763A8A"/>
    <w:rsid w:val="00763C9C"/>
    <w:rsid w:val="00764256"/>
    <w:rsid w:val="00765292"/>
    <w:rsid w:val="00765C28"/>
    <w:rsid w:val="00765F8A"/>
    <w:rsid w:val="00767728"/>
    <w:rsid w:val="00767A96"/>
    <w:rsid w:val="0077121F"/>
    <w:rsid w:val="0077145A"/>
    <w:rsid w:val="00771A20"/>
    <w:rsid w:val="00772321"/>
    <w:rsid w:val="00775022"/>
    <w:rsid w:val="00775133"/>
    <w:rsid w:val="007757D2"/>
    <w:rsid w:val="007762D0"/>
    <w:rsid w:val="00777EA1"/>
    <w:rsid w:val="00781638"/>
    <w:rsid w:val="00781785"/>
    <w:rsid w:val="00783082"/>
    <w:rsid w:val="0078310C"/>
    <w:rsid w:val="00783407"/>
    <w:rsid w:val="00783EC1"/>
    <w:rsid w:val="00783FC5"/>
    <w:rsid w:val="00786A0D"/>
    <w:rsid w:val="00787CD9"/>
    <w:rsid w:val="007904D1"/>
    <w:rsid w:val="0079163E"/>
    <w:rsid w:val="007931FE"/>
    <w:rsid w:val="007934B4"/>
    <w:rsid w:val="00793752"/>
    <w:rsid w:val="00794FA2"/>
    <w:rsid w:val="00796335"/>
    <w:rsid w:val="007967F1"/>
    <w:rsid w:val="007971CF"/>
    <w:rsid w:val="00797FF0"/>
    <w:rsid w:val="007A0146"/>
    <w:rsid w:val="007A0312"/>
    <w:rsid w:val="007A188F"/>
    <w:rsid w:val="007A4A02"/>
    <w:rsid w:val="007A5B96"/>
    <w:rsid w:val="007A7809"/>
    <w:rsid w:val="007A798E"/>
    <w:rsid w:val="007B15A9"/>
    <w:rsid w:val="007B23EB"/>
    <w:rsid w:val="007B5617"/>
    <w:rsid w:val="007B60B7"/>
    <w:rsid w:val="007B6114"/>
    <w:rsid w:val="007B7A85"/>
    <w:rsid w:val="007B7FF7"/>
    <w:rsid w:val="007C1083"/>
    <w:rsid w:val="007C16A1"/>
    <w:rsid w:val="007C2B3C"/>
    <w:rsid w:val="007C3E48"/>
    <w:rsid w:val="007C4873"/>
    <w:rsid w:val="007C55DF"/>
    <w:rsid w:val="007C6164"/>
    <w:rsid w:val="007C6525"/>
    <w:rsid w:val="007D13F1"/>
    <w:rsid w:val="007D14BC"/>
    <w:rsid w:val="007D2A8A"/>
    <w:rsid w:val="007D3F25"/>
    <w:rsid w:val="007D4D09"/>
    <w:rsid w:val="007D5F2A"/>
    <w:rsid w:val="007E1D10"/>
    <w:rsid w:val="007E28C8"/>
    <w:rsid w:val="007E346A"/>
    <w:rsid w:val="007E3615"/>
    <w:rsid w:val="007E3D45"/>
    <w:rsid w:val="007E4086"/>
    <w:rsid w:val="007E4EF9"/>
    <w:rsid w:val="007E5038"/>
    <w:rsid w:val="007E5E06"/>
    <w:rsid w:val="007E6C3F"/>
    <w:rsid w:val="007E7D40"/>
    <w:rsid w:val="007E7E1C"/>
    <w:rsid w:val="007F0BE6"/>
    <w:rsid w:val="007F1218"/>
    <w:rsid w:val="007F1F64"/>
    <w:rsid w:val="007F2D01"/>
    <w:rsid w:val="007F312A"/>
    <w:rsid w:val="007F353B"/>
    <w:rsid w:val="007F392B"/>
    <w:rsid w:val="007F4F97"/>
    <w:rsid w:val="007F617D"/>
    <w:rsid w:val="007F6970"/>
    <w:rsid w:val="007F72F9"/>
    <w:rsid w:val="00800511"/>
    <w:rsid w:val="00802A26"/>
    <w:rsid w:val="00802F9E"/>
    <w:rsid w:val="00804D25"/>
    <w:rsid w:val="0080576D"/>
    <w:rsid w:val="00807476"/>
    <w:rsid w:val="008079F0"/>
    <w:rsid w:val="00810246"/>
    <w:rsid w:val="00810397"/>
    <w:rsid w:val="008108EC"/>
    <w:rsid w:val="00812859"/>
    <w:rsid w:val="008129BE"/>
    <w:rsid w:val="00812B92"/>
    <w:rsid w:val="00813090"/>
    <w:rsid w:val="008139F8"/>
    <w:rsid w:val="00813C40"/>
    <w:rsid w:val="00813D3B"/>
    <w:rsid w:val="00816841"/>
    <w:rsid w:val="00817228"/>
    <w:rsid w:val="00817EE2"/>
    <w:rsid w:val="008220A1"/>
    <w:rsid w:val="008227F7"/>
    <w:rsid w:val="00822C60"/>
    <w:rsid w:val="00824BBC"/>
    <w:rsid w:val="008250B1"/>
    <w:rsid w:val="00826BFF"/>
    <w:rsid w:val="00826C5E"/>
    <w:rsid w:val="00826D74"/>
    <w:rsid w:val="00826F9D"/>
    <w:rsid w:val="0083043C"/>
    <w:rsid w:val="008307D0"/>
    <w:rsid w:val="0083099E"/>
    <w:rsid w:val="00831C3E"/>
    <w:rsid w:val="00833D48"/>
    <w:rsid w:val="0083588F"/>
    <w:rsid w:val="0083787A"/>
    <w:rsid w:val="008378AF"/>
    <w:rsid w:val="008405B5"/>
    <w:rsid w:val="00841986"/>
    <w:rsid w:val="0084204D"/>
    <w:rsid w:val="00842240"/>
    <w:rsid w:val="008434CE"/>
    <w:rsid w:val="00843980"/>
    <w:rsid w:val="00843C8B"/>
    <w:rsid w:val="00844B6C"/>
    <w:rsid w:val="00844C4F"/>
    <w:rsid w:val="008452F6"/>
    <w:rsid w:val="00846971"/>
    <w:rsid w:val="00847081"/>
    <w:rsid w:val="00847812"/>
    <w:rsid w:val="00850AE3"/>
    <w:rsid w:val="00852820"/>
    <w:rsid w:val="008543BC"/>
    <w:rsid w:val="008567F4"/>
    <w:rsid w:val="00856C16"/>
    <w:rsid w:val="0085722C"/>
    <w:rsid w:val="0086024A"/>
    <w:rsid w:val="0086279D"/>
    <w:rsid w:val="00863EC6"/>
    <w:rsid w:val="00865740"/>
    <w:rsid w:val="00865F8E"/>
    <w:rsid w:val="00866626"/>
    <w:rsid w:val="0086721B"/>
    <w:rsid w:val="008678B2"/>
    <w:rsid w:val="008679DA"/>
    <w:rsid w:val="00870752"/>
    <w:rsid w:val="0087187E"/>
    <w:rsid w:val="008722FD"/>
    <w:rsid w:val="00873C0E"/>
    <w:rsid w:val="0087455F"/>
    <w:rsid w:val="0087490B"/>
    <w:rsid w:val="00876B3E"/>
    <w:rsid w:val="00877EDD"/>
    <w:rsid w:val="0088011A"/>
    <w:rsid w:val="00880B41"/>
    <w:rsid w:val="00882036"/>
    <w:rsid w:val="008826E3"/>
    <w:rsid w:val="0088309F"/>
    <w:rsid w:val="00885672"/>
    <w:rsid w:val="0088645B"/>
    <w:rsid w:val="008878C5"/>
    <w:rsid w:val="00887CB2"/>
    <w:rsid w:val="00887EC3"/>
    <w:rsid w:val="0089103C"/>
    <w:rsid w:val="00891320"/>
    <w:rsid w:val="00894BB1"/>
    <w:rsid w:val="00895306"/>
    <w:rsid w:val="0089657F"/>
    <w:rsid w:val="008A0791"/>
    <w:rsid w:val="008A3439"/>
    <w:rsid w:val="008A4CDA"/>
    <w:rsid w:val="008A51A9"/>
    <w:rsid w:val="008A65D4"/>
    <w:rsid w:val="008A672F"/>
    <w:rsid w:val="008A77D5"/>
    <w:rsid w:val="008B0E38"/>
    <w:rsid w:val="008B0FD0"/>
    <w:rsid w:val="008B2190"/>
    <w:rsid w:val="008B3710"/>
    <w:rsid w:val="008B3869"/>
    <w:rsid w:val="008B43B8"/>
    <w:rsid w:val="008B477C"/>
    <w:rsid w:val="008B6A24"/>
    <w:rsid w:val="008B7354"/>
    <w:rsid w:val="008C1B2C"/>
    <w:rsid w:val="008C26AA"/>
    <w:rsid w:val="008C289C"/>
    <w:rsid w:val="008C3A92"/>
    <w:rsid w:val="008C4CC9"/>
    <w:rsid w:val="008C56C5"/>
    <w:rsid w:val="008C668E"/>
    <w:rsid w:val="008C6852"/>
    <w:rsid w:val="008C71D6"/>
    <w:rsid w:val="008D07C6"/>
    <w:rsid w:val="008D2ED3"/>
    <w:rsid w:val="008D3479"/>
    <w:rsid w:val="008D3ED2"/>
    <w:rsid w:val="008D4964"/>
    <w:rsid w:val="008D6F0A"/>
    <w:rsid w:val="008E22CC"/>
    <w:rsid w:val="008E242C"/>
    <w:rsid w:val="008E51E1"/>
    <w:rsid w:val="008E5A16"/>
    <w:rsid w:val="008E5A67"/>
    <w:rsid w:val="008E5E80"/>
    <w:rsid w:val="008E6A2C"/>
    <w:rsid w:val="008E72A0"/>
    <w:rsid w:val="008F01B3"/>
    <w:rsid w:val="008F1229"/>
    <w:rsid w:val="008F197C"/>
    <w:rsid w:val="008F219B"/>
    <w:rsid w:val="008F2654"/>
    <w:rsid w:val="008F326B"/>
    <w:rsid w:val="008F43AD"/>
    <w:rsid w:val="008F46E8"/>
    <w:rsid w:val="008F4805"/>
    <w:rsid w:val="008F66E3"/>
    <w:rsid w:val="008F6C21"/>
    <w:rsid w:val="008F7967"/>
    <w:rsid w:val="00900478"/>
    <w:rsid w:val="00900CAA"/>
    <w:rsid w:val="009013CA"/>
    <w:rsid w:val="00901F2D"/>
    <w:rsid w:val="00902C00"/>
    <w:rsid w:val="00903903"/>
    <w:rsid w:val="00903F83"/>
    <w:rsid w:val="009041C9"/>
    <w:rsid w:val="009049AC"/>
    <w:rsid w:val="00906804"/>
    <w:rsid w:val="009079AA"/>
    <w:rsid w:val="00910013"/>
    <w:rsid w:val="00910059"/>
    <w:rsid w:val="009115DA"/>
    <w:rsid w:val="00912474"/>
    <w:rsid w:val="00913425"/>
    <w:rsid w:val="00915C18"/>
    <w:rsid w:val="009167FA"/>
    <w:rsid w:val="0091704E"/>
    <w:rsid w:val="0091781B"/>
    <w:rsid w:val="00917B6D"/>
    <w:rsid w:val="0092086A"/>
    <w:rsid w:val="009208C7"/>
    <w:rsid w:val="00920BBC"/>
    <w:rsid w:val="00921238"/>
    <w:rsid w:val="009218C4"/>
    <w:rsid w:val="00922473"/>
    <w:rsid w:val="00922591"/>
    <w:rsid w:val="00922686"/>
    <w:rsid w:val="009228F8"/>
    <w:rsid w:val="00922EB0"/>
    <w:rsid w:val="0092432D"/>
    <w:rsid w:val="0092467B"/>
    <w:rsid w:val="0092494D"/>
    <w:rsid w:val="00925AC9"/>
    <w:rsid w:val="00930018"/>
    <w:rsid w:val="009302D3"/>
    <w:rsid w:val="00932B19"/>
    <w:rsid w:val="00933087"/>
    <w:rsid w:val="009362CE"/>
    <w:rsid w:val="00936909"/>
    <w:rsid w:val="00936A76"/>
    <w:rsid w:val="00936A80"/>
    <w:rsid w:val="00940BFA"/>
    <w:rsid w:val="009412FC"/>
    <w:rsid w:val="009413A3"/>
    <w:rsid w:val="009422EA"/>
    <w:rsid w:val="00942BA8"/>
    <w:rsid w:val="00943B8F"/>
    <w:rsid w:val="0094591D"/>
    <w:rsid w:val="00945C5B"/>
    <w:rsid w:val="00946B4C"/>
    <w:rsid w:val="009479C6"/>
    <w:rsid w:val="009500DD"/>
    <w:rsid w:val="00950F9D"/>
    <w:rsid w:val="00952E53"/>
    <w:rsid w:val="00955351"/>
    <w:rsid w:val="00955F1A"/>
    <w:rsid w:val="00956250"/>
    <w:rsid w:val="009567B0"/>
    <w:rsid w:val="00956C83"/>
    <w:rsid w:val="00957296"/>
    <w:rsid w:val="00957F4F"/>
    <w:rsid w:val="00961605"/>
    <w:rsid w:val="00962749"/>
    <w:rsid w:val="009627B8"/>
    <w:rsid w:val="00962849"/>
    <w:rsid w:val="0096309E"/>
    <w:rsid w:val="009649BF"/>
    <w:rsid w:val="00964D67"/>
    <w:rsid w:val="00965D23"/>
    <w:rsid w:val="00965EF0"/>
    <w:rsid w:val="009662B0"/>
    <w:rsid w:val="0096635C"/>
    <w:rsid w:val="00966DD9"/>
    <w:rsid w:val="00966E9D"/>
    <w:rsid w:val="009676FA"/>
    <w:rsid w:val="00967878"/>
    <w:rsid w:val="0097112C"/>
    <w:rsid w:val="00971213"/>
    <w:rsid w:val="00973154"/>
    <w:rsid w:val="00973470"/>
    <w:rsid w:val="009736BF"/>
    <w:rsid w:val="009738C0"/>
    <w:rsid w:val="009740CF"/>
    <w:rsid w:val="0097435B"/>
    <w:rsid w:val="009745F0"/>
    <w:rsid w:val="009757A3"/>
    <w:rsid w:val="009812BD"/>
    <w:rsid w:val="0098200B"/>
    <w:rsid w:val="00982B57"/>
    <w:rsid w:val="00983A99"/>
    <w:rsid w:val="00983FBF"/>
    <w:rsid w:val="009844BC"/>
    <w:rsid w:val="00984E34"/>
    <w:rsid w:val="009866CC"/>
    <w:rsid w:val="009878F4"/>
    <w:rsid w:val="00987C28"/>
    <w:rsid w:val="009903FA"/>
    <w:rsid w:val="00991912"/>
    <w:rsid w:val="00991AF2"/>
    <w:rsid w:val="00992FEE"/>
    <w:rsid w:val="00993C05"/>
    <w:rsid w:val="009949B8"/>
    <w:rsid w:val="009960D1"/>
    <w:rsid w:val="0099699F"/>
    <w:rsid w:val="00996D9A"/>
    <w:rsid w:val="00997799"/>
    <w:rsid w:val="009A02D1"/>
    <w:rsid w:val="009A076B"/>
    <w:rsid w:val="009A17FE"/>
    <w:rsid w:val="009A187D"/>
    <w:rsid w:val="009A1F4E"/>
    <w:rsid w:val="009A4757"/>
    <w:rsid w:val="009A4AAA"/>
    <w:rsid w:val="009A5E8B"/>
    <w:rsid w:val="009A6503"/>
    <w:rsid w:val="009A73E3"/>
    <w:rsid w:val="009A7F32"/>
    <w:rsid w:val="009B13B2"/>
    <w:rsid w:val="009B230C"/>
    <w:rsid w:val="009B29C7"/>
    <w:rsid w:val="009B2EAC"/>
    <w:rsid w:val="009B3D92"/>
    <w:rsid w:val="009B52E0"/>
    <w:rsid w:val="009B594D"/>
    <w:rsid w:val="009B5A37"/>
    <w:rsid w:val="009B7283"/>
    <w:rsid w:val="009C0385"/>
    <w:rsid w:val="009C06A4"/>
    <w:rsid w:val="009C0F11"/>
    <w:rsid w:val="009C1D28"/>
    <w:rsid w:val="009D0181"/>
    <w:rsid w:val="009D060F"/>
    <w:rsid w:val="009D1080"/>
    <w:rsid w:val="009D10C2"/>
    <w:rsid w:val="009D4FE3"/>
    <w:rsid w:val="009D54D4"/>
    <w:rsid w:val="009D54ED"/>
    <w:rsid w:val="009D5A7A"/>
    <w:rsid w:val="009D5B65"/>
    <w:rsid w:val="009D6CB4"/>
    <w:rsid w:val="009E10D6"/>
    <w:rsid w:val="009E2310"/>
    <w:rsid w:val="009E27CF"/>
    <w:rsid w:val="009E2AD9"/>
    <w:rsid w:val="009E57C5"/>
    <w:rsid w:val="009E5BA3"/>
    <w:rsid w:val="009E69EF"/>
    <w:rsid w:val="009F0EE9"/>
    <w:rsid w:val="009F1067"/>
    <w:rsid w:val="009F130D"/>
    <w:rsid w:val="009F3395"/>
    <w:rsid w:val="009F3AF7"/>
    <w:rsid w:val="009F4281"/>
    <w:rsid w:val="009F5230"/>
    <w:rsid w:val="009F5CD0"/>
    <w:rsid w:val="009F619F"/>
    <w:rsid w:val="009F6343"/>
    <w:rsid w:val="009F696B"/>
    <w:rsid w:val="009F7856"/>
    <w:rsid w:val="009F7E38"/>
    <w:rsid w:val="00A0148D"/>
    <w:rsid w:val="00A01693"/>
    <w:rsid w:val="00A02393"/>
    <w:rsid w:val="00A02A3E"/>
    <w:rsid w:val="00A0396B"/>
    <w:rsid w:val="00A03DEE"/>
    <w:rsid w:val="00A03E0F"/>
    <w:rsid w:val="00A0473A"/>
    <w:rsid w:val="00A04E18"/>
    <w:rsid w:val="00A10583"/>
    <w:rsid w:val="00A108E5"/>
    <w:rsid w:val="00A11251"/>
    <w:rsid w:val="00A11493"/>
    <w:rsid w:val="00A138B3"/>
    <w:rsid w:val="00A13A07"/>
    <w:rsid w:val="00A14EF5"/>
    <w:rsid w:val="00A16975"/>
    <w:rsid w:val="00A1780F"/>
    <w:rsid w:val="00A20255"/>
    <w:rsid w:val="00A2218B"/>
    <w:rsid w:val="00A2279B"/>
    <w:rsid w:val="00A23B53"/>
    <w:rsid w:val="00A25CEC"/>
    <w:rsid w:val="00A269DD"/>
    <w:rsid w:val="00A2709F"/>
    <w:rsid w:val="00A27AD2"/>
    <w:rsid w:val="00A30D81"/>
    <w:rsid w:val="00A30EA4"/>
    <w:rsid w:val="00A34C1F"/>
    <w:rsid w:val="00A352A4"/>
    <w:rsid w:val="00A35D46"/>
    <w:rsid w:val="00A3664E"/>
    <w:rsid w:val="00A374F6"/>
    <w:rsid w:val="00A40E79"/>
    <w:rsid w:val="00A412D3"/>
    <w:rsid w:val="00A416D1"/>
    <w:rsid w:val="00A42289"/>
    <w:rsid w:val="00A42783"/>
    <w:rsid w:val="00A42AE9"/>
    <w:rsid w:val="00A42E8A"/>
    <w:rsid w:val="00A441A5"/>
    <w:rsid w:val="00A4560C"/>
    <w:rsid w:val="00A45989"/>
    <w:rsid w:val="00A469B0"/>
    <w:rsid w:val="00A50B68"/>
    <w:rsid w:val="00A50C75"/>
    <w:rsid w:val="00A51C41"/>
    <w:rsid w:val="00A52885"/>
    <w:rsid w:val="00A53931"/>
    <w:rsid w:val="00A539A0"/>
    <w:rsid w:val="00A542AE"/>
    <w:rsid w:val="00A546B5"/>
    <w:rsid w:val="00A551F8"/>
    <w:rsid w:val="00A56EE6"/>
    <w:rsid w:val="00A57D06"/>
    <w:rsid w:val="00A57EE2"/>
    <w:rsid w:val="00A60914"/>
    <w:rsid w:val="00A61B36"/>
    <w:rsid w:val="00A65009"/>
    <w:rsid w:val="00A65AD2"/>
    <w:rsid w:val="00A667C7"/>
    <w:rsid w:val="00A70F6F"/>
    <w:rsid w:val="00A712E6"/>
    <w:rsid w:val="00A71A81"/>
    <w:rsid w:val="00A7276F"/>
    <w:rsid w:val="00A72C17"/>
    <w:rsid w:val="00A72EA4"/>
    <w:rsid w:val="00A74663"/>
    <w:rsid w:val="00A760AC"/>
    <w:rsid w:val="00A76B16"/>
    <w:rsid w:val="00A77531"/>
    <w:rsid w:val="00A77C09"/>
    <w:rsid w:val="00A77E7B"/>
    <w:rsid w:val="00A80151"/>
    <w:rsid w:val="00A8070A"/>
    <w:rsid w:val="00A808E7"/>
    <w:rsid w:val="00A81A60"/>
    <w:rsid w:val="00A822AB"/>
    <w:rsid w:val="00A824DD"/>
    <w:rsid w:val="00A82888"/>
    <w:rsid w:val="00A83173"/>
    <w:rsid w:val="00A84B55"/>
    <w:rsid w:val="00A85C1C"/>
    <w:rsid w:val="00A8639C"/>
    <w:rsid w:val="00A901C5"/>
    <w:rsid w:val="00A914BC"/>
    <w:rsid w:val="00A9409D"/>
    <w:rsid w:val="00A94AA0"/>
    <w:rsid w:val="00A94E7D"/>
    <w:rsid w:val="00A95D3D"/>
    <w:rsid w:val="00A96D7D"/>
    <w:rsid w:val="00AA0E71"/>
    <w:rsid w:val="00AA2A6D"/>
    <w:rsid w:val="00AA3993"/>
    <w:rsid w:val="00AA435C"/>
    <w:rsid w:val="00AA5BD8"/>
    <w:rsid w:val="00AB00F5"/>
    <w:rsid w:val="00AB21A7"/>
    <w:rsid w:val="00AB3124"/>
    <w:rsid w:val="00AB3ADB"/>
    <w:rsid w:val="00AB4DF6"/>
    <w:rsid w:val="00AB6673"/>
    <w:rsid w:val="00AB7515"/>
    <w:rsid w:val="00AB7BB4"/>
    <w:rsid w:val="00AC0C34"/>
    <w:rsid w:val="00AC1393"/>
    <w:rsid w:val="00AC3C37"/>
    <w:rsid w:val="00AC3CB5"/>
    <w:rsid w:val="00AC4195"/>
    <w:rsid w:val="00AC4EF5"/>
    <w:rsid w:val="00AC6456"/>
    <w:rsid w:val="00AC7FFA"/>
    <w:rsid w:val="00AD1A88"/>
    <w:rsid w:val="00AD2884"/>
    <w:rsid w:val="00AD2ADF"/>
    <w:rsid w:val="00AD325C"/>
    <w:rsid w:val="00AD3B08"/>
    <w:rsid w:val="00AD46D5"/>
    <w:rsid w:val="00AD67F6"/>
    <w:rsid w:val="00AE0068"/>
    <w:rsid w:val="00AE189C"/>
    <w:rsid w:val="00AE21F8"/>
    <w:rsid w:val="00AE3356"/>
    <w:rsid w:val="00AE3562"/>
    <w:rsid w:val="00AE464D"/>
    <w:rsid w:val="00AE4D44"/>
    <w:rsid w:val="00AE4FF6"/>
    <w:rsid w:val="00AE5BD9"/>
    <w:rsid w:val="00AE5C81"/>
    <w:rsid w:val="00AE6681"/>
    <w:rsid w:val="00AE6B35"/>
    <w:rsid w:val="00AE7DFC"/>
    <w:rsid w:val="00AF0756"/>
    <w:rsid w:val="00AF161B"/>
    <w:rsid w:val="00AF1FBE"/>
    <w:rsid w:val="00AF403C"/>
    <w:rsid w:val="00AF4CB0"/>
    <w:rsid w:val="00AF51F8"/>
    <w:rsid w:val="00AF5380"/>
    <w:rsid w:val="00AF5737"/>
    <w:rsid w:val="00AF59B3"/>
    <w:rsid w:val="00AF665C"/>
    <w:rsid w:val="00AF6997"/>
    <w:rsid w:val="00AF6C19"/>
    <w:rsid w:val="00B011FB"/>
    <w:rsid w:val="00B01566"/>
    <w:rsid w:val="00B022B9"/>
    <w:rsid w:val="00B042B0"/>
    <w:rsid w:val="00B05398"/>
    <w:rsid w:val="00B06DA9"/>
    <w:rsid w:val="00B07DF2"/>
    <w:rsid w:val="00B107DB"/>
    <w:rsid w:val="00B10BAE"/>
    <w:rsid w:val="00B10C75"/>
    <w:rsid w:val="00B12427"/>
    <w:rsid w:val="00B12431"/>
    <w:rsid w:val="00B124EE"/>
    <w:rsid w:val="00B12D1E"/>
    <w:rsid w:val="00B12DF8"/>
    <w:rsid w:val="00B141C5"/>
    <w:rsid w:val="00B14625"/>
    <w:rsid w:val="00B15466"/>
    <w:rsid w:val="00B21998"/>
    <w:rsid w:val="00B2199D"/>
    <w:rsid w:val="00B21F66"/>
    <w:rsid w:val="00B224A5"/>
    <w:rsid w:val="00B226B1"/>
    <w:rsid w:val="00B22DAA"/>
    <w:rsid w:val="00B23D43"/>
    <w:rsid w:val="00B23E0A"/>
    <w:rsid w:val="00B26059"/>
    <w:rsid w:val="00B27883"/>
    <w:rsid w:val="00B30355"/>
    <w:rsid w:val="00B307D2"/>
    <w:rsid w:val="00B33415"/>
    <w:rsid w:val="00B334AA"/>
    <w:rsid w:val="00B35DDB"/>
    <w:rsid w:val="00B36B52"/>
    <w:rsid w:val="00B36CA6"/>
    <w:rsid w:val="00B37502"/>
    <w:rsid w:val="00B37E43"/>
    <w:rsid w:val="00B40017"/>
    <w:rsid w:val="00B4014E"/>
    <w:rsid w:val="00B4099B"/>
    <w:rsid w:val="00B43506"/>
    <w:rsid w:val="00B44723"/>
    <w:rsid w:val="00B44BEF"/>
    <w:rsid w:val="00B45021"/>
    <w:rsid w:val="00B4553F"/>
    <w:rsid w:val="00B45DFE"/>
    <w:rsid w:val="00B553BA"/>
    <w:rsid w:val="00B55E77"/>
    <w:rsid w:val="00B56324"/>
    <w:rsid w:val="00B57EA3"/>
    <w:rsid w:val="00B60042"/>
    <w:rsid w:val="00B60641"/>
    <w:rsid w:val="00B611C2"/>
    <w:rsid w:val="00B66586"/>
    <w:rsid w:val="00B66A59"/>
    <w:rsid w:val="00B705C0"/>
    <w:rsid w:val="00B72CEB"/>
    <w:rsid w:val="00B73529"/>
    <w:rsid w:val="00B7502A"/>
    <w:rsid w:val="00B75195"/>
    <w:rsid w:val="00B75A96"/>
    <w:rsid w:val="00B763EC"/>
    <w:rsid w:val="00B76EAE"/>
    <w:rsid w:val="00B770C8"/>
    <w:rsid w:val="00B80235"/>
    <w:rsid w:val="00B80955"/>
    <w:rsid w:val="00B82653"/>
    <w:rsid w:val="00B82911"/>
    <w:rsid w:val="00B82F09"/>
    <w:rsid w:val="00B840C4"/>
    <w:rsid w:val="00B85846"/>
    <w:rsid w:val="00B85DC3"/>
    <w:rsid w:val="00B8707C"/>
    <w:rsid w:val="00B875ED"/>
    <w:rsid w:val="00B87D09"/>
    <w:rsid w:val="00B90695"/>
    <w:rsid w:val="00B90DF7"/>
    <w:rsid w:val="00B914B5"/>
    <w:rsid w:val="00B9273B"/>
    <w:rsid w:val="00B92802"/>
    <w:rsid w:val="00B936C6"/>
    <w:rsid w:val="00B94131"/>
    <w:rsid w:val="00B95A76"/>
    <w:rsid w:val="00B97867"/>
    <w:rsid w:val="00B97A03"/>
    <w:rsid w:val="00B97C36"/>
    <w:rsid w:val="00B97F35"/>
    <w:rsid w:val="00BA060C"/>
    <w:rsid w:val="00BA1447"/>
    <w:rsid w:val="00BA14CB"/>
    <w:rsid w:val="00BA43BB"/>
    <w:rsid w:val="00BA454D"/>
    <w:rsid w:val="00BA53AF"/>
    <w:rsid w:val="00BA6440"/>
    <w:rsid w:val="00BA6CBB"/>
    <w:rsid w:val="00BA734E"/>
    <w:rsid w:val="00BB10A2"/>
    <w:rsid w:val="00BB2182"/>
    <w:rsid w:val="00BB2526"/>
    <w:rsid w:val="00BB3A64"/>
    <w:rsid w:val="00BB4BDA"/>
    <w:rsid w:val="00BB5024"/>
    <w:rsid w:val="00BB7DEC"/>
    <w:rsid w:val="00BC1373"/>
    <w:rsid w:val="00BC1C45"/>
    <w:rsid w:val="00BC1E59"/>
    <w:rsid w:val="00BC446C"/>
    <w:rsid w:val="00BC4847"/>
    <w:rsid w:val="00BC48C7"/>
    <w:rsid w:val="00BC5C0A"/>
    <w:rsid w:val="00BC5EA4"/>
    <w:rsid w:val="00BC7DA5"/>
    <w:rsid w:val="00BD02BF"/>
    <w:rsid w:val="00BD15BE"/>
    <w:rsid w:val="00BD165D"/>
    <w:rsid w:val="00BD27E4"/>
    <w:rsid w:val="00BD4B01"/>
    <w:rsid w:val="00BD5D5C"/>
    <w:rsid w:val="00BD7A97"/>
    <w:rsid w:val="00BD7BDE"/>
    <w:rsid w:val="00BD7DB1"/>
    <w:rsid w:val="00BE00E5"/>
    <w:rsid w:val="00BE41A4"/>
    <w:rsid w:val="00BE45DF"/>
    <w:rsid w:val="00BE49E3"/>
    <w:rsid w:val="00BE57C9"/>
    <w:rsid w:val="00BE621F"/>
    <w:rsid w:val="00BF0129"/>
    <w:rsid w:val="00BF4DEF"/>
    <w:rsid w:val="00BF5C85"/>
    <w:rsid w:val="00BF5DEA"/>
    <w:rsid w:val="00BF6BC7"/>
    <w:rsid w:val="00BF6DFD"/>
    <w:rsid w:val="00C02D79"/>
    <w:rsid w:val="00C039B9"/>
    <w:rsid w:val="00C043B0"/>
    <w:rsid w:val="00C043E6"/>
    <w:rsid w:val="00C04947"/>
    <w:rsid w:val="00C04C04"/>
    <w:rsid w:val="00C0526F"/>
    <w:rsid w:val="00C10AFC"/>
    <w:rsid w:val="00C112AD"/>
    <w:rsid w:val="00C1177D"/>
    <w:rsid w:val="00C1318D"/>
    <w:rsid w:val="00C1423B"/>
    <w:rsid w:val="00C1424D"/>
    <w:rsid w:val="00C15B51"/>
    <w:rsid w:val="00C16096"/>
    <w:rsid w:val="00C160E7"/>
    <w:rsid w:val="00C16F14"/>
    <w:rsid w:val="00C17968"/>
    <w:rsid w:val="00C20537"/>
    <w:rsid w:val="00C2118D"/>
    <w:rsid w:val="00C2161A"/>
    <w:rsid w:val="00C21911"/>
    <w:rsid w:val="00C23E74"/>
    <w:rsid w:val="00C23EA9"/>
    <w:rsid w:val="00C247AF"/>
    <w:rsid w:val="00C2647A"/>
    <w:rsid w:val="00C26C47"/>
    <w:rsid w:val="00C2735D"/>
    <w:rsid w:val="00C27EF4"/>
    <w:rsid w:val="00C30AE5"/>
    <w:rsid w:val="00C314A3"/>
    <w:rsid w:val="00C32BEA"/>
    <w:rsid w:val="00C332BB"/>
    <w:rsid w:val="00C3445A"/>
    <w:rsid w:val="00C34BA8"/>
    <w:rsid w:val="00C35A1C"/>
    <w:rsid w:val="00C35CD6"/>
    <w:rsid w:val="00C418CA"/>
    <w:rsid w:val="00C4308C"/>
    <w:rsid w:val="00C4426A"/>
    <w:rsid w:val="00C45668"/>
    <w:rsid w:val="00C46709"/>
    <w:rsid w:val="00C46C9E"/>
    <w:rsid w:val="00C474D6"/>
    <w:rsid w:val="00C47C67"/>
    <w:rsid w:val="00C53782"/>
    <w:rsid w:val="00C543F3"/>
    <w:rsid w:val="00C543F4"/>
    <w:rsid w:val="00C5543B"/>
    <w:rsid w:val="00C554E8"/>
    <w:rsid w:val="00C56701"/>
    <w:rsid w:val="00C56BF6"/>
    <w:rsid w:val="00C575F5"/>
    <w:rsid w:val="00C601DD"/>
    <w:rsid w:val="00C61309"/>
    <w:rsid w:val="00C6226B"/>
    <w:rsid w:val="00C63130"/>
    <w:rsid w:val="00C64493"/>
    <w:rsid w:val="00C6480F"/>
    <w:rsid w:val="00C64B3E"/>
    <w:rsid w:val="00C66104"/>
    <w:rsid w:val="00C66663"/>
    <w:rsid w:val="00C66A18"/>
    <w:rsid w:val="00C66B98"/>
    <w:rsid w:val="00C6763B"/>
    <w:rsid w:val="00C71057"/>
    <w:rsid w:val="00C71ACE"/>
    <w:rsid w:val="00C71DE6"/>
    <w:rsid w:val="00C728A3"/>
    <w:rsid w:val="00C72B15"/>
    <w:rsid w:val="00C72C7D"/>
    <w:rsid w:val="00C72C8B"/>
    <w:rsid w:val="00C7310E"/>
    <w:rsid w:val="00C74350"/>
    <w:rsid w:val="00C74A0E"/>
    <w:rsid w:val="00C75DF0"/>
    <w:rsid w:val="00C76482"/>
    <w:rsid w:val="00C77809"/>
    <w:rsid w:val="00C81067"/>
    <w:rsid w:val="00C81674"/>
    <w:rsid w:val="00C81C46"/>
    <w:rsid w:val="00C828A1"/>
    <w:rsid w:val="00C83191"/>
    <w:rsid w:val="00C839E2"/>
    <w:rsid w:val="00C851A3"/>
    <w:rsid w:val="00C85ABB"/>
    <w:rsid w:val="00C85AE2"/>
    <w:rsid w:val="00C85F63"/>
    <w:rsid w:val="00C86C51"/>
    <w:rsid w:val="00C90E15"/>
    <w:rsid w:val="00C9163E"/>
    <w:rsid w:val="00C92160"/>
    <w:rsid w:val="00C94233"/>
    <w:rsid w:val="00C94D76"/>
    <w:rsid w:val="00C9524D"/>
    <w:rsid w:val="00C96F08"/>
    <w:rsid w:val="00CA0F15"/>
    <w:rsid w:val="00CA121F"/>
    <w:rsid w:val="00CA2A49"/>
    <w:rsid w:val="00CA325E"/>
    <w:rsid w:val="00CA5197"/>
    <w:rsid w:val="00CA676E"/>
    <w:rsid w:val="00CA70EA"/>
    <w:rsid w:val="00CA7112"/>
    <w:rsid w:val="00CA7573"/>
    <w:rsid w:val="00CB0660"/>
    <w:rsid w:val="00CB0A20"/>
    <w:rsid w:val="00CB1550"/>
    <w:rsid w:val="00CB167C"/>
    <w:rsid w:val="00CB20D9"/>
    <w:rsid w:val="00CB39C4"/>
    <w:rsid w:val="00CB44B5"/>
    <w:rsid w:val="00CB5343"/>
    <w:rsid w:val="00CB5E2B"/>
    <w:rsid w:val="00CB7E33"/>
    <w:rsid w:val="00CC02F1"/>
    <w:rsid w:val="00CC1A20"/>
    <w:rsid w:val="00CC1C2F"/>
    <w:rsid w:val="00CC4783"/>
    <w:rsid w:val="00CC4816"/>
    <w:rsid w:val="00CC483F"/>
    <w:rsid w:val="00CC4C1D"/>
    <w:rsid w:val="00CC4FF6"/>
    <w:rsid w:val="00CC5212"/>
    <w:rsid w:val="00CC5BC8"/>
    <w:rsid w:val="00CC5C57"/>
    <w:rsid w:val="00CC5C9E"/>
    <w:rsid w:val="00CC69C3"/>
    <w:rsid w:val="00CD0990"/>
    <w:rsid w:val="00CD28ED"/>
    <w:rsid w:val="00CD406C"/>
    <w:rsid w:val="00CD437E"/>
    <w:rsid w:val="00CD6AB1"/>
    <w:rsid w:val="00CD7388"/>
    <w:rsid w:val="00CE29EE"/>
    <w:rsid w:val="00CE582F"/>
    <w:rsid w:val="00CE7056"/>
    <w:rsid w:val="00CE77F3"/>
    <w:rsid w:val="00CF068F"/>
    <w:rsid w:val="00CF08F9"/>
    <w:rsid w:val="00CF0FF2"/>
    <w:rsid w:val="00CF181A"/>
    <w:rsid w:val="00CF4882"/>
    <w:rsid w:val="00CF5229"/>
    <w:rsid w:val="00CF578F"/>
    <w:rsid w:val="00CF646B"/>
    <w:rsid w:val="00CF6979"/>
    <w:rsid w:val="00CF69A9"/>
    <w:rsid w:val="00D00307"/>
    <w:rsid w:val="00D00ED8"/>
    <w:rsid w:val="00D01032"/>
    <w:rsid w:val="00D01236"/>
    <w:rsid w:val="00D01AA1"/>
    <w:rsid w:val="00D034BB"/>
    <w:rsid w:val="00D045AA"/>
    <w:rsid w:val="00D05D75"/>
    <w:rsid w:val="00D06C2C"/>
    <w:rsid w:val="00D07573"/>
    <w:rsid w:val="00D07A5C"/>
    <w:rsid w:val="00D07E10"/>
    <w:rsid w:val="00D11283"/>
    <w:rsid w:val="00D129DC"/>
    <w:rsid w:val="00D12A00"/>
    <w:rsid w:val="00D12A10"/>
    <w:rsid w:val="00D13887"/>
    <w:rsid w:val="00D14002"/>
    <w:rsid w:val="00D14280"/>
    <w:rsid w:val="00D145E6"/>
    <w:rsid w:val="00D16D14"/>
    <w:rsid w:val="00D173D9"/>
    <w:rsid w:val="00D209F1"/>
    <w:rsid w:val="00D227CD"/>
    <w:rsid w:val="00D22E21"/>
    <w:rsid w:val="00D25DE2"/>
    <w:rsid w:val="00D30B64"/>
    <w:rsid w:val="00D31D2B"/>
    <w:rsid w:val="00D33F3B"/>
    <w:rsid w:val="00D34211"/>
    <w:rsid w:val="00D347B1"/>
    <w:rsid w:val="00D34B58"/>
    <w:rsid w:val="00D35191"/>
    <w:rsid w:val="00D3519B"/>
    <w:rsid w:val="00D353BE"/>
    <w:rsid w:val="00D35AD3"/>
    <w:rsid w:val="00D363A8"/>
    <w:rsid w:val="00D37241"/>
    <w:rsid w:val="00D37A44"/>
    <w:rsid w:val="00D37B64"/>
    <w:rsid w:val="00D410A9"/>
    <w:rsid w:val="00D41351"/>
    <w:rsid w:val="00D42A1F"/>
    <w:rsid w:val="00D42F23"/>
    <w:rsid w:val="00D430EA"/>
    <w:rsid w:val="00D432AC"/>
    <w:rsid w:val="00D441B4"/>
    <w:rsid w:val="00D45B8B"/>
    <w:rsid w:val="00D460DB"/>
    <w:rsid w:val="00D461F9"/>
    <w:rsid w:val="00D47258"/>
    <w:rsid w:val="00D505F1"/>
    <w:rsid w:val="00D51D46"/>
    <w:rsid w:val="00D51EE7"/>
    <w:rsid w:val="00D525D2"/>
    <w:rsid w:val="00D52CE0"/>
    <w:rsid w:val="00D53098"/>
    <w:rsid w:val="00D53CD5"/>
    <w:rsid w:val="00D56AE2"/>
    <w:rsid w:val="00D571DA"/>
    <w:rsid w:val="00D57482"/>
    <w:rsid w:val="00D574F2"/>
    <w:rsid w:val="00D601D1"/>
    <w:rsid w:val="00D60281"/>
    <w:rsid w:val="00D6249F"/>
    <w:rsid w:val="00D65414"/>
    <w:rsid w:val="00D655A8"/>
    <w:rsid w:val="00D67705"/>
    <w:rsid w:val="00D70FF9"/>
    <w:rsid w:val="00D73075"/>
    <w:rsid w:val="00D76293"/>
    <w:rsid w:val="00D764A8"/>
    <w:rsid w:val="00D77174"/>
    <w:rsid w:val="00D80308"/>
    <w:rsid w:val="00D8053C"/>
    <w:rsid w:val="00D814A3"/>
    <w:rsid w:val="00D81969"/>
    <w:rsid w:val="00D82667"/>
    <w:rsid w:val="00D826E0"/>
    <w:rsid w:val="00D83AC9"/>
    <w:rsid w:val="00D83BA7"/>
    <w:rsid w:val="00D84B29"/>
    <w:rsid w:val="00D8635E"/>
    <w:rsid w:val="00D869D4"/>
    <w:rsid w:val="00D86C77"/>
    <w:rsid w:val="00D86CCB"/>
    <w:rsid w:val="00D87375"/>
    <w:rsid w:val="00D87BF1"/>
    <w:rsid w:val="00D87E90"/>
    <w:rsid w:val="00D90120"/>
    <w:rsid w:val="00D90DCC"/>
    <w:rsid w:val="00D9251A"/>
    <w:rsid w:val="00D928E2"/>
    <w:rsid w:val="00D93449"/>
    <w:rsid w:val="00D9426F"/>
    <w:rsid w:val="00D96108"/>
    <w:rsid w:val="00D974DA"/>
    <w:rsid w:val="00D97643"/>
    <w:rsid w:val="00D97886"/>
    <w:rsid w:val="00DA4F16"/>
    <w:rsid w:val="00DA51B2"/>
    <w:rsid w:val="00DB0955"/>
    <w:rsid w:val="00DB17AF"/>
    <w:rsid w:val="00DB1B9C"/>
    <w:rsid w:val="00DB1FD2"/>
    <w:rsid w:val="00DB21A4"/>
    <w:rsid w:val="00DB28ED"/>
    <w:rsid w:val="00DB352C"/>
    <w:rsid w:val="00DB3ACA"/>
    <w:rsid w:val="00DB5483"/>
    <w:rsid w:val="00DB59EF"/>
    <w:rsid w:val="00DB59F3"/>
    <w:rsid w:val="00DB60F7"/>
    <w:rsid w:val="00DB62C6"/>
    <w:rsid w:val="00DB73AB"/>
    <w:rsid w:val="00DB7CA0"/>
    <w:rsid w:val="00DC0120"/>
    <w:rsid w:val="00DC04F0"/>
    <w:rsid w:val="00DC13A3"/>
    <w:rsid w:val="00DC1595"/>
    <w:rsid w:val="00DC172C"/>
    <w:rsid w:val="00DC221A"/>
    <w:rsid w:val="00DC2874"/>
    <w:rsid w:val="00DC2B0D"/>
    <w:rsid w:val="00DC30DE"/>
    <w:rsid w:val="00DC32DE"/>
    <w:rsid w:val="00DC3DB2"/>
    <w:rsid w:val="00DC4C17"/>
    <w:rsid w:val="00DC4EC5"/>
    <w:rsid w:val="00DC505D"/>
    <w:rsid w:val="00DC5138"/>
    <w:rsid w:val="00DC5458"/>
    <w:rsid w:val="00DC65F6"/>
    <w:rsid w:val="00DC740F"/>
    <w:rsid w:val="00DC749D"/>
    <w:rsid w:val="00DD1CBE"/>
    <w:rsid w:val="00DD24E9"/>
    <w:rsid w:val="00DD35F4"/>
    <w:rsid w:val="00DD3840"/>
    <w:rsid w:val="00DD3E31"/>
    <w:rsid w:val="00DD4F35"/>
    <w:rsid w:val="00DD793F"/>
    <w:rsid w:val="00DE13B4"/>
    <w:rsid w:val="00DE17F0"/>
    <w:rsid w:val="00DE263A"/>
    <w:rsid w:val="00DE2916"/>
    <w:rsid w:val="00DE2B61"/>
    <w:rsid w:val="00DE31AC"/>
    <w:rsid w:val="00DE3D90"/>
    <w:rsid w:val="00DE3E54"/>
    <w:rsid w:val="00DE5A41"/>
    <w:rsid w:val="00DE5AB4"/>
    <w:rsid w:val="00DE7340"/>
    <w:rsid w:val="00DE7C3D"/>
    <w:rsid w:val="00DF015B"/>
    <w:rsid w:val="00DF0BE1"/>
    <w:rsid w:val="00DF0E77"/>
    <w:rsid w:val="00DF140D"/>
    <w:rsid w:val="00DF285E"/>
    <w:rsid w:val="00DF2B49"/>
    <w:rsid w:val="00DF2E22"/>
    <w:rsid w:val="00DF2F58"/>
    <w:rsid w:val="00DF3334"/>
    <w:rsid w:val="00DF420B"/>
    <w:rsid w:val="00DF4AB7"/>
    <w:rsid w:val="00DF52F0"/>
    <w:rsid w:val="00DF6E44"/>
    <w:rsid w:val="00E010A6"/>
    <w:rsid w:val="00E013E7"/>
    <w:rsid w:val="00E024FA"/>
    <w:rsid w:val="00E027BC"/>
    <w:rsid w:val="00E03418"/>
    <w:rsid w:val="00E037F0"/>
    <w:rsid w:val="00E05687"/>
    <w:rsid w:val="00E05DC9"/>
    <w:rsid w:val="00E072AD"/>
    <w:rsid w:val="00E07403"/>
    <w:rsid w:val="00E1063D"/>
    <w:rsid w:val="00E11736"/>
    <w:rsid w:val="00E1194C"/>
    <w:rsid w:val="00E11AF6"/>
    <w:rsid w:val="00E12826"/>
    <w:rsid w:val="00E129F5"/>
    <w:rsid w:val="00E1301C"/>
    <w:rsid w:val="00E14A3D"/>
    <w:rsid w:val="00E1543D"/>
    <w:rsid w:val="00E15658"/>
    <w:rsid w:val="00E1569C"/>
    <w:rsid w:val="00E169A4"/>
    <w:rsid w:val="00E17133"/>
    <w:rsid w:val="00E20DA9"/>
    <w:rsid w:val="00E2198A"/>
    <w:rsid w:val="00E22719"/>
    <w:rsid w:val="00E22E48"/>
    <w:rsid w:val="00E22EA1"/>
    <w:rsid w:val="00E23208"/>
    <w:rsid w:val="00E23C1F"/>
    <w:rsid w:val="00E23CCC"/>
    <w:rsid w:val="00E245DF"/>
    <w:rsid w:val="00E260DC"/>
    <w:rsid w:val="00E2792E"/>
    <w:rsid w:val="00E27D70"/>
    <w:rsid w:val="00E308E9"/>
    <w:rsid w:val="00E30C20"/>
    <w:rsid w:val="00E312FA"/>
    <w:rsid w:val="00E3392A"/>
    <w:rsid w:val="00E358B7"/>
    <w:rsid w:val="00E3600C"/>
    <w:rsid w:val="00E36140"/>
    <w:rsid w:val="00E372A0"/>
    <w:rsid w:val="00E408D3"/>
    <w:rsid w:val="00E4285C"/>
    <w:rsid w:val="00E42DF8"/>
    <w:rsid w:val="00E43716"/>
    <w:rsid w:val="00E43C72"/>
    <w:rsid w:val="00E45D2F"/>
    <w:rsid w:val="00E4722B"/>
    <w:rsid w:val="00E474E5"/>
    <w:rsid w:val="00E53320"/>
    <w:rsid w:val="00E540F5"/>
    <w:rsid w:val="00E54B68"/>
    <w:rsid w:val="00E559A6"/>
    <w:rsid w:val="00E55C4B"/>
    <w:rsid w:val="00E55D64"/>
    <w:rsid w:val="00E560FB"/>
    <w:rsid w:val="00E56547"/>
    <w:rsid w:val="00E569E2"/>
    <w:rsid w:val="00E5706A"/>
    <w:rsid w:val="00E60345"/>
    <w:rsid w:val="00E62088"/>
    <w:rsid w:val="00E6333A"/>
    <w:rsid w:val="00E6344F"/>
    <w:rsid w:val="00E64440"/>
    <w:rsid w:val="00E670BB"/>
    <w:rsid w:val="00E70F3B"/>
    <w:rsid w:val="00E72D99"/>
    <w:rsid w:val="00E730C8"/>
    <w:rsid w:val="00E73EFE"/>
    <w:rsid w:val="00E74F51"/>
    <w:rsid w:val="00E769CB"/>
    <w:rsid w:val="00E77734"/>
    <w:rsid w:val="00E77B1B"/>
    <w:rsid w:val="00E80C05"/>
    <w:rsid w:val="00E81C4E"/>
    <w:rsid w:val="00E81F08"/>
    <w:rsid w:val="00E8291D"/>
    <w:rsid w:val="00E83F3B"/>
    <w:rsid w:val="00E84A51"/>
    <w:rsid w:val="00E86CFD"/>
    <w:rsid w:val="00E87F74"/>
    <w:rsid w:val="00E90A2B"/>
    <w:rsid w:val="00E90BF8"/>
    <w:rsid w:val="00E90EB8"/>
    <w:rsid w:val="00E9107D"/>
    <w:rsid w:val="00E9116F"/>
    <w:rsid w:val="00E91519"/>
    <w:rsid w:val="00E92462"/>
    <w:rsid w:val="00E929BF"/>
    <w:rsid w:val="00E9438C"/>
    <w:rsid w:val="00E94A8C"/>
    <w:rsid w:val="00E97A75"/>
    <w:rsid w:val="00EA0A42"/>
    <w:rsid w:val="00EA155C"/>
    <w:rsid w:val="00EA1F1F"/>
    <w:rsid w:val="00EA430B"/>
    <w:rsid w:val="00EA4E5D"/>
    <w:rsid w:val="00EA5415"/>
    <w:rsid w:val="00EA59A7"/>
    <w:rsid w:val="00EA6F48"/>
    <w:rsid w:val="00EB0398"/>
    <w:rsid w:val="00EB2C23"/>
    <w:rsid w:val="00EB2F6C"/>
    <w:rsid w:val="00EB3348"/>
    <w:rsid w:val="00EB3EB2"/>
    <w:rsid w:val="00EB59DF"/>
    <w:rsid w:val="00EB66B4"/>
    <w:rsid w:val="00EB6A90"/>
    <w:rsid w:val="00EC04C5"/>
    <w:rsid w:val="00EC055E"/>
    <w:rsid w:val="00EC0F90"/>
    <w:rsid w:val="00EC0FA7"/>
    <w:rsid w:val="00EC1253"/>
    <w:rsid w:val="00EC1A36"/>
    <w:rsid w:val="00EC1B25"/>
    <w:rsid w:val="00EC20C1"/>
    <w:rsid w:val="00EC2349"/>
    <w:rsid w:val="00EC4343"/>
    <w:rsid w:val="00EC47A0"/>
    <w:rsid w:val="00EC4ED1"/>
    <w:rsid w:val="00EC5563"/>
    <w:rsid w:val="00EC7EF2"/>
    <w:rsid w:val="00ED0C84"/>
    <w:rsid w:val="00ED20D4"/>
    <w:rsid w:val="00ED2541"/>
    <w:rsid w:val="00ED3E06"/>
    <w:rsid w:val="00ED4364"/>
    <w:rsid w:val="00ED798E"/>
    <w:rsid w:val="00ED7F1F"/>
    <w:rsid w:val="00EE0C51"/>
    <w:rsid w:val="00EE0F44"/>
    <w:rsid w:val="00EE1B6F"/>
    <w:rsid w:val="00EE1E0F"/>
    <w:rsid w:val="00EE35CA"/>
    <w:rsid w:val="00EE3B6F"/>
    <w:rsid w:val="00EE3BB5"/>
    <w:rsid w:val="00EE43B8"/>
    <w:rsid w:val="00EE5FA1"/>
    <w:rsid w:val="00EE6A95"/>
    <w:rsid w:val="00EE7557"/>
    <w:rsid w:val="00EE7A01"/>
    <w:rsid w:val="00EF082A"/>
    <w:rsid w:val="00EF0A2A"/>
    <w:rsid w:val="00EF1520"/>
    <w:rsid w:val="00EF20D0"/>
    <w:rsid w:val="00EF398A"/>
    <w:rsid w:val="00EF3B71"/>
    <w:rsid w:val="00EF4C5B"/>
    <w:rsid w:val="00EF5522"/>
    <w:rsid w:val="00EF55A1"/>
    <w:rsid w:val="00EF6E16"/>
    <w:rsid w:val="00EF6F11"/>
    <w:rsid w:val="00F004E5"/>
    <w:rsid w:val="00F013A8"/>
    <w:rsid w:val="00F0158D"/>
    <w:rsid w:val="00F01952"/>
    <w:rsid w:val="00F01A17"/>
    <w:rsid w:val="00F02982"/>
    <w:rsid w:val="00F02A4A"/>
    <w:rsid w:val="00F04B3A"/>
    <w:rsid w:val="00F059AD"/>
    <w:rsid w:val="00F05D60"/>
    <w:rsid w:val="00F0761A"/>
    <w:rsid w:val="00F11867"/>
    <w:rsid w:val="00F1202F"/>
    <w:rsid w:val="00F125E0"/>
    <w:rsid w:val="00F12996"/>
    <w:rsid w:val="00F13B92"/>
    <w:rsid w:val="00F13C83"/>
    <w:rsid w:val="00F13C9A"/>
    <w:rsid w:val="00F13EA4"/>
    <w:rsid w:val="00F142A9"/>
    <w:rsid w:val="00F14F3D"/>
    <w:rsid w:val="00F154B0"/>
    <w:rsid w:val="00F167A0"/>
    <w:rsid w:val="00F202D9"/>
    <w:rsid w:val="00F20843"/>
    <w:rsid w:val="00F2092B"/>
    <w:rsid w:val="00F20A1F"/>
    <w:rsid w:val="00F20FA4"/>
    <w:rsid w:val="00F21B64"/>
    <w:rsid w:val="00F23294"/>
    <w:rsid w:val="00F23C67"/>
    <w:rsid w:val="00F23EB7"/>
    <w:rsid w:val="00F25EC2"/>
    <w:rsid w:val="00F27D34"/>
    <w:rsid w:val="00F30BBF"/>
    <w:rsid w:val="00F30C9B"/>
    <w:rsid w:val="00F326E1"/>
    <w:rsid w:val="00F33F75"/>
    <w:rsid w:val="00F340A4"/>
    <w:rsid w:val="00F34B21"/>
    <w:rsid w:val="00F360B8"/>
    <w:rsid w:val="00F36273"/>
    <w:rsid w:val="00F3645F"/>
    <w:rsid w:val="00F368F2"/>
    <w:rsid w:val="00F36B0F"/>
    <w:rsid w:val="00F36E17"/>
    <w:rsid w:val="00F377C5"/>
    <w:rsid w:val="00F40218"/>
    <w:rsid w:val="00F4051B"/>
    <w:rsid w:val="00F4098D"/>
    <w:rsid w:val="00F446D1"/>
    <w:rsid w:val="00F44FB1"/>
    <w:rsid w:val="00F45BF4"/>
    <w:rsid w:val="00F45CE7"/>
    <w:rsid w:val="00F46343"/>
    <w:rsid w:val="00F46C5A"/>
    <w:rsid w:val="00F46C69"/>
    <w:rsid w:val="00F47F78"/>
    <w:rsid w:val="00F5056A"/>
    <w:rsid w:val="00F5118D"/>
    <w:rsid w:val="00F51ACB"/>
    <w:rsid w:val="00F55B0C"/>
    <w:rsid w:val="00F60ED9"/>
    <w:rsid w:val="00F6402D"/>
    <w:rsid w:val="00F64696"/>
    <w:rsid w:val="00F66A13"/>
    <w:rsid w:val="00F71857"/>
    <w:rsid w:val="00F71F0B"/>
    <w:rsid w:val="00F72173"/>
    <w:rsid w:val="00F73448"/>
    <w:rsid w:val="00F73E6A"/>
    <w:rsid w:val="00F75DE1"/>
    <w:rsid w:val="00F7763F"/>
    <w:rsid w:val="00F808FC"/>
    <w:rsid w:val="00F81CAD"/>
    <w:rsid w:val="00F83166"/>
    <w:rsid w:val="00F8320E"/>
    <w:rsid w:val="00F83DE6"/>
    <w:rsid w:val="00F844E6"/>
    <w:rsid w:val="00F84833"/>
    <w:rsid w:val="00F85F35"/>
    <w:rsid w:val="00F860CF"/>
    <w:rsid w:val="00F9082A"/>
    <w:rsid w:val="00F90E4D"/>
    <w:rsid w:val="00F910F8"/>
    <w:rsid w:val="00F92011"/>
    <w:rsid w:val="00F92CEA"/>
    <w:rsid w:val="00F9383A"/>
    <w:rsid w:val="00F96286"/>
    <w:rsid w:val="00FA06E5"/>
    <w:rsid w:val="00FA1E13"/>
    <w:rsid w:val="00FA1FB4"/>
    <w:rsid w:val="00FA305C"/>
    <w:rsid w:val="00FA5B02"/>
    <w:rsid w:val="00FA6209"/>
    <w:rsid w:val="00FA7648"/>
    <w:rsid w:val="00FA770F"/>
    <w:rsid w:val="00FB0F4D"/>
    <w:rsid w:val="00FB2FF2"/>
    <w:rsid w:val="00FB307B"/>
    <w:rsid w:val="00FB30E9"/>
    <w:rsid w:val="00FB3C66"/>
    <w:rsid w:val="00FB3D80"/>
    <w:rsid w:val="00FB41CC"/>
    <w:rsid w:val="00FB4670"/>
    <w:rsid w:val="00FB524F"/>
    <w:rsid w:val="00FB65AA"/>
    <w:rsid w:val="00FB6DC3"/>
    <w:rsid w:val="00FB73A8"/>
    <w:rsid w:val="00FB7A17"/>
    <w:rsid w:val="00FB7CFF"/>
    <w:rsid w:val="00FC11F8"/>
    <w:rsid w:val="00FC1F2C"/>
    <w:rsid w:val="00FC36C5"/>
    <w:rsid w:val="00FC383E"/>
    <w:rsid w:val="00FC4BEC"/>
    <w:rsid w:val="00FC575D"/>
    <w:rsid w:val="00FC5B7D"/>
    <w:rsid w:val="00FC64B5"/>
    <w:rsid w:val="00FC7134"/>
    <w:rsid w:val="00FC7231"/>
    <w:rsid w:val="00FD0BF1"/>
    <w:rsid w:val="00FD191D"/>
    <w:rsid w:val="00FD1FBF"/>
    <w:rsid w:val="00FD3CFC"/>
    <w:rsid w:val="00FD68AA"/>
    <w:rsid w:val="00FD691D"/>
    <w:rsid w:val="00FE3104"/>
    <w:rsid w:val="00FE31E3"/>
    <w:rsid w:val="00FE497F"/>
    <w:rsid w:val="00FE5BB2"/>
    <w:rsid w:val="00FE5F36"/>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customStyle="1" w:styleId="UnresolvedMention1">
    <w:name w:val="Unresolved Mention1"/>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 w:type="character" w:styleId="PlaceholderText">
    <w:name w:val="Placeholder Text"/>
    <w:basedOn w:val="DefaultParagraphFont"/>
    <w:uiPriority w:val="99"/>
    <w:semiHidden/>
    <w:rsid w:val="003A5152"/>
    <w:rPr>
      <w:color w:val="808080"/>
    </w:rPr>
  </w:style>
  <w:style w:type="character" w:customStyle="1" w:styleId="UnresolvedMention2">
    <w:name w:val="Unresolved Mention2"/>
    <w:basedOn w:val="DefaultParagraphFont"/>
    <w:uiPriority w:val="99"/>
    <w:semiHidden/>
    <w:unhideWhenUsed/>
    <w:rsid w:val="00775022"/>
    <w:rPr>
      <w:color w:val="605E5C"/>
      <w:shd w:val="clear" w:color="auto" w:fill="E1DFDD"/>
    </w:rPr>
  </w:style>
  <w:style w:type="paragraph" w:styleId="Revision">
    <w:name w:val="Revision"/>
    <w:hidden/>
    <w:uiPriority w:val="99"/>
    <w:semiHidden/>
    <w:rsid w:val="00335FCD"/>
    <w:pPr>
      <w:spacing w:after="0" w:line="240" w:lineRule="auto"/>
    </w:pPr>
    <w:rPr>
      <w:lang w:val="en-GB"/>
    </w:rPr>
  </w:style>
  <w:style w:type="character" w:styleId="UnresolvedMention">
    <w:name w:val="Unresolved Mention"/>
    <w:basedOn w:val="DefaultParagraphFont"/>
    <w:uiPriority w:val="99"/>
    <w:semiHidden/>
    <w:unhideWhenUsed/>
    <w:rsid w:val="000E3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s.rsc.org/en/content/articlelanding/2022/CS/D0CS01079K" TargetMode="External"/><Relationship Id="rId3" Type="http://schemas.openxmlformats.org/officeDocument/2006/relationships/hyperlink" Target="https://onlinelibrary.wiley.com/doi/full/10.1002/ange.201600943" TargetMode="External"/><Relationship Id="rId7" Type="http://schemas.openxmlformats.org/officeDocument/2006/relationships/hyperlink" Target="https://www.nature.com/articles/s43586-022-00164-0" TargetMode="External"/><Relationship Id="rId2" Type="http://schemas.openxmlformats.org/officeDocument/2006/relationships/hyperlink" Target="https://pubs.rsc.org/en/content/articlelanding/2013/CY/c3cy00573a" TargetMode="External"/><Relationship Id="rId1" Type="http://schemas.openxmlformats.org/officeDocument/2006/relationships/hyperlink" Target="https://onlinelibrary.wiley.com/doi/full/10.1002/aesr.202000043" TargetMode="External"/><Relationship Id="rId6" Type="http://schemas.openxmlformats.org/officeDocument/2006/relationships/hyperlink" Target="https://pubs.acs.org/doi/10.1021/acs.chemrev.8b00705" TargetMode="External"/><Relationship Id="rId5" Type="http://schemas.openxmlformats.org/officeDocument/2006/relationships/hyperlink" Target="https://www.science.org/doi/10.1126/sciadv.1701290" TargetMode="External"/><Relationship Id="rId4" Type="http://schemas.openxmlformats.org/officeDocument/2006/relationships/hyperlink" Target="https://www.nature.com/articles/s41467-022-33391-w" TargetMode="External"/><Relationship Id="rId9" Type="http://schemas.openxmlformats.org/officeDocument/2006/relationships/hyperlink" Target="https://www.cell.com/joule/pdf/S2542-4351(19)30467-2.pdf"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D01CD11E-7ED2-4046-B77A-54572EBE0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25120</Words>
  <Characters>158262</Characters>
  <Application>Microsoft Office Word</Application>
  <DocSecurity>0</DocSecurity>
  <Lines>1318</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85</cp:revision>
  <dcterms:created xsi:type="dcterms:W3CDTF">2023-02-21T10:21:00Z</dcterms:created>
  <dcterms:modified xsi:type="dcterms:W3CDTF">2023-02-24T09:12:00Z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id="8GJOj6GV"/&gt;&lt;style id="http://www.zotero.org/styles/green-chemistry" hasBibliography="1" bibliographyStyleHasBeenSet="1"/&gt;&lt;prefs&gt;&lt;pref name="fieldType" value="Field"/&gt;&lt;/prefs&gt;&lt;/data&gt;</vt:lpwstr>
  </property>
</Properties>
</file>