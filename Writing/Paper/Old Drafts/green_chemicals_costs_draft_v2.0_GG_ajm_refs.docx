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bookmarkStart w:id="0" w:name="_Hlk128129518"/>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12015D39" w:rsidR="00AF59B3" w:rsidRPr="002D4245" w:rsidRDefault="00AF59B3" w:rsidP="00AF59B3">
      <w:pPr>
        <w:rPr>
          <w:rFonts w:cstheme="minorHAnsi"/>
          <w:vertAlign w:val="superscript"/>
        </w:rPr>
      </w:pPr>
      <w:r w:rsidRPr="002D4245">
        <w:rPr>
          <w:rFonts w:cstheme="minorHAnsi"/>
        </w:rPr>
        <w:t>Abhinandan</w:t>
      </w:r>
      <w:r w:rsidR="00BB5024">
        <w:rPr>
          <w:rFonts w:cstheme="minorHAnsi"/>
        </w:rPr>
        <w:t> </w:t>
      </w:r>
      <w:r w:rsidRPr="002D4245">
        <w:rPr>
          <w:rFonts w:cstheme="minorHAnsi"/>
        </w:rPr>
        <w:t>Nabera, Ioan</w:t>
      </w:r>
      <w:r w:rsidR="00BB5024">
        <w:rPr>
          <w:rFonts w:cstheme="minorHAnsi"/>
        </w:rPr>
        <w:noBreakHyphen/>
      </w:r>
      <w:r w:rsidRPr="002D4245">
        <w:rPr>
          <w:rFonts w:cstheme="minorHAnsi"/>
        </w:rPr>
        <w:t>Robert</w:t>
      </w:r>
      <w:r w:rsidR="00BB5024">
        <w:rPr>
          <w:rFonts w:cstheme="minorHAnsi"/>
        </w:rPr>
        <w:t> </w:t>
      </w:r>
      <w:r w:rsidRPr="002D4245">
        <w:rPr>
          <w:rFonts w:cstheme="minorHAnsi"/>
        </w:rPr>
        <w:t xml:space="preserve">Istrate, </w:t>
      </w:r>
      <w:r w:rsidR="00C2647A">
        <w:t>Antonio</w:t>
      </w:r>
      <w:r w:rsidR="00BB5024">
        <w:t> </w:t>
      </w:r>
      <w:r w:rsidR="00C2647A">
        <w:t>José</w:t>
      </w:r>
      <w:r w:rsidR="00BB5024">
        <w:t> </w:t>
      </w:r>
      <w:r w:rsidR="00C2647A">
        <w:t xml:space="preserve">Martín, </w:t>
      </w:r>
      <w:r w:rsidRPr="002D4245">
        <w:rPr>
          <w:rFonts w:cstheme="minorHAnsi"/>
        </w:rPr>
        <w:t>Javier</w:t>
      </w:r>
      <w:r w:rsidR="00BB5024">
        <w:rPr>
          <w:rFonts w:cstheme="minorHAnsi"/>
        </w:rPr>
        <w:t> </w:t>
      </w:r>
      <w:r w:rsidRPr="002D4245">
        <w:rPr>
          <w:rFonts w:cstheme="minorHAnsi"/>
        </w:rPr>
        <w:t>Pérez</w:t>
      </w:r>
      <w:r w:rsidR="00BB5024">
        <w:rPr>
          <w:rFonts w:cstheme="minorHAnsi"/>
        </w:rPr>
        <w:noBreakHyphen/>
      </w:r>
      <w:r w:rsidRPr="002D4245">
        <w:rPr>
          <w:rFonts w:cstheme="minorHAnsi"/>
        </w:rPr>
        <w:t>Ramírez</w:t>
      </w:r>
      <w:r w:rsidR="0012355C" w:rsidRPr="002D4245">
        <w:rPr>
          <w:rFonts w:cstheme="minorHAnsi"/>
          <w:vertAlign w:val="superscript"/>
        </w:rPr>
        <w:t>*</w:t>
      </w:r>
      <w:r w:rsidRPr="002D4245">
        <w:rPr>
          <w:rFonts w:cstheme="minorHAnsi"/>
        </w:rPr>
        <w:t xml:space="preserve"> and Gonzalo</w:t>
      </w:r>
      <w:r w:rsidR="00347F64">
        <w:rPr>
          <w:rFonts w:cstheme="minorHAnsi"/>
        </w:rPr>
        <w:t> </w:t>
      </w:r>
      <w:r w:rsidRPr="002D4245">
        <w:rPr>
          <w:rFonts w:cstheme="minorHAnsi"/>
        </w:rPr>
        <w:t>Guillén</w:t>
      </w:r>
      <w:r w:rsidR="00637136">
        <w:rPr>
          <w:rFonts w:cstheme="minorHAnsi"/>
        </w:rPr>
        <w:noBreakHyphen/>
      </w:r>
      <w:r w:rsidRPr="002D4245">
        <w:rPr>
          <w:rFonts w:cstheme="minorHAnsi"/>
        </w:rPr>
        <w:t>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360E40C4" w:rsidR="00AF59B3" w:rsidRPr="002D4245" w:rsidRDefault="00AF59B3" w:rsidP="00AF59B3">
      <w:pPr>
        <w:rPr>
          <w:rFonts w:cstheme="minorHAnsi"/>
          <w:sz w:val="20"/>
          <w:szCs w:val="20"/>
        </w:rPr>
      </w:pPr>
      <w:r w:rsidRPr="002D4245">
        <w:rPr>
          <w:rFonts w:cstheme="minorHAnsi"/>
          <w:sz w:val="20"/>
          <w:szCs w:val="20"/>
        </w:rPr>
        <w:t>*Corresponding author</w:t>
      </w:r>
      <w:r w:rsidR="0012355C">
        <w:rPr>
          <w:rFonts w:cstheme="minorHAnsi"/>
          <w:sz w:val="20"/>
          <w:szCs w:val="20"/>
        </w:rPr>
        <w:t>s</w:t>
      </w:r>
      <w:r w:rsidRPr="002D4245">
        <w:rPr>
          <w:rFonts w:cstheme="minorHAnsi"/>
          <w:sz w:val="20"/>
          <w:szCs w:val="20"/>
        </w:rPr>
        <w:t>:</w:t>
      </w:r>
      <w:r w:rsidR="0012355C" w:rsidRPr="0012355C">
        <w:rPr>
          <w:rStyle w:val="Hyperlink"/>
          <w:rFonts w:cstheme="minorHAnsi"/>
          <w:sz w:val="20"/>
          <w:szCs w:val="20"/>
        </w:rPr>
        <w:t xml:space="preserve"> </w:t>
      </w:r>
      <w:proofErr w:type="gramStart"/>
      <w:r w:rsidR="0012355C" w:rsidRPr="0012355C">
        <w:rPr>
          <w:rStyle w:val="Hyperlink"/>
          <w:rFonts w:cstheme="minorHAnsi"/>
          <w:sz w:val="20"/>
          <w:szCs w:val="20"/>
        </w:rPr>
        <w:t>jpr@chem.ethz.ch</w:t>
      </w:r>
      <w:r w:rsidRPr="002D4245">
        <w:rPr>
          <w:rFonts w:cstheme="minorHAnsi"/>
          <w:sz w:val="20"/>
          <w:szCs w:val="20"/>
        </w:rPr>
        <w:t xml:space="preserve"> </w:t>
      </w:r>
      <w:r w:rsidR="0012355C">
        <w:rPr>
          <w:rFonts w:cstheme="minorHAnsi"/>
          <w:sz w:val="20"/>
          <w:szCs w:val="20"/>
        </w:rPr>
        <w:t>;</w:t>
      </w:r>
      <w:proofErr w:type="gramEnd"/>
      <w:r w:rsidR="0012355C">
        <w:rPr>
          <w:rFonts w:cstheme="minorHAnsi"/>
          <w:sz w:val="20"/>
          <w:szCs w:val="20"/>
        </w:rPr>
        <w:t xml:space="preserve"> </w:t>
      </w:r>
      <w:hyperlink r:id="rId8" w:history="1">
        <w:r w:rsidRPr="002D4245">
          <w:rPr>
            <w:rStyle w:val="Hyperlink"/>
            <w:rFonts w:cstheme="minorHAnsi"/>
            <w:sz w:val="20"/>
            <w:szCs w:val="20"/>
          </w:rPr>
          <w:t>gonzalo.guillen.gosalbez@chem.ethz.ch</w:t>
        </w:r>
      </w:hyperlink>
      <w:r w:rsidR="0012355C">
        <w:rPr>
          <w:rStyle w:val="Hyperlink"/>
          <w:rFonts w:cstheme="minorHAnsi"/>
          <w:sz w:val="20"/>
          <w:szCs w:val="20"/>
        </w:rPr>
        <w:t xml:space="preserve">  </w:t>
      </w:r>
    </w:p>
    <w:p w14:paraId="399D9D55" w14:textId="4000A6F1" w:rsidR="00AF59B3" w:rsidRPr="009C0F11" w:rsidRDefault="00D14280" w:rsidP="00AF59B3">
      <w:pPr>
        <w:pStyle w:val="Heading2"/>
        <w:rPr>
          <w:rFonts w:cstheme="minorHAnsi"/>
        </w:rPr>
      </w:pPr>
      <w:r>
        <w:rPr>
          <w:rFonts w:cstheme="minorHAnsi"/>
        </w:rPr>
        <w:t>Abstract</w:t>
      </w:r>
    </w:p>
    <w:p w14:paraId="469680E2" w14:textId="7E3EFA6C" w:rsidR="00EF20D0" w:rsidRDefault="00E55D64" w:rsidP="00EF20D0">
      <w:pPr>
        <w:rPr>
          <w:ins w:id="1" w:author="Martin Fernandez  Antonio José" w:date="2023-02-21T14:34:00Z"/>
        </w:rPr>
      </w:pPr>
      <w:commentRangeStart w:id="2"/>
      <w:r>
        <w:t>Ammonia and methanol are necessary platform chemicals used as raw materials for producing many valuable products. Both these chemicals use natural gas as feedstock and fuel, resulting in higher CO</w:t>
      </w:r>
      <w:r w:rsidRPr="00606886">
        <w:rPr>
          <w:vertAlign w:val="subscript"/>
        </w:rPr>
        <w:t>2</w:t>
      </w:r>
      <w:r>
        <w:t xml:space="preserve"> emissions and vulnerability to supply disruption. Extensive research has been conducted to identify alternative production routes based on renewable feedstocks, but the relatively higher costs are bottlenecks. He</w:t>
      </w:r>
      <w:bookmarkStart w:id="3" w:name="_GoBack"/>
      <w:bookmarkEnd w:id="3"/>
      <w:r>
        <w:t>re, we show how an unprecedented crisis of soaring energy prices in Europe could radically change the current landscape and improve the economic competitiveness of green ammonia and methanol. In addition to emitting less CO</w:t>
      </w:r>
      <w:r w:rsidRPr="00606886">
        <w:rPr>
          <w:vertAlign w:val="subscript"/>
        </w:rPr>
        <w:t>2</w:t>
      </w:r>
      <w:r>
        <w:t>, we found that some green production routes were cost</w:t>
      </w:r>
      <w:r w:rsidR="000D0971">
        <w:noBreakHyphen/>
      </w:r>
      <w:r>
        <w:t>competitive and, in some cases, even cheaper than their fossil counterparts. Notably, the production cost of green ammonia </w:t>
      </w:r>
      <w:r>
        <w:rPr>
          <w:rStyle w:val="Emphasis"/>
          <w:color w:val="0E101A"/>
        </w:rPr>
        <w:t>via</w:t>
      </w:r>
      <w:r>
        <w:t> wind electrolysis has been competitive with the fossil counterpart for six months since December 2021. These results could lay the foundation for a renewable transition in the European chemical industry.</w:t>
      </w:r>
      <w:commentRangeEnd w:id="2"/>
      <w:r w:rsidR="002C4D73">
        <w:rPr>
          <w:rStyle w:val="CommentReference"/>
        </w:rPr>
        <w:commentReference w:id="2"/>
      </w:r>
    </w:p>
    <w:p w14:paraId="7E6D49ED" w14:textId="46CA050C" w:rsidR="002C4D73" w:rsidRDefault="002C4D73" w:rsidP="002C4D73">
      <w:pPr>
        <w:rPr>
          <w:ins w:id="4" w:author="Martin Fernandez  Antonio José" w:date="2023-02-21T14:34:00Z"/>
        </w:rPr>
      </w:pPr>
      <w:ins w:id="5" w:author="Martin Fernandez  Antonio José" w:date="2023-02-21T14:34:00Z">
        <w:r>
          <w:t xml:space="preserve">Ammonia and methanol are </w:t>
        </w:r>
      </w:ins>
      <w:ins w:id="6" w:author="Martin Fernandez  Antonio José" w:date="2023-02-21T14:36:00Z">
        <w:r>
          <w:t xml:space="preserve">versatile </w:t>
        </w:r>
      </w:ins>
      <w:ins w:id="7" w:author="Martin Fernandez  Antonio José" w:date="2023-02-21T14:34:00Z">
        <w:r>
          <w:t>platform chemicals</w:t>
        </w:r>
      </w:ins>
      <w:ins w:id="8" w:author="Martin Fernandez  Antonio José" w:date="2023-02-21T14:37:00Z">
        <w:r>
          <w:t xml:space="preserve"> </w:t>
        </w:r>
      </w:ins>
      <w:ins w:id="9" w:author="Martin Fernandez  Antonio José" w:date="2023-02-21T16:34:00Z">
        <w:r w:rsidR="00C83191">
          <w:t>heavily relying on n</w:t>
        </w:r>
      </w:ins>
      <w:ins w:id="10" w:author="Martin Fernandez  Antonio José" w:date="2023-02-21T14:34:00Z">
        <w:r>
          <w:t>atural gas</w:t>
        </w:r>
      </w:ins>
      <w:ins w:id="11" w:author="Martin Fernandez  Antonio José" w:date="2023-02-21T16:34:00Z">
        <w:r w:rsidR="00C83191">
          <w:t xml:space="preserve"> as feedstock and energy source</w:t>
        </w:r>
      </w:ins>
      <w:ins w:id="12" w:author="Martin Fernandez  Antonio José" w:date="2023-02-21T14:34:00Z">
        <w:r>
          <w:t xml:space="preserve">, resulting in </w:t>
        </w:r>
      </w:ins>
      <w:ins w:id="13" w:author="Martin Fernandez  Antonio José" w:date="2023-02-21T15:20:00Z">
        <w:r w:rsidR="00CB44B5">
          <w:t xml:space="preserve">vulnerability to supply disruption and </w:t>
        </w:r>
      </w:ins>
      <w:ins w:id="14" w:author="Martin Fernandez  Antonio José" w:date="2023-02-21T15:19:00Z">
        <w:r w:rsidR="00CB44B5">
          <w:t>a large</w:t>
        </w:r>
      </w:ins>
      <w:ins w:id="15" w:author="Martin Fernandez  Antonio José" w:date="2023-02-21T15:20:00Z">
        <w:r w:rsidR="00CB44B5">
          <w:t xml:space="preserve"> share</w:t>
        </w:r>
      </w:ins>
      <w:ins w:id="16" w:author="Martin Fernandez  Antonio José" w:date="2023-02-21T16:27:00Z">
        <w:r w:rsidR="00A25CEC">
          <w:t>s</w:t>
        </w:r>
      </w:ins>
      <w:ins w:id="17" w:author="Martin Fernandez  Antonio José" w:date="2023-02-21T15:20:00Z">
        <w:r w:rsidR="00CB44B5">
          <w:t xml:space="preserve"> of</w:t>
        </w:r>
      </w:ins>
      <w:ins w:id="18" w:author="Martin Fernandez  Antonio José" w:date="2023-02-21T14:34:00Z">
        <w:r>
          <w:t xml:space="preserve"> CO</w:t>
        </w:r>
        <w:r w:rsidRPr="00606886">
          <w:rPr>
            <w:vertAlign w:val="subscript"/>
          </w:rPr>
          <w:t>2</w:t>
        </w:r>
        <w:r>
          <w:t xml:space="preserve"> emissions</w:t>
        </w:r>
      </w:ins>
      <w:ins w:id="19" w:author="Martin Fernandez  Antonio José" w:date="2023-02-21T15:20:00Z">
        <w:r w:rsidR="00CB44B5">
          <w:t xml:space="preserve"> within the chemical industry</w:t>
        </w:r>
      </w:ins>
      <w:ins w:id="20" w:author="Martin Fernandez  Antonio José" w:date="2023-02-21T14:34:00Z">
        <w:r>
          <w:t xml:space="preserve">. </w:t>
        </w:r>
      </w:ins>
      <w:ins w:id="21" w:author="Martin Fernandez  Antonio José" w:date="2023-02-21T14:40:00Z">
        <w:r>
          <w:t xml:space="preserve">Alternative routes based on renewable feedstocks are </w:t>
        </w:r>
        <w:r w:rsidR="00D13887">
          <w:t>available</w:t>
        </w:r>
      </w:ins>
      <w:ins w:id="22" w:author="Martin Fernandez  Antonio José" w:date="2023-02-21T14:47:00Z">
        <w:r w:rsidR="00D13887">
          <w:t xml:space="preserve">, </w:t>
        </w:r>
      </w:ins>
      <w:ins w:id="23" w:author="Martin Fernandez  Antonio José" w:date="2023-02-21T14:46:00Z">
        <w:r w:rsidR="00D13887">
          <w:t>but</w:t>
        </w:r>
      </w:ins>
      <w:ins w:id="24" w:author="Martin Fernandez  Antonio José" w:date="2023-02-21T16:27:00Z">
        <w:r w:rsidR="00A25CEC">
          <w:t xml:space="preserve"> they </w:t>
        </w:r>
      </w:ins>
      <w:ins w:id="25" w:author="Martin Fernandez  Antonio José" w:date="2023-02-21T16:28:00Z">
        <w:r w:rsidR="00A25CEC">
          <w:t>have been consistently</w:t>
        </w:r>
      </w:ins>
      <w:ins w:id="26" w:author="Martin Fernandez  Antonio José" w:date="2023-02-21T16:27:00Z">
        <w:r w:rsidR="00A25CEC">
          <w:t xml:space="preserve"> </w:t>
        </w:r>
      </w:ins>
      <w:ins w:id="27" w:author="Martin Fernandez  Antonio José" w:date="2023-02-21T16:28:00Z">
        <w:r w:rsidR="00A25CEC">
          <w:t>labelled as</w:t>
        </w:r>
      </w:ins>
      <w:ins w:id="28" w:author="Martin Fernandez  Antonio José" w:date="2023-02-21T16:27:00Z">
        <w:r w:rsidR="00A25CEC">
          <w:t xml:space="preserve"> </w:t>
        </w:r>
        <w:proofErr w:type="spellStart"/>
        <w:proofErr w:type="gramStart"/>
        <w:r w:rsidR="00A25CEC">
          <w:t>non cost</w:t>
        </w:r>
        <w:proofErr w:type="spellEnd"/>
        <w:proofErr w:type="gramEnd"/>
        <w:r w:rsidR="00A25CEC">
          <w:t>-competitive</w:t>
        </w:r>
      </w:ins>
      <w:ins w:id="29" w:author="Martin Fernandez  Antonio José" w:date="2023-02-21T14:46:00Z">
        <w:r w:rsidR="00D13887">
          <w:t xml:space="preserve"> </w:t>
        </w:r>
      </w:ins>
      <w:ins w:id="30" w:author="Martin Fernandez  Antonio José" w:date="2023-02-21T16:28:00Z">
        <w:r w:rsidR="00A25CEC">
          <w:t xml:space="preserve">by </w:t>
        </w:r>
      </w:ins>
      <w:ins w:id="31" w:author="Martin Fernandez  Antonio José" w:date="2023-02-21T14:56:00Z">
        <w:r w:rsidR="00FB7CFF">
          <w:t>technoeconomic assessments</w:t>
        </w:r>
      </w:ins>
      <w:ins w:id="32" w:author="Martin Fernandez  Antonio José" w:date="2023-02-21T14:34:00Z">
        <w:r>
          <w:t>. Here, we show how an unprecedented crisis of soaring energy prices in Europe</w:t>
        </w:r>
      </w:ins>
      <w:ins w:id="33" w:author="Martin Fernandez  Antonio José" w:date="2023-02-23T14:39:00Z">
        <w:r w:rsidR="00505DC1">
          <w:t>,</w:t>
        </w:r>
      </w:ins>
      <w:ins w:id="34" w:author="Martin Fernandez  Antonio José" w:date="2023-02-21T15:29:00Z">
        <w:r w:rsidR="003C27D5">
          <w:t xml:space="preserve"> </w:t>
        </w:r>
      </w:ins>
      <w:ins w:id="35" w:author="Martin Fernandez  Antonio José" w:date="2023-02-21T15:30:00Z">
        <w:r w:rsidR="003C27D5">
          <w:t xml:space="preserve">triggered by a lower </w:t>
        </w:r>
      </w:ins>
      <w:ins w:id="36" w:author="Martin Fernandez  Antonio José" w:date="2023-02-23T14:40:00Z">
        <w:r w:rsidR="00505DC1">
          <w:t>offer of natural gas in the market,</w:t>
        </w:r>
      </w:ins>
      <w:ins w:id="37" w:author="Martin Fernandez  Antonio José" w:date="2023-02-21T14:34:00Z">
        <w:r>
          <w:t xml:space="preserve"> </w:t>
        </w:r>
      </w:ins>
      <w:ins w:id="38" w:author="Martin Fernandez  Antonio José" w:date="2023-02-21T15:31:00Z">
        <w:r w:rsidR="00B141C5">
          <w:t>may</w:t>
        </w:r>
      </w:ins>
      <w:ins w:id="39" w:author="Martin Fernandez  Antonio José" w:date="2023-02-21T14:34:00Z">
        <w:r>
          <w:t xml:space="preserve"> </w:t>
        </w:r>
      </w:ins>
      <w:ins w:id="40" w:author="Martin Fernandez  Antonio José" w:date="2023-02-21T15:16:00Z">
        <w:r w:rsidR="00CB44B5">
          <w:t xml:space="preserve">have </w:t>
        </w:r>
      </w:ins>
      <w:ins w:id="41" w:author="Martin Fernandez  Antonio José" w:date="2023-02-21T14:34:00Z">
        <w:r>
          <w:t>radically change</w:t>
        </w:r>
      </w:ins>
      <w:ins w:id="42" w:author="Martin Fernandez  Antonio José" w:date="2023-02-21T15:16:00Z">
        <w:r w:rsidR="00CB44B5">
          <w:t>d</w:t>
        </w:r>
      </w:ins>
      <w:ins w:id="43" w:author="Martin Fernandez  Antonio José" w:date="2023-02-21T15:17:00Z">
        <w:r w:rsidR="00CB44B5">
          <w:t xml:space="preserve"> </w:t>
        </w:r>
      </w:ins>
      <w:ins w:id="44" w:author="Martin Fernandez  Antonio José" w:date="2023-02-21T15:28:00Z">
        <w:r w:rsidR="003C27D5">
          <w:t>the situation</w:t>
        </w:r>
      </w:ins>
      <w:ins w:id="45" w:author="Martin Fernandez  Antonio José" w:date="2023-02-21T15:17:00Z">
        <w:r w:rsidR="00CB44B5">
          <w:t>, e</w:t>
        </w:r>
      </w:ins>
      <w:ins w:id="46" w:author="Martin Fernandez  Antonio José" w:date="2023-02-21T14:58:00Z">
        <w:r w:rsidR="00FB7CFF">
          <w:t xml:space="preserve">qualizing </w:t>
        </w:r>
      </w:ins>
      <w:ins w:id="47" w:author="Martin Fernandez  Antonio José" w:date="2023-02-21T14:34:00Z">
        <w:r>
          <w:t xml:space="preserve">the economic competitiveness of </w:t>
        </w:r>
      </w:ins>
      <w:ins w:id="48" w:author="Martin Fernandez  Antonio José" w:date="2023-02-21T14:59:00Z">
        <w:r w:rsidR="00FB7CFF">
          <w:t xml:space="preserve">fossil and green-based </w:t>
        </w:r>
      </w:ins>
      <w:ins w:id="49" w:author="Martin Fernandez  Antonio José" w:date="2023-02-21T15:04:00Z">
        <w:r w:rsidR="00F142A9">
          <w:t>paths</w:t>
        </w:r>
      </w:ins>
      <w:ins w:id="50" w:author="Martin Fernandez  Antonio José" w:date="2023-02-21T14:34:00Z">
        <w:r>
          <w:t>.</w:t>
        </w:r>
      </w:ins>
      <w:ins w:id="51" w:author="Martin Fernandez  Antonio José" w:date="2023-02-21T15:00:00Z">
        <w:r w:rsidR="00FB7CFF">
          <w:t xml:space="preserve"> For example,</w:t>
        </w:r>
      </w:ins>
      <w:ins w:id="52" w:author="Martin Fernandez  Antonio José" w:date="2023-02-21T14:34:00Z">
        <w:r>
          <w:t xml:space="preserve"> </w:t>
        </w:r>
      </w:ins>
      <w:ins w:id="53" w:author="Martin Fernandez  Antonio José" w:date="2023-02-21T15:02:00Z">
        <w:r w:rsidR="00F142A9">
          <w:t>production of</w:t>
        </w:r>
      </w:ins>
      <w:ins w:id="54" w:author="Martin Fernandez  Antonio José" w:date="2023-02-21T14:34:00Z">
        <w:r>
          <w:t xml:space="preserve"> green ammonia </w:t>
        </w:r>
        <w:r>
          <w:rPr>
            <w:rStyle w:val="Emphasis"/>
            <w:color w:val="0E101A"/>
          </w:rPr>
          <w:t>via</w:t>
        </w:r>
        <w:r>
          <w:t xml:space="preserve"> wind electrolysis </w:t>
        </w:r>
      </w:ins>
      <w:ins w:id="55" w:author="Martin Fernandez  Antonio José" w:date="2023-02-21T15:02:00Z">
        <w:r w:rsidR="00F142A9">
          <w:t xml:space="preserve">became the </w:t>
        </w:r>
      </w:ins>
      <w:ins w:id="56" w:author="Martin Fernandez  Antonio José" w:date="2023-02-21T15:32:00Z">
        <w:r w:rsidR="00B141C5">
          <w:t xml:space="preserve">optimal </w:t>
        </w:r>
      </w:ins>
      <w:ins w:id="57" w:author="Martin Fernandez  Antonio José" w:date="2023-02-21T15:02:00Z">
        <w:r w:rsidR="00F142A9">
          <w:t xml:space="preserve">option </w:t>
        </w:r>
      </w:ins>
      <w:ins w:id="58" w:author="Martin Fernandez  Antonio José" w:date="2023-02-21T16:31:00Z">
        <w:r w:rsidR="00022D86">
          <w:t xml:space="preserve">over the first </w:t>
        </w:r>
      </w:ins>
      <w:ins w:id="59" w:author="Martin Fernandez  Antonio José" w:date="2023-02-21T16:32:00Z">
        <w:r w:rsidR="00022D86">
          <w:t>semester of 2022</w:t>
        </w:r>
      </w:ins>
      <w:ins w:id="60" w:author="Martin Fernandez  Antonio José" w:date="2023-02-21T14:34:00Z">
        <w:r>
          <w:t xml:space="preserve">. </w:t>
        </w:r>
      </w:ins>
      <w:ins w:id="61" w:author="Martin Fernandez  Antonio José" w:date="2023-02-21T15:06:00Z">
        <w:r w:rsidR="00F142A9">
          <w:t xml:space="preserve">This unexpected </w:t>
        </w:r>
      </w:ins>
      <w:ins w:id="62" w:author="Martin Fernandez  Antonio José" w:date="2023-02-21T15:08:00Z">
        <w:r w:rsidR="00F142A9">
          <w:t>turn</w:t>
        </w:r>
      </w:ins>
      <w:ins w:id="63" w:author="Martin Fernandez  Antonio José" w:date="2023-02-21T15:06:00Z">
        <w:r w:rsidR="00F142A9">
          <w:t xml:space="preserve"> of events</w:t>
        </w:r>
      </w:ins>
      <w:ins w:id="64" w:author="Martin Fernandez  Antonio José" w:date="2023-02-21T15:08:00Z">
        <w:r w:rsidR="00F142A9">
          <w:t xml:space="preserve"> </w:t>
        </w:r>
      </w:ins>
      <w:ins w:id="65" w:author="Martin Fernandez  Antonio José" w:date="2023-02-21T15:11:00Z">
        <w:r w:rsidR="00CB44B5">
          <w:t xml:space="preserve">may </w:t>
        </w:r>
      </w:ins>
      <w:ins w:id="66" w:author="Martin Fernandez  Antonio José" w:date="2023-02-21T15:18:00Z">
        <w:r w:rsidR="00CB44B5">
          <w:t xml:space="preserve">represent the chance for Europe to lead </w:t>
        </w:r>
      </w:ins>
      <w:ins w:id="67" w:author="Martin Fernandez  Antonio José" w:date="2023-02-21T15:14:00Z">
        <w:r w:rsidR="00CB44B5">
          <w:t xml:space="preserve">the </w:t>
        </w:r>
      </w:ins>
      <w:ins w:id="68" w:author="Martin Fernandez  Antonio José" w:date="2023-02-21T14:34:00Z">
        <w:r>
          <w:t>renewable transition in the chemical industry</w:t>
        </w:r>
      </w:ins>
      <w:ins w:id="69" w:author="Martin Fernandez  Antonio José" w:date="2023-02-21T15:15:00Z">
        <w:r w:rsidR="00CB44B5">
          <w:t xml:space="preserve"> upon a joint action</w:t>
        </w:r>
      </w:ins>
      <w:ins w:id="70" w:author="Martin Fernandez  Antonio José" w:date="2023-02-21T15:16:00Z">
        <w:r w:rsidR="00CB44B5">
          <w:t xml:space="preserve"> of academy, industry, and </w:t>
        </w:r>
        <w:commentRangeStart w:id="71"/>
        <w:r w:rsidR="00CB44B5">
          <w:t>policymak</w:t>
        </w:r>
      </w:ins>
      <w:ins w:id="72" w:author="Martin Fernandez  Antonio José" w:date="2023-02-23T14:42:00Z">
        <w:r w:rsidR="00505DC1">
          <w:t>ers</w:t>
        </w:r>
      </w:ins>
      <w:commentRangeEnd w:id="71"/>
      <w:ins w:id="73" w:author="Martin Fernandez  Antonio José" w:date="2023-02-23T14:44:00Z">
        <w:r w:rsidR="00505DC1">
          <w:rPr>
            <w:rStyle w:val="CommentReference"/>
          </w:rPr>
          <w:commentReference w:id="71"/>
        </w:r>
      </w:ins>
      <w:ins w:id="74" w:author="Martin Fernandez  Antonio José" w:date="2023-02-23T14:42:00Z">
        <w:r w:rsidR="00505DC1">
          <w:t>.</w:t>
        </w:r>
      </w:ins>
    </w:p>
    <w:p w14:paraId="7F3854A2" w14:textId="77777777" w:rsidR="002C4D73" w:rsidRDefault="002C4D73" w:rsidP="00EF20D0"/>
    <w:p w14:paraId="10640E9D" w14:textId="2E9FE164" w:rsidR="00812859" w:rsidRPr="00EF20D0" w:rsidRDefault="00AF59B3" w:rsidP="00EF20D0">
      <w:r w:rsidRPr="00EF20D0">
        <w:rPr>
          <w:rFonts w:cstheme="minorHAnsi"/>
          <w:b/>
          <w:u w:val="single"/>
        </w:rPr>
        <w:t>Introduction</w:t>
      </w:r>
    </w:p>
    <w:p w14:paraId="47CB28B1" w14:textId="09AFE87F" w:rsidR="00F340A4" w:rsidRPr="002D4245" w:rsidRDefault="00AF59B3">
      <w:pPr>
        <w:rPr>
          <w:rFonts w:cstheme="minorHAnsi"/>
        </w:rPr>
      </w:pPr>
      <w:r w:rsidRPr="002D4245">
        <w:rPr>
          <w:rFonts w:cstheme="minorHAnsi"/>
        </w:rPr>
        <w:t xml:space="preserve">The chemical industry is the industrial sector with the highest energy demand </w:t>
      </w:r>
      <w:r w:rsidR="00876B3E">
        <w:rPr>
          <w:rFonts w:cstheme="minorHAnsi"/>
        </w:rPr>
        <w:t>due to</w:t>
      </w:r>
      <w:r w:rsidR="00876B3E" w:rsidRPr="002D4245">
        <w:rPr>
          <w:rFonts w:cstheme="minorHAnsi"/>
        </w:rPr>
        <w:t xml:space="preserve"> </w:t>
      </w:r>
      <w:r w:rsidRPr="002D4245">
        <w:rPr>
          <w:rFonts w:cstheme="minorHAnsi"/>
        </w:rPr>
        <w:t>it</w:t>
      </w:r>
      <w:r w:rsidR="00876B3E">
        <w:rPr>
          <w:rFonts w:cstheme="minorHAnsi"/>
        </w:rPr>
        <w:t>s strong reliance on</w:t>
      </w:r>
      <w:r w:rsidRPr="002D4245">
        <w:rPr>
          <w:rFonts w:cstheme="minorHAnsi"/>
        </w:rPr>
        <w:t xml:space="preserve"> fossil fuels as feedstock and </w:t>
      </w:r>
      <w:r w:rsidR="000B2615">
        <w:rPr>
          <w:rFonts w:cstheme="minorHAnsi"/>
        </w:rPr>
        <w:t xml:space="preserve">heating </w:t>
      </w:r>
      <w:r w:rsidR="00876B3E">
        <w:rPr>
          <w:rFonts w:cstheme="minorHAnsi"/>
        </w:rPr>
        <w:t>utilit</w:t>
      </w:r>
      <w:r w:rsidR="000B2615">
        <w:rPr>
          <w:rFonts w:cstheme="minorHAnsi"/>
        </w:rPr>
        <w:t>ies</w:t>
      </w:r>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2,3</w:t>
      </w:r>
      <w:r w:rsidR="00B97A03">
        <w:rPr>
          <w:rFonts w:cstheme="minorHAnsi"/>
        </w:rPr>
        <w:fldChar w:fldCharType="end"/>
      </w:r>
      <w:r w:rsidRPr="002D4245">
        <w:rPr>
          <w:rFonts w:cstheme="minorHAnsi"/>
        </w:rPr>
        <w:t xml:space="preserve">. </w:t>
      </w:r>
      <w:r w:rsidR="00876B3E">
        <w:rPr>
          <w:rFonts w:cstheme="minorHAnsi"/>
        </w:rPr>
        <w:t>A</w:t>
      </w:r>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r w:rsidR="00876B3E">
        <w:rPr>
          <w:rFonts w:cstheme="minorHAnsi"/>
        </w:rPr>
        <w:t xml:space="preserve">a myriad of </w:t>
      </w:r>
      <w:r w:rsidR="00CC4783">
        <w:rPr>
          <w:rFonts w:cstheme="minorHAnsi"/>
        </w:rPr>
        <w:t>valuable products</w:t>
      </w:r>
      <w:r w:rsidR="00876B3E">
        <w:rPr>
          <w:rFonts w:cstheme="minorHAnsi"/>
        </w:rPr>
        <w:t xml:space="preserve"> in a wide range of applications</w:t>
      </w:r>
      <w:r w:rsidRPr="002D4245">
        <w:rPr>
          <w:rFonts w:cstheme="minorHAnsi"/>
        </w:rPr>
        <w:t xml:space="preserve">. </w:t>
      </w:r>
      <w:r w:rsidR="00876B3E">
        <w:rPr>
          <w:rFonts w:cstheme="minorHAnsi"/>
        </w:rPr>
        <w:t>A</w:t>
      </w:r>
      <w:r w:rsidR="004862D6" w:rsidRPr="004862D6">
        <w:rPr>
          <w:rFonts w:cstheme="minorHAnsi"/>
        </w:rPr>
        <w:t>mmonia</w:t>
      </w:r>
      <w:r w:rsidR="00876B3E">
        <w:rPr>
          <w:rFonts w:cstheme="minorHAnsi"/>
        </w:rPr>
        <w:t>, in particular,</w:t>
      </w:r>
      <w:r w:rsidR="004862D6" w:rsidRPr="004862D6">
        <w:rPr>
          <w:rFonts w:cstheme="minorHAnsi"/>
        </w:rPr>
        <w:t xml:space="preserve"> is </w:t>
      </w:r>
      <w:r w:rsidR="000B2615">
        <w:rPr>
          <w:rFonts w:cstheme="minorHAnsi"/>
        </w:rPr>
        <w:t xml:space="preserve">a </w:t>
      </w:r>
      <w:r w:rsidR="004862D6" w:rsidRPr="004862D6">
        <w:rPr>
          <w:rFonts w:cstheme="minorHAnsi"/>
        </w:rPr>
        <w:t xml:space="preserve">critical </w:t>
      </w:r>
      <w:r w:rsidR="00876B3E">
        <w:rPr>
          <w:rFonts w:cstheme="minorHAnsi"/>
        </w:rPr>
        <w:t>feedstock for</w:t>
      </w:r>
      <w:r w:rsidR="004862D6" w:rsidRPr="004862D6">
        <w:rPr>
          <w:rFonts w:cstheme="minorHAnsi"/>
        </w:rPr>
        <w:t xml:space="preserve"> nitrogen fertilizers</w:t>
      </w:r>
      <w:r w:rsidR="00876B3E">
        <w:rPr>
          <w:rFonts w:cstheme="minorHAnsi"/>
        </w:rPr>
        <w:t xml:space="preserve">, </w:t>
      </w:r>
      <w:r w:rsidR="007F392B">
        <w:rPr>
          <w:rFonts w:cstheme="minorHAnsi"/>
        </w:rPr>
        <w:t>which</w:t>
      </w:r>
      <w:r w:rsidR="004862D6" w:rsidRPr="004862D6">
        <w:rPr>
          <w:rFonts w:cstheme="minorHAnsi"/>
        </w:rPr>
        <w:t xml:space="preserve"> </w:t>
      </w:r>
      <w:r w:rsidR="000B2615">
        <w:rPr>
          <w:rFonts w:cstheme="minorHAnsi"/>
        </w:rPr>
        <w:t xml:space="preserve">are essential to </w:t>
      </w:r>
      <w:r w:rsidR="004862D6" w:rsidRPr="004862D6">
        <w:rPr>
          <w:rFonts w:cstheme="minorHAnsi"/>
        </w:rPr>
        <w:t>ensur</w:t>
      </w:r>
      <w:r w:rsidR="007F392B">
        <w:rPr>
          <w:rFonts w:cstheme="minorHAnsi"/>
        </w:rPr>
        <w:t>e</w:t>
      </w:r>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921238" w:rsidRPr="00921238">
        <w:rPr>
          <w:rFonts w:ascii="Calibri" w:hAnsi="Calibri" w:cs="Calibri"/>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876B3E">
        <w:rPr>
          <w:rFonts w:cstheme="minorHAnsi"/>
        </w:rPr>
        <w:t>Similarly</w:t>
      </w:r>
      <w:r w:rsidR="000947D3">
        <w:rPr>
          <w:rFonts w:cstheme="minorHAnsi"/>
        </w:rPr>
        <w:t>,</w:t>
      </w:r>
      <w:r w:rsidR="002A631C" w:rsidRPr="002D4245">
        <w:rPr>
          <w:rFonts w:cstheme="minorHAnsi"/>
        </w:rPr>
        <w:t xml:space="preserve"> methanol is </w:t>
      </w:r>
      <w:r w:rsidR="00973470">
        <w:rPr>
          <w:rFonts w:cstheme="minorHAnsi"/>
        </w:rPr>
        <w:t xml:space="preserve">used </w:t>
      </w:r>
      <w:r w:rsidR="00876B3E">
        <w:rPr>
          <w:rFonts w:cstheme="minorHAnsi"/>
        </w:rPr>
        <w:t>as building block in</w:t>
      </w:r>
      <w:r w:rsidR="002A631C" w:rsidRPr="002D4245">
        <w:rPr>
          <w:rFonts w:cstheme="minorHAnsi"/>
        </w:rPr>
        <w:t xml:space="preserve"> formic acid, acetic acid, dimethyl ether, and methylamine</w:t>
      </w:r>
      <w:r w:rsidR="00876B3E">
        <w:rPr>
          <w:rFonts w:cstheme="minorHAnsi"/>
        </w:rPr>
        <w:t>, among others,</w:t>
      </w:r>
      <w:r w:rsidR="002A631C" w:rsidRPr="002D4245">
        <w:rPr>
          <w:rFonts w:cstheme="minorHAnsi"/>
        </w:rPr>
        <w:t xml:space="preserve"> and can serve</w:t>
      </w:r>
      <w:r w:rsidR="00876B3E">
        <w:rPr>
          <w:rFonts w:cstheme="minorHAnsi"/>
        </w:rPr>
        <w:t xml:space="preserve"> in turn</w:t>
      </w:r>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921238" w:rsidRPr="00921238">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ins w:id="75" w:author="Martin Fernandez  Antonio José" w:date="2023-02-21T18:30:00Z">
        <w:r w:rsidR="00DB5483">
          <w:rPr>
            <w:rFonts w:cstheme="minorHAnsi"/>
          </w:rPr>
          <w:t xml:space="preserve">Nowadays, </w:t>
        </w:r>
      </w:ins>
      <w:del w:id="76" w:author="Martin Fernandez  Antonio José" w:date="2023-02-21T18:30:00Z">
        <w:r w:rsidR="002A631C" w:rsidRPr="002D4245" w:rsidDel="00DB5483">
          <w:rPr>
            <w:rFonts w:cstheme="minorHAnsi"/>
          </w:rPr>
          <w:delText>A</w:delText>
        </w:r>
      </w:del>
      <w:ins w:id="77" w:author="Martin Fernandez  Antonio José" w:date="2023-02-21T18:30:00Z">
        <w:r w:rsidR="00DB5483">
          <w:rPr>
            <w:rFonts w:cstheme="minorHAnsi"/>
          </w:rPr>
          <w:t>a</w:t>
        </w:r>
      </w:ins>
      <w:r w:rsidR="002A631C" w:rsidRPr="002D4245">
        <w:rPr>
          <w:rFonts w:cstheme="minorHAnsi"/>
        </w:rPr>
        <w:t>mmonia</w:t>
      </w:r>
      <w:ins w:id="78" w:author="Martin Fernandez  Antonio José" w:date="2023-02-21T18:28:00Z">
        <w:r w:rsidR="00DB5483">
          <w:rPr>
            <w:rFonts w:cstheme="minorHAnsi"/>
          </w:rPr>
          <w:t xml:space="preserve"> and methanol production </w:t>
        </w:r>
      </w:ins>
      <w:ins w:id="79" w:author="Martin Fernandez  Antonio José" w:date="2023-02-21T18:29:00Z">
        <w:r w:rsidR="00DB5483">
          <w:rPr>
            <w:rFonts w:cstheme="minorHAnsi"/>
          </w:rPr>
          <w:t xml:space="preserve">are based on </w:t>
        </w:r>
      </w:ins>
      <w:ins w:id="80" w:author="Martin Fernandez  Antonio José" w:date="2023-02-21T18:30:00Z">
        <w:r w:rsidR="00DB5483">
          <w:rPr>
            <w:rFonts w:cstheme="minorHAnsi"/>
          </w:rPr>
          <w:t>syngas</w:t>
        </w:r>
      </w:ins>
      <w:ins w:id="81" w:author="Martin Fernandez  Antonio José" w:date="2023-02-21T18:31:00Z">
        <w:r w:rsidR="00DB5483">
          <w:rPr>
            <w:rFonts w:cstheme="minorHAnsi"/>
          </w:rPr>
          <w:t xml:space="preserve"> (a mixture </w:t>
        </w:r>
      </w:ins>
      <w:ins w:id="82" w:author="Martin Fernandez  Antonio José" w:date="2023-02-21T18:32:00Z">
        <w:r w:rsidR="00DB5483">
          <w:rPr>
            <w:rFonts w:cstheme="minorHAnsi"/>
          </w:rPr>
          <w:t>of carbon monoxide and hydrogen with variable composition)</w:t>
        </w:r>
      </w:ins>
      <w:ins w:id="83" w:author="Martin Fernandez  Antonio José" w:date="2023-02-21T18:30:00Z">
        <w:r w:rsidR="00DB5483">
          <w:rPr>
            <w:rFonts w:cstheme="minorHAnsi"/>
          </w:rPr>
          <w:t xml:space="preserve"> mostly obtained from steam reforming </w:t>
        </w:r>
      </w:ins>
      <w:ins w:id="84" w:author="Martin Fernandez  Antonio José" w:date="2023-02-21T18:29:00Z">
        <w:r w:rsidR="00DB5483">
          <w:rPr>
            <w:rFonts w:cstheme="minorHAnsi"/>
          </w:rPr>
          <w:t>of natural gas</w:t>
        </w:r>
      </w:ins>
      <w:ins w:id="85" w:author="Martin Fernandez  Antonio José" w:date="2023-02-21T18:31:00Z">
        <w:r w:rsidR="00DB5483">
          <w:rPr>
            <w:rFonts w:cstheme="minorHAnsi"/>
          </w:rPr>
          <w:t>.</w:t>
        </w:r>
      </w:ins>
      <w:ins w:id="86" w:author="Martin Fernandez  Antonio José" w:date="2023-02-21T18:29:00Z">
        <w:r w:rsidR="00DB5483">
          <w:rPr>
            <w:rFonts w:cstheme="minorHAnsi"/>
          </w:rPr>
          <w:t xml:space="preserve"> </w:t>
        </w:r>
      </w:ins>
      <w:ins w:id="87" w:author="Martin Fernandez  Antonio José" w:date="2023-02-21T18:34:00Z">
        <w:r w:rsidR="00DB5483">
          <w:rPr>
            <w:rFonts w:cstheme="minorHAnsi"/>
          </w:rPr>
          <w:t xml:space="preserve">Hydrogen is combined </w:t>
        </w:r>
      </w:ins>
      <w:ins w:id="88" w:author="Martin Fernandez  Antonio José" w:date="2023-02-21T18:35:00Z">
        <w:r w:rsidR="00DB5483">
          <w:rPr>
            <w:rFonts w:cstheme="minorHAnsi"/>
          </w:rPr>
          <w:t xml:space="preserve">with nitrogen </w:t>
        </w:r>
        <w:r w:rsidR="00FA1E13">
          <w:rPr>
            <w:rFonts w:cstheme="minorHAnsi"/>
          </w:rPr>
          <w:t xml:space="preserve">typically over an Fe-based catalyst </w:t>
        </w:r>
        <w:r w:rsidR="00DB5483">
          <w:rPr>
            <w:rFonts w:cstheme="minorHAnsi"/>
          </w:rPr>
          <w:t>to produce a</w:t>
        </w:r>
      </w:ins>
      <w:ins w:id="89" w:author="Martin Fernandez  Antonio José" w:date="2023-02-21T18:33:00Z">
        <w:r w:rsidR="00DB5483">
          <w:rPr>
            <w:rFonts w:cstheme="minorHAnsi"/>
          </w:rPr>
          <w:t xml:space="preserve">mmonia </w:t>
        </w:r>
      </w:ins>
      <w:del w:id="90" w:author="Martin Fernandez  Antonio José" w:date="2023-02-21T18:31:00Z">
        <w:r w:rsidR="002A631C" w:rsidRPr="002D4245" w:rsidDel="00DB5483">
          <w:rPr>
            <w:rFonts w:cstheme="minorHAnsi"/>
          </w:rPr>
          <w:delText xml:space="preserve"> </w:delText>
        </w:r>
      </w:del>
      <w:del w:id="91" w:author="Martin Fernandez  Antonio José" w:date="2023-02-21T18:33:00Z">
        <w:r w:rsidR="002A631C" w:rsidRPr="002D4245" w:rsidDel="00DB5483">
          <w:rPr>
            <w:rFonts w:cstheme="minorHAnsi"/>
          </w:rPr>
          <w:delText xml:space="preserve">is </w:delText>
        </w:r>
        <w:r w:rsidR="006F26CF" w:rsidDel="00DB5483">
          <w:rPr>
            <w:rFonts w:cstheme="minorHAnsi"/>
          </w:rPr>
          <w:delText xml:space="preserve">predominantly </w:delText>
        </w:r>
        <w:r w:rsidR="002A631C" w:rsidRPr="002D4245" w:rsidDel="00DB5483">
          <w:rPr>
            <w:rFonts w:cstheme="minorHAnsi"/>
          </w:rPr>
          <w:delText xml:space="preserve">produced </w:delText>
        </w:r>
        <w:r w:rsidR="00417EB4" w:rsidDel="00DB5483">
          <w:rPr>
            <w:rFonts w:cstheme="minorHAnsi"/>
          </w:rPr>
          <w:delText xml:space="preserve">from </w:delText>
        </w:r>
      </w:del>
      <w:del w:id="92" w:author="Martin Fernandez  Antonio José" w:date="2023-02-21T18:35:00Z">
        <w:r w:rsidR="00417EB4" w:rsidDel="00FA1E13">
          <w:rPr>
            <w:rFonts w:cstheme="minorHAnsi"/>
          </w:rPr>
          <w:delText xml:space="preserve">hydrogen and nitrogen </w:delText>
        </w:r>
      </w:del>
      <w:r w:rsidR="002A631C" w:rsidRPr="002E6830">
        <w:rPr>
          <w:rFonts w:cstheme="minorHAnsi"/>
          <w:i/>
        </w:rPr>
        <w:t>via</w:t>
      </w:r>
      <w:r w:rsidR="002A631C" w:rsidRPr="002D4245">
        <w:rPr>
          <w:rFonts w:cstheme="minorHAnsi"/>
        </w:rPr>
        <w:t xml:space="preserve"> the </w:t>
      </w:r>
      <w:ins w:id="93" w:author="Martin Fernandez  Antonio José" w:date="2023-02-21T16:39:00Z">
        <w:r w:rsidR="0015737E">
          <w:rPr>
            <w:rFonts w:cstheme="minorHAnsi"/>
          </w:rPr>
          <w:t>energy-</w:t>
        </w:r>
      </w:ins>
      <w:ins w:id="94" w:author="Martin Fernandez  Antonio José" w:date="2023-02-21T16:40:00Z">
        <w:r w:rsidR="0015737E">
          <w:rPr>
            <w:rFonts w:cstheme="minorHAnsi"/>
          </w:rPr>
          <w:t xml:space="preserve">intensive </w:t>
        </w:r>
      </w:ins>
      <w:r w:rsidR="002A631C" w:rsidRPr="002D4245">
        <w:rPr>
          <w:rFonts w:cstheme="minorHAnsi"/>
        </w:rPr>
        <w:t>Haber-Bosch process</w:t>
      </w:r>
      <w:ins w:id="95" w:author="Martin Fernandez  Antonio José" w:date="2023-02-21T16:40:00Z">
        <w:r w:rsidR="0015737E">
          <w:rPr>
            <w:rFonts w:cstheme="minorHAnsi"/>
          </w:rPr>
          <w:t xml:space="preserve"> </w:t>
        </w:r>
      </w:ins>
      <w:ins w:id="96" w:author="Martin Fernandez  Antonio José" w:date="2023-02-21T18:37:00Z">
        <w:r w:rsidR="00FA1E13">
          <w:rPr>
            <w:rFonts w:cstheme="minorHAnsi"/>
          </w:rPr>
          <w:t>at</w:t>
        </w:r>
      </w:ins>
      <w:ins w:id="97" w:author="Martin Fernandez  Antonio José" w:date="2023-02-21T16:40:00Z">
        <w:r w:rsidR="0015737E">
          <w:rPr>
            <w:rFonts w:cstheme="minorHAnsi"/>
          </w:rPr>
          <w:t xml:space="preserve"> </w:t>
        </w:r>
      </w:ins>
      <w:ins w:id="98" w:author="Martin Fernandez  Antonio José" w:date="2023-02-21T16:41:00Z">
        <w:r w:rsidR="0015737E">
          <w:rPr>
            <w:rFonts w:cstheme="minorHAnsi"/>
          </w:rPr>
          <w:t>high pressure</w:t>
        </w:r>
      </w:ins>
      <w:ins w:id="99" w:author="Martin Fernandez  Antonio José" w:date="2023-02-21T16:44:00Z">
        <w:r w:rsidR="0015737E">
          <w:rPr>
            <w:rFonts w:cstheme="minorHAnsi"/>
          </w:rPr>
          <w:t xml:space="preserve"> and temperature</w:t>
        </w:r>
      </w:ins>
      <w:ins w:id="100" w:author="Martin Fernandez  Antonio José" w:date="2023-02-21T16:41:00Z">
        <w:r w:rsidR="0015737E">
          <w:rPr>
            <w:rFonts w:cstheme="minorHAnsi"/>
          </w:rPr>
          <w:t xml:space="preserve"> (&gt;</w:t>
        </w:r>
      </w:ins>
      <w:ins w:id="101" w:author="Martin Fernandez  Antonio José" w:date="2023-02-21T16:44:00Z">
        <w:r w:rsidR="0015737E">
          <w:rPr>
            <w:rFonts w:cstheme="minorHAnsi"/>
          </w:rPr>
          <w:t>200</w:t>
        </w:r>
      </w:ins>
      <w:ins w:id="102" w:author="Martin Fernandez  Antonio José" w:date="2023-02-21T16:41:00Z">
        <w:r w:rsidR="0015737E">
          <w:rPr>
            <w:rFonts w:cstheme="minorHAnsi"/>
          </w:rPr>
          <w:t> </w:t>
        </w:r>
      </w:ins>
      <w:ins w:id="103" w:author="Martin Fernandez  Antonio José" w:date="2023-02-21T16:44:00Z">
        <w:r w:rsidR="0015737E">
          <w:rPr>
            <w:rFonts w:cstheme="minorHAnsi"/>
          </w:rPr>
          <w:t>bar</w:t>
        </w:r>
      </w:ins>
      <w:ins w:id="104" w:author="Martin Fernandez  Antonio José" w:date="2023-02-21T16:41:00Z">
        <w:r w:rsidR="0015737E">
          <w:rPr>
            <w:rFonts w:cstheme="minorHAnsi"/>
          </w:rPr>
          <w:t xml:space="preserve"> and &gt;400 </w:t>
        </w:r>
      </w:ins>
      <w:ins w:id="105" w:author="Martin Fernandez  Antonio José" w:date="2023-02-21T16:42:00Z">
        <w:r w:rsidR="0015737E">
          <w:rPr>
            <w:rFonts w:cstheme="minorHAnsi"/>
          </w:rPr>
          <w:t>°</w:t>
        </w:r>
        <w:commentRangeStart w:id="106"/>
        <w:commentRangeStart w:id="107"/>
        <w:r w:rsidR="0015737E">
          <w:rPr>
            <w:rFonts w:cstheme="minorHAnsi"/>
          </w:rPr>
          <w:t>C</w:t>
        </w:r>
      </w:ins>
      <w:commentRangeEnd w:id="106"/>
      <w:ins w:id="108" w:author="Martin Fernandez  Antonio José" w:date="2023-02-22T12:19:00Z">
        <w:r w:rsidR="00254EB9">
          <w:rPr>
            <w:rStyle w:val="CommentReference"/>
          </w:rPr>
          <w:commentReference w:id="106"/>
        </w:r>
      </w:ins>
      <w:commentRangeEnd w:id="107"/>
      <w:r w:rsidR="00F22A5A">
        <w:rPr>
          <w:rStyle w:val="CommentReference"/>
        </w:rPr>
        <w:commentReference w:id="107"/>
      </w:r>
      <w:ins w:id="109" w:author="Martin Fernandez  Antonio José" w:date="2023-02-21T16:42:00Z">
        <w:r w:rsidR="0015737E">
          <w:rPr>
            <w:rFonts w:cstheme="minorHAnsi"/>
          </w:rPr>
          <w:t>)</w:t>
        </w:r>
      </w:ins>
      <w:r w:rsidR="00F22A5A">
        <w:rPr>
          <w:rFonts w:cstheme="minorHAnsi"/>
        </w:rPr>
        <w:fldChar w:fldCharType="begin"/>
      </w:r>
      <w:r w:rsidR="00F22A5A">
        <w:rPr>
          <w:rFonts w:cstheme="minorHAnsi"/>
        </w:rPr>
        <w:instrText xml:space="preserve"> ADDIN ZOTERO_ITEM CSL_CITATION {"citationID":"S0Zv0Qse","properties":{"formattedCitation":"\\super 7\\nosupersub{}","plainCitation":"7","noteIndex":0},"citationItems":[{"id":31759,"uris":["http://zotero.org/users/9157291/items/A2US8TDS"],"itemData":{"id":31759,"type":"article-journal","abstract":"Due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00F22A5A">
        <w:rPr>
          <w:rFonts w:cstheme="minorHAnsi"/>
        </w:rPr>
        <w:fldChar w:fldCharType="separate"/>
      </w:r>
      <w:r w:rsidR="00F22A5A" w:rsidRPr="00F22A5A">
        <w:rPr>
          <w:rFonts w:ascii="Calibri" w:hAnsi="Calibri" w:cs="Calibri"/>
          <w:szCs w:val="24"/>
          <w:vertAlign w:val="superscript"/>
        </w:rPr>
        <w:t>7</w:t>
      </w:r>
      <w:r w:rsidR="00F22A5A">
        <w:rPr>
          <w:rFonts w:cstheme="minorHAnsi"/>
        </w:rPr>
        <w:fldChar w:fldCharType="end"/>
      </w:r>
      <w:r w:rsidR="00936A80">
        <w:rPr>
          <w:rFonts w:cstheme="minorHAnsi"/>
        </w:rPr>
        <w:t>.</w:t>
      </w:r>
      <w:r w:rsidR="00CC5C57">
        <w:rPr>
          <w:rFonts w:cstheme="minorHAnsi"/>
        </w:rPr>
        <w:t xml:space="preserve"> </w:t>
      </w:r>
      <w:ins w:id="110" w:author="Martin Fernandez  Antonio José" w:date="2023-02-21T18:37:00Z">
        <w:r w:rsidR="00FA1E13">
          <w:rPr>
            <w:rFonts w:cstheme="minorHAnsi"/>
          </w:rPr>
          <w:t xml:space="preserve">In fact, </w:t>
        </w:r>
      </w:ins>
      <w:del w:id="111" w:author="Martin Fernandez  Antonio José" w:date="2023-02-21T18:37:00Z">
        <w:r w:rsidR="00936A80" w:rsidDel="00FA1E13">
          <w:rPr>
            <w:rFonts w:cstheme="minorHAnsi"/>
          </w:rPr>
          <w:delText>A</w:delText>
        </w:r>
      </w:del>
      <w:ins w:id="112" w:author="Martin Fernandez  Antonio José" w:date="2023-02-21T18:37:00Z">
        <w:r w:rsidR="00FA1E13">
          <w:rPr>
            <w:rFonts w:cstheme="minorHAnsi"/>
          </w:rPr>
          <w:t>a</w:t>
        </w:r>
      </w:ins>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ins w:id="113" w:author="Martin Fernandez  Antonio José" w:date="2023-02-21T18:38:00Z">
        <w:r w:rsidR="00FA1E13">
          <w:rPr>
            <w:rFonts w:cstheme="minorHAnsi"/>
          </w:rPr>
          <w:t xml:space="preserve"> and energy source</w:t>
        </w:r>
      </w:ins>
      <w:r w:rsidR="006B7610">
        <w:rPr>
          <w:rFonts w:cstheme="minorHAnsi"/>
        </w:rPr>
        <w:t xml:space="preserve">, </w:t>
      </w:r>
      <w:ins w:id="114" w:author="Martin Fernandez  Antonio José" w:date="2023-02-21T18:38:00Z">
        <w:r w:rsidR="00FA1E13">
          <w:rPr>
            <w:rFonts w:cstheme="minorHAnsi"/>
          </w:rPr>
          <w:t xml:space="preserve">absorbing </w:t>
        </w:r>
      </w:ins>
      <w:del w:id="115" w:author="Martin Fernandez  Antonio José" w:date="2023-02-21T18:38:00Z">
        <w:r w:rsidR="00331FDA" w:rsidDel="00FA1E13">
          <w:rPr>
            <w:rFonts w:cstheme="minorHAnsi"/>
          </w:rPr>
          <w:delText xml:space="preserve">being </w:delText>
        </w:r>
        <w:r w:rsidR="006B7610" w:rsidDel="00FA1E13">
          <w:rPr>
            <w:rFonts w:cstheme="minorHAnsi"/>
          </w:rPr>
          <w:delText xml:space="preserve">responsible for </w:delText>
        </w:r>
      </w:del>
      <w:r w:rsidR="006B7610">
        <w:rPr>
          <w:rFonts w:cstheme="minorHAnsi"/>
        </w:rPr>
        <w:t>about 20% of the industrial natural gas demand</w:t>
      </w:r>
      <w:r w:rsidR="006268CA">
        <w:rPr>
          <w:rFonts w:cstheme="minorHAnsi"/>
        </w:rPr>
        <w:t xml:space="preserve"> </w:t>
      </w:r>
      <w:r w:rsidR="003A15D9">
        <w:rPr>
          <w:rFonts w:cstheme="minorHAnsi"/>
        </w:rPr>
        <w:t xml:space="preserve">and </w:t>
      </w:r>
      <w:ins w:id="116" w:author="Martin Fernandez  Antonio José" w:date="2023-02-21T18:39:00Z">
        <w:r w:rsidR="00FA1E13">
          <w:rPr>
            <w:rFonts w:cstheme="minorHAnsi"/>
          </w:rPr>
          <w:t xml:space="preserve">releasing </w:t>
        </w:r>
      </w:ins>
      <w:r w:rsidR="00392874">
        <w:rPr>
          <w:rFonts w:cstheme="minorHAnsi"/>
        </w:rPr>
        <w:t>ca.</w:t>
      </w:r>
      <w:r w:rsidR="003A15D9">
        <w:rPr>
          <w:rFonts w:cstheme="minorHAnsi"/>
        </w:rPr>
        <w:t xml:space="preserve"> </w:t>
      </w:r>
      <w:commentRangeStart w:id="117"/>
      <w:r w:rsidR="003A15D9">
        <w:rPr>
          <w:rFonts w:cstheme="minorHAnsi"/>
        </w:rPr>
        <w:t>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F22A5A">
        <w:rPr>
          <w:rFonts w:cstheme="minorHAnsi"/>
        </w:rPr>
        <w:instrText xml:space="preserve"> ADDIN ZOTERO_ITEM CSL_CITATION {"citationID":"V02EbNMd","properties":{"formattedCitation":"\\super 8\\nosupersub{}","plainCitation":"8","noteIndex":0},"citationItems":[{"id":27548,"uris":["http://zotero.org/users/9157291/items/U2JU5DYJ"],"itemData":{"id":27548,"type":"report","language":"en","note":"DOI: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F22A5A" w:rsidRPr="00F22A5A">
        <w:rPr>
          <w:rFonts w:ascii="Calibri" w:hAnsi="Calibri" w:cs="Calibri"/>
          <w:szCs w:val="24"/>
          <w:vertAlign w:val="superscript"/>
        </w:rPr>
        <w:t>8</w:t>
      </w:r>
      <w:r w:rsidR="004F2A3A">
        <w:rPr>
          <w:rFonts w:cstheme="minorHAnsi"/>
        </w:rPr>
        <w:fldChar w:fldCharType="end"/>
      </w:r>
      <w:commentRangeEnd w:id="117"/>
      <w:r w:rsidR="0015737E">
        <w:rPr>
          <w:rStyle w:val="CommentReference"/>
        </w:rPr>
        <w:commentReference w:id="117"/>
      </w:r>
      <w:r w:rsidR="00392874">
        <w:rPr>
          <w:lang w:val="en-US"/>
        </w:rPr>
        <w:t>.</w:t>
      </w:r>
      <w:r w:rsidR="004F2A3A">
        <w:rPr>
          <w:rFonts w:cstheme="minorHAnsi"/>
          <w:lang w:val="en-US"/>
        </w:rPr>
        <w:t xml:space="preserve"> </w:t>
      </w:r>
      <w:ins w:id="118" w:author="Martin Fernandez  Antonio José" w:date="2023-02-21T18:43:00Z">
        <w:r w:rsidR="00FA1E13">
          <w:rPr>
            <w:rFonts w:cstheme="minorHAnsi"/>
            <w:lang w:val="en-US"/>
          </w:rPr>
          <w:t>The standard process for m</w:t>
        </w:r>
      </w:ins>
      <w:ins w:id="119" w:author="Martin Fernandez  Antonio José" w:date="2023-02-21T18:39:00Z">
        <w:r w:rsidR="00FA1E13">
          <w:rPr>
            <w:rFonts w:cstheme="minorHAnsi"/>
            <w:lang w:val="en-US"/>
          </w:rPr>
          <w:t xml:space="preserve">ethanol production requires </w:t>
        </w:r>
      </w:ins>
      <w:ins w:id="120" w:author="Martin Fernandez  Antonio José" w:date="2023-02-21T18:40:00Z">
        <w:r w:rsidR="00FA1E13">
          <w:rPr>
            <w:rFonts w:cstheme="minorHAnsi"/>
            <w:lang w:val="en-US"/>
          </w:rPr>
          <w:t>hydrogenation of CO and CO</w:t>
        </w:r>
        <w:r w:rsidR="00FA1E13" w:rsidRPr="00FA1E13">
          <w:rPr>
            <w:rFonts w:cstheme="minorHAnsi"/>
            <w:vertAlign w:val="subscript"/>
            <w:lang w:val="en-US"/>
            <w:rPrChange w:id="121" w:author="Martin Fernandez  Antonio José" w:date="2023-02-21T18:40:00Z">
              <w:rPr>
                <w:rFonts w:cstheme="minorHAnsi"/>
                <w:lang w:val="en-US"/>
              </w:rPr>
            </w:rPrChange>
          </w:rPr>
          <w:t>2</w:t>
        </w:r>
        <w:r w:rsidR="00FA1E13">
          <w:rPr>
            <w:rFonts w:cstheme="minorHAnsi"/>
            <w:lang w:val="en-US"/>
          </w:rPr>
          <w:t xml:space="preserve"> at high pressure </w:t>
        </w:r>
      </w:ins>
      <w:ins w:id="122" w:author="Martin Fernandez  Antonio José" w:date="2023-02-21T18:42:00Z">
        <w:r w:rsidR="00FA1E13">
          <w:rPr>
            <w:rFonts w:cstheme="minorHAnsi"/>
            <w:lang w:val="en-US"/>
          </w:rPr>
          <w:t xml:space="preserve">and relatively mild temperature </w:t>
        </w:r>
      </w:ins>
      <w:ins w:id="123" w:author="Martin Fernandez  Antonio José" w:date="2023-02-21T18:41:00Z">
        <w:r w:rsidR="00FA1E13">
          <w:rPr>
            <w:rFonts w:cstheme="minorHAnsi"/>
            <w:lang w:val="en-US"/>
          </w:rPr>
          <w:t>(&gt;35 bar</w:t>
        </w:r>
      </w:ins>
      <w:ins w:id="124" w:author="Martin Fernandez  Antonio José" w:date="2023-02-21T18:42:00Z">
        <w:r w:rsidR="00FA1E13">
          <w:rPr>
            <w:rFonts w:cstheme="minorHAnsi"/>
            <w:lang w:val="en-US"/>
          </w:rPr>
          <w:t xml:space="preserve"> and &gt;200 °C) over a Cu-Zn-Al </w:t>
        </w:r>
        <w:commentRangeStart w:id="125"/>
        <w:commentRangeStart w:id="126"/>
        <w:r w:rsidR="00FA1E13">
          <w:rPr>
            <w:rFonts w:cstheme="minorHAnsi"/>
            <w:lang w:val="en-US"/>
          </w:rPr>
          <w:t>catalyst</w:t>
        </w:r>
      </w:ins>
      <w:commentRangeEnd w:id="125"/>
      <w:ins w:id="127" w:author="Martin Fernandez  Antonio José" w:date="2023-02-22T17:12:00Z">
        <w:r w:rsidR="008F1229">
          <w:rPr>
            <w:rStyle w:val="CommentReference"/>
          </w:rPr>
          <w:commentReference w:id="125"/>
        </w:r>
      </w:ins>
      <w:commentRangeEnd w:id="126"/>
      <w:r w:rsidR="00136084">
        <w:rPr>
          <w:rStyle w:val="CommentReference"/>
        </w:rPr>
        <w:commentReference w:id="126"/>
      </w:r>
      <w:r w:rsidR="00F22A5A">
        <w:rPr>
          <w:rFonts w:cstheme="minorHAnsi"/>
          <w:lang w:val="en-US"/>
        </w:rPr>
        <w:fldChar w:fldCharType="begin"/>
      </w:r>
      <w:r w:rsidR="00F22A5A">
        <w:rPr>
          <w:rFonts w:cstheme="minorHAnsi"/>
          <w:lang w:val="en-US"/>
        </w:rPr>
        <w:instrText xml:space="preserve"> ADDIN ZOTERO_ITEM CSL_CITATION {"citationID":"yD0gL3Xb","properties":{"formattedCitation":"\\super 9\\nosupersub{}","plainCitation":"9","noteIndex":0},"citationItems":[{"id":31762,"uris":["http://zotero.org/users/9157291/items/DPZPTWUU"],"itemData":{"id":31762,"type":"article-journal","abstract":"CO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00F22A5A">
        <w:rPr>
          <w:rFonts w:cstheme="minorHAnsi"/>
          <w:lang w:val="en-US"/>
        </w:rPr>
        <w:fldChar w:fldCharType="separate"/>
      </w:r>
      <w:r w:rsidR="00F22A5A" w:rsidRPr="00F22A5A">
        <w:rPr>
          <w:rFonts w:ascii="Calibri" w:hAnsi="Calibri" w:cs="Calibri"/>
          <w:szCs w:val="24"/>
          <w:vertAlign w:val="superscript"/>
        </w:rPr>
        <w:t>9</w:t>
      </w:r>
      <w:r w:rsidR="00F22A5A">
        <w:rPr>
          <w:rFonts w:cstheme="minorHAnsi"/>
          <w:lang w:val="en-US"/>
        </w:rPr>
        <w:fldChar w:fldCharType="end"/>
      </w:r>
      <w:ins w:id="128" w:author="Martin Fernandez  Antonio José" w:date="2023-02-21T18:43:00Z">
        <w:r w:rsidR="00FA1E13">
          <w:rPr>
            <w:rFonts w:cstheme="minorHAnsi"/>
            <w:lang w:val="en-US"/>
          </w:rPr>
          <w:t xml:space="preserve">. </w:t>
        </w:r>
      </w:ins>
      <w:ins w:id="129" w:author="Martin Fernandez  Antonio José" w:date="2023-02-21T18:44:00Z">
        <w:r w:rsidR="00FA1E13">
          <w:rPr>
            <w:rFonts w:cstheme="minorHAnsi"/>
            <w:lang w:val="en-US"/>
          </w:rPr>
          <w:t xml:space="preserve">Similarly to ammonia, </w:t>
        </w:r>
      </w:ins>
      <w:del w:id="130" w:author="Martin Fernandez  Antonio José" w:date="2023-02-21T18:44:00Z">
        <w:r w:rsidR="00141CE1" w:rsidDel="00FA1E13">
          <w:rPr>
            <w:rFonts w:cstheme="minorHAnsi"/>
          </w:rPr>
          <w:delText>On the other hand</w:delText>
        </w:r>
        <w:r w:rsidR="002A631C" w:rsidRPr="002D4245" w:rsidDel="00FA1E13">
          <w:rPr>
            <w:rFonts w:cstheme="minorHAnsi"/>
          </w:rPr>
          <w:delText xml:space="preserve">, </w:delText>
        </w:r>
      </w:del>
      <w:commentRangeStart w:id="131"/>
      <w:commentRangeStart w:id="132"/>
      <w:r w:rsidR="0059699A">
        <w:rPr>
          <w:rFonts w:cstheme="minorHAnsi"/>
        </w:rPr>
        <w:t>65%</w:t>
      </w:r>
      <w:commentRangeEnd w:id="131"/>
      <w:r w:rsidR="007F392B">
        <w:rPr>
          <w:rStyle w:val="CommentReference"/>
        </w:rPr>
        <w:commentReference w:id="131"/>
      </w:r>
      <w:commentRangeEnd w:id="132"/>
      <w:r w:rsidR="008A3439">
        <w:rPr>
          <w:rStyle w:val="CommentReference"/>
        </w:rPr>
        <w:commentReference w:id="132"/>
      </w:r>
      <w:r w:rsidR="0059699A">
        <w:rPr>
          <w:rFonts w:cstheme="minorHAnsi"/>
        </w:rPr>
        <w:t xml:space="preserve"> of </w:t>
      </w:r>
      <w:r w:rsidR="0059699A">
        <w:rPr>
          <w:rFonts w:cstheme="minorHAnsi"/>
        </w:rPr>
        <w:lastRenderedPageBreak/>
        <w:t xml:space="preserve">global </w:t>
      </w:r>
      <w:r w:rsidR="002A631C" w:rsidRPr="002D4245">
        <w:rPr>
          <w:rFonts w:cstheme="minorHAnsi"/>
        </w:rPr>
        <w:t xml:space="preserve">methanol relies on natural gas </w:t>
      </w:r>
      <w:r w:rsidR="007F392B">
        <w:rPr>
          <w:rFonts w:cstheme="minorHAnsi"/>
        </w:rPr>
        <w:t>as feedstock</w:t>
      </w:r>
      <w:r w:rsidR="0059699A">
        <w:rPr>
          <w:rFonts w:cstheme="minorHAnsi"/>
        </w:rPr>
        <w:fldChar w:fldCharType="begin"/>
      </w:r>
      <w:r w:rsidR="00F22A5A">
        <w:rPr>
          <w:rFonts w:cstheme="minorHAnsi"/>
        </w:rPr>
        <w:instrText xml:space="preserve"> ADDIN ZOTERO_ITEM CSL_CITATION {"citationID":"i1Yu5aBj","properties":{"formattedCitation":"\\super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F22A5A" w:rsidRPr="00F22A5A">
        <w:rPr>
          <w:rFonts w:ascii="Calibri" w:hAnsi="Calibri" w:cs="Calibri"/>
          <w:szCs w:val="24"/>
          <w:vertAlign w:val="superscript"/>
        </w:rPr>
        <w:t>10</w:t>
      </w:r>
      <w:r w:rsidR="0059699A">
        <w:rPr>
          <w:rFonts w:cstheme="minorHAnsi"/>
        </w:rPr>
        <w:fldChar w:fldCharType="end"/>
      </w:r>
      <w:r w:rsidR="000B2615">
        <w:rPr>
          <w:rFonts w:cstheme="minorHAnsi"/>
        </w:rPr>
        <w:t>, while t</w:t>
      </w:r>
      <w:r w:rsidR="00BB3A64">
        <w:rPr>
          <w:rFonts w:cstheme="minorHAnsi"/>
        </w:rPr>
        <w:t xml:space="preserve">he life cycle GHG emissions from global </w:t>
      </w:r>
      <w:del w:id="133" w:author="Martin Fernandez  Antonio José" w:date="2023-02-21T16:48:00Z">
        <w:r w:rsidR="00BB3A64" w:rsidDel="0015737E">
          <w:rPr>
            <w:rFonts w:cstheme="minorHAnsi"/>
          </w:rPr>
          <w:delText xml:space="preserve">methanol </w:delText>
        </w:r>
      </w:del>
      <w:r w:rsidR="00BB3A64">
        <w:rPr>
          <w:rFonts w:cstheme="minorHAnsi"/>
        </w:rPr>
        <w:t>production</w:t>
      </w:r>
      <w:ins w:id="134" w:author="Martin Fernandez  Antonio José" w:date="2023-02-21T16:47:00Z">
        <w:r w:rsidR="0015737E">
          <w:rPr>
            <w:rFonts w:cstheme="minorHAnsi"/>
          </w:rPr>
          <w:fldChar w:fldCharType="begin"/>
        </w:r>
      </w:ins>
      <w:r w:rsidR="00F22A5A">
        <w:rPr>
          <w:rFonts w:cstheme="minorHAnsi"/>
        </w:rPr>
        <w:instrText xml:space="preserve"> ADDIN ZOTERO_ITEM CSL_CITATION {"citationID":"EQG4Rf4i","properties":{"formattedCitation":"\\super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ins w:id="135" w:author="Martin Fernandez  Antonio José" w:date="2023-02-21T16:47:00Z">
        <w:r w:rsidR="0015737E">
          <w:rPr>
            <w:rFonts w:cstheme="minorHAnsi"/>
          </w:rPr>
          <w:fldChar w:fldCharType="separate"/>
        </w:r>
      </w:ins>
      <w:r w:rsidR="00F22A5A" w:rsidRPr="00F22A5A">
        <w:rPr>
          <w:rFonts w:ascii="Calibri" w:hAnsi="Calibri" w:cs="Calibri"/>
          <w:szCs w:val="24"/>
          <w:vertAlign w:val="superscript"/>
        </w:rPr>
        <w:t>10</w:t>
      </w:r>
      <w:ins w:id="136" w:author="Martin Fernandez  Antonio José" w:date="2023-02-21T16:47:00Z">
        <w:r w:rsidR="0015737E">
          <w:rPr>
            <w:rFonts w:cstheme="minorHAnsi"/>
          </w:rPr>
          <w:fldChar w:fldCharType="end"/>
        </w:r>
      </w:ins>
      <w:r w:rsidR="00BB3A64">
        <w:rPr>
          <w:rFonts w:cstheme="minorHAnsi"/>
        </w:rPr>
        <w:t xml:space="preserve">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ins w:id="137" w:author="Martin Fernandez  Antonio José" w:date="2023-02-21T18:27:00Z">
        <w:r w:rsidR="00DB5483">
          <w:rPr>
            <w:lang w:val="en-US"/>
          </w:rPr>
          <w:t xml:space="preserve">, </w:t>
        </w:r>
      </w:ins>
      <w:ins w:id="138" w:author="Martin Fernandez  Antonio José" w:date="2023-02-21T16:44:00Z">
        <w:r w:rsidR="0015737E">
          <w:rPr>
            <w:lang w:val="en-US"/>
          </w:rPr>
          <w:t xml:space="preserve">despite </w:t>
        </w:r>
      </w:ins>
      <w:ins w:id="139" w:author="Martin Fernandez  Antonio José" w:date="2023-02-21T18:45:00Z">
        <w:r w:rsidR="00FA1E13">
          <w:rPr>
            <w:lang w:val="en-US"/>
          </w:rPr>
          <w:t xml:space="preserve">the involvement of </w:t>
        </w:r>
      </w:ins>
      <w:ins w:id="140" w:author="Martin Fernandez  Antonio José" w:date="2023-02-21T18:26:00Z">
        <w:r w:rsidR="00DB5483">
          <w:rPr>
            <w:lang w:val="en-US"/>
          </w:rPr>
          <w:t>CO</w:t>
        </w:r>
        <w:r w:rsidR="00DB5483" w:rsidRPr="00E25E40">
          <w:rPr>
            <w:vertAlign w:val="subscript"/>
            <w:lang w:val="en-US"/>
          </w:rPr>
          <w:t>2</w:t>
        </w:r>
        <w:r w:rsidR="00DB5483">
          <w:rPr>
            <w:lang w:val="en-US"/>
          </w:rPr>
          <w:t xml:space="preserve"> </w:t>
        </w:r>
      </w:ins>
      <w:ins w:id="141" w:author="Martin Fernandez  Antonio José" w:date="2023-02-21T18:45:00Z">
        <w:r w:rsidR="00FA1E13">
          <w:rPr>
            <w:lang w:val="en-US"/>
          </w:rPr>
          <w:t>in the reaction</w:t>
        </w:r>
      </w:ins>
      <w:r w:rsidR="00BB3A64">
        <w:rPr>
          <w:rFonts w:cstheme="minorHAnsi"/>
        </w:rPr>
        <w:t>.</w:t>
      </w:r>
      <w:ins w:id="142" w:author="Martin Fernandez  Antonio José" w:date="2023-02-21T16:47:00Z">
        <w:r w:rsidR="0015737E" w:rsidDel="0015737E">
          <w:rPr>
            <w:rFonts w:cstheme="minorHAnsi"/>
          </w:rPr>
          <w:t xml:space="preserve"> </w:t>
        </w:r>
      </w:ins>
      <w:del w:id="143" w:author="Martin Fernandez  Antonio José" w:date="2023-02-21T16:47:00Z">
        <w:r w:rsidR="00322EBB" w:rsidDel="0015737E">
          <w:rPr>
            <w:rFonts w:cstheme="minorHAnsi"/>
          </w:rPr>
          <w:fldChar w:fldCharType="begin"/>
        </w:r>
        <w:r w:rsidR="005263C8" w:rsidRPr="0015737E" w:rsidDel="0015737E">
          <w:rPr>
            <w:rFonts w:cstheme="minorHAnsi"/>
          </w:rPr>
          <w:del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delInstrText>
        </w:r>
        <w:r w:rsidR="00322EBB" w:rsidDel="0015737E">
          <w:rPr>
            <w:rFonts w:cstheme="minorHAnsi"/>
          </w:rPr>
          <w:fldChar w:fldCharType="separate"/>
        </w:r>
        <w:r w:rsidR="00921238" w:rsidRPr="0015737E" w:rsidDel="0015737E">
          <w:rPr>
            <w:rFonts w:ascii="Calibri" w:hAnsi="Calibri" w:cs="Calibri"/>
            <w:szCs w:val="24"/>
            <w:vertAlign w:val="superscript"/>
          </w:rPr>
          <w:delText>8</w:delText>
        </w:r>
        <w:r w:rsidR="00322EBB" w:rsidDel="0015737E">
          <w:rPr>
            <w:rFonts w:cstheme="minorHAnsi"/>
          </w:rPr>
          <w:fldChar w:fldCharType="end"/>
        </w:r>
      </w:del>
    </w:p>
    <w:p w14:paraId="7232D763" w14:textId="299E0178" w:rsidR="006D04F0" w:rsidRDefault="00A914BC">
      <w:pPr>
        <w:rPr>
          <w:ins w:id="144" w:author="Martin Fernandez  Antonio José" w:date="2023-02-22T17:15:00Z"/>
          <w:rFonts w:cstheme="minorHAnsi"/>
        </w:rPr>
      </w:pPr>
      <w:del w:id="145" w:author="Martin Fernandez  Antonio José" w:date="2023-02-22T12:03:00Z">
        <w:r w:rsidDel="00A80151">
          <w:rPr>
            <w:rFonts w:cstheme="minorHAnsi"/>
          </w:rPr>
          <w:delText>C</w:delText>
        </w:r>
        <w:r w:rsidR="00141891" w:rsidDel="00A80151">
          <w:rPr>
            <w:rFonts w:cstheme="minorHAnsi"/>
          </w:rPr>
          <w:delText xml:space="preserve">urrent </w:delText>
        </w:r>
        <w:r w:rsidDel="00A80151">
          <w:rPr>
            <w:rFonts w:cstheme="minorHAnsi"/>
          </w:rPr>
          <w:delText xml:space="preserve">GHG </w:delText>
        </w:r>
        <w:r w:rsidR="00141891" w:rsidDel="00A80151">
          <w:rPr>
            <w:rFonts w:cstheme="minorHAnsi"/>
          </w:rPr>
          <w:delText>emission level</w:delText>
        </w:r>
        <w:r w:rsidDel="00A80151">
          <w:rPr>
            <w:rFonts w:cstheme="minorHAnsi"/>
          </w:rPr>
          <w:delText>s</w:delText>
        </w:r>
        <w:r w:rsidR="00141891" w:rsidDel="00A80151">
          <w:rPr>
            <w:rFonts w:cstheme="minorHAnsi"/>
          </w:rPr>
          <w:delText xml:space="preserve"> </w:delText>
        </w:r>
        <w:r w:rsidDel="00A80151">
          <w:rPr>
            <w:rFonts w:cstheme="minorHAnsi"/>
          </w:rPr>
          <w:delText>of</w:delText>
        </w:r>
      </w:del>
      <w:ins w:id="146" w:author="Martin Fernandez  Antonio José" w:date="2023-02-22T12:03:00Z">
        <w:r w:rsidR="00A80151">
          <w:rPr>
            <w:rFonts w:cstheme="minorHAnsi"/>
          </w:rPr>
          <w:t>Incumbent</w:t>
        </w:r>
      </w:ins>
      <w:r>
        <w:rPr>
          <w:rFonts w:cstheme="minorHAnsi"/>
        </w:rPr>
        <w:t xml:space="preserve"> </w:t>
      </w:r>
      <w:r w:rsidR="00781638">
        <w:rPr>
          <w:rFonts w:cstheme="minorHAnsi"/>
        </w:rPr>
        <w:t>ammonia and methanol production</w:t>
      </w:r>
      <w:r>
        <w:rPr>
          <w:rFonts w:cstheme="minorHAnsi"/>
        </w:rPr>
        <w:t xml:space="preserve"> </w:t>
      </w:r>
      <w:ins w:id="147" w:author="Martin Fernandez  Antonio José" w:date="2023-02-22T12:04:00Z">
        <w:r w:rsidR="00A80151">
          <w:rPr>
            <w:rFonts w:cstheme="minorHAnsi"/>
          </w:rPr>
          <w:t xml:space="preserve">routes are significant obstacles </w:t>
        </w:r>
      </w:ins>
      <w:del w:id="148" w:author="Martin Fernandez  Antonio José" w:date="2023-02-22T12:04:00Z">
        <w:r w:rsidR="007F392B" w:rsidDel="00A80151">
          <w:rPr>
            <w:rFonts w:cstheme="minorHAnsi"/>
          </w:rPr>
          <w:delText xml:space="preserve">make it hard </w:delText>
        </w:r>
      </w:del>
      <w:r w:rsidR="007F392B">
        <w:rPr>
          <w:rFonts w:cstheme="minorHAnsi"/>
        </w:rPr>
        <w:t>to meet</w:t>
      </w:r>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F22A5A">
        <w:rPr>
          <w:rFonts w:cstheme="minorHAnsi"/>
        </w:rPr>
        <w:instrText xml:space="preserve"> ADDIN ZOTERO_ITEM CSL_CITATION {"citationID":"C8DRQ09Q","properties":{"formattedCitation":"\\super 11,12\\nosupersub{}","plainCitation":"11,12","noteIndex":0},"citationItems":[{"id":3860,"uris":["http://zotero.org/users/9157291/items/AFKW7KRC"],"itemData":{"id":3860,"type":"article-journal","abstract":"At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F22A5A" w:rsidRPr="00F22A5A">
        <w:rPr>
          <w:rFonts w:ascii="Calibri" w:hAnsi="Calibri" w:cs="Calibri"/>
          <w:szCs w:val="24"/>
          <w:vertAlign w:val="superscript"/>
        </w:rPr>
        <w:t>11,12</w:t>
      </w:r>
      <w:r w:rsidR="00781638">
        <w:rPr>
          <w:rFonts w:cstheme="minorHAnsi"/>
        </w:rPr>
        <w:fldChar w:fldCharType="end"/>
      </w:r>
      <w:r>
        <w:rPr>
          <w:rFonts w:cstheme="minorHAnsi"/>
        </w:rPr>
        <w:t>.</w:t>
      </w:r>
      <w:r w:rsidR="009079AA">
        <w:rPr>
          <w:rFonts w:cstheme="minorHAnsi"/>
        </w:rPr>
        <w:t xml:space="preserve"> </w:t>
      </w:r>
      <w:ins w:id="149" w:author="Martin Fernandez  Antonio José" w:date="2023-02-23T14:44:00Z">
        <w:r w:rsidR="00B307D2">
          <w:rPr>
            <w:rFonts w:cstheme="minorHAnsi"/>
          </w:rPr>
          <w:t>T</w:t>
        </w:r>
      </w:ins>
      <w:ins w:id="150" w:author="Martin Fernandez  Antonio José" w:date="2023-02-22T12:10:00Z">
        <w:r w:rsidR="00A80151">
          <w:rPr>
            <w:rFonts w:cstheme="minorHAnsi"/>
          </w:rPr>
          <w:t>hese</w:t>
        </w:r>
      </w:ins>
      <w:ins w:id="151" w:author="Martin Fernandez  Antonio José" w:date="2023-02-22T12:05:00Z">
        <w:r w:rsidR="00A80151">
          <w:rPr>
            <w:rFonts w:cstheme="minorHAnsi"/>
          </w:rPr>
          <w:t xml:space="preserve"> two compounds </w:t>
        </w:r>
      </w:ins>
      <w:del w:id="152" w:author="Martin Fernandez  Antonio José" w:date="2023-02-22T12:05:00Z">
        <w:r w:rsidR="0070003C" w:rsidDel="00A80151">
          <w:rPr>
            <w:rFonts w:cstheme="minorHAnsi"/>
          </w:rPr>
          <w:delText>A</w:delText>
        </w:r>
        <w:r w:rsidR="000500CC" w:rsidRPr="002D4245" w:rsidDel="00A80151">
          <w:rPr>
            <w:rFonts w:cstheme="minorHAnsi"/>
          </w:rPr>
          <w:delText xml:space="preserve">mmonia and methanol </w:delText>
        </w:r>
      </w:del>
      <w:r w:rsidR="000500CC" w:rsidRPr="002D4245">
        <w:rPr>
          <w:rFonts w:cstheme="minorHAnsi"/>
        </w:rPr>
        <w:t xml:space="preserve">are </w:t>
      </w:r>
      <w:ins w:id="153" w:author="Martin Fernandez  Antonio José" w:date="2023-02-22T12:05:00Z">
        <w:r w:rsidR="00A80151">
          <w:rPr>
            <w:rFonts w:cstheme="minorHAnsi"/>
          </w:rPr>
          <w:t xml:space="preserve">labelled as </w:t>
        </w:r>
      </w:ins>
      <w:del w:id="154" w:author="Martin Fernandez  Antonio José" w:date="2023-02-22T12:05:00Z">
        <w:r w:rsidR="00887EC3" w:rsidDel="00A80151">
          <w:rPr>
            <w:rFonts w:cstheme="minorHAnsi"/>
          </w:rPr>
          <w:delText>what is known as</w:delText>
        </w:r>
        <w:r w:rsidR="00EC5563" w:rsidDel="00A80151">
          <w:rPr>
            <w:rFonts w:cstheme="minorHAnsi"/>
          </w:rPr>
          <w:delText xml:space="preserve"> </w:delText>
        </w:r>
      </w:del>
      <w:r w:rsidR="000500CC" w:rsidRPr="002D4245">
        <w:rPr>
          <w:rFonts w:cstheme="minorHAnsi"/>
        </w:rPr>
        <w:t xml:space="preserve">hard-to-abate </w:t>
      </w:r>
      <w:r w:rsidR="00ED4364">
        <w:rPr>
          <w:rFonts w:cstheme="minorHAnsi"/>
        </w:rPr>
        <w:t>commodit</w:t>
      </w:r>
      <w:r w:rsidR="00661E2F">
        <w:rPr>
          <w:rFonts w:cstheme="minorHAnsi"/>
        </w:rPr>
        <w:t>ies</w:t>
      </w:r>
      <w:r w:rsidR="000500CC" w:rsidRPr="002D4245">
        <w:rPr>
          <w:rFonts w:cstheme="minorHAnsi"/>
        </w:rPr>
        <w:t xml:space="preserve"> primarily due to their </w:t>
      </w:r>
      <w:ins w:id="155" w:author="Martin Fernandez  Antonio José" w:date="2023-02-22T12:05:00Z">
        <w:r w:rsidR="00A80151">
          <w:rPr>
            <w:rFonts w:cstheme="minorHAnsi"/>
          </w:rPr>
          <w:t xml:space="preserve">mentioned </w:t>
        </w:r>
      </w:ins>
      <w:del w:id="156" w:author="Martin Fernandez  Antonio José" w:date="2023-02-22T12:05:00Z">
        <w:r w:rsidR="000500CC" w:rsidRPr="002D4245" w:rsidDel="00A80151">
          <w:rPr>
            <w:rFonts w:cstheme="minorHAnsi"/>
          </w:rPr>
          <w:delText xml:space="preserve">strong </w:delText>
        </w:r>
      </w:del>
      <w:r w:rsidR="000500CC" w:rsidRPr="002D4245">
        <w:rPr>
          <w:rFonts w:cstheme="minorHAnsi"/>
        </w:rPr>
        <w:t>dependence on</w:t>
      </w:r>
      <w:r w:rsidR="007F392B">
        <w:rPr>
          <w:rFonts w:cstheme="minorHAnsi"/>
        </w:rPr>
        <w:t xml:space="preserve"> fossil carbon in the form of</w:t>
      </w:r>
      <w:r w:rsidR="000500CC" w:rsidRPr="002D4245">
        <w:rPr>
          <w:rFonts w:cstheme="minorHAnsi"/>
        </w:rPr>
        <w:t xml:space="preserve"> natural gas</w:t>
      </w:r>
      <w:del w:id="157" w:author="Martin Fernandez  Antonio José" w:date="2023-02-21T16:55:00Z">
        <w:r w:rsidR="000500CC" w:rsidRPr="002D4245" w:rsidDel="00557E61">
          <w:rPr>
            <w:rFonts w:cstheme="minorHAnsi"/>
          </w:rPr>
          <w:delText xml:space="preserve"> as feedstock</w:delText>
        </w:r>
      </w:del>
      <w:del w:id="158" w:author="Martin Fernandez  Antonio José" w:date="2023-02-22T12:11:00Z">
        <w:r w:rsidR="00C9524D" w:rsidDel="00A80151">
          <w:rPr>
            <w:rFonts w:cstheme="minorHAnsi"/>
          </w:rPr>
          <w:delText>.</w:delText>
        </w:r>
      </w:del>
      <w:del w:id="159" w:author="Martin Fernandez  Antonio José" w:date="2023-02-22T12:12:00Z">
        <w:r w:rsidR="00C9524D" w:rsidDel="00A80151">
          <w:rPr>
            <w:rFonts w:cstheme="minorHAnsi"/>
          </w:rPr>
          <w:delText xml:space="preserve"> </w:delText>
        </w:r>
        <w:r w:rsidR="0074198E" w:rsidDel="00A80151">
          <w:rPr>
            <w:rFonts w:cstheme="minorHAnsi"/>
          </w:rPr>
          <w:delText>Thus</w:delText>
        </w:r>
        <w:r w:rsidR="00C9524D" w:rsidDel="00A80151">
          <w:rPr>
            <w:rFonts w:cstheme="minorHAnsi"/>
          </w:rPr>
          <w:delText>,</w:delText>
        </w:r>
        <w:r w:rsidR="000500CC" w:rsidRPr="002D4245" w:rsidDel="00A80151">
          <w:rPr>
            <w:rFonts w:cstheme="minorHAnsi"/>
          </w:rPr>
          <w:delText xml:space="preserve"> shifting to renewable feedstocks </w:delText>
        </w:r>
        <w:r w:rsidR="00C96F08" w:rsidDel="00A80151">
          <w:rPr>
            <w:rFonts w:cstheme="minorHAnsi"/>
          </w:rPr>
          <w:delText>becomes</w:delText>
        </w:r>
        <w:r w:rsidR="000500CC" w:rsidRPr="002D4245" w:rsidDel="00A80151">
          <w:rPr>
            <w:rFonts w:cstheme="minorHAnsi"/>
          </w:rPr>
          <w:delText xml:space="preserve"> </w:delText>
        </w:r>
      </w:del>
      <w:del w:id="160" w:author="Martin Fernandez  Antonio José" w:date="2023-02-23T14:45:00Z">
        <w:r w:rsidR="000500CC" w:rsidRPr="002D4245" w:rsidDel="00B307D2">
          <w:rPr>
            <w:rFonts w:cstheme="minorHAnsi"/>
          </w:rPr>
          <w:delText>paramount to mitigate their climate impacts</w:delText>
        </w:r>
      </w:del>
      <w:r w:rsidR="004539EB">
        <w:rPr>
          <w:rFonts w:cstheme="minorHAnsi"/>
        </w:rPr>
        <w:fldChar w:fldCharType="begin"/>
      </w:r>
      <w:r w:rsidR="00F22A5A">
        <w:rPr>
          <w:rFonts w:cstheme="minorHAnsi"/>
        </w:rPr>
        <w:instrText xml:space="preserve"> ADDIN ZOTERO_ITEM CSL_CITATION {"citationID":"dxYuhHe8","properties":{"formattedCitation":"\\super 13,14\\nosupersub{}","plainCitation":"13,14","noteIndex":0},"citationItems":[{"id":16183,"uris":["http://zotero.org/users/9157291/items/8ISWY7WE"],"itemData":{"id":16183,"type":"article-journal","abstract":"Zachary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F22A5A" w:rsidRPr="00F22A5A">
        <w:rPr>
          <w:rFonts w:ascii="Calibri" w:hAnsi="Calibri" w:cs="Calibri"/>
          <w:szCs w:val="24"/>
          <w:vertAlign w:val="superscript"/>
        </w:rPr>
        <w:t>13,14</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w:t>
      </w:r>
      <w:ins w:id="161" w:author="Martin Fernandez  Antonio José" w:date="2023-02-23T14:45:00Z">
        <w:r w:rsidR="00B307D2">
          <w:rPr>
            <w:rFonts w:cstheme="minorHAnsi"/>
          </w:rPr>
          <w:t xml:space="preserve">production of </w:t>
        </w:r>
      </w:ins>
      <w:r w:rsidR="000500CC" w:rsidRPr="002D4245">
        <w:rPr>
          <w:rFonts w:cstheme="minorHAnsi"/>
        </w:rPr>
        <w:t xml:space="preserve">ammonia </w:t>
      </w:r>
      <w:del w:id="162" w:author="Martin Fernandez  Antonio José" w:date="2023-02-23T14:45:00Z">
        <w:r w:rsidR="000500CC" w:rsidRPr="002D4245" w:rsidDel="00B307D2">
          <w:rPr>
            <w:rFonts w:cstheme="minorHAnsi"/>
          </w:rPr>
          <w:delText xml:space="preserve">production </w:delText>
        </w:r>
      </w:del>
      <w:r w:rsidR="007F392B">
        <w:rPr>
          <w:rFonts w:cstheme="minorHAnsi"/>
        </w:rPr>
        <w:t>could be realized by</w:t>
      </w:r>
      <w:r w:rsidR="000500CC" w:rsidRPr="002D4245">
        <w:rPr>
          <w:rFonts w:cstheme="minorHAnsi"/>
        </w:rPr>
        <w:t xml:space="preserve"> </w:t>
      </w:r>
      <w:ins w:id="163" w:author="Martin Fernandez  Antonio José" w:date="2023-02-22T12:22:00Z">
        <w:r w:rsidR="00254EB9">
          <w:rPr>
            <w:rFonts w:cstheme="minorHAnsi"/>
          </w:rPr>
          <w:t>feedi</w:t>
        </w:r>
      </w:ins>
      <w:ins w:id="164" w:author="Martin Fernandez  Antonio José" w:date="2023-02-22T12:23:00Z">
        <w:r w:rsidR="00254EB9">
          <w:rPr>
            <w:rFonts w:cstheme="minorHAnsi"/>
          </w:rPr>
          <w:t>ng</w:t>
        </w:r>
      </w:ins>
      <w:ins w:id="165" w:author="Martin Fernandez  Antonio José" w:date="2023-02-22T12:22:00Z">
        <w:r w:rsidR="00254EB9">
          <w:rPr>
            <w:rFonts w:cstheme="minorHAnsi"/>
          </w:rPr>
          <w:t xml:space="preserve"> the Haber</w:t>
        </w:r>
      </w:ins>
      <w:ins w:id="166" w:author="Martin Fernandez  Antonio José" w:date="2023-02-22T12:24:00Z">
        <w:r w:rsidR="00254EB9">
          <w:rPr>
            <w:rFonts w:cstheme="minorHAnsi"/>
          </w:rPr>
          <w:t>-</w:t>
        </w:r>
      </w:ins>
      <w:ins w:id="167" w:author="Martin Fernandez  Antonio José" w:date="2023-02-22T12:22:00Z">
        <w:r w:rsidR="00254EB9">
          <w:rPr>
            <w:rFonts w:cstheme="minorHAnsi"/>
          </w:rPr>
          <w:t>Bosch process</w:t>
        </w:r>
      </w:ins>
      <w:ins w:id="168" w:author="Martin Fernandez  Antonio José" w:date="2023-02-22T12:23:00Z">
        <w:r w:rsidR="00254EB9">
          <w:rPr>
            <w:rFonts w:cstheme="minorHAnsi"/>
          </w:rPr>
          <w:t xml:space="preserve"> with</w:t>
        </w:r>
      </w:ins>
      <w:ins w:id="169" w:author="Martin Fernandez  Antonio José" w:date="2023-02-22T12:22:00Z">
        <w:r w:rsidR="00254EB9">
          <w:rPr>
            <w:rFonts w:cstheme="minorHAnsi"/>
          </w:rPr>
          <w:t xml:space="preserve"> hydrogen produced from </w:t>
        </w:r>
      </w:ins>
      <w:ins w:id="170" w:author="Martin Fernandez  Antonio José" w:date="2023-02-22T12:23:00Z">
        <w:r w:rsidR="00254EB9">
          <w:rPr>
            <w:rFonts w:cstheme="minorHAnsi"/>
          </w:rPr>
          <w:t>water electrolysis</w:t>
        </w:r>
        <w:r w:rsidR="00254EB9" w:rsidRPr="002D4245">
          <w:rPr>
            <w:rFonts w:cstheme="minorHAnsi"/>
          </w:rPr>
          <w:t xml:space="preserve"> powered by </w:t>
        </w:r>
        <w:r w:rsidR="00254EB9">
          <w:rPr>
            <w:rFonts w:cstheme="minorHAnsi"/>
          </w:rPr>
          <w:t xml:space="preserve">renewable energy sources like </w:t>
        </w:r>
        <w:r w:rsidR="00254EB9" w:rsidRPr="002D4245">
          <w:rPr>
            <w:rFonts w:cstheme="minorHAnsi"/>
          </w:rPr>
          <w:t>wind or solar</w:t>
        </w:r>
        <w:r w:rsidR="00254EB9">
          <w:rPr>
            <w:rFonts w:cstheme="minorHAnsi"/>
          </w:rPr>
          <w:t xml:space="preserve"> (green Haber-Bosch)</w:t>
        </w:r>
        <w:r w:rsidR="00254EB9">
          <w:rPr>
            <w:rFonts w:cstheme="minorHAnsi"/>
          </w:rPr>
          <w:fldChar w:fldCharType="begin"/>
        </w:r>
      </w:ins>
      <w:r w:rsidR="00F22A5A">
        <w:rPr>
          <w:rFonts w:cstheme="minorHAnsi"/>
        </w:rPr>
        <w:instrText xml:space="preserve"> ADDIN ZOTERO_ITEM CSL_CITATION {"citationID":"zsRcaa2G","properties":{"formattedCitation":"\\super 8,15\\nosupersub{}","plainCitation":"8,15","noteIndex":0},"citationItems":[{"id":27548,"uris":["http://zotero.org/users/9157291/items/U2JU5DYJ"],"itemData":{"id":27548,"type":"report","language":"en","note":"DOI: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ins w:id="171" w:author="Martin Fernandez  Antonio José" w:date="2023-02-22T12:23:00Z">
        <w:r w:rsidR="00254EB9">
          <w:rPr>
            <w:rFonts w:cstheme="minorHAnsi"/>
          </w:rPr>
          <w:fldChar w:fldCharType="separate"/>
        </w:r>
      </w:ins>
      <w:r w:rsidR="00F22A5A" w:rsidRPr="00F22A5A">
        <w:rPr>
          <w:rFonts w:ascii="Calibri" w:hAnsi="Calibri" w:cs="Calibri"/>
          <w:szCs w:val="24"/>
          <w:vertAlign w:val="superscript"/>
        </w:rPr>
        <w:t>8,15</w:t>
      </w:r>
      <w:ins w:id="172" w:author="Martin Fernandez  Antonio José" w:date="2023-02-22T12:23:00Z">
        <w:r w:rsidR="00254EB9">
          <w:rPr>
            <w:rFonts w:cstheme="minorHAnsi"/>
          </w:rPr>
          <w:fldChar w:fldCharType="end"/>
        </w:r>
      </w:ins>
      <w:del w:id="173" w:author="Martin Fernandez  Antonio José" w:date="2023-02-22T12:23:00Z">
        <w:r w:rsidR="00ED20D4" w:rsidDel="00254EB9">
          <w:rPr>
            <w:rFonts w:cstheme="minorHAnsi"/>
          </w:rPr>
          <w:delText xml:space="preserve">switching the </w:delText>
        </w:r>
        <w:r w:rsidR="007B5617" w:rsidDel="00254EB9">
          <w:rPr>
            <w:rFonts w:cstheme="minorHAnsi"/>
          </w:rPr>
          <w:delText>hydrogen</w:delText>
        </w:r>
        <w:r w:rsidR="00ED20D4" w:rsidDel="00254EB9">
          <w:rPr>
            <w:rFonts w:cstheme="minorHAnsi"/>
          </w:rPr>
          <w:delText xml:space="preserve"> source from</w:delText>
        </w:r>
        <w:r w:rsidR="000500CC" w:rsidRPr="002D4245" w:rsidDel="00254EB9">
          <w:rPr>
            <w:rFonts w:cstheme="minorHAnsi"/>
          </w:rPr>
          <w:delText xml:space="preserve"> </w:delText>
        </w:r>
        <w:r w:rsidR="00E024FA" w:rsidDel="00254EB9">
          <w:rPr>
            <w:rFonts w:cstheme="minorHAnsi"/>
          </w:rPr>
          <w:delText xml:space="preserve">natural gas </w:delText>
        </w:r>
        <w:r w:rsidR="0097112C" w:rsidDel="00254EB9">
          <w:rPr>
            <w:rFonts w:cstheme="minorHAnsi"/>
          </w:rPr>
          <w:delText>to</w:delText>
        </w:r>
        <w:r w:rsidR="000500CC" w:rsidRPr="002D4245" w:rsidDel="00254EB9">
          <w:rPr>
            <w:rFonts w:cstheme="minorHAnsi"/>
          </w:rPr>
          <w:delText xml:space="preserve"> </w:delText>
        </w:r>
        <w:r w:rsidR="0097112C" w:rsidDel="00254EB9">
          <w:rPr>
            <w:rFonts w:cstheme="minorHAnsi"/>
          </w:rPr>
          <w:delText>water electrolysis</w:delText>
        </w:r>
        <w:r w:rsidR="000500CC" w:rsidRPr="002D4245" w:rsidDel="00254EB9">
          <w:rPr>
            <w:rFonts w:cstheme="minorHAnsi"/>
          </w:rPr>
          <w:delText xml:space="preserve"> powered by </w:delText>
        </w:r>
        <w:r w:rsidR="00A8639C" w:rsidDel="00254EB9">
          <w:rPr>
            <w:rFonts w:cstheme="minorHAnsi"/>
          </w:rPr>
          <w:delText xml:space="preserve">renewable </w:delText>
        </w:r>
        <w:r w:rsidR="000519FC" w:rsidDel="00254EB9">
          <w:rPr>
            <w:rFonts w:cstheme="minorHAnsi"/>
          </w:rPr>
          <w:delText>energ</w:delText>
        </w:r>
        <w:r w:rsidR="001E0186" w:rsidDel="00254EB9">
          <w:rPr>
            <w:rFonts w:cstheme="minorHAnsi"/>
          </w:rPr>
          <w:delText>y sources</w:delText>
        </w:r>
        <w:r w:rsidR="000519FC" w:rsidDel="00254EB9">
          <w:rPr>
            <w:rFonts w:cstheme="minorHAnsi"/>
          </w:rPr>
          <w:delText xml:space="preserve"> like</w:delText>
        </w:r>
        <w:r w:rsidR="00A8639C" w:rsidDel="00254EB9">
          <w:rPr>
            <w:rFonts w:cstheme="minorHAnsi"/>
          </w:rPr>
          <w:delText xml:space="preserve"> </w:delText>
        </w:r>
        <w:r w:rsidR="000500CC" w:rsidRPr="002D4245" w:rsidDel="00254EB9">
          <w:rPr>
            <w:rFonts w:cstheme="minorHAnsi"/>
          </w:rPr>
          <w:delText>wind or solar</w:delText>
        </w:r>
        <w:r w:rsidR="0010417C" w:rsidDel="00254EB9">
          <w:rPr>
            <w:rFonts w:cstheme="minorHAnsi"/>
          </w:rPr>
          <w:fldChar w:fldCharType="begin"/>
        </w:r>
        <w:r w:rsidR="00852820" w:rsidRPr="00254EB9" w:rsidDel="00254EB9">
          <w:rPr>
            <w:rFonts w:cstheme="minorHAnsi"/>
          </w:rPr>
          <w:del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delInstrText>
        </w:r>
        <w:r w:rsidR="0010417C" w:rsidDel="00254EB9">
          <w:rPr>
            <w:rFonts w:cstheme="minorHAnsi"/>
          </w:rPr>
          <w:fldChar w:fldCharType="separate"/>
        </w:r>
        <w:r w:rsidR="00921238" w:rsidRPr="00254EB9" w:rsidDel="00254EB9">
          <w:rPr>
            <w:rFonts w:ascii="Calibri" w:hAnsi="Calibri" w:cs="Calibri"/>
            <w:szCs w:val="24"/>
            <w:vertAlign w:val="superscript"/>
          </w:rPr>
          <w:delText>7,13</w:delText>
        </w:r>
        <w:r w:rsidR="0010417C" w:rsidDel="00254EB9">
          <w:rPr>
            <w:rFonts w:cstheme="minorHAnsi"/>
          </w:rPr>
          <w:fldChar w:fldCharType="end"/>
        </w:r>
      </w:del>
      <w:r w:rsidR="000500CC" w:rsidRPr="002D4245">
        <w:rPr>
          <w:rFonts w:cstheme="minorHAnsi"/>
        </w:rPr>
        <w:t>.</w:t>
      </w:r>
      <w:ins w:id="174" w:author="Martin Fernandez  Antonio José" w:date="2023-02-22T12:21:00Z">
        <w:r w:rsidR="00254EB9">
          <w:rPr>
            <w:rFonts w:cstheme="minorHAnsi"/>
          </w:rPr>
          <w:t xml:space="preserve"> This hybrid electro-thermocatalytic scheme </w:t>
        </w:r>
      </w:ins>
      <w:ins w:id="175" w:author="Martin Fernandez  Antonio José" w:date="2023-02-22T12:24:00Z">
        <w:r w:rsidR="009F0EE9">
          <w:rPr>
            <w:rFonts w:cstheme="minorHAnsi"/>
          </w:rPr>
          <w:t xml:space="preserve">is under intense development and has been claimed to be </w:t>
        </w:r>
      </w:ins>
      <w:ins w:id="176" w:author="Martin Fernandez  Antonio José" w:date="2023-02-22T12:25:00Z">
        <w:r w:rsidR="009F0EE9">
          <w:rPr>
            <w:rFonts w:cstheme="minorHAnsi"/>
          </w:rPr>
          <w:t xml:space="preserve">the </w:t>
        </w:r>
      </w:ins>
      <w:ins w:id="177" w:author="Martin Fernandez  Antonio José" w:date="2023-02-22T12:24:00Z">
        <w:r w:rsidR="009F0EE9">
          <w:rPr>
            <w:rFonts w:cstheme="minorHAnsi"/>
          </w:rPr>
          <w:t xml:space="preserve">first </w:t>
        </w:r>
      </w:ins>
      <w:ins w:id="178" w:author="Martin Fernandez  Antonio José" w:date="2023-02-22T12:25:00Z">
        <w:r w:rsidR="009F0EE9">
          <w:rPr>
            <w:rFonts w:cstheme="minorHAnsi"/>
          </w:rPr>
          <w:t xml:space="preserve">implementable </w:t>
        </w:r>
      </w:ins>
      <w:ins w:id="179" w:author="Martin Fernandez  Antonio José" w:date="2023-02-22T12:24:00Z">
        <w:r w:rsidR="009F0EE9">
          <w:rPr>
            <w:rFonts w:cstheme="minorHAnsi"/>
          </w:rPr>
          <w:t xml:space="preserve">low carbon </w:t>
        </w:r>
        <w:commentRangeStart w:id="180"/>
        <w:commentRangeStart w:id="181"/>
        <w:r w:rsidR="009F0EE9">
          <w:rPr>
            <w:rFonts w:cstheme="minorHAnsi"/>
          </w:rPr>
          <w:t>alternative</w:t>
        </w:r>
      </w:ins>
      <w:commentRangeEnd w:id="180"/>
      <w:ins w:id="182" w:author="Martin Fernandez  Antonio José" w:date="2023-02-22T12:25:00Z">
        <w:r w:rsidR="009F0EE9">
          <w:rPr>
            <w:rStyle w:val="CommentReference"/>
          </w:rPr>
          <w:commentReference w:id="180"/>
        </w:r>
      </w:ins>
      <w:commentRangeEnd w:id="181"/>
      <w:r w:rsidR="00441FD4">
        <w:rPr>
          <w:rStyle w:val="CommentReference"/>
        </w:rPr>
        <w:commentReference w:id="181"/>
      </w:r>
      <w:r w:rsidR="00441FD4">
        <w:rPr>
          <w:rFonts w:cstheme="minorHAnsi"/>
        </w:rPr>
        <w:fldChar w:fldCharType="begin"/>
      </w:r>
      <w:r w:rsidR="00441FD4">
        <w:rPr>
          <w:rFonts w:cstheme="minorHAnsi"/>
        </w:rPr>
        <w:instrText xml:space="preserve"> ADDIN ZOTERO_ITEM CSL_CITATION {"citationID":"ex5E9pap","properties":{"formattedCitation":"\\super 16\\nosupersub{}","plainCitation":"16","noteIndex":0},"citationItems":[{"id":31765,"uris":["http://zotero.org/users/9157291/items/DLIJZIUV"],"itemData":{"id":31765,"type":"article-journal","abstract":"Most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00441FD4">
        <w:rPr>
          <w:rFonts w:cstheme="minorHAnsi"/>
        </w:rPr>
        <w:fldChar w:fldCharType="separate"/>
      </w:r>
      <w:r w:rsidR="00441FD4" w:rsidRPr="00441FD4">
        <w:rPr>
          <w:rFonts w:ascii="Calibri" w:hAnsi="Calibri" w:cs="Calibri"/>
          <w:szCs w:val="24"/>
          <w:vertAlign w:val="superscript"/>
        </w:rPr>
        <w:t>16</w:t>
      </w:r>
      <w:r w:rsidR="00441FD4">
        <w:rPr>
          <w:rFonts w:cstheme="minorHAnsi"/>
        </w:rPr>
        <w:fldChar w:fldCharType="end"/>
      </w:r>
      <w:ins w:id="183" w:author="Martin Fernandez  Antonio José" w:date="2023-02-22T12:24:00Z">
        <w:r w:rsidR="009F0EE9">
          <w:rPr>
            <w:rFonts w:cstheme="minorHAnsi"/>
          </w:rPr>
          <w:t>.</w:t>
        </w:r>
      </w:ins>
      <w:ins w:id="184" w:author="Martin Fernandez  Antonio José" w:date="2023-02-23T14:46:00Z">
        <w:r w:rsidR="00B307D2">
          <w:rPr>
            <w:rFonts w:cstheme="minorHAnsi"/>
          </w:rPr>
          <w:t xml:space="preserve"> A</w:t>
        </w:r>
      </w:ins>
      <w:del w:id="185" w:author="Martin Fernandez  Antonio José" w:date="2023-02-23T11:52:00Z">
        <w:r w:rsidR="000500CC" w:rsidRPr="002D4245" w:rsidDel="009627B8">
          <w:rPr>
            <w:rFonts w:cstheme="minorHAnsi"/>
          </w:rPr>
          <w:delText xml:space="preserve"> </w:delText>
        </w:r>
      </w:del>
      <w:ins w:id="186" w:author="Martin Fernandez  Antonio José" w:date="2023-02-22T12:30:00Z">
        <w:r w:rsidR="003F1E51">
          <w:rPr>
            <w:rFonts w:cstheme="minorHAnsi"/>
          </w:rPr>
          <w:t xml:space="preserve"> </w:t>
        </w:r>
      </w:ins>
      <w:ins w:id="187" w:author="Martin Fernandez  Antonio José" w:date="2023-02-23T14:46:00Z">
        <w:r w:rsidR="00B307D2">
          <w:rPr>
            <w:rFonts w:cstheme="minorHAnsi"/>
          </w:rPr>
          <w:t>l</w:t>
        </w:r>
      </w:ins>
      <w:ins w:id="188" w:author="Martin Fernandez  Antonio José" w:date="2023-02-22T12:34:00Z">
        <w:r w:rsidR="001276DE">
          <w:rPr>
            <w:rFonts w:cstheme="minorHAnsi"/>
          </w:rPr>
          <w:t xml:space="preserve">onger term option such as direct electrocatalytic reduction of </w:t>
        </w:r>
      </w:ins>
      <w:ins w:id="189" w:author="Martin Fernandez  Antonio José" w:date="2023-02-22T12:35:00Z">
        <w:r w:rsidR="001276DE">
          <w:rPr>
            <w:rFonts w:cstheme="minorHAnsi"/>
          </w:rPr>
          <w:t xml:space="preserve">nitrogen </w:t>
        </w:r>
      </w:ins>
      <w:ins w:id="190" w:author="Martin Fernandez  Antonio José" w:date="2023-02-23T12:03:00Z">
        <w:r w:rsidR="00BA53AF">
          <w:rPr>
            <w:rFonts w:cstheme="minorHAnsi"/>
          </w:rPr>
          <w:t xml:space="preserve">at large or small scale </w:t>
        </w:r>
      </w:ins>
      <w:ins w:id="191" w:author="Martin Fernandez  Antonio José" w:date="2023-02-23T14:46:00Z">
        <w:r w:rsidR="00B307D2">
          <w:rPr>
            <w:rFonts w:cstheme="minorHAnsi"/>
          </w:rPr>
          <w:t>is</w:t>
        </w:r>
      </w:ins>
      <w:ins w:id="192" w:author="Martin Fernandez  Antonio José" w:date="2023-02-23T11:53:00Z">
        <w:r w:rsidR="009627B8">
          <w:rPr>
            <w:rFonts w:cstheme="minorHAnsi"/>
          </w:rPr>
          <w:t xml:space="preserve"> highly attractive due to its straightforward connection to renewable electricity sources, but </w:t>
        </w:r>
      </w:ins>
      <w:ins w:id="193" w:author="Martin Fernandez  Antonio José" w:date="2023-02-23T15:12:00Z">
        <w:r w:rsidR="00280B12">
          <w:rPr>
            <w:rFonts w:cstheme="minorHAnsi"/>
          </w:rPr>
          <w:t>it is</w:t>
        </w:r>
      </w:ins>
      <w:ins w:id="194" w:author="Martin Fernandez  Antonio José" w:date="2023-02-23T11:53:00Z">
        <w:r w:rsidR="009627B8">
          <w:rPr>
            <w:rFonts w:cstheme="minorHAnsi"/>
          </w:rPr>
          <w:t xml:space="preserve"> currently limited to laboratory scale.</w:t>
        </w:r>
      </w:ins>
      <w:ins w:id="195" w:author="Martin Fernandez  Antonio José" w:date="2023-02-22T12:37:00Z">
        <w:r w:rsidR="001276DE">
          <w:rPr>
            <w:rFonts w:cstheme="minorHAnsi"/>
          </w:rPr>
          <w:t xml:space="preserve"> </w:t>
        </w:r>
      </w:ins>
      <w:ins w:id="196" w:author="Martin Fernandez  Antonio José" w:date="2023-02-22T12:41:00Z">
        <w:r w:rsidR="00B10C75">
          <w:rPr>
            <w:rFonts w:cstheme="minorHAnsi"/>
          </w:rPr>
          <w:t xml:space="preserve">As for methanol, </w:t>
        </w:r>
      </w:ins>
      <w:ins w:id="197" w:author="Martin Fernandez  Antonio José" w:date="2023-02-23T13:31:00Z">
        <w:r w:rsidR="000D201D">
          <w:rPr>
            <w:rFonts w:cstheme="minorHAnsi"/>
          </w:rPr>
          <w:t xml:space="preserve">the </w:t>
        </w:r>
      </w:ins>
      <w:ins w:id="198" w:author="Martin Fernandez  Antonio José" w:date="2023-02-23T13:34:00Z">
        <w:r w:rsidR="000D201D">
          <w:rPr>
            <w:rFonts w:cstheme="minorHAnsi"/>
          </w:rPr>
          <w:t xml:space="preserve">required </w:t>
        </w:r>
      </w:ins>
      <w:ins w:id="199" w:author="Martin Fernandez  Antonio José" w:date="2023-02-23T13:31:00Z">
        <w:r w:rsidR="000D201D">
          <w:rPr>
            <w:rFonts w:cstheme="minorHAnsi"/>
          </w:rPr>
          <w:t>conversion of CO</w:t>
        </w:r>
        <w:r w:rsidR="000D201D" w:rsidRPr="000D201D">
          <w:rPr>
            <w:rFonts w:cstheme="minorHAnsi"/>
            <w:vertAlign w:val="subscript"/>
            <w:rPrChange w:id="200" w:author="Martin Fernandez  Antonio José" w:date="2023-02-23T13:31:00Z">
              <w:rPr>
                <w:rFonts w:cstheme="minorHAnsi"/>
              </w:rPr>
            </w:rPrChange>
          </w:rPr>
          <w:t>2</w:t>
        </w:r>
        <w:r w:rsidR="000D201D">
          <w:rPr>
            <w:rFonts w:cstheme="minorHAnsi"/>
          </w:rPr>
          <w:t xml:space="preserve"> into CO via the </w:t>
        </w:r>
      </w:ins>
      <w:ins w:id="201" w:author="Martin Fernandez  Antonio José" w:date="2023-02-23T13:33:00Z">
        <w:r w:rsidR="000D201D">
          <w:rPr>
            <w:rFonts w:cstheme="minorHAnsi"/>
          </w:rPr>
          <w:t>reverse water gas shift reaction is a highly o</w:t>
        </w:r>
      </w:ins>
      <w:ins w:id="202" w:author="Martin Fernandez  Antonio José" w:date="2023-02-23T13:34:00Z">
        <w:r w:rsidR="000D201D">
          <w:rPr>
            <w:rFonts w:cstheme="minorHAnsi"/>
          </w:rPr>
          <w:t>ptimized technology. Nevertheless</w:t>
        </w:r>
      </w:ins>
      <w:ins w:id="203" w:author="Martin Fernandez  Antonio José" w:date="2023-02-23T13:39:00Z">
        <w:r w:rsidR="001D10C6">
          <w:rPr>
            <w:rFonts w:cstheme="minorHAnsi"/>
          </w:rPr>
          <w:t>,</w:t>
        </w:r>
      </w:ins>
      <w:ins w:id="204" w:author="Martin Fernandez  Antonio José" w:date="2023-02-23T13:34:00Z">
        <w:r w:rsidR="000D201D">
          <w:rPr>
            <w:rFonts w:cstheme="minorHAnsi"/>
          </w:rPr>
          <w:t xml:space="preserve"> </w:t>
        </w:r>
      </w:ins>
      <w:ins w:id="205" w:author="Martin Fernandez  Antonio José" w:date="2023-02-22T12:52:00Z">
        <w:r w:rsidR="00DC2874">
          <w:rPr>
            <w:rFonts w:cstheme="minorHAnsi"/>
          </w:rPr>
          <w:t xml:space="preserve">recent breakthrough discoveries of catalytic materials such as </w:t>
        </w:r>
      </w:ins>
      <w:ins w:id="206" w:author="Martin Fernandez  Antonio José" w:date="2023-02-22T12:53:00Z">
        <w:r w:rsidR="00DC2874">
          <w:rPr>
            <w:rFonts w:cstheme="minorHAnsi"/>
          </w:rPr>
          <w:t xml:space="preserve">promoted indium </w:t>
        </w:r>
        <w:commentRangeStart w:id="207"/>
        <w:commentRangeStart w:id="208"/>
        <w:r w:rsidR="00DC2874">
          <w:rPr>
            <w:rFonts w:cstheme="minorHAnsi"/>
          </w:rPr>
          <w:t>oxide</w:t>
        </w:r>
      </w:ins>
      <w:commentRangeEnd w:id="207"/>
      <w:ins w:id="209" w:author="Martin Fernandez  Antonio José" w:date="2023-02-22T13:05:00Z">
        <w:r w:rsidR="005A30D0">
          <w:rPr>
            <w:rStyle w:val="CommentReference"/>
          </w:rPr>
          <w:commentReference w:id="207"/>
        </w:r>
      </w:ins>
      <w:commentRangeEnd w:id="208"/>
      <w:r w:rsidR="00D72CCF">
        <w:rPr>
          <w:rStyle w:val="CommentReference"/>
        </w:rPr>
        <w:commentReference w:id="208"/>
      </w:r>
      <w:r w:rsidR="00D72CCF">
        <w:rPr>
          <w:rFonts w:cstheme="minorHAnsi"/>
        </w:rPr>
        <w:fldChar w:fldCharType="begin"/>
      </w:r>
      <w:r w:rsidR="00D72CCF">
        <w:rPr>
          <w:rFonts w:cstheme="minorHAnsi"/>
        </w:rPr>
        <w:instrText xml:space="preserve"> ADDIN ZOTERO_ITEM CSL_CITATION {"citationID":"q8kb5qW2","properties":{"formattedCitation":"\\super 17,18\\nosupersub{}","plainCitation":"17,18","noteIndex":0},"citationItems":[{"id":31767,"uris":["http://zotero.org/users/9157291/items/BU8CS79N"],"itemData":{"id":31767,"type":"article-journal","abstract":"Methanol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31770,"uris":["http://zotero.org/users/9157291/items/DUJ2VT33"],"itemData":{"id":31770,"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00D72CCF">
        <w:rPr>
          <w:rFonts w:cstheme="minorHAnsi"/>
        </w:rPr>
        <w:fldChar w:fldCharType="separate"/>
      </w:r>
      <w:r w:rsidR="00D72CCF" w:rsidRPr="00D72CCF">
        <w:rPr>
          <w:rFonts w:ascii="Calibri" w:hAnsi="Calibri" w:cs="Calibri"/>
          <w:szCs w:val="24"/>
          <w:vertAlign w:val="superscript"/>
        </w:rPr>
        <w:t>17,18</w:t>
      </w:r>
      <w:r w:rsidR="00D72CCF">
        <w:rPr>
          <w:rFonts w:cstheme="minorHAnsi"/>
        </w:rPr>
        <w:fldChar w:fldCharType="end"/>
      </w:r>
      <w:ins w:id="210" w:author="Martin Fernandez  Antonio José" w:date="2023-02-22T12:53:00Z">
        <w:r w:rsidR="00DC2874">
          <w:rPr>
            <w:rFonts w:cstheme="minorHAnsi"/>
          </w:rPr>
          <w:t xml:space="preserve"> or zinc-zirconium </w:t>
        </w:r>
        <w:commentRangeStart w:id="211"/>
        <w:commentRangeStart w:id="212"/>
        <w:r w:rsidR="00DC2874">
          <w:rPr>
            <w:rFonts w:cstheme="minorHAnsi"/>
          </w:rPr>
          <w:t>oxide</w:t>
        </w:r>
      </w:ins>
      <w:commentRangeEnd w:id="211"/>
      <w:ins w:id="213" w:author="Martin Fernandez  Antonio José" w:date="2023-02-22T13:06:00Z">
        <w:r w:rsidR="005A30D0">
          <w:rPr>
            <w:rStyle w:val="CommentReference"/>
          </w:rPr>
          <w:commentReference w:id="211"/>
        </w:r>
      </w:ins>
      <w:commentRangeEnd w:id="212"/>
      <w:r w:rsidR="00D72CCF">
        <w:rPr>
          <w:rStyle w:val="CommentReference"/>
        </w:rPr>
        <w:commentReference w:id="212"/>
      </w:r>
      <w:r w:rsidR="00D72CCF">
        <w:rPr>
          <w:rFonts w:cstheme="minorHAnsi"/>
        </w:rPr>
        <w:fldChar w:fldCharType="begin"/>
      </w:r>
      <w:r w:rsidR="00D72CCF">
        <w:rPr>
          <w:rFonts w:cstheme="minorHAnsi"/>
        </w:rPr>
        <w:instrText xml:space="preserve"> ADDIN ZOTERO_ITEM CSL_CITATION {"citationID":"tZ4iLRHP","properties":{"formattedCitation":"\\super 19\\nosupersub{}","plainCitation":"19","noteIndex":0},"citationItems":[{"id":31772,"uris":["http://zotero.org/users/9157291/items/GSWCS3NY"],"itemData":{"id":31772,"type":"article-journal","abstract":"Although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00D72CCF">
        <w:rPr>
          <w:rFonts w:cstheme="minorHAnsi"/>
        </w:rPr>
        <w:fldChar w:fldCharType="separate"/>
      </w:r>
      <w:r w:rsidR="00D72CCF" w:rsidRPr="00D72CCF">
        <w:rPr>
          <w:rFonts w:ascii="Calibri" w:hAnsi="Calibri" w:cs="Calibri"/>
          <w:szCs w:val="24"/>
          <w:vertAlign w:val="superscript"/>
        </w:rPr>
        <w:t>19</w:t>
      </w:r>
      <w:r w:rsidR="00D72CCF">
        <w:rPr>
          <w:rFonts w:cstheme="minorHAnsi"/>
        </w:rPr>
        <w:fldChar w:fldCharType="end"/>
      </w:r>
      <w:ins w:id="214" w:author="Martin Fernandez  Antonio José" w:date="2023-02-22T12:53:00Z">
        <w:r w:rsidR="00DC2874">
          <w:rPr>
            <w:rFonts w:cstheme="minorHAnsi"/>
          </w:rPr>
          <w:t xml:space="preserve"> </w:t>
        </w:r>
      </w:ins>
      <w:ins w:id="215" w:author="Martin Fernandez  Antonio José" w:date="2023-02-22T12:54:00Z">
        <w:r w:rsidR="00DC2874">
          <w:rPr>
            <w:rFonts w:cstheme="minorHAnsi"/>
          </w:rPr>
          <w:t xml:space="preserve">have opened the door </w:t>
        </w:r>
      </w:ins>
      <w:ins w:id="216" w:author="Martin Fernandez  Antonio José" w:date="2023-02-22T12:52:00Z">
        <w:r w:rsidR="00DC2874">
          <w:rPr>
            <w:rFonts w:cstheme="minorHAnsi"/>
          </w:rPr>
          <w:t>to</w:t>
        </w:r>
        <w:r w:rsidR="00DC2874" w:rsidRPr="002D4245" w:rsidDel="00B10C75">
          <w:rPr>
            <w:rFonts w:cstheme="minorHAnsi"/>
          </w:rPr>
          <w:t xml:space="preserve"> </w:t>
        </w:r>
      </w:ins>
      <w:ins w:id="217" w:author="Martin Fernandez  Antonio José" w:date="2023-02-23T13:39:00Z">
        <w:r w:rsidR="001D10C6">
          <w:rPr>
            <w:rFonts w:cstheme="minorHAnsi"/>
          </w:rPr>
          <w:t xml:space="preserve">directly </w:t>
        </w:r>
      </w:ins>
      <w:ins w:id="218" w:author="Martin Fernandez  Antonio José" w:date="2023-02-22T12:52:00Z">
        <w:r w:rsidR="00DC2874">
          <w:rPr>
            <w:rFonts w:cstheme="minorHAnsi"/>
          </w:rPr>
          <w:t>hydrogenate CO</w:t>
        </w:r>
        <w:r w:rsidR="00DC2874" w:rsidRPr="00DC2874">
          <w:rPr>
            <w:rFonts w:cstheme="minorHAnsi"/>
            <w:vertAlign w:val="subscript"/>
            <w:rPrChange w:id="219" w:author="Martin Fernandez  Antonio José" w:date="2023-02-22T12:52:00Z">
              <w:rPr>
                <w:rFonts w:cstheme="minorHAnsi"/>
              </w:rPr>
            </w:rPrChange>
          </w:rPr>
          <w:t>2</w:t>
        </w:r>
        <w:r w:rsidR="00DC2874">
          <w:rPr>
            <w:rFonts w:cstheme="minorHAnsi"/>
          </w:rPr>
          <w:t xml:space="preserve"> </w:t>
        </w:r>
      </w:ins>
      <w:ins w:id="220" w:author="Martin Fernandez  Antonio José" w:date="2023-02-22T12:53:00Z">
        <w:r w:rsidR="00DC2874">
          <w:rPr>
            <w:rFonts w:cstheme="minorHAnsi"/>
          </w:rPr>
          <w:t>into methano</w:t>
        </w:r>
      </w:ins>
      <w:ins w:id="221" w:author="Martin Fernandez  Antonio José" w:date="2023-02-22T12:54:00Z">
        <w:r w:rsidR="00DC2874">
          <w:rPr>
            <w:rFonts w:cstheme="minorHAnsi"/>
          </w:rPr>
          <w:t xml:space="preserve">l. </w:t>
        </w:r>
      </w:ins>
      <w:ins w:id="222" w:author="Martin Fernandez  Antonio José" w:date="2023-02-23T13:40:00Z">
        <w:r w:rsidR="001D10C6">
          <w:rPr>
            <w:rFonts w:cstheme="minorHAnsi"/>
          </w:rPr>
          <w:t>T</w:t>
        </w:r>
      </w:ins>
      <w:ins w:id="223" w:author="Martin Fernandez  Antonio José" w:date="2023-02-22T13:07:00Z">
        <w:r w:rsidR="005A30D0">
          <w:rPr>
            <w:rFonts w:cstheme="minorHAnsi"/>
          </w:rPr>
          <w:t>hese cataly</w:t>
        </w:r>
      </w:ins>
      <w:ins w:id="224" w:author="Martin Fernandez  Antonio José" w:date="2023-02-22T13:13:00Z">
        <w:r w:rsidR="005A30D0">
          <w:rPr>
            <w:rFonts w:cstheme="minorHAnsi"/>
          </w:rPr>
          <w:t>tic technologies</w:t>
        </w:r>
      </w:ins>
      <w:ins w:id="225" w:author="Martin Fernandez  Antonio José" w:date="2023-02-22T17:13:00Z">
        <w:r w:rsidR="008F1229">
          <w:rPr>
            <w:rFonts w:cstheme="minorHAnsi"/>
          </w:rPr>
          <w:t>,</w:t>
        </w:r>
      </w:ins>
      <w:ins w:id="226" w:author="Martin Fernandez  Antonio José" w:date="2023-02-22T13:13:00Z">
        <w:r w:rsidR="005A30D0">
          <w:rPr>
            <w:rFonts w:cstheme="minorHAnsi"/>
          </w:rPr>
          <w:t xml:space="preserve"> in com</w:t>
        </w:r>
      </w:ins>
      <w:ins w:id="227" w:author="Martin Fernandez  Antonio José" w:date="2023-02-22T13:07:00Z">
        <w:r w:rsidR="005A30D0">
          <w:rPr>
            <w:rFonts w:cstheme="minorHAnsi"/>
          </w:rPr>
          <w:t xml:space="preserve">bination </w:t>
        </w:r>
      </w:ins>
      <w:ins w:id="228" w:author="Martin Fernandez  Antonio José" w:date="2023-02-22T13:13:00Z">
        <w:r w:rsidR="005A30D0">
          <w:rPr>
            <w:rFonts w:cstheme="minorHAnsi"/>
          </w:rPr>
          <w:t>with</w:t>
        </w:r>
      </w:ins>
      <w:ins w:id="229" w:author="Martin Fernandez  Antonio José" w:date="2023-02-22T13:07:00Z">
        <w:r w:rsidR="005A30D0">
          <w:rPr>
            <w:rFonts w:cstheme="minorHAnsi"/>
          </w:rPr>
          <w:t xml:space="preserve"> </w:t>
        </w:r>
      </w:ins>
      <w:del w:id="230" w:author="Martin Fernandez  Antonio José" w:date="2023-02-22T12:41:00Z">
        <w:r w:rsidR="000500CC" w:rsidRPr="002D4245" w:rsidDel="00B10C75">
          <w:rPr>
            <w:rFonts w:cstheme="minorHAnsi"/>
          </w:rPr>
          <w:delText xml:space="preserve">Moreover, </w:delText>
        </w:r>
      </w:del>
      <w:del w:id="231" w:author="Martin Fernandez  Antonio José" w:date="2023-02-22T13:07:00Z">
        <w:r w:rsidR="000500CC" w:rsidRPr="002D4245" w:rsidDel="005A30D0">
          <w:rPr>
            <w:rFonts w:cstheme="minorHAnsi"/>
          </w:rPr>
          <w:delText>c</w:delText>
        </w:r>
      </w:del>
      <w:ins w:id="232" w:author="Martin Fernandez  Antonio José" w:date="2023-02-22T13:07:00Z">
        <w:r w:rsidR="005A30D0">
          <w:rPr>
            <w:rFonts w:cstheme="minorHAnsi"/>
          </w:rPr>
          <w:t>c</w:t>
        </w:r>
      </w:ins>
      <w:r w:rsidR="000500CC" w:rsidRPr="002D4245">
        <w:rPr>
          <w:rFonts w:cstheme="minorHAnsi"/>
        </w:rPr>
        <w:t xml:space="preserve">arbon capture </w:t>
      </w:r>
      <w:del w:id="233" w:author="Martin Fernandez  Antonio José" w:date="2023-02-22T13:13:00Z">
        <w:r w:rsidR="000500CC" w:rsidRPr="002D4245" w:rsidDel="005A30D0">
          <w:rPr>
            <w:rFonts w:cstheme="minorHAnsi"/>
          </w:rPr>
          <w:delText>and utilization (CCU)</w:delText>
        </w:r>
      </w:del>
      <w:ins w:id="234" w:author="Martin Fernandez  Antonio José" w:date="2023-02-22T13:08:00Z">
        <w:r w:rsidR="005A30D0">
          <w:rPr>
            <w:rFonts w:cstheme="minorHAnsi"/>
          </w:rPr>
          <w:t>and</w:t>
        </w:r>
      </w:ins>
      <w:del w:id="235" w:author="Martin Fernandez  Antonio José" w:date="2023-02-22T13:08:00Z">
        <w:r w:rsidR="000500CC" w:rsidRPr="002D4245" w:rsidDel="005A30D0">
          <w:rPr>
            <w:rFonts w:cstheme="minorHAnsi"/>
          </w:rPr>
          <w:delText xml:space="preserve"> offer</w:delText>
        </w:r>
        <w:r w:rsidR="00CC4FF6" w:rsidDel="005A30D0">
          <w:rPr>
            <w:rFonts w:cstheme="minorHAnsi"/>
          </w:rPr>
          <w:delText>s</w:delText>
        </w:r>
        <w:r w:rsidR="000500CC" w:rsidRPr="002D4245" w:rsidDel="005A30D0">
          <w:rPr>
            <w:rFonts w:cstheme="minorHAnsi"/>
          </w:rPr>
          <w:delText xml:space="preserve"> a route to </w:delText>
        </w:r>
        <w:r w:rsidR="00F40218" w:rsidDel="005A30D0">
          <w:rPr>
            <w:rFonts w:cstheme="minorHAnsi"/>
          </w:rPr>
          <w:delText>de</w:delText>
        </w:r>
        <w:r w:rsidR="0071196D" w:rsidDel="005A30D0">
          <w:rPr>
            <w:rFonts w:cstheme="minorHAnsi"/>
          </w:rPr>
          <w:delText>-</w:delText>
        </w:r>
        <w:r w:rsidR="00F40218" w:rsidDel="005A30D0">
          <w:rPr>
            <w:rFonts w:cstheme="minorHAnsi"/>
          </w:rPr>
          <w:delText>fossilize</w:delText>
        </w:r>
        <w:r w:rsidR="000500CC" w:rsidRPr="002D4245" w:rsidDel="005A30D0">
          <w:rPr>
            <w:rFonts w:cstheme="minorHAnsi"/>
          </w:rPr>
          <w:delText xml:space="preserve"> methanol production </w:delText>
        </w:r>
        <w:r w:rsidR="000500CC" w:rsidRPr="002E6830" w:rsidDel="005A30D0">
          <w:rPr>
            <w:rFonts w:cstheme="minorHAnsi"/>
            <w:i/>
          </w:rPr>
          <w:delText>via</w:delText>
        </w:r>
        <w:r w:rsidR="000500CC" w:rsidRPr="002D4245" w:rsidDel="005A30D0">
          <w:rPr>
            <w:rFonts w:cstheme="minorHAnsi"/>
          </w:rPr>
          <w:delText xml:space="preserve"> CO</w:delText>
        </w:r>
        <w:r w:rsidR="000500CC" w:rsidRPr="002D4245" w:rsidDel="005A30D0">
          <w:rPr>
            <w:rFonts w:cstheme="minorHAnsi"/>
            <w:vertAlign w:val="subscript"/>
          </w:rPr>
          <w:delText>2</w:delText>
        </w:r>
        <w:r w:rsidR="000500CC" w:rsidRPr="002D4245" w:rsidDel="005A30D0">
          <w:rPr>
            <w:rFonts w:cstheme="minorHAnsi"/>
          </w:rPr>
          <w:delText xml:space="preserve"> hydrogenation</w:delText>
        </w:r>
        <w:r w:rsidR="007F392B" w:rsidDel="005A30D0">
          <w:rPr>
            <w:rFonts w:cstheme="minorHAnsi"/>
          </w:rPr>
          <w:delText xml:space="preserve"> using captured CO</w:delText>
        </w:r>
        <w:r w:rsidR="007F392B" w:rsidRPr="00661E2F" w:rsidDel="005A30D0">
          <w:rPr>
            <w:rFonts w:cstheme="minorHAnsi"/>
            <w:vertAlign w:val="subscript"/>
          </w:rPr>
          <w:delText>2</w:delText>
        </w:r>
        <w:r w:rsidR="007F392B" w:rsidDel="005A30D0">
          <w:rPr>
            <w:rFonts w:cstheme="minorHAnsi"/>
          </w:rPr>
          <w:delText xml:space="preserve"> and</w:delText>
        </w:r>
      </w:del>
      <w:del w:id="236" w:author="Martin Fernandez  Antonio José" w:date="2023-02-22T13:07:00Z">
        <w:r w:rsidR="007F392B" w:rsidDel="005A30D0">
          <w:rPr>
            <w:rFonts w:cstheme="minorHAnsi"/>
          </w:rPr>
          <w:delText xml:space="preserve"> </w:delText>
        </w:r>
      </w:del>
      <w:ins w:id="237" w:author="Martin Fernandez  Antonio José" w:date="2023-02-22T13:08:00Z">
        <w:r w:rsidR="005A30D0">
          <w:rPr>
            <w:rFonts w:cstheme="minorHAnsi"/>
          </w:rPr>
          <w:t xml:space="preserve"> </w:t>
        </w:r>
      </w:ins>
      <w:ins w:id="238" w:author="Martin Fernandez  Antonio José" w:date="2023-02-22T13:14:00Z">
        <w:r w:rsidR="005A30D0">
          <w:rPr>
            <w:rFonts w:cstheme="minorHAnsi"/>
          </w:rPr>
          <w:t xml:space="preserve">production of </w:t>
        </w:r>
      </w:ins>
      <w:r w:rsidR="007F392B">
        <w:rPr>
          <w:rFonts w:cstheme="minorHAnsi"/>
        </w:rPr>
        <w:t xml:space="preserve">low carbon </w:t>
      </w:r>
      <w:r w:rsidR="0097435B">
        <w:rPr>
          <w:rFonts w:cstheme="minorHAnsi"/>
        </w:rPr>
        <w:t>hydrogen</w:t>
      </w:r>
      <w:r w:rsidR="00852820">
        <w:rPr>
          <w:rFonts w:cstheme="minorHAnsi"/>
        </w:rPr>
        <w:fldChar w:fldCharType="begin"/>
      </w:r>
      <w:r w:rsidR="00F22A5A">
        <w:rPr>
          <w:rFonts w:cstheme="minorHAnsi"/>
        </w:rPr>
        <w:instrText xml:space="preserve"> ADDIN ZOTERO_ITEM CSL_CITATION {"citationID":"xE4lTznH","properties":{"formattedCitation":"\\super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F22A5A" w:rsidRPr="00F22A5A">
        <w:rPr>
          <w:rFonts w:ascii="Calibri" w:hAnsi="Calibri" w:cs="Calibri"/>
          <w:szCs w:val="24"/>
          <w:vertAlign w:val="superscript"/>
        </w:rPr>
        <w:t>10</w:t>
      </w:r>
      <w:r w:rsidR="00852820">
        <w:rPr>
          <w:rFonts w:cstheme="minorHAnsi"/>
        </w:rPr>
        <w:fldChar w:fldCharType="end"/>
      </w:r>
      <w:ins w:id="239" w:author="Martin Fernandez  Antonio José" w:date="2023-02-22T17:13:00Z">
        <w:r w:rsidR="008F1229">
          <w:rPr>
            <w:rFonts w:cstheme="minorHAnsi"/>
          </w:rPr>
          <w:t>,</w:t>
        </w:r>
      </w:ins>
      <w:ins w:id="240" w:author="Martin Fernandez  Antonio José" w:date="2023-02-22T13:08:00Z">
        <w:r w:rsidR="005A30D0">
          <w:rPr>
            <w:rFonts w:cstheme="minorHAnsi"/>
          </w:rPr>
          <w:t xml:space="preserve"> </w:t>
        </w:r>
      </w:ins>
      <w:ins w:id="241" w:author="Martin Fernandez  Antonio José" w:date="2023-02-22T17:13:00Z">
        <w:r w:rsidR="008F1229">
          <w:rPr>
            <w:rFonts w:cstheme="minorHAnsi"/>
          </w:rPr>
          <w:t xml:space="preserve">can sustain </w:t>
        </w:r>
      </w:ins>
      <w:ins w:id="242" w:author="Martin Fernandez  Antonio José" w:date="2023-02-22T13:14:00Z">
        <w:r w:rsidR="005A30D0">
          <w:rPr>
            <w:rFonts w:cstheme="minorHAnsi"/>
          </w:rPr>
          <w:t xml:space="preserve">a </w:t>
        </w:r>
      </w:ins>
      <w:ins w:id="243" w:author="Martin Fernandez  Antonio José" w:date="2023-02-22T17:14:00Z">
        <w:r w:rsidR="008F1229">
          <w:rPr>
            <w:rFonts w:cstheme="minorHAnsi"/>
          </w:rPr>
          <w:t>greener</w:t>
        </w:r>
      </w:ins>
      <w:ins w:id="244" w:author="Martin Fernandez  Antonio José" w:date="2023-02-22T13:14:00Z">
        <w:r w:rsidR="005A30D0">
          <w:rPr>
            <w:rFonts w:cstheme="minorHAnsi"/>
          </w:rPr>
          <w:t xml:space="preserve"> </w:t>
        </w:r>
      </w:ins>
      <w:ins w:id="245" w:author="Martin Fernandez  Antonio José" w:date="2023-02-22T13:15:00Z">
        <w:r w:rsidR="00BC7DA5">
          <w:rPr>
            <w:rFonts w:cstheme="minorHAnsi"/>
          </w:rPr>
          <w:t>methanol production</w:t>
        </w:r>
      </w:ins>
      <w:r w:rsidR="000500CC" w:rsidRPr="002D4245">
        <w:rPr>
          <w:rFonts w:cstheme="minorHAnsi"/>
        </w:rPr>
        <w:t>.</w:t>
      </w:r>
      <w:ins w:id="246" w:author="Martin Fernandez  Antonio José" w:date="2023-02-23T12:07:00Z">
        <w:r w:rsidR="006645B2">
          <w:rPr>
            <w:rFonts w:cstheme="minorHAnsi"/>
          </w:rPr>
          <w:t xml:space="preserve"> </w:t>
        </w:r>
      </w:ins>
      <w:ins w:id="247" w:author="Martin Fernandez  Antonio José" w:date="2023-02-23T12:10:00Z">
        <w:r w:rsidR="006645B2">
          <w:rPr>
            <w:rFonts w:cstheme="minorHAnsi"/>
          </w:rPr>
          <w:t xml:space="preserve">Regarding the electrocatalytic route, methanol remains as a minor product in the </w:t>
        </w:r>
      </w:ins>
      <w:ins w:id="248" w:author="Martin Fernandez  Antonio José" w:date="2023-02-23T12:08:00Z">
        <w:r w:rsidR="006645B2">
          <w:rPr>
            <w:rFonts w:cstheme="minorHAnsi"/>
          </w:rPr>
          <w:t>direct electrocatalytic conversion of CO</w:t>
        </w:r>
        <w:r w:rsidR="006645B2" w:rsidRPr="006645B2">
          <w:rPr>
            <w:rFonts w:cstheme="minorHAnsi"/>
            <w:vertAlign w:val="subscript"/>
            <w:rPrChange w:id="249" w:author="Martin Fernandez  Antonio José" w:date="2023-02-23T12:08:00Z">
              <w:rPr>
                <w:rFonts w:cstheme="minorHAnsi"/>
              </w:rPr>
            </w:rPrChange>
          </w:rPr>
          <w:t>2</w:t>
        </w:r>
      </w:ins>
      <w:ins w:id="250" w:author="Martin Fernandez  Antonio José" w:date="2023-02-23T14:48:00Z">
        <w:r w:rsidR="00B307D2">
          <w:rPr>
            <w:rFonts w:cstheme="minorHAnsi"/>
          </w:rPr>
          <w:t xml:space="preserve">, </w:t>
        </w:r>
      </w:ins>
      <w:ins w:id="251" w:author="Martin Fernandez  Antonio José" w:date="2023-02-23T12:11:00Z">
        <w:r w:rsidR="006645B2">
          <w:rPr>
            <w:rFonts w:cstheme="minorHAnsi"/>
          </w:rPr>
          <w:t>and ha</w:t>
        </w:r>
      </w:ins>
      <w:ins w:id="252" w:author="Martin Fernandez  Antonio José" w:date="2023-02-23T14:47:00Z">
        <w:r w:rsidR="00B307D2">
          <w:rPr>
            <w:rFonts w:cstheme="minorHAnsi"/>
          </w:rPr>
          <w:t>s</w:t>
        </w:r>
      </w:ins>
      <w:ins w:id="253" w:author="Martin Fernandez  Antonio José" w:date="2023-02-23T12:11:00Z">
        <w:r w:rsidR="006645B2">
          <w:rPr>
            <w:rFonts w:cstheme="minorHAnsi"/>
          </w:rPr>
          <w:t xml:space="preserve"> thus not </w:t>
        </w:r>
      </w:ins>
      <w:ins w:id="254" w:author="Martin Fernandez  Antonio José" w:date="2023-02-23T14:48:00Z">
        <w:r w:rsidR="009302D3">
          <w:rPr>
            <w:rFonts w:cstheme="minorHAnsi"/>
          </w:rPr>
          <w:t xml:space="preserve">yet </w:t>
        </w:r>
        <w:r w:rsidR="00B307D2">
          <w:rPr>
            <w:rFonts w:cstheme="minorHAnsi"/>
          </w:rPr>
          <w:t xml:space="preserve">signalled </w:t>
        </w:r>
      </w:ins>
      <w:ins w:id="255" w:author="Martin Fernandez  Antonio José" w:date="2023-02-23T12:11:00Z">
        <w:r w:rsidR="006645B2">
          <w:rPr>
            <w:rFonts w:cstheme="minorHAnsi"/>
          </w:rPr>
          <w:t xml:space="preserve">promise for </w:t>
        </w:r>
        <w:commentRangeStart w:id="256"/>
        <w:commentRangeStart w:id="257"/>
        <w:r w:rsidR="006645B2">
          <w:rPr>
            <w:rFonts w:cstheme="minorHAnsi"/>
          </w:rPr>
          <w:t>upscaling</w:t>
        </w:r>
      </w:ins>
      <w:commentRangeEnd w:id="256"/>
      <w:ins w:id="258" w:author="Martin Fernandez  Antonio José" w:date="2023-02-23T12:12:00Z">
        <w:r w:rsidR="006645B2">
          <w:rPr>
            <w:rStyle w:val="CommentReference"/>
          </w:rPr>
          <w:commentReference w:id="256"/>
        </w:r>
      </w:ins>
      <w:commentRangeEnd w:id="257"/>
      <w:r w:rsidR="00D72CCF">
        <w:rPr>
          <w:rStyle w:val="CommentReference"/>
        </w:rPr>
        <w:commentReference w:id="257"/>
      </w:r>
      <w:r w:rsidR="00D72CCF">
        <w:rPr>
          <w:rFonts w:cstheme="minorHAnsi"/>
        </w:rPr>
        <w:fldChar w:fldCharType="begin"/>
      </w:r>
      <w:r w:rsidR="00D72CCF">
        <w:rPr>
          <w:rFonts w:cstheme="minorHAnsi"/>
        </w:rPr>
        <w:instrText xml:space="preserve"> ADDIN ZOTERO_ITEM CSL_CITATION {"citationID":"txTPOE0x","properties":{"formattedCitation":"\\super 20\\nosupersub{}","plainCitation":"20","noteIndex":0},"citationItems":[{"id":31774,"uris":["http://zotero.org/users/9157291/items/L7BUP9ZA"],"itemData":{"id":31774,"type":"article-journal","abstract":"To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00D72CCF">
        <w:rPr>
          <w:rFonts w:cstheme="minorHAnsi"/>
        </w:rPr>
        <w:fldChar w:fldCharType="separate"/>
      </w:r>
      <w:r w:rsidR="00D72CCF" w:rsidRPr="00D72CCF">
        <w:rPr>
          <w:rFonts w:ascii="Calibri" w:hAnsi="Calibri" w:cs="Calibri"/>
          <w:szCs w:val="24"/>
          <w:vertAlign w:val="superscript"/>
        </w:rPr>
        <w:t>20</w:t>
      </w:r>
      <w:r w:rsidR="00D72CCF">
        <w:rPr>
          <w:rFonts w:cstheme="minorHAnsi"/>
        </w:rPr>
        <w:fldChar w:fldCharType="end"/>
      </w:r>
      <w:ins w:id="259" w:author="Martin Fernandez  Antonio José" w:date="2023-02-23T12:11:00Z">
        <w:r w:rsidR="006645B2">
          <w:rPr>
            <w:rFonts w:cstheme="minorHAnsi"/>
          </w:rPr>
          <w:t xml:space="preserve">. </w:t>
        </w:r>
      </w:ins>
      <w:del w:id="260" w:author="Martin Fernandez  Antonio José" w:date="2023-02-23T12:11:00Z">
        <w:r w:rsidR="000500CC" w:rsidRPr="002D4245" w:rsidDel="006645B2">
          <w:rPr>
            <w:rFonts w:cstheme="minorHAnsi"/>
          </w:rPr>
          <w:delText xml:space="preserve"> </w:delText>
        </w:r>
      </w:del>
      <w:del w:id="261" w:author="Martin Fernandez  Antonio José" w:date="2023-02-22T13:15:00Z">
        <w:r w:rsidR="000500CC" w:rsidRPr="002D4245" w:rsidDel="00BC7DA5">
          <w:rPr>
            <w:rFonts w:cstheme="minorHAnsi"/>
          </w:rPr>
          <w:delText>P</w:delText>
        </w:r>
      </w:del>
      <w:del w:id="262" w:author="Martin Fernandez  Antonio José" w:date="2023-02-23T13:41:00Z">
        <w:r w:rsidR="000500CC" w:rsidRPr="002D4245" w:rsidDel="001D10C6">
          <w:rPr>
            <w:rFonts w:cstheme="minorHAnsi"/>
          </w:rPr>
          <w:delText>rior works have demonstrated the technical feasibility</w:delText>
        </w:r>
        <w:r w:rsidR="00A57D06" w:rsidDel="001D10C6">
          <w:rPr>
            <w:rFonts w:cstheme="minorHAnsi"/>
          </w:rPr>
          <w:fldChar w:fldCharType="begin"/>
        </w:r>
        <w:r w:rsidR="00E5706A" w:rsidDel="001D10C6">
          <w:rPr>
            <w:rFonts w:cstheme="minorHAnsi"/>
          </w:rPr>
          <w:del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delInstrText>
        </w:r>
        <w:r w:rsidR="00A57D06" w:rsidDel="001D10C6">
          <w:rPr>
            <w:rFonts w:cstheme="minorHAnsi"/>
          </w:rPr>
          <w:fldChar w:fldCharType="separate"/>
        </w:r>
        <w:r w:rsidR="00921238" w:rsidRPr="00921238" w:rsidDel="001D10C6">
          <w:rPr>
            <w:rFonts w:ascii="Calibri" w:hAnsi="Calibri" w:cs="Calibri"/>
            <w:szCs w:val="24"/>
            <w:vertAlign w:val="superscript"/>
          </w:rPr>
          <w:delText>7,13–15</w:delText>
        </w:r>
        <w:r w:rsidR="00A57D06" w:rsidDel="001D10C6">
          <w:rPr>
            <w:rFonts w:cstheme="minorHAnsi"/>
          </w:rPr>
          <w:fldChar w:fldCharType="end"/>
        </w:r>
        <w:r w:rsidR="000500CC" w:rsidRPr="002D4245" w:rsidDel="001D10C6">
          <w:rPr>
            <w:rFonts w:cstheme="minorHAnsi"/>
          </w:rPr>
          <w:delText xml:space="preserve"> and potential climate benefits</w:delText>
        </w:r>
        <w:r w:rsidR="00A57D06" w:rsidDel="001D10C6">
          <w:rPr>
            <w:rFonts w:cstheme="minorHAnsi"/>
          </w:rPr>
          <w:fldChar w:fldCharType="begin"/>
        </w:r>
        <w:r w:rsidR="0001575A" w:rsidDel="001D10C6">
          <w:rPr>
            <w:rFonts w:cstheme="minorHAnsi"/>
          </w:rPr>
          <w:del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delInstrText>
        </w:r>
        <w:r w:rsidR="00A57D06" w:rsidDel="001D10C6">
          <w:rPr>
            <w:rFonts w:cstheme="minorHAnsi"/>
          </w:rPr>
          <w:fldChar w:fldCharType="separate"/>
        </w:r>
        <w:r w:rsidR="00921238" w:rsidRPr="00921238" w:rsidDel="001D10C6">
          <w:rPr>
            <w:rFonts w:ascii="Calibri" w:hAnsi="Calibri" w:cs="Calibri"/>
            <w:szCs w:val="24"/>
            <w:vertAlign w:val="superscript"/>
          </w:rPr>
          <w:delText>9,16–18</w:delText>
        </w:r>
        <w:r w:rsidR="00A57D06" w:rsidDel="001D10C6">
          <w:rPr>
            <w:rFonts w:cstheme="minorHAnsi"/>
          </w:rPr>
          <w:fldChar w:fldCharType="end"/>
        </w:r>
        <w:r w:rsidR="00A57D06" w:rsidDel="001D10C6">
          <w:rPr>
            <w:rFonts w:cstheme="minorHAnsi"/>
            <w:vertAlign w:val="superscript"/>
          </w:rPr>
          <w:delText xml:space="preserve"> </w:delText>
        </w:r>
        <w:r w:rsidR="000500CC" w:rsidRPr="002D4245" w:rsidDel="001D10C6">
          <w:rPr>
            <w:rFonts w:cstheme="minorHAnsi"/>
          </w:rPr>
          <w:delText>of</w:delText>
        </w:r>
        <w:r w:rsidR="00F860CF" w:rsidDel="001D10C6">
          <w:rPr>
            <w:rFonts w:cstheme="minorHAnsi"/>
          </w:rPr>
          <w:delText xml:space="preserve"> </w:delText>
        </w:r>
        <w:r w:rsidR="007F392B" w:rsidDel="001D10C6">
          <w:rPr>
            <w:rFonts w:cstheme="minorHAnsi"/>
          </w:rPr>
          <w:delText>low carbon chemicals</w:delText>
        </w:r>
      </w:del>
    </w:p>
    <w:p w14:paraId="0DB11E66" w14:textId="154071D0" w:rsidR="000500CC" w:rsidDel="006D04F0" w:rsidRDefault="001D10C6">
      <w:pPr>
        <w:rPr>
          <w:del w:id="263" w:author="Martin Fernandez  Antonio José" w:date="2023-02-22T17:15:00Z"/>
          <w:rFonts w:cstheme="minorHAnsi"/>
        </w:rPr>
      </w:pPr>
      <w:ins w:id="264" w:author="Martin Fernandez  Antonio José" w:date="2023-02-23T13:41:00Z">
        <w:r>
          <w:rPr>
            <w:rFonts w:cstheme="minorHAnsi"/>
          </w:rPr>
          <w:t>Overall, p</w:t>
        </w:r>
        <w:r w:rsidRPr="002D4245">
          <w:rPr>
            <w:rFonts w:cstheme="minorHAnsi"/>
          </w:rPr>
          <w:t>rior works have demonstrated the technical feasibility</w:t>
        </w:r>
        <w:r>
          <w:rPr>
            <w:rFonts w:cstheme="minorHAnsi"/>
          </w:rPr>
          <w:fldChar w:fldCharType="begin"/>
        </w:r>
      </w:ins>
      <w:r w:rsidR="00D72CCF">
        <w:rPr>
          <w:rFonts w:cstheme="minorHAnsi"/>
        </w:rPr>
        <w:instrText xml:space="preserve"> ADDIN ZOTERO_ITEM CSL_CITATION {"citationID":"WRVksAsW","properties":{"formattedCitation":"\\super 8,15,21,22\\nosupersub{}","plainCitation":"8,15,21,22","noteIndex":0},"citationItems":[{"id":27548,"uris":["http://zotero.org/users/9157291/items/U2JU5DYJ"],"itemData":{"id":27548,"type":"report","language":"en","note":"DOI: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ins w:id="265" w:author="Martin Fernandez  Antonio José" w:date="2023-02-23T13:41:00Z">
        <w:r>
          <w:rPr>
            <w:rFonts w:cstheme="minorHAnsi"/>
          </w:rPr>
          <w:fldChar w:fldCharType="separate"/>
        </w:r>
      </w:ins>
      <w:r w:rsidR="00D72CCF" w:rsidRPr="00D72CCF">
        <w:rPr>
          <w:rFonts w:ascii="Calibri" w:hAnsi="Calibri" w:cs="Calibri"/>
          <w:szCs w:val="24"/>
          <w:vertAlign w:val="superscript"/>
        </w:rPr>
        <w:t>8,15,21,22</w:t>
      </w:r>
      <w:ins w:id="266" w:author="Martin Fernandez  Antonio José" w:date="2023-02-23T13:41:00Z">
        <w:r>
          <w:rPr>
            <w:rFonts w:cstheme="minorHAnsi"/>
          </w:rPr>
          <w:fldChar w:fldCharType="end"/>
        </w:r>
        <w:r w:rsidRPr="002D4245">
          <w:rPr>
            <w:rFonts w:cstheme="minorHAnsi"/>
          </w:rPr>
          <w:t xml:space="preserve"> and potential climate benefits</w:t>
        </w:r>
        <w:r>
          <w:rPr>
            <w:rFonts w:cstheme="minorHAnsi"/>
          </w:rPr>
          <w:fldChar w:fldCharType="begin"/>
        </w:r>
      </w:ins>
      <w:r w:rsidR="00D72CCF">
        <w:rPr>
          <w:rFonts w:cstheme="minorHAnsi"/>
        </w:rPr>
        <w:instrText xml:space="preserve"> ADDIN ZOTERO_ITEM CSL_CITATION {"citationID":"4uxQQGaL","properties":{"formattedCitation":"\\super 11,23\\uc0\\u8211{}25\\nosupersub{}","plainCitation":"11,23–25","noteIndex":0},"citationItems":[{"id":3860,"uris":["http://zotero.org/users/9157291/items/AFKW7KRC"],"itemData":{"id":3860,"type":"article-journal","abstract":"At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ins w:id="267" w:author="Martin Fernandez  Antonio José" w:date="2023-02-23T13:41:00Z">
        <w:r>
          <w:rPr>
            <w:rFonts w:cstheme="minorHAnsi"/>
          </w:rPr>
          <w:fldChar w:fldCharType="separate"/>
        </w:r>
      </w:ins>
      <w:r w:rsidR="00D72CCF" w:rsidRPr="00D72CCF">
        <w:rPr>
          <w:rFonts w:ascii="Calibri" w:hAnsi="Calibri" w:cs="Calibri"/>
          <w:szCs w:val="24"/>
          <w:vertAlign w:val="superscript"/>
        </w:rPr>
        <w:t>11,23–25</w:t>
      </w:r>
      <w:ins w:id="268" w:author="Martin Fernandez  Antonio José" w:date="2023-02-23T13:41:00Z">
        <w:r>
          <w:rPr>
            <w:rFonts w:cstheme="minorHAnsi"/>
          </w:rPr>
          <w:fldChar w:fldCharType="end"/>
        </w:r>
        <w:r>
          <w:rPr>
            <w:rFonts w:cstheme="minorHAnsi"/>
            <w:vertAlign w:val="superscript"/>
          </w:rPr>
          <w:t xml:space="preserve"> </w:t>
        </w:r>
        <w:r w:rsidRPr="002D4245">
          <w:rPr>
            <w:rFonts w:cstheme="minorHAnsi"/>
          </w:rPr>
          <w:t>of</w:t>
        </w:r>
        <w:r>
          <w:rPr>
            <w:rFonts w:cstheme="minorHAnsi"/>
          </w:rPr>
          <w:t xml:space="preserve"> </w:t>
        </w:r>
      </w:ins>
      <w:ins w:id="269" w:author="Martin Fernandez  Antonio José" w:date="2023-02-23T15:13:00Z">
        <w:r w:rsidR="007628D4">
          <w:rPr>
            <w:rFonts w:cstheme="minorHAnsi"/>
          </w:rPr>
          <w:t xml:space="preserve">most developed options for </w:t>
        </w:r>
      </w:ins>
      <w:ins w:id="270" w:author="Martin Fernandez  Antonio José" w:date="2023-02-23T13:41:00Z">
        <w:r>
          <w:rPr>
            <w:rFonts w:cstheme="minorHAnsi"/>
          </w:rPr>
          <w:t xml:space="preserve">low carbon chemicals. </w:t>
        </w:r>
      </w:ins>
      <w:ins w:id="271" w:author="Martin Fernandez  Antonio José" w:date="2023-02-22T14:19:00Z">
        <w:r w:rsidR="004C326E">
          <w:rPr>
            <w:rFonts w:cstheme="minorHAnsi"/>
          </w:rPr>
          <w:t>Unf</w:t>
        </w:r>
      </w:ins>
      <w:ins w:id="272" w:author="Martin Fernandez  Antonio José" w:date="2023-02-22T14:20:00Z">
        <w:r w:rsidR="004C326E">
          <w:rPr>
            <w:rFonts w:cstheme="minorHAnsi"/>
          </w:rPr>
          <w:t xml:space="preserve">ortunately, another common denominator </w:t>
        </w:r>
      </w:ins>
      <w:del w:id="273" w:author="Martin Fernandez  Antonio José" w:date="2023-02-22T13:17:00Z">
        <w:r w:rsidR="000500CC" w:rsidRPr="002D4245" w:rsidDel="00BC7DA5">
          <w:rPr>
            <w:rFonts w:cstheme="minorHAnsi"/>
          </w:rPr>
          <w:delText xml:space="preserve">, but </w:delText>
        </w:r>
      </w:del>
      <w:ins w:id="274" w:author="Martin Fernandez  Antonio José" w:date="2023-02-22T14:20:00Z">
        <w:r w:rsidR="004C326E">
          <w:rPr>
            <w:rFonts w:cstheme="minorHAnsi"/>
          </w:rPr>
          <w:t>is</w:t>
        </w:r>
      </w:ins>
      <w:ins w:id="275" w:author="Martin Fernandez  Antonio José" w:date="2023-02-22T17:14:00Z">
        <w:r w:rsidR="008F1229">
          <w:rPr>
            <w:rFonts w:cstheme="minorHAnsi"/>
          </w:rPr>
          <w:t xml:space="preserve"> the prediction of </w:t>
        </w:r>
      </w:ins>
      <w:ins w:id="276" w:author="Martin Fernandez  Antonio José" w:date="2023-02-22T14:20:00Z">
        <w:r w:rsidR="004C326E">
          <w:rPr>
            <w:rFonts w:cstheme="minorHAnsi"/>
          </w:rPr>
          <w:t xml:space="preserve">production costs </w:t>
        </w:r>
      </w:ins>
      <w:ins w:id="277" w:author="Martin Fernandez  Antonio José" w:date="2023-02-22T14:27:00Z">
        <w:r w:rsidR="00901F2D">
          <w:rPr>
            <w:rFonts w:cstheme="minorHAnsi"/>
          </w:rPr>
          <w:t>at least doubling those a</w:t>
        </w:r>
      </w:ins>
      <w:ins w:id="278" w:author="Martin Fernandez  Antonio José" w:date="2023-02-22T17:14:00Z">
        <w:r w:rsidR="00957F4F">
          <w:rPr>
            <w:rFonts w:cstheme="minorHAnsi"/>
          </w:rPr>
          <w:t>ttainable</w:t>
        </w:r>
      </w:ins>
      <w:ins w:id="279" w:author="Martin Fernandez  Antonio José" w:date="2023-02-22T14:27:00Z">
        <w:r w:rsidR="00901F2D">
          <w:rPr>
            <w:rFonts w:cstheme="minorHAnsi"/>
          </w:rPr>
          <w:t xml:space="preserve"> by </w:t>
        </w:r>
      </w:ins>
      <w:ins w:id="280" w:author="Martin Fernandez  Antonio José" w:date="2023-02-22T14:24:00Z">
        <w:r w:rsidR="00901F2D">
          <w:rPr>
            <w:rFonts w:cstheme="minorHAnsi"/>
          </w:rPr>
          <w:t>f</w:t>
        </w:r>
      </w:ins>
      <w:ins w:id="281" w:author="Martin Fernandez  Antonio José" w:date="2023-02-22T14:20:00Z">
        <w:r w:rsidR="004C326E">
          <w:rPr>
            <w:rFonts w:cstheme="minorHAnsi"/>
          </w:rPr>
          <w:t>ossil-based technologies</w:t>
        </w:r>
      </w:ins>
      <w:del w:id="282" w:author="Martin Fernandez  Antonio José" w:date="2023-02-22T14:21:00Z">
        <w:r w:rsidR="000500CC" w:rsidRPr="002D4245" w:rsidDel="004C326E">
          <w:rPr>
            <w:rFonts w:cstheme="minorHAnsi"/>
          </w:rPr>
          <w:delText xml:space="preserve">the high costs remain a </w:delText>
        </w:r>
        <w:r w:rsidR="0086279D" w:rsidDel="004C326E">
          <w:rPr>
            <w:rFonts w:cstheme="minorHAnsi"/>
          </w:rPr>
          <w:delText>major</w:delText>
        </w:r>
        <w:r w:rsidR="000500CC" w:rsidRPr="002D4245" w:rsidDel="004C326E">
          <w:rPr>
            <w:rFonts w:cstheme="minorHAnsi"/>
          </w:rPr>
          <w:delText xml:space="preserve"> barrier</w:delText>
        </w:r>
      </w:del>
      <w:del w:id="283" w:author="Martin Fernandez  Antonio José" w:date="2023-02-22T14:27:00Z">
        <w:r w:rsidR="00D00ED8" w:rsidDel="00901F2D">
          <w:rPr>
            <w:rFonts w:cstheme="minorHAnsi"/>
          </w:rPr>
          <w:fldChar w:fldCharType="begin"/>
        </w:r>
        <w:r w:rsidR="0001575A" w:rsidRPr="00901F2D" w:rsidDel="00901F2D">
          <w:rPr>
            <w:rFonts w:cstheme="minorHAnsi"/>
          </w:rPr>
          <w:del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delInstrText>
        </w:r>
        <w:r w:rsidR="00D00ED8" w:rsidDel="00901F2D">
          <w:rPr>
            <w:rFonts w:cstheme="minorHAnsi"/>
          </w:rPr>
          <w:fldChar w:fldCharType="separate"/>
        </w:r>
        <w:r w:rsidR="00921238" w:rsidRPr="00901F2D" w:rsidDel="00901F2D">
          <w:rPr>
            <w:rFonts w:ascii="Calibri" w:hAnsi="Calibri" w:cs="Calibri"/>
            <w:szCs w:val="24"/>
            <w:vertAlign w:val="superscript"/>
          </w:rPr>
          <w:delText>19</w:delText>
        </w:r>
        <w:r w:rsidR="00D00ED8" w:rsidDel="00901F2D">
          <w:rPr>
            <w:rFonts w:cstheme="minorHAnsi"/>
          </w:rPr>
          <w:fldChar w:fldCharType="end"/>
        </w:r>
      </w:del>
      <w:ins w:id="284" w:author="Martin Fernandez  Antonio José" w:date="2023-02-22T14:27:00Z">
        <w:r w:rsidR="00901F2D">
          <w:rPr>
            <w:rFonts w:cstheme="minorHAnsi"/>
          </w:rPr>
          <w:fldChar w:fldCharType="begin"/>
        </w:r>
      </w:ins>
      <w:r w:rsidR="00291255">
        <w:rPr>
          <w:rFonts w:cstheme="minorHAnsi"/>
        </w:rPr>
        <w:instrText xml:space="preserve"> ADDIN ZOTERO_ITEM CSL_CITATION {"citationID":"sPb4ycfd","properties":{"formattedCitation":"\\super 11,12,26\\nosupersub{}","plainCitation":"11,12,26","noteIndex":0},"citationItems":[{"id":4242,"uris":["http://zotero.org/users/9157291/items/69SKN82T"],"itemData":{"id":4242,"type":"article-journal","abstract":"The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ins w:id="285" w:author="Martin Fernandez  Antonio José" w:date="2023-02-22T14:27:00Z">
        <w:r w:rsidR="00901F2D">
          <w:rPr>
            <w:rFonts w:cstheme="minorHAnsi"/>
          </w:rPr>
          <w:fldChar w:fldCharType="separate"/>
        </w:r>
      </w:ins>
      <w:r w:rsidR="00291255" w:rsidRPr="00291255">
        <w:rPr>
          <w:rFonts w:ascii="Calibri" w:hAnsi="Calibri" w:cs="Calibri"/>
          <w:szCs w:val="24"/>
          <w:vertAlign w:val="superscript"/>
        </w:rPr>
        <w:t>11,12,26</w:t>
      </w:r>
      <w:ins w:id="286" w:author="Martin Fernandez  Antonio José" w:date="2023-02-22T14:27:00Z">
        <w:r w:rsidR="00901F2D">
          <w:rPr>
            <w:rFonts w:cstheme="minorHAnsi"/>
          </w:rPr>
          <w:fldChar w:fldCharType="end"/>
        </w:r>
      </w:ins>
      <w:ins w:id="287" w:author="Martin Fernandez  Antonio José" w:date="2023-02-22T17:17:00Z">
        <w:r w:rsidR="006D04F0">
          <w:rPr>
            <w:rFonts w:cstheme="minorHAnsi"/>
          </w:rPr>
          <w:t xml:space="preserve">. This is a consequence of </w:t>
        </w:r>
      </w:ins>
      <w:del w:id="288" w:author="Martin Fernandez  Antonio José" w:date="2023-02-22T17:16:00Z">
        <w:r w:rsidR="000500CC" w:rsidRPr="002D4245" w:rsidDel="006D04F0">
          <w:rPr>
            <w:rFonts w:cstheme="minorHAnsi"/>
          </w:rPr>
          <w:delText xml:space="preserve">. </w:delText>
        </w:r>
      </w:del>
      <w:del w:id="289" w:author="Martin Fernandez  Antonio José" w:date="2023-02-22T14:26:00Z">
        <w:r w:rsidR="000500CC" w:rsidRPr="002D4245" w:rsidDel="00901F2D">
          <w:rPr>
            <w:rFonts w:cstheme="minorHAnsi"/>
          </w:rPr>
          <w:delText>Literature estimates suggest that green ammonia and methanol cost twice as much as the natural gas-based counterpart</w:delText>
        </w:r>
        <w:r w:rsidR="00506E3C" w:rsidDel="00901F2D">
          <w:rPr>
            <w:rFonts w:cstheme="minorHAnsi"/>
          </w:rPr>
          <w:fldChar w:fldCharType="begin"/>
        </w:r>
        <w:r w:rsidR="00783407" w:rsidRPr="00901F2D" w:rsidDel="00901F2D">
          <w:rPr>
            <w:rFonts w:cstheme="minorHAnsi"/>
          </w:rPr>
          <w:del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delInstrText>
        </w:r>
        <w:r w:rsidR="00506E3C" w:rsidDel="00901F2D">
          <w:rPr>
            <w:rFonts w:cstheme="minorHAnsi"/>
          </w:rPr>
          <w:fldChar w:fldCharType="separate"/>
        </w:r>
        <w:r w:rsidR="00921238" w:rsidRPr="00901F2D" w:rsidDel="00901F2D">
          <w:rPr>
            <w:rFonts w:ascii="Calibri" w:hAnsi="Calibri" w:cs="Calibri"/>
            <w:szCs w:val="24"/>
            <w:vertAlign w:val="superscript"/>
          </w:rPr>
          <w:delText>9,10</w:delText>
        </w:r>
        <w:r w:rsidR="00506E3C" w:rsidDel="00901F2D">
          <w:rPr>
            <w:rFonts w:cstheme="minorHAnsi"/>
          </w:rPr>
          <w:fldChar w:fldCharType="end"/>
        </w:r>
        <w:r w:rsidR="000500CC" w:rsidRPr="002D4245" w:rsidDel="00901F2D">
          <w:rPr>
            <w:rFonts w:cstheme="minorHAnsi"/>
          </w:rPr>
          <w:delText>.</w:delText>
        </w:r>
      </w:del>
    </w:p>
    <w:p w14:paraId="5361C6AF" w14:textId="56B8CB36" w:rsidR="00703835" w:rsidRPr="00703835" w:rsidDel="00BD02BF" w:rsidRDefault="00703835" w:rsidP="00703835">
      <w:pPr>
        <w:pStyle w:val="ListParagraph"/>
        <w:numPr>
          <w:ilvl w:val="0"/>
          <w:numId w:val="2"/>
        </w:numPr>
        <w:rPr>
          <w:del w:id="290" w:author="Martin Fernandez  Antonio José" w:date="2023-02-22T14:28:00Z"/>
          <w:rFonts w:cstheme="minorHAnsi"/>
          <w:highlight w:val="cyan"/>
        </w:rPr>
      </w:pPr>
      <w:del w:id="291" w:author="Martin Fernandez  Antonio José" w:date="2023-02-22T14:28:00Z">
        <w:r w:rsidRPr="00703835" w:rsidDel="00BD02BF">
          <w:rPr>
            <w:rFonts w:cstheme="minorHAnsi"/>
            <w:highlight w:val="cyan"/>
          </w:rPr>
          <w:delText>Perhaps here Antonio could add something regarding emerging green routes for NH3 and MeOH</w:delText>
        </w:r>
      </w:del>
    </w:p>
    <w:p w14:paraId="4C845A43" w14:textId="04E3059B" w:rsidR="000500CC" w:rsidRPr="002D4245" w:rsidDel="002022F7" w:rsidRDefault="00B22DAA" w:rsidP="006D04F0">
      <w:pPr>
        <w:rPr>
          <w:del w:id="292" w:author="Martin Fernandez  Antonio José" w:date="2023-02-22T17:29:00Z"/>
          <w:rFonts w:cstheme="minorHAnsi"/>
        </w:rPr>
      </w:pPr>
      <w:del w:id="293" w:author="Martin Fernandez  Antonio José" w:date="2023-02-22T17:16:00Z">
        <w:r w:rsidRPr="002D4245" w:rsidDel="006D04F0">
          <w:rPr>
            <w:rFonts w:cstheme="minorHAnsi"/>
          </w:rPr>
          <w:delText xml:space="preserve">The economic </w:delText>
        </w:r>
        <w:r w:rsidR="00F326E1" w:rsidRPr="00F326E1" w:rsidDel="006D04F0">
          <w:rPr>
            <w:rFonts w:cstheme="minorHAnsi"/>
          </w:rPr>
          <w:delText xml:space="preserve">competitiveness </w:delText>
        </w:r>
        <w:r w:rsidRPr="002D4245" w:rsidDel="006D04F0">
          <w:rPr>
            <w:rFonts w:cstheme="minorHAnsi"/>
          </w:rPr>
          <w:delText xml:space="preserve">of green </w:delText>
        </w:r>
        <w:r w:rsidR="0088011A" w:rsidDel="006D04F0">
          <w:rPr>
            <w:rFonts w:cstheme="minorHAnsi"/>
          </w:rPr>
          <w:delText>chemicals</w:delText>
        </w:r>
        <w:r w:rsidRPr="002D4245" w:rsidDel="006D04F0">
          <w:rPr>
            <w:rFonts w:cstheme="minorHAnsi"/>
          </w:rPr>
          <w:delText xml:space="preserve"> has </w:delText>
        </w:r>
        <w:r w:rsidR="00983A99" w:rsidRPr="00983A99" w:rsidDel="006D04F0">
          <w:rPr>
            <w:rFonts w:cstheme="minorHAnsi"/>
          </w:rPr>
          <w:delText>mainly been hampered</w:delText>
        </w:r>
        <w:r w:rsidR="00983A99" w:rsidDel="006D04F0">
          <w:rPr>
            <w:rFonts w:cstheme="minorHAnsi"/>
          </w:rPr>
          <w:delText xml:space="preserve"> </w:delText>
        </w:r>
        <w:r w:rsidRPr="002D4245" w:rsidDel="006D04F0">
          <w:rPr>
            <w:rFonts w:cstheme="minorHAnsi"/>
          </w:rPr>
          <w:delText xml:space="preserve">by </w:delText>
        </w:r>
      </w:del>
      <w:r w:rsidRPr="002D4245">
        <w:rPr>
          <w:rFonts w:cstheme="minorHAnsi"/>
        </w:rPr>
        <w:t xml:space="preserve">the </w:t>
      </w:r>
      <w:ins w:id="294" w:author="Martin Fernandez  Antonio José" w:date="2023-02-23T14:49:00Z">
        <w:r w:rsidR="009302D3">
          <w:rPr>
            <w:rFonts w:cstheme="minorHAnsi"/>
          </w:rPr>
          <w:t>historically</w:t>
        </w:r>
      </w:ins>
      <w:ins w:id="295" w:author="Martin Fernandez  Antonio José" w:date="2023-02-22T17:18:00Z">
        <w:r w:rsidR="006D04F0">
          <w:rPr>
            <w:rFonts w:cstheme="minorHAnsi"/>
          </w:rPr>
          <w:t xml:space="preserve"> </w:t>
        </w:r>
      </w:ins>
      <w:r w:rsidRPr="002D4245">
        <w:rPr>
          <w:rFonts w:cstheme="minorHAnsi"/>
        </w:rPr>
        <w:t>high</w:t>
      </w:r>
      <w:ins w:id="296" w:author="Martin Fernandez  Antonio José" w:date="2023-02-23T14:49:00Z">
        <w:r w:rsidR="009302D3">
          <w:rPr>
            <w:rFonts w:cstheme="minorHAnsi"/>
          </w:rPr>
          <w:t>er</w:t>
        </w:r>
      </w:ins>
      <w:r w:rsidRPr="002D4245">
        <w:rPr>
          <w:rFonts w:cstheme="minorHAnsi"/>
        </w:rPr>
        <w:t xml:space="preserve">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F22A5A">
        <w:rPr>
          <w:rFonts w:cstheme="minorHAnsi"/>
        </w:rPr>
        <w:instrText xml:space="preserve"> ADDIN ZOTERO_ITEM CSL_CITATION {"citationID":"WvOX4aq3","properties":{"formattedCitation":"\\super 11,12\\nosupersub{}","plainCitation":"11,12","noteIndex":0},"citationItems":[{"id":3860,"uris":["http://zotero.org/users/9157291/items/AFKW7KRC"],"itemData":{"id":3860,"type":"article-journal","abstract":"At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F22A5A" w:rsidRPr="00F22A5A">
        <w:rPr>
          <w:rFonts w:ascii="Calibri" w:hAnsi="Calibri" w:cs="Calibri"/>
          <w:szCs w:val="24"/>
          <w:vertAlign w:val="superscript"/>
        </w:rPr>
        <w:t>11,12</w:t>
      </w:r>
      <w:r w:rsidR="00CB5E2B">
        <w:rPr>
          <w:rFonts w:cstheme="minorHAnsi"/>
        </w:rPr>
        <w:fldChar w:fldCharType="end"/>
      </w:r>
      <w:r w:rsidRPr="002D4245">
        <w:rPr>
          <w:rFonts w:cstheme="minorHAnsi"/>
        </w:rPr>
        <w:t xml:space="preserve">. However, </w:t>
      </w:r>
      <w:ins w:id="297" w:author="Martin Fernandez  Antonio José" w:date="2023-02-22T17:19:00Z">
        <w:r w:rsidR="006D04F0">
          <w:rPr>
            <w:rFonts w:cstheme="minorHAnsi"/>
          </w:rPr>
          <w:t xml:space="preserve">this picture has abruptly changed since </w:t>
        </w:r>
      </w:ins>
      <w:r w:rsidRPr="002D4245">
        <w:rPr>
          <w:rFonts w:cstheme="minorHAnsi"/>
        </w:rPr>
        <w:t xml:space="preserve">natural gas has </w:t>
      </w:r>
      <w:r w:rsidR="007F392B">
        <w:rPr>
          <w:rFonts w:cstheme="minorHAnsi"/>
        </w:rPr>
        <w:t>experienced</w:t>
      </w:r>
      <w:r w:rsidR="007F392B" w:rsidRPr="002D4245">
        <w:rPr>
          <w:rFonts w:cstheme="minorHAnsi"/>
        </w:rPr>
        <w:t xml:space="preserve"> </w:t>
      </w:r>
      <w:r w:rsidRPr="002D4245">
        <w:rPr>
          <w:rFonts w:cstheme="minorHAnsi"/>
        </w:rPr>
        <w:t>a sharp increase in prices over the last two years, primarily d</w:t>
      </w:r>
      <w:commentRangeStart w:id="298"/>
      <w:r w:rsidRPr="002D4245">
        <w:rPr>
          <w:rFonts w:cstheme="minorHAnsi"/>
        </w:rPr>
        <w:t>ue to the COVID-19 pandemic</w:t>
      </w:r>
      <w:commentRangeEnd w:id="298"/>
      <w:r w:rsidR="006637EC">
        <w:rPr>
          <w:rStyle w:val="CommentReference"/>
        </w:rPr>
        <w:commentReference w:id="298"/>
      </w:r>
      <w:r w:rsidRPr="002D4245">
        <w:rPr>
          <w:rFonts w:cstheme="minorHAnsi"/>
        </w:rPr>
        <w:t xml:space="preserve">,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w:t>
      </w:r>
      <w:ins w:id="299" w:author="Martin Fernandez  Antonio José" w:date="2023-02-22T17:25:00Z">
        <w:r w:rsidR="006D04F0">
          <w:rPr>
            <w:rFonts w:cstheme="minorHAnsi"/>
          </w:rPr>
          <w:t xml:space="preserve"> </w:t>
        </w:r>
      </w:ins>
      <w:del w:id="300" w:author="Martin Fernandez  Antonio José" w:date="2023-02-22T17:25:00Z">
        <w:r w:rsidR="00BA6CBB" w:rsidDel="006D04F0">
          <w:rPr>
            <w:rFonts w:cstheme="minorHAnsi"/>
          </w:rPr>
          <w:delText xml:space="preserve"> </w:delText>
        </w:r>
      </w:del>
      <w:r w:rsidR="00BA6CBB">
        <w:rPr>
          <w:rFonts w:cstheme="minorHAnsi"/>
        </w:rPr>
        <w:t xml:space="preserve">where </w:t>
      </w:r>
      <w:r w:rsidRPr="002D4245">
        <w:rPr>
          <w:rFonts w:cstheme="minorHAnsi"/>
        </w:rPr>
        <w:t xml:space="preserve">monthly average natural gas spot prices </w:t>
      </w:r>
      <w:r w:rsidR="005D3B1A">
        <w:rPr>
          <w:rFonts w:cstheme="minorHAnsi"/>
        </w:rPr>
        <w:t>(</w:t>
      </w:r>
      <w:commentRangeStart w:id="301"/>
      <w:r w:rsidR="005D3B1A" w:rsidRPr="00C7310E">
        <w:rPr>
          <w:rFonts w:cstheme="minorHAnsi"/>
          <w:i/>
          <w:iCs/>
        </w:rPr>
        <w:t>i.e.</w:t>
      </w:r>
      <w:r w:rsidR="005D3B1A">
        <w:rPr>
          <w:rFonts w:cstheme="minorHAnsi"/>
        </w:rPr>
        <w:t xml:space="preserve">, </w:t>
      </w:r>
      <w:r w:rsidR="003C52CA">
        <w:rPr>
          <w:rFonts w:cstheme="minorHAnsi"/>
        </w:rPr>
        <w:t xml:space="preserve">trading </w:t>
      </w:r>
      <w:r w:rsidR="005D3B1A">
        <w:rPr>
          <w:rFonts w:cstheme="minorHAnsi"/>
        </w:rPr>
        <w:t>prices at</w:t>
      </w:r>
      <w:r w:rsidR="005D3B1A" w:rsidRPr="005D3B1A">
        <w:rPr>
          <w:rFonts w:cstheme="minorHAnsi"/>
        </w:rPr>
        <w:t xml:space="preserve"> the Title Transfer Facility (TTF) </w:t>
      </w:r>
      <w:r w:rsidR="00D227CD">
        <w:rPr>
          <w:rFonts w:cstheme="minorHAnsi"/>
        </w:rPr>
        <w:t xml:space="preserve">hub </w:t>
      </w:r>
      <w:r w:rsidR="00BC48C7" w:rsidRPr="00BC48C7">
        <w:rPr>
          <w:rFonts w:cstheme="minorHAnsi"/>
        </w:rPr>
        <w:t>in the Netherlands</w:t>
      </w:r>
      <w:r w:rsidR="007B60B7">
        <w:rPr>
          <w:rFonts w:cstheme="minorHAnsi"/>
        </w:rPr>
        <w:t>, the most important in Europe</w:t>
      </w:r>
      <w:commentRangeEnd w:id="301"/>
      <w:r w:rsidR="006D04F0">
        <w:rPr>
          <w:rStyle w:val="CommentReference"/>
        </w:rPr>
        <w:commentReference w:id="301"/>
      </w:r>
      <w:r w:rsidR="007B60B7">
        <w:rPr>
          <w:rFonts w:cstheme="minorHAnsi"/>
        </w:rPr>
        <w:fldChar w:fldCharType="begin"/>
      </w:r>
      <w:r w:rsidR="00D72CCF">
        <w:rPr>
          <w:rFonts w:cstheme="minorHAnsi"/>
        </w:rPr>
        <w:instrText xml:space="preserve"> ADDIN ZOTERO_ITEM CSL_CITATION {"citationID":"kPw6OVGI","properties":{"formattedCitation":"\\super 27\\nosupersub{}","plainCitation":"27","noteIndex":0},"citationItems":[{"id":31546,"uris":["http://zotero.org/users/9157291/items/KY7YU3FE"],"itemData":{"id":31546,"type":"report","language":"en","publisher":"The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7B60B7">
        <w:rPr>
          <w:rFonts w:cstheme="minorHAnsi"/>
        </w:rPr>
        <w:fldChar w:fldCharType="separate"/>
      </w:r>
      <w:r w:rsidR="00D72CCF" w:rsidRPr="00D72CCF">
        <w:rPr>
          <w:rFonts w:ascii="Calibri" w:hAnsi="Calibri" w:cs="Calibri"/>
          <w:szCs w:val="24"/>
          <w:vertAlign w:val="superscript"/>
        </w:rPr>
        <w:t>27</w:t>
      </w:r>
      <w:r w:rsidR="007B60B7">
        <w:rPr>
          <w:rFonts w:cstheme="minorHAnsi"/>
        </w:rPr>
        <w:fldChar w:fldCharType="end"/>
      </w:r>
      <w:r w:rsidR="005D3B1A">
        <w:rPr>
          <w:rFonts w:cstheme="minorHAnsi"/>
        </w:rPr>
        <w:t xml:space="preserve">) </w:t>
      </w:r>
      <w:commentRangeStart w:id="302"/>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D72CCF">
        <w:rPr>
          <w:rFonts w:cstheme="minorHAnsi"/>
        </w:rPr>
        <w:instrText xml:space="preserve"> ADDIN ZOTERO_ITEM CSL_CITATION {"citationID":"OU7CFv9C","properties":{"formattedCitation":"\\super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D72CCF" w:rsidRPr="00D72CCF">
        <w:rPr>
          <w:rFonts w:ascii="Calibri" w:hAnsi="Calibri" w:cs="Calibri"/>
          <w:szCs w:val="24"/>
          <w:vertAlign w:val="superscript"/>
        </w:rPr>
        <w:t>28</w:t>
      </w:r>
      <w:r w:rsidR="00CB5E2B">
        <w:rPr>
          <w:rFonts w:cstheme="minorHAnsi"/>
        </w:rPr>
        <w:fldChar w:fldCharType="end"/>
      </w:r>
      <w:commentRangeEnd w:id="302"/>
      <w:r w:rsidR="006D04F0">
        <w:rPr>
          <w:rStyle w:val="CommentReference"/>
        </w:rPr>
        <w:commentReference w:id="302"/>
      </w:r>
      <w:r w:rsidRPr="002D4245">
        <w:rPr>
          <w:rFonts w:cstheme="minorHAnsi"/>
        </w:rPr>
        <w:t>.</w:t>
      </w:r>
      <w:r w:rsidR="000E0E67">
        <w:rPr>
          <w:rFonts w:cstheme="minorHAnsi"/>
        </w:rPr>
        <w:t xml:space="preserve"> </w:t>
      </w:r>
      <w:ins w:id="303" w:author="Martin Fernandez  Antonio José" w:date="2023-02-22T17:25:00Z">
        <w:r w:rsidR="006D04F0">
          <w:rPr>
            <w:rFonts w:cstheme="minorHAnsi"/>
          </w:rPr>
          <w:t xml:space="preserve">This </w:t>
        </w:r>
        <w:r w:rsidR="0092432D">
          <w:rPr>
            <w:rFonts w:cstheme="minorHAnsi"/>
          </w:rPr>
          <w:t>drastic chan</w:t>
        </w:r>
      </w:ins>
      <w:ins w:id="304" w:author="Martin Fernandez  Antonio José" w:date="2023-02-22T17:26:00Z">
        <w:r w:rsidR="0092432D">
          <w:rPr>
            <w:rFonts w:cstheme="minorHAnsi"/>
          </w:rPr>
          <w:t xml:space="preserve">ge </w:t>
        </w:r>
      </w:ins>
      <w:del w:id="305" w:author="Martin Fernandez  Antonio José" w:date="2023-02-22T17:26:00Z">
        <w:r w:rsidRPr="002D4245" w:rsidDel="0092432D">
          <w:rPr>
            <w:rFonts w:cstheme="minorHAnsi"/>
          </w:rPr>
          <w:delText xml:space="preserve">The drastic increase in natural gas and electricity prices </w:delText>
        </w:r>
      </w:del>
      <w:r w:rsidRPr="002D4245">
        <w:rPr>
          <w:rFonts w:cstheme="minorHAnsi"/>
        </w:rPr>
        <w:t xml:space="preserve">has </w:t>
      </w:r>
      <w:ins w:id="306" w:author="Martin Fernandez  Antonio José" w:date="2023-02-22T17:26:00Z">
        <w:r w:rsidR="0092432D">
          <w:rPr>
            <w:rFonts w:cstheme="minorHAnsi"/>
          </w:rPr>
          <w:t xml:space="preserve">had </w:t>
        </w:r>
      </w:ins>
      <w:r w:rsidRPr="002D4245">
        <w:rPr>
          <w:rFonts w:cstheme="minorHAnsi"/>
        </w:rPr>
        <w:t>severe consequences for the European chemical industry</w:t>
      </w:r>
      <w:r w:rsidR="00603CE6">
        <w:rPr>
          <w:rFonts w:cstheme="minorHAnsi"/>
        </w:rPr>
        <w:fldChar w:fldCharType="begin"/>
      </w:r>
      <w:r w:rsidR="00D72CCF">
        <w:rPr>
          <w:rFonts w:cstheme="minorHAnsi"/>
        </w:rPr>
        <w:instrText xml:space="preserve"> ADDIN ZOTERO_ITEM CSL_CITATION {"citationID":"zYSz1A3k","properties":{"formattedCitation":"\\super 29\\nosupersub{}","plainCitation":"29","noteIndex":0},"citationItems":[{"id":29871,"uris":["http://zotero.org/users/9157291/items/3FV7ZVAG"],"itemData":{"id":29871,"type":"report","publisher":"European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D72CCF" w:rsidRPr="00D72CCF">
        <w:rPr>
          <w:rFonts w:ascii="Calibri" w:hAnsi="Calibri" w:cs="Calibri"/>
          <w:szCs w:val="24"/>
          <w:vertAlign w:val="superscript"/>
        </w:rPr>
        <w:t>29</w:t>
      </w:r>
      <w:r w:rsidR="00603CE6">
        <w:rPr>
          <w:rFonts w:cstheme="minorHAnsi"/>
        </w:rPr>
        <w:fldChar w:fldCharType="end"/>
      </w:r>
      <w:r w:rsidRPr="002D4245">
        <w:rPr>
          <w:rFonts w:cstheme="minorHAnsi"/>
        </w:rPr>
        <w:t xml:space="preserve">. </w:t>
      </w:r>
      <w:r w:rsidR="008B3710">
        <w:rPr>
          <w:rFonts w:cstheme="minorHAnsi"/>
        </w:rPr>
        <w:t xml:space="preserve">For example, </w:t>
      </w:r>
      <w:del w:id="307" w:author="Martin Fernandez  Antonio José" w:date="2023-02-23T14:50:00Z">
        <w:r w:rsidR="008B3710" w:rsidDel="009302D3">
          <w:rPr>
            <w:rFonts w:cstheme="minorHAnsi"/>
          </w:rPr>
          <w:delText>r</w:delText>
        </w:r>
        <w:r w:rsidRPr="002D4245" w:rsidDel="009302D3">
          <w:rPr>
            <w:rFonts w:cstheme="minorHAnsi"/>
          </w:rPr>
          <w:delText xml:space="preserve">ecent news suggests that </w:delText>
        </w:r>
      </w:del>
      <w:r w:rsidRPr="002D4245">
        <w:rPr>
          <w:rFonts w:cstheme="minorHAnsi"/>
        </w:rPr>
        <w:t>more than half of Europe’s ammonia production capacity (</w:t>
      </w:r>
      <w:commentRangeStart w:id="308"/>
      <w:r w:rsidRPr="002D4245">
        <w:rPr>
          <w:rFonts w:cstheme="minorHAnsi"/>
        </w:rPr>
        <w:t xml:space="preserve">estimated at around 19 Mt </w:t>
      </w:r>
      <w:r w:rsidR="00DD793F">
        <w:rPr>
          <w:rFonts w:cstheme="minorHAnsi"/>
        </w:rPr>
        <w:t>yr</w:t>
      </w:r>
      <w:r w:rsidR="008B43B8" w:rsidRPr="00F62A8C">
        <w:rPr>
          <w:vertAlign w:val="superscript"/>
          <w:lang w:val="en-US"/>
        </w:rPr>
        <w:t>−</w:t>
      </w:r>
      <w:commentRangeEnd w:id="308"/>
      <w:r w:rsidR="0092432D">
        <w:rPr>
          <w:rStyle w:val="CommentReference"/>
        </w:rPr>
        <w:commentReference w:id="308"/>
      </w:r>
      <w:r w:rsidRPr="002D4245">
        <w:rPr>
          <w:rFonts w:cstheme="minorHAnsi"/>
          <w:vertAlign w:val="superscript"/>
        </w:rPr>
        <w:t>1</w:t>
      </w:r>
      <w:r w:rsidRPr="002D4245">
        <w:rPr>
          <w:rFonts w:cstheme="minorHAnsi"/>
        </w:rPr>
        <w:t>)</w:t>
      </w:r>
      <w:r w:rsidR="00716DB0">
        <w:rPr>
          <w:rFonts w:cstheme="minorHAnsi"/>
        </w:rPr>
        <w:fldChar w:fldCharType="begin"/>
      </w:r>
      <w:r w:rsidR="00F22A5A">
        <w:rPr>
          <w:rFonts w:cstheme="minorHAnsi"/>
        </w:rPr>
        <w:instrText xml:space="preserve"> ADDIN ZOTERO_ITEM CSL_CITATION {"citationID":"oeRqOW4i","properties":{"formattedCitation":"\\super 15\\nosupersub{}","plainCitation":"15","noteIndex":0},"citationItems":[{"id":26343,"uris":["http://zotero.org/users/9157291/items/86IUUBD4"],"itemData":{"id":26343,"type":"report","publisher":"DECHEMA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F22A5A" w:rsidRPr="00F22A5A">
        <w:rPr>
          <w:rFonts w:ascii="Calibri" w:hAnsi="Calibri" w:cs="Calibri"/>
          <w:szCs w:val="24"/>
          <w:vertAlign w:val="superscript"/>
        </w:rPr>
        <w:t>15</w:t>
      </w:r>
      <w:r w:rsidR="00716DB0">
        <w:rPr>
          <w:rFonts w:cstheme="minorHAnsi"/>
        </w:rPr>
        <w:fldChar w:fldCharType="end"/>
      </w:r>
      <w:r w:rsidRPr="002D4245">
        <w:rPr>
          <w:rFonts w:cstheme="minorHAnsi"/>
        </w:rPr>
        <w:t xml:space="preserve"> </w:t>
      </w:r>
      <w:del w:id="309" w:author="Martin Fernandez  Antonio José" w:date="2023-02-22T17:27:00Z">
        <w:r w:rsidRPr="002D4245" w:rsidDel="0092432D">
          <w:rPr>
            <w:rFonts w:cstheme="minorHAnsi"/>
          </w:rPr>
          <w:delText>has been shut down</w:delText>
        </w:r>
      </w:del>
      <w:ins w:id="310" w:author="Martin Fernandez  Antonio José" w:date="2023-02-23T14:50:00Z">
        <w:r w:rsidR="009302D3">
          <w:rPr>
            <w:rFonts w:cstheme="minorHAnsi"/>
          </w:rPr>
          <w:t xml:space="preserve">was </w:t>
        </w:r>
      </w:ins>
      <w:ins w:id="311" w:author="Martin Fernandez  Antonio José" w:date="2023-02-22T17:27:00Z">
        <w:r w:rsidR="0092432D">
          <w:rPr>
            <w:rFonts w:cstheme="minorHAnsi"/>
          </w:rPr>
          <w:t>p</w:t>
        </w:r>
      </w:ins>
      <w:ins w:id="312" w:author="Martin Fernandez  Antonio José" w:date="2023-02-22T17:28:00Z">
        <w:r w:rsidR="0092432D">
          <w:rPr>
            <w:rFonts w:cstheme="minorHAnsi"/>
          </w:rPr>
          <w:t>aused</w:t>
        </w:r>
      </w:ins>
      <w:r w:rsidRPr="002D4245">
        <w:rPr>
          <w:rFonts w:cstheme="minorHAnsi"/>
        </w:rPr>
        <w:t xml:space="preserve"> </w:t>
      </w:r>
      <w:ins w:id="313" w:author="Martin Fernandez  Antonio José" w:date="2023-02-23T14:50:00Z">
        <w:r w:rsidR="009302D3">
          <w:rPr>
            <w:rFonts w:cstheme="minorHAnsi"/>
          </w:rPr>
          <w:t xml:space="preserve">during 2022 </w:t>
        </w:r>
      </w:ins>
      <w:r w:rsidRPr="002D4245">
        <w:rPr>
          <w:rFonts w:cstheme="minorHAnsi"/>
        </w:rPr>
        <w:t>due to gas prices</w:t>
      </w:r>
      <w:r w:rsidR="00716DB0">
        <w:rPr>
          <w:rFonts w:cstheme="minorHAnsi"/>
        </w:rPr>
        <w:fldChar w:fldCharType="begin"/>
      </w:r>
      <w:r w:rsidR="00D72CCF">
        <w:rPr>
          <w:rFonts w:cstheme="minorHAnsi"/>
        </w:rPr>
        <w:instrText xml:space="preserve"> ADDIN ZOTERO_ITEM CSL_CITATION {"citationID":"OFI4q7zf","properties":{"formattedCitation":"\\super 30,31\\nosupersub{}","plainCitation":"30,31","noteIndex":0},"citationItems":[{"id":26351,"uris":["http://zotero.org/users/9157291/items/ZNIINMHR"],"itemData":{"id":26351,"type":"article-newspaper","abstract":"Europe’s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D72CCF" w:rsidRPr="00D72CCF">
        <w:rPr>
          <w:rFonts w:ascii="Calibri" w:hAnsi="Calibri" w:cs="Calibri"/>
          <w:szCs w:val="24"/>
          <w:vertAlign w:val="superscript"/>
        </w:rPr>
        <w:t>30,31</w:t>
      </w:r>
      <w:r w:rsidR="00716DB0">
        <w:rPr>
          <w:rFonts w:cstheme="minorHAnsi"/>
        </w:rPr>
        <w:fldChar w:fldCharType="end"/>
      </w:r>
      <w:r w:rsidRPr="002D4245">
        <w:rPr>
          <w:rFonts w:cstheme="minorHAnsi"/>
        </w:rPr>
        <w:t>.</w:t>
      </w:r>
      <w:ins w:id="314" w:author="Martin Fernandez  Antonio José" w:date="2023-02-22T17:28:00Z">
        <w:r w:rsidR="002022F7">
          <w:rPr>
            <w:rFonts w:cstheme="minorHAnsi"/>
          </w:rPr>
          <w:t xml:space="preserve"> This new scenario </w:t>
        </w:r>
      </w:ins>
    </w:p>
    <w:p w14:paraId="65BDF060" w14:textId="45BA08D8" w:rsidR="00666A31" w:rsidRDefault="00915C18" w:rsidP="00F60ED9">
      <w:pPr>
        <w:rPr>
          <w:rFonts w:cstheme="minorHAnsi"/>
          <w:lang w:val="en-US"/>
        </w:rPr>
      </w:pPr>
      <w:del w:id="315" w:author="Martin Fernandez  Antonio José" w:date="2023-02-22T17:29:00Z">
        <w:r w:rsidRPr="002D4245" w:rsidDel="002022F7">
          <w:rPr>
            <w:rFonts w:cstheme="minorHAnsi"/>
          </w:rPr>
          <w:delText xml:space="preserve">The energy crisis </w:delText>
        </w:r>
      </w:del>
      <w:r w:rsidRPr="002D4245">
        <w:rPr>
          <w:rFonts w:cstheme="minorHAnsi"/>
        </w:rPr>
        <w:t xml:space="preserve">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w:t>
      </w:r>
      <w:del w:id="316" w:author="Martin Fernandez  Antonio José" w:date="2023-02-22T17:29:00Z">
        <w:r w:rsidRPr="002D4245" w:rsidDel="002022F7">
          <w:rPr>
            <w:rFonts w:cstheme="minorHAnsi"/>
          </w:rPr>
          <w:delText xml:space="preserve">laying the </w:delText>
        </w:r>
        <w:r w:rsidR="00AD2884" w:rsidRPr="002D4245" w:rsidDel="002022F7">
          <w:rPr>
            <w:rFonts w:cstheme="minorHAnsi"/>
          </w:rPr>
          <w:delText>foundation</w:delText>
        </w:r>
      </w:del>
      <w:ins w:id="317" w:author="Martin Fernandez  Antonio José" w:date="2023-02-22T17:29:00Z">
        <w:r w:rsidR="002022F7">
          <w:rPr>
            <w:rFonts w:cstheme="minorHAnsi"/>
          </w:rPr>
          <w:t>accelerating the</w:t>
        </w:r>
      </w:ins>
      <w:del w:id="318" w:author="Martin Fernandez  Antonio José" w:date="2023-02-22T17:29:00Z">
        <w:r w:rsidR="00AD2884" w:rsidRPr="002D4245" w:rsidDel="002022F7">
          <w:rPr>
            <w:rFonts w:cstheme="minorHAnsi"/>
          </w:rPr>
          <w:delText xml:space="preserve"> for a</w:delText>
        </w:r>
      </w:del>
      <w:r w:rsidR="00AD2884" w:rsidRPr="002D4245">
        <w:rPr>
          <w:rFonts w:cstheme="minorHAnsi"/>
        </w:rPr>
        <w:t xml:space="preserve"> renewable transition in the European chemical industry. </w:t>
      </w:r>
      <w:ins w:id="319" w:author="Martin Fernandez  Antonio José" w:date="2023-02-22T17:34:00Z">
        <w:r w:rsidR="00EF6E16">
          <w:rPr>
            <w:rFonts w:cstheme="minorHAnsi"/>
          </w:rPr>
          <w:t xml:space="preserve">The question of whether </w:t>
        </w:r>
      </w:ins>
      <w:del w:id="320" w:author="Martin Fernandez  Antonio José" w:date="2023-02-22T17:33:00Z">
        <w:r w:rsidR="00247B8C" w:rsidRPr="00247B8C" w:rsidDel="002022F7">
          <w:rPr>
            <w:rFonts w:cstheme="minorHAnsi"/>
          </w:rPr>
          <w:delText>However</w:delText>
        </w:r>
      </w:del>
      <w:del w:id="321" w:author="Martin Fernandez  Antonio José" w:date="2023-02-22T17:31:00Z">
        <w:r w:rsidR="00247B8C" w:rsidRPr="00247B8C" w:rsidDel="002022F7">
          <w:rPr>
            <w:rFonts w:cstheme="minorHAnsi"/>
          </w:rPr>
          <w:delText>, while the potential climate benefits have been proven</w:delText>
        </w:r>
      </w:del>
      <w:del w:id="322" w:author="Martin Fernandez  Antonio José" w:date="2023-02-22T17:33:00Z">
        <w:r w:rsidR="00247B8C" w:rsidRPr="00247B8C" w:rsidDel="002022F7">
          <w:rPr>
            <w:rFonts w:cstheme="minorHAnsi"/>
          </w:rPr>
          <w:delText xml:space="preserve">, whether </w:delText>
        </w:r>
      </w:del>
      <w:r w:rsidR="00247B8C" w:rsidRPr="00247B8C">
        <w:rPr>
          <w:rFonts w:cstheme="minorHAnsi"/>
        </w:rPr>
        <w:t xml:space="preserve">green chemicals </w:t>
      </w:r>
      <w:ins w:id="323" w:author="Martin Fernandez  Antonio José" w:date="2023-02-22T17:33:00Z">
        <w:r w:rsidR="002022F7">
          <w:rPr>
            <w:rFonts w:cstheme="minorHAnsi"/>
          </w:rPr>
          <w:t xml:space="preserve">may show both environmental and economic superiority </w:t>
        </w:r>
      </w:ins>
      <w:del w:id="324" w:author="Martin Fernandez  Antonio José" w:date="2023-02-22T17:34:00Z">
        <w:r w:rsidR="00247B8C" w:rsidRPr="00247B8C" w:rsidDel="002022F7">
          <w:rPr>
            <w:rFonts w:cstheme="minorHAnsi"/>
          </w:rPr>
          <w:delText xml:space="preserve">can </w:delText>
        </w:r>
        <w:r w:rsidR="004379E8" w:rsidDel="002022F7">
          <w:rPr>
            <w:rFonts w:cstheme="minorHAnsi"/>
          </w:rPr>
          <w:delText>become economically competitive</w:delText>
        </w:r>
        <w:r w:rsidR="00247B8C" w:rsidRPr="00247B8C" w:rsidDel="002022F7">
          <w:rPr>
            <w:rFonts w:cstheme="minorHAnsi"/>
          </w:rPr>
          <w:delText xml:space="preserve"> </w:delText>
        </w:r>
      </w:del>
      <w:r w:rsidR="00247B8C" w:rsidRPr="00247B8C">
        <w:rPr>
          <w:rFonts w:cstheme="minorHAnsi"/>
        </w:rPr>
        <w:t>in the present state of affairs has yet to be explored</w:t>
      </w:r>
      <w:r w:rsidR="00AD2884" w:rsidRPr="002D4245">
        <w:rPr>
          <w:rFonts w:cstheme="minorHAnsi"/>
          <w:lang w:val="en-US"/>
        </w:rPr>
        <w:t xml:space="preserve">. </w:t>
      </w:r>
    </w:p>
    <w:p w14:paraId="0404B809" w14:textId="4760D99B" w:rsidR="006B12AB" w:rsidRPr="00002D89" w:rsidRDefault="00610A43" w:rsidP="00F60ED9">
      <w:pPr>
        <w:rPr>
          <w:rFonts w:cstheme="minorHAnsi"/>
          <w:lang w:val="en-US"/>
        </w:rPr>
      </w:pPr>
      <w:r>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666A31">
        <w:rPr>
          <w:rFonts w:cstheme="minorHAnsi"/>
          <w:lang w:val="en-US"/>
        </w:rPr>
        <w:t xml:space="preserve"> applying techno-economic assessments based on detailed process simulations</w:t>
      </w:r>
      <w:r w:rsidR="007757D2">
        <w:rPr>
          <w:rFonts w:cstheme="minorHAnsi"/>
          <w:lang w:val="en-US"/>
        </w:rPr>
        <w:t xml:space="preserve"> </w:t>
      </w:r>
      <w:del w:id="325" w:author="Martin Fernandez  Antonio José" w:date="2023-02-22T17:36:00Z">
        <w:r w:rsidR="007757D2" w:rsidDel="00DA4F16">
          <w:rPr>
            <w:rFonts w:cstheme="minorHAnsi"/>
            <w:lang w:val="en-US"/>
          </w:rPr>
          <w:delText>while</w:delText>
        </w:r>
        <w:r w:rsidR="00900CAA" w:rsidRPr="002D4245" w:rsidDel="00DA4F16">
          <w:rPr>
            <w:rFonts w:cstheme="minorHAnsi"/>
            <w:lang w:val="en-US"/>
          </w:rPr>
          <w:delText xml:space="preserve"> </w:delText>
        </w:r>
      </w:del>
      <w:r w:rsidR="00900CAA" w:rsidRPr="002D4245">
        <w:rPr>
          <w:rFonts w:cstheme="minorHAnsi"/>
          <w:lang w:val="en-US"/>
        </w:rPr>
        <w:t xml:space="preserve">considering </w:t>
      </w:r>
      <w:r w:rsidR="008F2654">
        <w:rPr>
          <w:rFonts w:cstheme="minorHAnsi"/>
          <w:lang w:val="en-US"/>
        </w:rPr>
        <w:t xml:space="preserve">the </w:t>
      </w:r>
      <w:r w:rsidR="009B594D">
        <w:rPr>
          <w:rFonts w:cstheme="minorHAnsi"/>
          <w:lang w:val="en-US"/>
        </w:rPr>
        <w:t xml:space="preserve">monthly </w:t>
      </w:r>
      <w:r w:rsidR="008F2654">
        <w:rPr>
          <w:rFonts w:cstheme="minorHAnsi"/>
          <w:lang w:val="en-US"/>
        </w:rPr>
        <w:t>fluctuation in natural gas and electricity</w:t>
      </w:r>
      <w:r w:rsidR="00900CAA" w:rsidRPr="002D4245">
        <w:rPr>
          <w:rFonts w:cstheme="minorHAnsi"/>
          <w:lang w:val="en-US"/>
        </w:rPr>
        <w:t xml:space="preserve"> price</w:t>
      </w:r>
      <w:r w:rsidR="008F2654">
        <w:rPr>
          <w:rFonts w:cstheme="minorHAnsi"/>
          <w:lang w:val="en-US"/>
        </w:rPr>
        <w:t>s</w:t>
      </w:r>
      <w:del w:id="326" w:author="Martin Fernandez  Antonio José" w:date="2023-02-22T17:36:00Z">
        <w:r w:rsidR="00900CAA" w:rsidRPr="002D4245" w:rsidDel="00DA4F16">
          <w:rPr>
            <w:rFonts w:cstheme="minorHAnsi"/>
            <w:lang w:val="en-US"/>
          </w:rPr>
          <w:delText xml:space="preserve"> </w:delText>
        </w:r>
        <w:r w:rsidR="008F2654" w:rsidDel="00DA4F16">
          <w:rPr>
            <w:rFonts w:cstheme="minorHAnsi"/>
            <w:lang w:val="en-US"/>
          </w:rPr>
          <w:delText>due to the global energy crisis</w:delText>
        </w:r>
      </w:del>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F22A5A">
        <w:rPr>
          <w:rFonts w:cstheme="minorHAnsi"/>
        </w:rPr>
        <w:instrText xml:space="preserve"> ADDIN ZOTERO_ITEM CSL_CITATION {"citationID":"WotvQdaP","properties":{"formattedCitation":"\\super 15\\nosupersub{}","plainCitation":"15","noteIndex":0},"citationItems":[{"id":26343,"uris":["http://zotero.org/users/9157291/items/86IUUBD4"],"itemData":{"id":26343,"type":"report","publisher":"DECHEMA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F22A5A" w:rsidRPr="00F22A5A">
        <w:rPr>
          <w:rFonts w:ascii="Calibri" w:hAnsi="Calibri" w:cs="Calibri"/>
          <w:szCs w:val="24"/>
          <w:vertAlign w:val="superscript"/>
        </w:rPr>
        <w:t>15</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r w:rsidR="004379E8">
        <w:rPr>
          <w:rFonts w:cstheme="minorHAnsi"/>
        </w:rPr>
        <w:t xml:space="preserve">captured </w:t>
      </w:r>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r w:rsidR="004379E8">
        <w:rPr>
          <w:rFonts w:cstheme="minorHAnsi"/>
        </w:rPr>
        <w:t xml:space="preserve">due to its </w:t>
      </w:r>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D72CCF">
        <w:rPr>
          <w:rFonts w:cstheme="minorHAnsi"/>
        </w:rPr>
        <w:instrText xml:space="preserve"> ADDIN ZOTERO_ITEM CSL_CITATION {"citationID":"flt1PZ4A","properties":{"formattedCitation":"\\super 23\\nosupersub{}","plainCitation":"23","noteIndex":0},"citationItems":[{"id":117,"uris":["http://zotero.org/users/9157291/items/VK4IQBHF"],"itemData":{"id":117,"type":"article-journal","abstract":"The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D72CCF" w:rsidRPr="00D72CCF">
        <w:rPr>
          <w:rFonts w:ascii="Calibri" w:hAnsi="Calibri" w:cs="Calibri"/>
          <w:szCs w:val="24"/>
          <w:vertAlign w:val="superscript"/>
        </w:rPr>
        <w:t>23</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2B7D1A">
        <w:rPr>
          <w:rFonts w:cstheme="minorHAnsi"/>
        </w:rPr>
        <w:t>Methods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lastRenderedPageBreak/>
        <w:t>Results</w:t>
      </w:r>
    </w:p>
    <w:p w14:paraId="6B55543A" w14:textId="44A6616F" w:rsidR="00F60ED9" w:rsidRDefault="00064C7D" w:rsidP="00F60ED9">
      <w:pPr>
        <w:pStyle w:val="Heading3"/>
      </w:pPr>
      <w:r>
        <w:t>Sharp increase in the cost of</w:t>
      </w:r>
      <w:r w:rsidR="00F60ED9">
        <w:t xml:space="preserve"> fossil ammonia and methanol</w:t>
      </w:r>
      <w:r>
        <w:t xml:space="preserve"> in the period </w:t>
      </w:r>
      <w:r w:rsidR="00E42DF8">
        <w:t>J</w:t>
      </w:r>
      <w:r w:rsidR="00ED7F1F">
        <w:t>anuary</w:t>
      </w:r>
      <w:r w:rsidR="00E42DF8">
        <w:t xml:space="preserve"> 20</w:t>
      </w:r>
      <w:r w:rsidR="00ED7F1F">
        <w:t>19</w:t>
      </w:r>
      <w:r w:rsidR="00E81C4E">
        <w:t>-</w:t>
      </w:r>
      <w:r w:rsidR="00E42DF8">
        <w:t>Nov</w:t>
      </w:r>
      <w:r w:rsidR="00457E61">
        <w:t>ember</w:t>
      </w:r>
      <w:r w:rsidR="00E42DF8">
        <w:t xml:space="preserve"> 2022</w:t>
      </w:r>
    </w:p>
    <w:p w14:paraId="3B083552" w14:textId="54F8273B" w:rsidR="008D2ED3" w:rsidRDefault="000A56C5" w:rsidP="000A56C5">
      <w:pPr>
        <w:rPr>
          <w:rFonts w:cstheme="minorHAnsi"/>
        </w:rPr>
      </w:pPr>
      <w:r w:rsidRPr="002D4245">
        <w:rPr>
          <w:rFonts w:cstheme="minorHAnsi"/>
        </w:rPr>
        <w:t>Considering the natural gas spot prices in Europe</w:t>
      </w:r>
      <w:r w:rsidR="00461772">
        <w:rPr>
          <w:rFonts w:cstheme="minorHAnsi"/>
        </w:rPr>
        <w:t xml:space="preserve">, </w:t>
      </w:r>
      <w:r w:rsidR="00E45D2F">
        <w:rPr>
          <w:rFonts w:cstheme="minorHAnsi"/>
        </w:rPr>
        <w:t>the production cost</w:t>
      </w:r>
      <w:r w:rsidR="00666A31">
        <w:rPr>
          <w:rFonts w:cstheme="minorHAnsi"/>
        </w:rPr>
        <w:t xml:space="preserve"> (not the market price, but rather the production cost estimated </w:t>
      </w:r>
      <w:r w:rsidR="00666A31" w:rsidRPr="0037298C">
        <w:rPr>
          <w:rFonts w:cstheme="minorHAnsi"/>
          <w:i/>
        </w:rPr>
        <w:t>via</w:t>
      </w:r>
      <w:r w:rsidR="00666A31">
        <w:rPr>
          <w:rFonts w:cstheme="minorHAnsi"/>
        </w:rPr>
        <w:t xml:space="preserve"> techno-economic models, which should be close to the former value) </w:t>
      </w:r>
      <w:r w:rsidR="00E45D2F">
        <w:rPr>
          <w:rFonts w:cstheme="minorHAnsi"/>
        </w:rPr>
        <w:t>for fossil ammonia increase</w:t>
      </w:r>
      <w:r w:rsidR="00666A31">
        <w:rPr>
          <w:rFonts w:cstheme="minorHAnsi"/>
        </w:rPr>
        <w:t>d</w:t>
      </w:r>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r w:rsidR="004379E8">
        <w:rPr>
          <w:rFonts w:cstheme="minorHAnsi"/>
        </w:rPr>
        <w:t xml:space="preserve">, assuming the </w:t>
      </w:r>
      <w:r w:rsidR="00CB39C4">
        <w:rPr>
          <w:rFonts w:cstheme="minorHAnsi"/>
        </w:rPr>
        <w:t>production process</w:t>
      </w:r>
      <w:r w:rsidR="004379E8">
        <w:rPr>
          <w:rFonts w:cstheme="minorHAnsi"/>
        </w:rPr>
        <w:t xml:space="preserve"> would consume the natural gas sold in the </w:t>
      </w:r>
      <w:r w:rsidR="0039490D">
        <w:rPr>
          <w:rFonts w:cstheme="minorHAnsi"/>
        </w:rPr>
        <w:t>European</w:t>
      </w:r>
      <w:r w:rsidR="004379E8">
        <w:rPr>
          <w:rFonts w:cstheme="minorHAnsi"/>
        </w:rPr>
        <w:t xml:space="preserve"> market at its current </w:t>
      </w:r>
      <w:commentRangeStart w:id="327"/>
      <w:commentRangeStart w:id="328"/>
      <w:commentRangeStart w:id="329"/>
      <w:commentRangeStart w:id="330"/>
      <w:r w:rsidR="004379E8">
        <w:rPr>
          <w:rFonts w:cstheme="minorHAnsi"/>
        </w:rPr>
        <w:t>price</w:t>
      </w:r>
      <w:commentRangeEnd w:id="327"/>
      <w:r w:rsidR="004379E8">
        <w:rPr>
          <w:rStyle w:val="CommentReference"/>
        </w:rPr>
        <w:commentReference w:id="327"/>
      </w:r>
      <w:commentRangeEnd w:id="328"/>
      <w:commentRangeEnd w:id="329"/>
      <w:commentRangeEnd w:id="330"/>
      <w:r w:rsidR="005C4727">
        <w:rPr>
          <w:rStyle w:val="CommentReference"/>
        </w:rPr>
        <w:commentReference w:id="328"/>
      </w:r>
      <w:r w:rsidR="00666A31">
        <w:rPr>
          <w:rStyle w:val="CommentReference"/>
        </w:rPr>
        <w:commentReference w:id="329"/>
      </w:r>
      <w:r w:rsidR="005C4727">
        <w:rPr>
          <w:rStyle w:val="CommentReference"/>
        </w:rPr>
        <w:commentReference w:id="330"/>
      </w:r>
      <w:r w:rsidR="004379E8">
        <w:rPr>
          <w:rFonts w:cstheme="minorHAnsi"/>
        </w:rPr>
        <w:t>.</w:t>
      </w:r>
    </w:p>
    <w:p w14:paraId="7F35CA1B" w14:textId="48004F49" w:rsidR="00E1301C" w:rsidRDefault="00207355" w:rsidP="000A56C5">
      <w:pPr>
        <w:rPr>
          <w:rFonts w:cstheme="minorHAnsi"/>
        </w:rPr>
      </w:pPr>
      <w:r>
        <w:rPr>
          <w:rFonts w:cstheme="minorHAnsi"/>
        </w:rPr>
        <w:t>H</w:t>
      </w:r>
      <w:r w:rsidR="00684C71">
        <w:rPr>
          <w:rFonts w:cstheme="minorHAnsi"/>
        </w:rPr>
        <w:t xml:space="preserve">ere </w:t>
      </w:r>
      <w:r w:rsidR="00DC740F" w:rsidRPr="00DC740F">
        <w:rPr>
          <w:rFonts w:cstheme="minorHAnsi"/>
        </w:rPr>
        <w:t xml:space="preserve">we </w:t>
      </w:r>
      <w:r w:rsidR="008F197C">
        <w:rPr>
          <w:rFonts w:cstheme="minorHAnsi"/>
        </w:rPr>
        <w:t>assume</w:t>
      </w:r>
      <w:r w:rsidR="00DC740F" w:rsidRPr="00DC740F">
        <w:rPr>
          <w:rFonts w:cstheme="minorHAnsi"/>
        </w:rPr>
        <w:t xml:space="preserve"> </w:t>
      </w:r>
      <w:r w:rsidR="00992FEE">
        <w:rPr>
          <w:rFonts w:cstheme="minorHAnsi"/>
        </w:rPr>
        <w:t xml:space="preserve">the </w:t>
      </w:r>
      <w:r w:rsidR="00DC740F" w:rsidRPr="00DC740F">
        <w:rPr>
          <w:rFonts w:cstheme="minorHAnsi"/>
        </w:rPr>
        <w:t>natural gas</w:t>
      </w:r>
      <w:r w:rsidR="00992FEE">
        <w:rPr>
          <w:rFonts w:cstheme="minorHAnsi"/>
        </w:rPr>
        <w:t xml:space="preserve"> spot prices </w:t>
      </w:r>
      <w:r w:rsidR="00213144">
        <w:rPr>
          <w:rFonts w:cstheme="minorHAnsi"/>
        </w:rPr>
        <w:t>from</w:t>
      </w:r>
      <w:r w:rsidR="00DC740F" w:rsidRPr="00DC740F">
        <w:rPr>
          <w:rFonts w:cstheme="minorHAnsi"/>
        </w:rPr>
        <w:t xml:space="preserve"> </w:t>
      </w:r>
      <w:r w:rsidR="00A02A3E" w:rsidRPr="00A02A3E">
        <w:rPr>
          <w:rFonts w:cstheme="minorHAnsi"/>
        </w:rPr>
        <w:t xml:space="preserve">the TTF trading </w:t>
      </w:r>
      <w:r w:rsidR="00192435">
        <w:rPr>
          <w:rFonts w:cstheme="minorHAnsi"/>
        </w:rPr>
        <w:t>hub</w:t>
      </w:r>
      <w:r w:rsidR="00992FEE">
        <w:rPr>
          <w:rFonts w:cstheme="minorHAnsi"/>
        </w:rPr>
        <w:t xml:space="preserve"> in the Netherlands. </w:t>
      </w:r>
      <w:r w:rsidR="00DC740F" w:rsidRPr="00DC740F">
        <w:rPr>
          <w:rFonts w:cstheme="minorHAnsi"/>
        </w:rPr>
        <w:t xml:space="preserve">The </w:t>
      </w:r>
      <w:r w:rsidR="0055065C">
        <w:rPr>
          <w:rFonts w:cstheme="minorHAnsi"/>
        </w:rPr>
        <w:t xml:space="preserve">Dutch </w:t>
      </w:r>
      <w:r w:rsidR="00DC740F" w:rsidRPr="00DC740F">
        <w:rPr>
          <w:rFonts w:cstheme="minorHAnsi"/>
        </w:rPr>
        <w:t>TTF hub has gained significant importance due to its high trade volumes</w:t>
      </w:r>
      <w:r w:rsidR="00921238">
        <w:rPr>
          <w:rFonts w:cstheme="minorHAnsi"/>
        </w:rPr>
        <w:t xml:space="preserve">, and currently acts as </w:t>
      </w:r>
      <w:r w:rsidR="00921238" w:rsidRPr="00DC740F">
        <w:rPr>
          <w:rFonts w:cstheme="minorHAnsi"/>
        </w:rPr>
        <w:t>a</w:t>
      </w:r>
      <w:r w:rsidR="00192435">
        <w:rPr>
          <w:rFonts w:cstheme="minorHAnsi"/>
        </w:rPr>
        <w:t>n European and global</w:t>
      </w:r>
      <w:r w:rsidR="00921238" w:rsidRPr="00DC740F">
        <w:rPr>
          <w:rFonts w:cstheme="minorHAnsi"/>
        </w:rPr>
        <w:t xml:space="preserve"> benchmark for natural gas prices</w:t>
      </w:r>
      <w:r w:rsidR="00921238">
        <w:rPr>
          <w:rFonts w:cstheme="minorHAnsi"/>
        </w:rPr>
        <w:fldChar w:fldCharType="begin"/>
      </w:r>
      <w:r w:rsidR="00D72CCF">
        <w:rPr>
          <w:rFonts w:cstheme="minorHAnsi"/>
        </w:rPr>
        <w:instrText xml:space="preserve"> ADDIN ZOTERO_ITEM CSL_CITATION {"citationID":"Uv3GWV4l","properties":{"formattedCitation":"\\super 27\\nosupersub{}","plainCitation":"27","noteIndex":0},"citationItems":[{"id":31546,"uris":["http://zotero.org/users/9157291/items/KY7YU3FE"],"itemData":{"id":31546,"type":"report","language":"en","publisher":"The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921238">
        <w:rPr>
          <w:rFonts w:cstheme="minorHAnsi"/>
        </w:rPr>
        <w:fldChar w:fldCharType="separate"/>
      </w:r>
      <w:r w:rsidR="00D72CCF" w:rsidRPr="00D72CCF">
        <w:rPr>
          <w:rFonts w:ascii="Calibri" w:hAnsi="Calibri" w:cs="Calibri"/>
          <w:szCs w:val="24"/>
          <w:vertAlign w:val="superscript"/>
        </w:rPr>
        <w:t>27</w:t>
      </w:r>
      <w:r w:rsidR="00921238">
        <w:rPr>
          <w:rFonts w:cstheme="minorHAnsi"/>
        </w:rPr>
        <w:fldChar w:fldCharType="end"/>
      </w:r>
      <w:r w:rsidR="00921238">
        <w:rPr>
          <w:rFonts w:cstheme="minorHAnsi"/>
        </w:rPr>
        <w:t>.</w:t>
      </w:r>
      <w:r w:rsidR="00154E30">
        <w:rPr>
          <w:rFonts w:cstheme="minorHAnsi"/>
        </w:rPr>
        <w:t xml:space="preserve"> </w:t>
      </w:r>
      <w:r w:rsidR="0086721B">
        <w:rPr>
          <w:rFonts w:cstheme="minorHAnsi"/>
        </w:rPr>
        <w:t>We acknowledge that</w:t>
      </w:r>
      <w:r w:rsidR="00E308E9">
        <w:rPr>
          <w:rFonts w:cstheme="minorHAnsi"/>
        </w:rPr>
        <w:t xml:space="preserve"> c</w:t>
      </w:r>
      <w:r w:rsidR="00DC740F" w:rsidRPr="00DC740F">
        <w:rPr>
          <w:rFonts w:cstheme="minorHAnsi"/>
        </w:rPr>
        <w:t xml:space="preserve">ompanies with </w:t>
      </w:r>
      <w:r w:rsidR="009167FA">
        <w:rPr>
          <w:rFonts w:cstheme="minorHAnsi"/>
        </w:rPr>
        <w:t>ongoing</w:t>
      </w:r>
      <w:r w:rsidR="00DC740F" w:rsidRPr="00DC740F">
        <w:rPr>
          <w:rFonts w:cstheme="minorHAnsi"/>
        </w:rPr>
        <w:t xml:space="preserve"> long-term contracts </w:t>
      </w:r>
      <w:r w:rsidR="00102DFF">
        <w:rPr>
          <w:rFonts w:cstheme="minorHAnsi"/>
        </w:rPr>
        <w:t>may</w:t>
      </w:r>
      <w:r w:rsidR="00DC740F" w:rsidRPr="00DC740F">
        <w:rPr>
          <w:rFonts w:cstheme="minorHAnsi"/>
        </w:rPr>
        <w:t xml:space="preserve"> </w:t>
      </w:r>
      <w:r w:rsidR="006516D1">
        <w:rPr>
          <w:rFonts w:cstheme="minorHAnsi"/>
        </w:rPr>
        <w:t xml:space="preserve">secure a more favourable gas price </w:t>
      </w:r>
      <w:r w:rsidR="00390BBE">
        <w:rPr>
          <w:rFonts w:cstheme="minorHAnsi"/>
        </w:rPr>
        <w:t>compared to</w:t>
      </w:r>
      <w:r w:rsidR="006516D1">
        <w:rPr>
          <w:rFonts w:cstheme="minorHAnsi"/>
        </w:rPr>
        <w:t xml:space="preserve"> the current</w:t>
      </w:r>
      <w:r w:rsidR="00DC740F" w:rsidRPr="00DC740F">
        <w:rPr>
          <w:rFonts w:cstheme="minorHAnsi"/>
        </w:rPr>
        <w:t xml:space="preserve"> </w:t>
      </w:r>
      <w:r w:rsidR="000402FA">
        <w:rPr>
          <w:rFonts w:cstheme="minorHAnsi"/>
        </w:rPr>
        <w:t>spot price</w:t>
      </w:r>
      <w:r w:rsidR="00DC740F" w:rsidRPr="00DC740F">
        <w:rPr>
          <w:rFonts w:cstheme="minorHAnsi"/>
        </w:rPr>
        <w:t>, and the production cost would be lower</w:t>
      </w:r>
      <w:r w:rsidR="006841F5">
        <w:rPr>
          <w:rFonts w:cstheme="minorHAnsi"/>
        </w:rPr>
        <w:t xml:space="preserve"> as well. </w:t>
      </w:r>
      <w:r w:rsidR="00763C9C">
        <w:rPr>
          <w:rFonts w:cstheme="minorHAnsi"/>
        </w:rPr>
        <w:t>Yet, t</w:t>
      </w:r>
      <w:r w:rsidR="00AD1A88" w:rsidRPr="00AD1A88">
        <w:rPr>
          <w:rFonts w:cstheme="minorHAnsi"/>
        </w:rPr>
        <w:t xml:space="preserve">he extent to which ongoing contracts have been affected by the </w:t>
      </w:r>
      <w:r w:rsidR="00A20255" w:rsidRPr="00A20255">
        <w:rPr>
          <w:rFonts w:cstheme="minorHAnsi"/>
        </w:rPr>
        <w:t xml:space="preserve">energy crisis </w:t>
      </w:r>
      <w:r w:rsidR="00763C9C">
        <w:rPr>
          <w:rFonts w:cstheme="minorHAnsi"/>
        </w:rPr>
        <w:t>remains</w:t>
      </w:r>
      <w:r w:rsidR="00D16D14" w:rsidRPr="00D16D14">
        <w:rPr>
          <w:rFonts w:cstheme="minorHAnsi"/>
        </w:rPr>
        <w:t xml:space="preserve"> largely unknown because of confidentiality clauses.</w:t>
      </w:r>
      <w:r w:rsidR="00763C9C">
        <w:rPr>
          <w:rFonts w:cstheme="minorHAnsi"/>
        </w:rPr>
        <w:t xml:space="preserve"> Consequently, we validate</w:t>
      </w:r>
      <w:r w:rsidR="00343C0C">
        <w:rPr>
          <w:rFonts w:cstheme="minorHAnsi"/>
        </w:rPr>
        <w:t>d</w:t>
      </w:r>
      <w:r w:rsidR="00763C9C">
        <w:rPr>
          <w:rFonts w:cstheme="minorHAnsi"/>
        </w:rPr>
        <w:t xml:space="preserve"> </w:t>
      </w:r>
      <w:r w:rsidR="00BE57C9">
        <w:rPr>
          <w:rFonts w:cstheme="minorHAnsi"/>
        </w:rPr>
        <w:t>our</w:t>
      </w:r>
      <w:r w:rsidR="00763C9C">
        <w:rPr>
          <w:rFonts w:cstheme="minorHAnsi"/>
        </w:rPr>
        <w:t xml:space="preserve"> estimated production cost</w:t>
      </w:r>
      <w:r w:rsidR="000700F7">
        <w:rPr>
          <w:rFonts w:cstheme="minorHAnsi"/>
        </w:rPr>
        <w:t>s</w:t>
      </w:r>
      <w:r w:rsidR="0030655D">
        <w:rPr>
          <w:rFonts w:cstheme="minorHAnsi"/>
        </w:rPr>
        <w:t xml:space="preserve"> </w:t>
      </w:r>
      <w:r w:rsidR="00002B17">
        <w:rPr>
          <w:rFonts w:cstheme="minorHAnsi"/>
        </w:rPr>
        <w:t xml:space="preserve">by comparing them against actual market prices during a </w:t>
      </w:r>
      <w:r w:rsidR="00002B17" w:rsidRPr="00C56701">
        <w:rPr>
          <w:rFonts w:cstheme="minorHAnsi"/>
        </w:rPr>
        <w:t xml:space="preserve">period of stability before </w:t>
      </w:r>
      <w:r w:rsidR="00351915" w:rsidRPr="00C56701">
        <w:rPr>
          <w:rFonts w:cstheme="minorHAnsi"/>
        </w:rPr>
        <w:t>market disruption in 2022</w:t>
      </w:r>
      <w:r w:rsidR="00C112AD" w:rsidRPr="00C56701">
        <w:rPr>
          <w:rFonts w:cstheme="minorHAnsi"/>
        </w:rPr>
        <w:t>.</w:t>
      </w:r>
      <w:r w:rsidR="0075527F" w:rsidRPr="00C56701">
        <w:rPr>
          <w:rFonts w:cstheme="minorHAnsi"/>
        </w:rPr>
        <w:t xml:space="preserve"> </w:t>
      </w:r>
      <w:r w:rsidR="00304761" w:rsidRPr="00C56701">
        <w:rPr>
          <w:rFonts w:cstheme="minorHAnsi"/>
        </w:rPr>
        <w:t xml:space="preserve">In this regard, </w:t>
      </w:r>
      <w:r w:rsidR="00281BB7" w:rsidRPr="00C56701">
        <w:rPr>
          <w:rFonts w:cstheme="minorHAnsi"/>
        </w:rPr>
        <w:t>o</w:t>
      </w:r>
      <w:r w:rsidR="00013685" w:rsidRPr="00C56701">
        <w:rPr>
          <w:rFonts w:cstheme="minorHAnsi"/>
        </w:rPr>
        <w:t xml:space="preserve">ur estimates </w:t>
      </w:r>
      <w:r w:rsidR="00BD165D" w:rsidRPr="00C56701">
        <w:rPr>
          <w:rFonts w:cstheme="minorHAnsi"/>
        </w:rPr>
        <w:t>align</w:t>
      </w:r>
      <w:r w:rsidR="00013685" w:rsidRPr="00C56701">
        <w:rPr>
          <w:rFonts w:cstheme="minorHAnsi"/>
        </w:rPr>
        <w:t xml:space="preserve"> well </w:t>
      </w:r>
      <w:r w:rsidR="00BD165D" w:rsidRPr="00C56701">
        <w:rPr>
          <w:rFonts w:cstheme="minorHAnsi"/>
        </w:rPr>
        <w:t>with</w:t>
      </w:r>
      <w:r w:rsidR="00013685" w:rsidRPr="00C56701">
        <w:rPr>
          <w:rFonts w:cstheme="minorHAnsi"/>
        </w:rPr>
        <w:t xml:space="preserve"> </w:t>
      </w:r>
      <w:r w:rsidR="00C56701" w:rsidRPr="00C56701">
        <w:rPr>
          <w:rFonts w:cstheme="minorHAnsi"/>
        </w:rPr>
        <w:t xml:space="preserve">ammonia </w:t>
      </w:r>
      <w:r w:rsidR="00013685" w:rsidRPr="00C56701">
        <w:rPr>
          <w:rFonts w:cstheme="minorHAnsi"/>
        </w:rPr>
        <w:t xml:space="preserve">market prices </w:t>
      </w:r>
      <w:r w:rsidR="00351915" w:rsidRPr="00C56701">
        <w:rPr>
          <w:rFonts w:cstheme="minorHAnsi"/>
        </w:rPr>
        <w:t xml:space="preserve">over </w:t>
      </w:r>
      <w:r w:rsidR="00281BB7" w:rsidRPr="00C56701">
        <w:rPr>
          <w:rFonts w:cstheme="minorHAnsi"/>
        </w:rPr>
        <w:t xml:space="preserve">the period from </w:t>
      </w:r>
      <w:r w:rsidR="00351915" w:rsidRPr="00C56701">
        <w:rPr>
          <w:rFonts w:cstheme="minorHAnsi"/>
        </w:rPr>
        <w:t xml:space="preserve">July 2019 to July 2022 </w:t>
      </w:r>
      <w:r w:rsidR="00281BB7" w:rsidRPr="00C56701">
        <w:rPr>
          <w:rFonts w:cstheme="minorHAnsi"/>
        </w:rPr>
        <w:t>(</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8F6C21" w:rsidRPr="00C56701">
        <w:rPr>
          <w:rFonts w:cstheme="minorHAnsi"/>
        </w:rPr>
        <w:t xml:space="preserve"> </w:t>
      </w:r>
      <w:r w:rsidR="006F3F13" w:rsidRPr="00C56701">
        <w:rPr>
          <w:rFonts w:cstheme="minorHAnsi"/>
        </w:rPr>
        <w:t xml:space="preserve">and </w:t>
      </w:r>
      <w:r w:rsidR="00C46709">
        <w:rPr>
          <w:rFonts w:cstheme="minorHAnsi"/>
        </w:rPr>
        <w:t>methanol</w:t>
      </w:r>
      <w:r w:rsidR="00C56701" w:rsidRPr="00C56701">
        <w:rPr>
          <w:rFonts w:cstheme="minorHAnsi"/>
        </w:rPr>
        <w:t xml:space="preserve"> market prices </w:t>
      </w:r>
      <w:r w:rsidR="00281BB7" w:rsidRPr="00C56701">
        <w:rPr>
          <w:rFonts w:cstheme="minorHAnsi"/>
        </w:rPr>
        <w:t>over the period from January 2015 and November 2022 (</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DC740F" w:rsidRPr="00C56701">
        <w:rPr>
          <w:rFonts w:cstheme="minorHAnsi"/>
        </w:rPr>
        <w:t>.</w:t>
      </w:r>
    </w:p>
    <w:p w14:paraId="1DB79FC3" w14:textId="5A1B1C86" w:rsidR="002D452C" w:rsidRDefault="006D5C01" w:rsidP="00275F59">
      <w:pPr>
        <w:keepNext/>
        <w:spacing w:after="0"/>
        <w:jc w:val="center"/>
      </w:pPr>
      <w:r>
        <w:rPr>
          <w:noProof/>
          <w:lang w:val="en-US"/>
        </w:rPr>
        <w:drawing>
          <wp:inline distT="0" distB="0" distL="0" distR="0" wp14:anchorId="5D2224EF" wp14:editId="064C7F94">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004B3387" w:rsidR="002D452C" w:rsidRPr="000A5E68" w:rsidRDefault="002D452C" w:rsidP="002D452C">
      <w:pPr>
        <w:pStyle w:val="Caption"/>
        <w:jc w:val="both"/>
        <w:rPr>
          <w:rFonts w:cstheme="minorHAnsi"/>
          <w:i w:val="0"/>
          <w:color w:val="auto"/>
          <w:sz w:val="20"/>
        </w:rPr>
      </w:pPr>
      <w:bookmarkStart w:id="331"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331"/>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r w:rsidR="00701D38">
        <w:rPr>
          <w:i w:val="0"/>
          <w:color w:val="auto"/>
          <w:sz w:val="20"/>
        </w:rPr>
        <w:t>The necessary information for the economic calculations (CAPEX and OPEX)</w:t>
      </w:r>
      <w:r w:rsidR="00F23EB7">
        <w:rPr>
          <w:i w:val="0"/>
          <w:color w:val="auto"/>
          <w:sz w:val="20"/>
        </w:rPr>
        <w:t xml:space="preserve"> comes from </w:t>
      </w:r>
      <w:r w:rsidR="00666A31">
        <w:rPr>
          <w:i w:val="0"/>
          <w:color w:val="auto"/>
          <w:sz w:val="20"/>
        </w:rPr>
        <w:t>process simulations</w:t>
      </w:r>
      <w:r w:rsidR="00F23EB7">
        <w:rPr>
          <w:i w:val="0"/>
          <w:color w:val="auto"/>
          <w:sz w:val="20"/>
        </w:rPr>
        <w:t xml:space="preserve">. Calculations </w:t>
      </w:r>
      <w:r w:rsidR="00666A31">
        <w:rPr>
          <w:i w:val="0"/>
          <w:color w:val="auto"/>
          <w:sz w:val="20"/>
        </w:rPr>
        <w:t xml:space="preserve">were performed considering the effect of inflation and the </w:t>
      </w:r>
      <w:r w:rsidR="00EB66B4">
        <w:rPr>
          <w:i w:val="0"/>
          <w:color w:val="auto"/>
          <w:sz w:val="20"/>
        </w:rPr>
        <w:t xml:space="preserve">monthly </w:t>
      </w:r>
      <w:r w:rsidR="00EB66B4" w:rsidRPr="00EB66B4">
        <w:rPr>
          <w:i w:val="0"/>
          <w:color w:val="auto"/>
          <w:sz w:val="20"/>
        </w:rPr>
        <w:t>fluctuation</w:t>
      </w:r>
      <w:r w:rsidR="0020407F">
        <w:rPr>
          <w:i w:val="0"/>
          <w:color w:val="auto"/>
          <w:sz w:val="20"/>
        </w:rPr>
        <w:t>s</w:t>
      </w:r>
      <w:r w:rsidR="00EB66B4" w:rsidRPr="00EB66B4">
        <w:rPr>
          <w:i w:val="0"/>
          <w:color w:val="auto"/>
          <w:sz w:val="20"/>
        </w:rPr>
        <w:t xml:space="preserve"> in natural gas and electricity prices</w:t>
      </w:r>
      <w:r w:rsidR="00127027">
        <w:rPr>
          <w:i w:val="0"/>
          <w:color w:val="auto"/>
          <w:sz w:val="20"/>
        </w:rPr>
        <w:t xml:space="preserve"> (the evolution of electricity prices in Europe is displayed in </w:t>
      </w:r>
      <w:r w:rsidR="00127027" w:rsidRPr="004E6B57">
        <w:rPr>
          <w:i w:val="0"/>
          <w:color w:val="auto"/>
          <w:sz w:val="20"/>
          <w:highlight w:val="yellow"/>
        </w:rPr>
        <w:t>Supplementary Fig. S</w:t>
      </w:r>
      <w:r w:rsidR="00B763EC">
        <w:rPr>
          <w:i w:val="0"/>
          <w:color w:val="auto"/>
          <w:sz w:val="20"/>
          <w:highlight w:val="yellow"/>
        </w:rPr>
        <w:t>X</w:t>
      </w:r>
      <w:r w:rsidR="00127027">
        <w:rPr>
          <w:i w:val="0"/>
          <w:color w:val="auto"/>
          <w:sz w:val="20"/>
        </w:rPr>
        <w:t>)</w:t>
      </w:r>
      <w:r w:rsidR="00666A31">
        <w:rPr>
          <w:i w:val="0"/>
          <w:color w:val="auto"/>
          <w:sz w:val="20"/>
        </w:rPr>
        <w:t xml:space="preserve">. We validated our estimates with data </w:t>
      </w:r>
      <w:r w:rsidR="004F63FE">
        <w:rPr>
          <w:i w:val="0"/>
          <w:color w:val="auto"/>
          <w:sz w:val="20"/>
        </w:rPr>
        <w:t>from</w:t>
      </w:r>
      <w:r w:rsidR="00666A31">
        <w:rPr>
          <w:i w:val="0"/>
          <w:color w:val="auto"/>
          <w:sz w:val="20"/>
        </w:rPr>
        <w:t xml:space="preserve"> </w:t>
      </w:r>
      <w:r w:rsidR="00433D94">
        <w:rPr>
          <w:i w:val="0"/>
          <w:color w:val="auto"/>
          <w:sz w:val="20"/>
        </w:rPr>
        <w:t>July 2019</w:t>
      </w:r>
      <w:r w:rsidR="004F63FE">
        <w:rPr>
          <w:i w:val="0"/>
          <w:color w:val="auto"/>
          <w:sz w:val="20"/>
        </w:rPr>
        <w:t xml:space="preserve"> to</w:t>
      </w:r>
      <w:r w:rsidR="002A24C2">
        <w:rPr>
          <w:i w:val="0"/>
          <w:color w:val="auto"/>
          <w:sz w:val="20"/>
        </w:rPr>
        <w:t xml:space="preserve"> </w:t>
      </w:r>
      <w:r w:rsidR="00433D94">
        <w:rPr>
          <w:i w:val="0"/>
          <w:color w:val="auto"/>
          <w:sz w:val="20"/>
        </w:rPr>
        <w:t>June 2022</w:t>
      </w:r>
      <w:r w:rsidR="00666A31">
        <w:rPr>
          <w:i w:val="0"/>
          <w:color w:val="auto"/>
          <w:sz w:val="20"/>
        </w:rPr>
        <w:t xml:space="preserve"> </w:t>
      </w:r>
      <w:r w:rsidR="00433D94">
        <w:rPr>
          <w:i w:val="0"/>
          <w:color w:val="auto"/>
          <w:sz w:val="20"/>
        </w:rPr>
        <w:t>for ammonia</w:t>
      </w:r>
      <w:r w:rsidR="00412E28">
        <w:rPr>
          <w:i w:val="0"/>
          <w:color w:val="auto"/>
          <w:sz w:val="20"/>
        </w:rPr>
        <w:t xml:space="preserve"> </w:t>
      </w:r>
      <w:r w:rsidR="00433D94">
        <w:rPr>
          <w:i w:val="0"/>
          <w:color w:val="auto"/>
          <w:sz w:val="20"/>
        </w:rPr>
        <w:t xml:space="preserve">and from </w:t>
      </w:r>
      <w:r w:rsidR="00412E28">
        <w:rPr>
          <w:i w:val="0"/>
          <w:color w:val="auto"/>
          <w:sz w:val="20"/>
        </w:rPr>
        <w:t>January 2015</w:t>
      </w:r>
      <w:r w:rsidR="002A24C2">
        <w:rPr>
          <w:i w:val="0"/>
          <w:color w:val="auto"/>
          <w:sz w:val="20"/>
        </w:rPr>
        <w:t xml:space="preserve"> </w:t>
      </w:r>
      <w:r w:rsidR="004F63FE">
        <w:rPr>
          <w:i w:val="0"/>
          <w:color w:val="auto"/>
          <w:sz w:val="20"/>
        </w:rPr>
        <w:t>to</w:t>
      </w:r>
      <w:r w:rsidR="002A24C2">
        <w:rPr>
          <w:i w:val="0"/>
          <w:color w:val="auto"/>
          <w:sz w:val="20"/>
        </w:rPr>
        <w:t xml:space="preserve"> </w:t>
      </w:r>
      <w:r w:rsidR="00412E28">
        <w:rPr>
          <w:i w:val="0"/>
          <w:color w:val="auto"/>
          <w:sz w:val="20"/>
        </w:rPr>
        <w:t xml:space="preserve">November 2022 for methanol (see </w:t>
      </w:r>
      <w:r w:rsidR="00412E28" w:rsidRPr="006B512E">
        <w:rPr>
          <w:i w:val="0"/>
          <w:color w:val="auto"/>
          <w:sz w:val="20"/>
          <w:highlight w:val="yellow"/>
        </w:rPr>
        <w:t>Supplementary Fig. S</w:t>
      </w:r>
      <w:r w:rsidR="00B763EC">
        <w:rPr>
          <w:i w:val="0"/>
          <w:color w:val="auto"/>
          <w:sz w:val="20"/>
          <w:highlight w:val="yellow"/>
        </w:rPr>
        <w:t>X</w:t>
      </w:r>
      <w:r w:rsidR="00412E28" w:rsidRPr="006B512E">
        <w:rPr>
          <w:i w:val="0"/>
          <w:color w:val="auto"/>
          <w:sz w:val="20"/>
          <w:highlight w:val="yellow"/>
        </w:rPr>
        <w:t xml:space="preserve"> and S</w:t>
      </w:r>
      <w:r w:rsidR="00B763EC">
        <w:rPr>
          <w:i w:val="0"/>
          <w:color w:val="auto"/>
          <w:sz w:val="20"/>
          <w:highlight w:val="yellow"/>
        </w:rPr>
        <w:t>X</w:t>
      </w:r>
      <w:r w:rsidR="006B512E">
        <w:rPr>
          <w:i w:val="0"/>
          <w:color w:val="auto"/>
          <w:sz w:val="20"/>
          <w:highlight w:val="yellow"/>
        </w:rPr>
        <w:t xml:space="preserve">, </w:t>
      </w:r>
      <w:r w:rsidR="006B512E" w:rsidRPr="00DE7340">
        <w:rPr>
          <w:i w:val="0"/>
          <w:color w:val="auto"/>
          <w:sz w:val="20"/>
        </w:rPr>
        <w:t>respectively</w:t>
      </w:r>
      <w:r w:rsidR="00412E28">
        <w:rPr>
          <w:i w:val="0"/>
          <w:color w:val="auto"/>
          <w:sz w:val="20"/>
        </w:rPr>
        <w:t>)</w:t>
      </w:r>
      <w:r w:rsidR="00666A31">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6777A378" w:rsidR="00657E7D" w:rsidRPr="00D52CE0" w:rsidRDefault="00064C7D" w:rsidP="00D52CE0">
      <w:pPr>
        <w:pStyle w:val="Heading3"/>
      </w:pPr>
      <w:commentRangeStart w:id="332"/>
      <w:r>
        <w:lastRenderedPageBreak/>
        <w:t>Cost</w:t>
      </w:r>
      <w:commentRangeEnd w:id="332"/>
      <w:r w:rsidR="00D363A8">
        <w:rPr>
          <w:rStyle w:val="CommentReference"/>
          <w:rFonts w:asciiTheme="minorHAnsi" w:eastAsiaTheme="minorHAnsi" w:hAnsiTheme="minorHAnsi" w:cstheme="minorBidi"/>
          <w:b w:val="0"/>
        </w:rPr>
        <w:commentReference w:id="332"/>
      </w:r>
      <w:r>
        <w:t>-competitive g</w:t>
      </w:r>
      <w:r w:rsidR="00D52CE0">
        <w:t>reen ammonia and methanol</w:t>
      </w:r>
      <w:r w:rsidDel="00064C7D">
        <w:t xml:space="preserve"> </w:t>
      </w:r>
      <w:r>
        <w:t>due to the energy crisis</w:t>
      </w:r>
    </w:p>
    <w:p w14:paraId="5849255F" w14:textId="7D7DB69A"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sidR="004379E8">
        <w:rPr>
          <w:rFonts w:cstheme="minorHAnsi"/>
        </w:rPr>
        <w:t>, assuming a</w:t>
      </w:r>
      <w:r w:rsidR="000B2615">
        <w:rPr>
          <w:rFonts w:cstheme="minorHAnsi"/>
        </w:rPr>
        <w:t xml:space="preserve"> </w:t>
      </w:r>
      <w:r w:rsidR="00255DB4">
        <w:rPr>
          <w:rFonts w:cstheme="minorHAnsi"/>
        </w:rPr>
        <w:t>hydrogen</w:t>
      </w:r>
      <w:r w:rsidR="000B2615">
        <w:rPr>
          <w:rFonts w:cstheme="minorHAnsi"/>
        </w:rPr>
        <w:t xml:space="preserve"> cost linked to the specific technology deployed and</w:t>
      </w:r>
      <w:r w:rsidR="004379E8">
        <w:rPr>
          <w:rFonts w:cstheme="minorHAnsi"/>
        </w:rPr>
        <w:t xml:space="preserve"> </w:t>
      </w:r>
      <w:r w:rsidR="00D81969">
        <w:rPr>
          <w:rFonts w:cstheme="minorHAnsi"/>
        </w:rPr>
        <w:t xml:space="preserve">a </w:t>
      </w:r>
      <w:r w:rsidR="004379E8">
        <w:rPr>
          <w:rFonts w:cstheme="minorHAnsi"/>
        </w:rPr>
        <w:t>CO</w:t>
      </w:r>
      <w:r w:rsidR="004379E8" w:rsidRPr="00D209F1">
        <w:rPr>
          <w:rFonts w:cstheme="minorHAnsi"/>
          <w:vertAlign w:val="subscript"/>
        </w:rPr>
        <w:t>2</w:t>
      </w:r>
      <w:r w:rsidR="004379E8">
        <w:rPr>
          <w:rFonts w:cstheme="minorHAnsi"/>
        </w:rPr>
        <w:t xml:space="preserve"> cost </w:t>
      </w:r>
      <w:r w:rsidR="00D81969">
        <w:rPr>
          <w:rFonts w:cstheme="minorHAnsi"/>
        </w:rPr>
        <w:t>from DAC linked to the natural gas and electricity price</w:t>
      </w:r>
      <w:r w:rsidR="000B2615">
        <w:rPr>
          <w:rFonts w:cstheme="minorHAnsi"/>
        </w:rPr>
        <w:t>, considering in turn</w:t>
      </w:r>
      <w:r w:rsidR="004379E8">
        <w:rPr>
          <w:rFonts w:cstheme="minorHAnsi"/>
        </w:rPr>
        <w:t xml:space="preserve"> </w:t>
      </w:r>
      <w:r w:rsidR="000B2615">
        <w:rPr>
          <w:rFonts w:cstheme="minorHAnsi"/>
        </w:rPr>
        <w:t>the impact of inflation on the utilities and capital expenditures</w:t>
      </w:r>
      <w:r>
        <w:rPr>
          <w:rFonts w:cstheme="minorHAnsi"/>
        </w:rPr>
        <w:t>.</w:t>
      </w:r>
      <w:r w:rsidR="007904D1">
        <w:rPr>
          <w:rFonts w:cstheme="minorHAnsi"/>
        </w:rPr>
        <w:t xml:space="preserve"> </w:t>
      </w:r>
      <w:r w:rsidR="00B44723">
        <w:rPr>
          <w:rFonts w:cstheme="minorHAnsi"/>
        </w:rPr>
        <w:t>G</w:t>
      </w:r>
      <w:r w:rsidR="00E730C8" w:rsidRPr="002D4245">
        <w:rPr>
          <w:rFonts w:cstheme="minorHAnsi"/>
        </w:rPr>
        <w:t xml:space="preserve">reen ammonia produced with hydrogen from water electrolysis using </w:t>
      </w:r>
      <w:r w:rsidR="00225464">
        <w:rPr>
          <w:rFonts w:cstheme="minorHAnsi"/>
        </w:rPr>
        <w:t xml:space="preserve">on-shore </w:t>
      </w:r>
      <w:r w:rsidR="00E730C8" w:rsidRPr="002D4245">
        <w:rPr>
          <w:rFonts w:cstheme="minorHAnsi"/>
        </w:rPr>
        <w:t>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4379E8">
        <w:rPr>
          <w:rFonts w:cstheme="minorHAnsi"/>
        </w:rPr>
        <w:t xml:space="preserve">green </w:t>
      </w:r>
      <w:r w:rsidR="000A56C5" w:rsidRPr="002D4245">
        <w:rPr>
          <w:rFonts w:cstheme="minorHAnsi"/>
        </w:rPr>
        <w:t xml:space="preserve">ammonia </w:t>
      </w:r>
      <w:r w:rsidR="000A56C5" w:rsidRPr="002E6830">
        <w:rPr>
          <w:rFonts w:cstheme="minorHAnsi"/>
          <w:i/>
        </w:rPr>
        <w:t>via</w:t>
      </w:r>
      <w:r w:rsidR="000A56C5" w:rsidRPr="002D4245">
        <w:rPr>
          <w:rFonts w:cstheme="minorHAnsi"/>
        </w:rPr>
        <w:t xml:space="preserve"> wind</w:t>
      </w:r>
      <w:r w:rsidR="00F85F35">
        <w:rPr>
          <w:rFonts w:cstheme="minorHAnsi"/>
        </w:rPr>
        <w:t>-based</w:t>
      </w:r>
      <w:r w:rsidR="000A56C5" w:rsidRPr="002D4245">
        <w:rPr>
          <w:rFonts w:cstheme="minorHAnsi"/>
        </w:rPr>
        <w:t xml:space="preserve"> electrolysis </w:t>
      </w:r>
      <w:r w:rsidR="004379E8">
        <w:rPr>
          <w:rFonts w:cstheme="minorHAnsi"/>
        </w:rPr>
        <w:t>became cost</w:t>
      </w:r>
      <w:r w:rsidR="009878F4">
        <w:rPr>
          <w:rFonts w:cstheme="minorHAnsi"/>
        </w:rPr>
        <w:t>-</w:t>
      </w:r>
      <w:r w:rsidR="004379E8">
        <w:rPr>
          <w:rFonts w:cstheme="minorHAnsi"/>
        </w:rPr>
        <w:t>competitive relative to</w:t>
      </w:r>
      <w:r w:rsidR="000A56C5" w:rsidRPr="002D4245">
        <w:rPr>
          <w:rFonts w:cstheme="minorHAnsi"/>
        </w:rPr>
        <w:t xml:space="preserve"> fossil ammonia </w:t>
      </w:r>
      <w:r w:rsidR="004379E8" w:rsidRPr="00D209F1">
        <w:rPr>
          <w:rFonts w:cstheme="minorHAnsi"/>
        </w:rPr>
        <w:t xml:space="preserve">from </w:t>
      </w:r>
      <w:r w:rsidR="000C7C98" w:rsidRPr="00D209F1">
        <w:rPr>
          <w:rFonts w:cstheme="minorHAnsi"/>
        </w:rPr>
        <w:t>December 2021</w:t>
      </w:r>
      <w:r w:rsidR="004379E8" w:rsidRPr="00D209F1">
        <w:rPr>
          <w:rFonts w:cstheme="minorHAnsi"/>
        </w:rPr>
        <w:t xml:space="preserve"> to </w:t>
      </w:r>
      <w:r w:rsidR="000C7C98" w:rsidRPr="00D209F1">
        <w:rPr>
          <w:rFonts w:cstheme="minorHAnsi"/>
        </w:rPr>
        <w:t xml:space="preserve">October 2022 for a period of </w:t>
      </w:r>
      <w:r w:rsidR="005067F7" w:rsidRPr="00D209F1">
        <w:rPr>
          <w:rFonts w:cstheme="minorHAnsi"/>
        </w:rPr>
        <w:t>six months</w:t>
      </w:r>
      <w:r w:rsidR="008E5A67" w:rsidRPr="00307194">
        <w:rPr>
          <w:rFonts w:cstheme="minorHAnsi"/>
        </w:rPr>
        <w:t xml:space="preserve"> (</w:t>
      </w:r>
      <w:r w:rsidR="008B0FD0" w:rsidRPr="00307194">
        <w:rPr>
          <w:rFonts w:cstheme="minorHAnsi"/>
        </w:rPr>
        <w:fldChar w:fldCharType="begin"/>
      </w:r>
      <w:r w:rsidR="008B0FD0" w:rsidRPr="005067F7">
        <w:rPr>
          <w:rFonts w:cstheme="minorHAnsi"/>
        </w:rPr>
        <w:instrText xml:space="preserve"> REF _Ref121495662 \h  \* MERGEFORMAT </w:instrText>
      </w:r>
      <w:r w:rsidR="008B0FD0" w:rsidRPr="00307194">
        <w:rPr>
          <w:rFonts w:cstheme="minorHAnsi"/>
        </w:rPr>
      </w:r>
      <w:r w:rsidR="008B0FD0" w:rsidRPr="00307194">
        <w:rPr>
          <w:rFonts w:cstheme="minorHAnsi"/>
        </w:rPr>
        <w:fldChar w:fldCharType="separate"/>
      </w:r>
      <w:r w:rsidR="005E29B7" w:rsidRPr="00307194">
        <w:rPr>
          <w:rFonts w:cstheme="minorHAnsi"/>
        </w:rPr>
        <w:t xml:space="preserve">Fig. </w:t>
      </w:r>
      <w:r w:rsidR="005E29B7" w:rsidRPr="00307194">
        <w:rPr>
          <w:rFonts w:cstheme="minorHAnsi"/>
          <w:noProof/>
        </w:rPr>
        <w:t>2</w:t>
      </w:r>
      <w:r w:rsidR="008B0FD0" w:rsidRPr="00307194">
        <w:rPr>
          <w:rFonts w:cstheme="minorHAnsi"/>
        </w:rPr>
        <w:fldChar w:fldCharType="end"/>
      </w:r>
      <w:r w:rsidR="008B0FD0" w:rsidRPr="00307194">
        <w:rPr>
          <w:rFonts w:cstheme="minorHAnsi"/>
        </w:rPr>
        <w:t>a</w:t>
      </w:r>
      <w:r w:rsidR="008E5A67" w:rsidRPr="00307194">
        <w:rPr>
          <w:rFonts w:cstheme="minorHAnsi"/>
        </w:rPr>
        <w:t>)</w:t>
      </w:r>
      <w:r w:rsidR="004379E8" w:rsidRPr="00307194">
        <w:rPr>
          <w:rFonts w:cstheme="minorHAnsi"/>
        </w:rPr>
        <w:t>,</w:t>
      </w:r>
      <w:r w:rsidR="004379E8">
        <w:rPr>
          <w:rFonts w:cstheme="minorHAnsi"/>
        </w:rPr>
        <w:t xml:space="preserve"> with</w:t>
      </w:r>
      <w:r w:rsidR="00AD325C">
        <w:rPr>
          <w:rFonts w:cstheme="minorHAnsi"/>
        </w:rPr>
        <w:t xml:space="preserve"> production costs </w:t>
      </w:r>
      <w:r w:rsidR="004379E8">
        <w:rPr>
          <w:rFonts w:cstheme="minorHAnsi"/>
        </w:rPr>
        <w:t xml:space="preserve">in the </w:t>
      </w:r>
      <w:r w:rsidR="00AD325C">
        <w:rPr>
          <w:rFonts w:cstheme="minorHAnsi"/>
        </w:rPr>
        <w:t xml:space="preserve">range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4379E8">
        <w:rPr>
          <w:rFonts w:cstheme="minorHAnsi"/>
        </w:rPr>
        <w:t>In contrast,</w:t>
      </w:r>
      <w:r w:rsidR="004379E8" w:rsidRPr="002D4245">
        <w:rPr>
          <w:rFonts w:cstheme="minorHAnsi"/>
        </w:rPr>
        <w:t xml:space="preserve"> </w:t>
      </w:r>
      <w:r w:rsidR="000A56C5" w:rsidRPr="002D4245">
        <w:rPr>
          <w:rFonts w:cstheme="minorHAnsi"/>
        </w:rPr>
        <w:t xml:space="preserve">green ammonia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r w:rsidR="004379E8">
        <w:rPr>
          <w:rFonts w:cstheme="minorHAnsi"/>
        </w:rPr>
        <w:t>became</w:t>
      </w:r>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r w:rsidR="004379E8">
        <w:rPr>
          <w:rFonts w:cstheme="minorHAnsi"/>
        </w:rPr>
        <w:t xml:space="preserve"> is due to the higher cost of hydrogen from </w:t>
      </w:r>
      <w:r w:rsidR="00135D1F">
        <w:rPr>
          <w:rFonts w:cstheme="minorHAnsi"/>
        </w:rPr>
        <w:t>solar PV</w:t>
      </w:r>
      <w:r w:rsidR="00B334AA">
        <w:rPr>
          <w:rFonts w:cstheme="minorHAnsi"/>
        </w:rPr>
        <w:t>-based electrolysis</w:t>
      </w:r>
      <w:r w:rsidR="004379E8">
        <w:rPr>
          <w:rFonts w:cstheme="minorHAnsi"/>
        </w:rPr>
        <w:t xml:space="preserve">, which shows a lower capacity factor compared to wind power </w:t>
      </w:r>
      <w:r w:rsidR="000A56C5" w:rsidRPr="002D4245">
        <w:rPr>
          <w:rFonts w:cstheme="minorHAnsi"/>
        </w:rPr>
        <w:t>(16.1 to 17.5%</w:t>
      </w:r>
      <w:r w:rsidR="004379E8">
        <w:rPr>
          <w:rFonts w:cstheme="minorHAnsi"/>
        </w:rPr>
        <w:t>, for solar</w:t>
      </w:r>
      <w:r w:rsidR="00B334AA">
        <w:rPr>
          <w:rFonts w:cstheme="minorHAnsi"/>
        </w:rPr>
        <w:t xml:space="preserve"> PV</w:t>
      </w:r>
      <w:r w:rsidR="004379E8">
        <w:rPr>
          <w:rFonts w:cstheme="minorHAnsi"/>
        </w:rPr>
        <w:t xml:space="preserve">, </w:t>
      </w:r>
      <w:r w:rsidR="004379E8" w:rsidRPr="00D209F1">
        <w:rPr>
          <w:rFonts w:cstheme="minorHAnsi"/>
          <w:i/>
        </w:rPr>
        <w:t>v</w:t>
      </w:r>
      <w:r w:rsidR="004379E8" w:rsidRPr="007C1083">
        <w:rPr>
          <w:rFonts w:cstheme="minorHAnsi"/>
        </w:rPr>
        <w:t>s.</w:t>
      </w:r>
      <w:r w:rsidR="004379E8">
        <w:rPr>
          <w:rFonts w:cstheme="minorHAnsi"/>
        </w:rPr>
        <w:t xml:space="preserve"> </w:t>
      </w:r>
      <w:r w:rsidR="000A56C5" w:rsidRPr="002D4245">
        <w:rPr>
          <w:rFonts w:cstheme="minorHAnsi"/>
          <w:lang w:val="en-US"/>
        </w:rPr>
        <w:t>35.6% to 39%</w:t>
      </w:r>
      <w:r w:rsidR="004379E8">
        <w:rPr>
          <w:rFonts w:cstheme="minorHAnsi"/>
          <w:lang w:val="en-US"/>
        </w:rPr>
        <w:t xml:space="preserve"> </w:t>
      </w:r>
      <w:r w:rsidR="00695C69">
        <w:rPr>
          <w:rFonts w:cstheme="minorHAnsi"/>
          <w:lang w:val="en-US"/>
        </w:rPr>
        <w:t>for</w:t>
      </w:r>
      <w:r w:rsidR="004379E8">
        <w:rPr>
          <w:rFonts w:cstheme="minorHAnsi"/>
          <w:lang w:val="en-US"/>
        </w:rPr>
        <w:t xml:space="preserve"> wind</w:t>
      </w:r>
      <w:r w:rsidR="000A56C5" w:rsidRPr="002D4245">
        <w:rPr>
          <w:rFonts w:cstheme="minorHAnsi"/>
          <w:lang w:val="en-US"/>
        </w:rPr>
        <w:t>)</w:t>
      </w:r>
      <w:r w:rsidR="00584969">
        <w:rPr>
          <w:rFonts w:cstheme="minorHAnsi"/>
          <w:lang w:val="en-US"/>
        </w:rPr>
        <w:fldChar w:fldCharType="begin"/>
      </w:r>
      <w:r w:rsidR="00D72CCF">
        <w:rPr>
          <w:rFonts w:cstheme="minorHAnsi"/>
          <w:lang w:val="en-US"/>
        </w:rPr>
        <w:instrText xml:space="preserve"> ADDIN ZOTERO_ITEM CSL_CITATION {"citationID":"4WsfGQvU","properties":{"formattedCitation":"\\super 32\\nosupersub{}","plainCitation":"32","noteIndex":0},"citationItems":[{"id":26628,"uris":["http://zotero.org/users/9157291/items/TXYNLTG5"],"itemData":{"id":26628,"type":"report","event-place":"Abu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D72CCF" w:rsidRPr="00D72CCF">
        <w:rPr>
          <w:rFonts w:ascii="Calibri" w:hAnsi="Calibri" w:cs="Calibri"/>
          <w:szCs w:val="24"/>
          <w:vertAlign w:val="superscript"/>
        </w:rPr>
        <w:t>32</w:t>
      </w:r>
      <w:r w:rsidR="00584969">
        <w:rPr>
          <w:rFonts w:cstheme="minorHAnsi"/>
          <w:lang w:val="en-US"/>
        </w:rPr>
        <w:fldChar w:fldCharType="end"/>
      </w:r>
      <w:r w:rsidR="000A56C5" w:rsidRPr="002D4245">
        <w:rPr>
          <w:rFonts w:cstheme="minorHAnsi"/>
          <w:lang w:val="en-US"/>
        </w:rPr>
        <w:t xml:space="preserve">. </w:t>
      </w:r>
      <w:r w:rsidR="000A56C5" w:rsidRPr="006D3A56">
        <w:rPr>
          <w:rFonts w:cstheme="minorHAnsi"/>
          <w:lang w:val="en-US"/>
        </w:rPr>
        <w:t xml:space="preserve">Ammonia production with blue hydrogen –SMR coupled with CCS– </w:t>
      </w:r>
      <w:r w:rsidR="004379E8" w:rsidRPr="006D3A56">
        <w:rPr>
          <w:rFonts w:cstheme="minorHAnsi"/>
          <w:lang w:val="en-US"/>
        </w:rPr>
        <w:t xml:space="preserve">follows the same pattern as standard fossil ammonia, being slightly </w:t>
      </w:r>
      <w:ins w:id="333" w:author="Martin Fernandez  Antonio José" w:date="2023-02-22T17:53:00Z">
        <w:r w:rsidR="00D363A8">
          <w:rPr>
            <w:rFonts w:cstheme="minorHAnsi"/>
            <w:lang w:val="en-US"/>
          </w:rPr>
          <w:t xml:space="preserve">more </w:t>
        </w:r>
      </w:ins>
      <w:r w:rsidR="000A56C5" w:rsidRPr="006D3A56">
        <w:rPr>
          <w:rFonts w:cstheme="minorHAnsi"/>
          <w:lang w:val="en-US"/>
        </w:rPr>
        <w:t>expensive than the conventional route due to the additional cost of CCS</w:t>
      </w:r>
      <w:r w:rsidR="00A269DD" w:rsidRPr="006D3A56">
        <w:rPr>
          <w:rFonts w:cstheme="minorHAnsi"/>
          <w:lang w:val="en-US"/>
        </w:rPr>
        <w:t xml:space="preserve"> </w:t>
      </w:r>
      <w:r w:rsidR="000A56C5" w:rsidRPr="006D3A56">
        <w:rPr>
          <w:rFonts w:cstheme="minorHAnsi"/>
          <w:lang w:val="en-US"/>
        </w:rPr>
        <w:t>(</w:t>
      </w:r>
      <w:r w:rsidR="00DC65F6" w:rsidRPr="006D3A56">
        <w:rPr>
          <w:rFonts w:cstheme="minorHAnsi"/>
        </w:rPr>
        <w:fldChar w:fldCharType="begin"/>
      </w:r>
      <w:r w:rsidR="00DC65F6" w:rsidRPr="006D3A56">
        <w:rPr>
          <w:rFonts w:cstheme="minorHAnsi"/>
        </w:rPr>
        <w:instrText xml:space="preserve"> REF _Ref121495662 \h  \* MERGEFORMAT </w:instrText>
      </w:r>
      <w:r w:rsidR="00DC65F6" w:rsidRPr="006D3A56">
        <w:rPr>
          <w:rFonts w:cstheme="minorHAnsi"/>
        </w:rPr>
      </w:r>
      <w:r w:rsidR="00DC65F6" w:rsidRPr="006D3A56">
        <w:rPr>
          <w:rFonts w:cstheme="minorHAnsi"/>
        </w:rPr>
        <w:fldChar w:fldCharType="separate"/>
      </w:r>
      <w:r w:rsidR="005E29B7" w:rsidRPr="006D3A56">
        <w:rPr>
          <w:rFonts w:cstheme="minorHAnsi"/>
        </w:rPr>
        <w:t>Fig.</w:t>
      </w:r>
      <w:r w:rsidR="00765292" w:rsidRPr="006D3A56">
        <w:rPr>
          <w:rFonts w:cstheme="minorHAnsi"/>
        </w:rPr>
        <w:t> </w:t>
      </w:r>
      <w:r w:rsidR="005E29B7" w:rsidRPr="006D3A56">
        <w:rPr>
          <w:rFonts w:cstheme="minorHAnsi"/>
          <w:noProof/>
        </w:rPr>
        <w:t>2</w:t>
      </w:r>
      <w:r w:rsidR="00DC65F6" w:rsidRPr="006D3A56">
        <w:rPr>
          <w:rFonts w:cstheme="minorHAnsi"/>
        </w:rPr>
        <w:fldChar w:fldCharType="end"/>
      </w:r>
      <w:r w:rsidR="000A56C5" w:rsidRPr="006D3A56">
        <w:rPr>
          <w:rFonts w:cstheme="minorHAnsi"/>
          <w:lang w:val="en-US"/>
        </w:rPr>
        <w:t>c).</w:t>
      </w:r>
    </w:p>
    <w:p w14:paraId="092B8FBF" w14:textId="7DB8C569" w:rsidR="000A56C5" w:rsidRDefault="00BF6BC7" w:rsidP="000A56C5">
      <w:pPr>
        <w:rPr>
          <w:rFonts w:cstheme="minorHAnsi"/>
        </w:rPr>
      </w:pPr>
      <w:r>
        <w:rPr>
          <w:rFonts w:cstheme="minorHAnsi"/>
        </w:rPr>
        <w:t>G</w:t>
      </w:r>
      <w:r w:rsidRPr="002D4245">
        <w:rPr>
          <w:rFonts w:cstheme="minorHAnsi"/>
        </w:rPr>
        <w:t xml:space="preserve">reen methanol produced with wind-based </w:t>
      </w:r>
      <w:r>
        <w:rPr>
          <w:rFonts w:cstheme="minorHAnsi"/>
        </w:rPr>
        <w:t xml:space="preserve">electrolytic </w:t>
      </w:r>
      <w:r w:rsidRPr="002D4245">
        <w:rPr>
          <w:rFonts w:cstheme="minorHAnsi"/>
        </w:rPr>
        <w:t xml:space="preserve">hydrogen </w:t>
      </w:r>
      <w:r w:rsidR="00CC4816">
        <w:rPr>
          <w:rFonts w:cstheme="minorHAnsi"/>
        </w:rPr>
        <w:t>and DAC CO</w:t>
      </w:r>
      <w:r w:rsidR="00CC4816" w:rsidRPr="0023704E">
        <w:rPr>
          <w:rFonts w:cstheme="minorHAnsi"/>
          <w:vertAlign w:val="subscript"/>
        </w:rPr>
        <w:t>2</w:t>
      </w:r>
      <w:r w:rsidR="00CC4816">
        <w:rPr>
          <w:rFonts w:cstheme="minorHAnsi"/>
        </w:rPr>
        <w:t xml:space="preserve"> </w:t>
      </w:r>
      <w:r w:rsidR="000B2615">
        <w:rPr>
          <w:rFonts w:cstheme="minorHAnsi"/>
        </w:rPr>
        <w:t>becomes</w:t>
      </w:r>
      <w:r w:rsidR="000B2615" w:rsidRPr="002D4245">
        <w:rPr>
          <w:rFonts w:cstheme="minorHAnsi"/>
        </w:rPr>
        <w:t xml:space="preserve"> </w:t>
      </w:r>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r w:rsidR="000B2615">
        <w:rPr>
          <w:rFonts w:cstheme="minorHAnsi"/>
        </w:rPr>
        <w:t xml:space="preserve">, with </w:t>
      </w:r>
      <w:r w:rsidR="000A56C5" w:rsidRPr="00996D9A">
        <w:rPr>
          <w:rFonts w:cstheme="minorHAnsi"/>
        </w:rPr>
        <w:t>the break-even natural gas price largely depend</w:t>
      </w:r>
      <w:r w:rsidR="000B2615">
        <w:rPr>
          <w:rFonts w:cstheme="minorHAnsi"/>
        </w:rPr>
        <w:t>ing again</w:t>
      </w:r>
      <w:r w:rsidR="000A56C5" w:rsidRPr="00996D9A">
        <w:rPr>
          <w:rFonts w:cstheme="minorHAnsi"/>
        </w:rPr>
        <w:t xml:space="preserve"> on the levelized cost of hydrogen</w:t>
      </w:r>
      <w:r w:rsidR="00147B4D">
        <w:rPr>
          <w:rFonts w:cstheme="minorHAnsi"/>
        </w:rPr>
        <w:t xml:space="preserv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CA5197">
        <w:rPr>
          <w:rFonts w:cstheme="minorHAnsi"/>
        </w:rPr>
        <w:t>this route</w:t>
      </w:r>
      <w:r w:rsidR="00D347B1" w:rsidRPr="00996D9A">
        <w:rPr>
          <w:rFonts w:cstheme="minorHAnsi"/>
        </w:rPr>
        <w:t xml:space="preserve"> </w:t>
      </w:r>
      <w:r w:rsidR="000B2615">
        <w:rPr>
          <w:rFonts w:cstheme="minorHAnsi"/>
        </w:rPr>
        <w:t>became cost competitive</w:t>
      </w:r>
      <w:r w:rsidR="004A450E" w:rsidRPr="00996D9A">
        <w:rPr>
          <w:rFonts w:cstheme="minorHAnsi"/>
        </w:rPr>
        <w:t xml:space="preserve"> </w:t>
      </w:r>
      <w:r w:rsidR="00CA5197">
        <w:rPr>
          <w:rFonts w:cstheme="minorHAnsi"/>
        </w:rPr>
        <w:t xml:space="preserve">only </w:t>
      </w:r>
      <w:r w:rsidR="00CA5197" w:rsidRPr="00996D9A">
        <w:rPr>
          <w:rFonts w:cstheme="minorHAnsi"/>
        </w:rPr>
        <w:t>at the peak of natural gas prices</w:t>
      </w:r>
      <w:r w:rsidR="009567B0" w:rsidRPr="009567B0">
        <w:rPr>
          <w:rFonts w:cstheme="minorHAnsi"/>
        </w:rPr>
        <w:t xml:space="preserve"> </w:t>
      </w:r>
      <w:r w:rsidR="009567B0">
        <w:rPr>
          <w:rFonts w:cstheme="minorHAnsi"/>
        </w:rPr>
        <w:t>in August 2022</w:t>
      </w:r>
      <w:r w:rsidR="00CA5197">
        <w:rPr>
          <w:rFonts w:cstheme="minorHAnsi"/>
        </w:rPr>
        <w:t>.</w:t>
      </w:r>
      <w:r w:rsidR="00000876">
        <w:rPr>
          <w:rFonts w:cstheme="minorHAnsi"/>
        </w:rPr>
        <w:t xml:space="preserve"> Meanwhile, </w:t>
      </w:r>
      <w:r w:rsidR="000B2615">
        <w:rPr>
          <w:rFonts w:cstheme="minorHAnsi"/>
        </w:rPr>
        <w:t xml:space="preserve">the </w:t>
      </w:r>
      <w:r w:rsidR="000A56C5" w:rsidRPr="00996D9A">
        <w:rPr>
          <w:rFonts w:cstheme="minorHAnsi"/>
        </w:rPr>
        <w:t>solar</w:t>
      </w:r>
      <w:r w:rsidR="00D347B1">
        <w:rPr>
          <w:rFonts w:cstheme="minorHAnsi"/>
        </w:rPr>
        <w:t xml:space="preserve"> PV</w:t>
      </w:r>
      <w:r w:rsidR="000A56C5" w:rsidRPr="00996D9A">
        <w:rPr>
          <w:rFonts w:cstheme="minorHAnsi"/>
        </w:rPr>
        <w:t xml:space="preserve">-based </w:t>
      </w:r>
      <w:r w:rsidR="000A6360" w:rsidRPr="00996D9A">
        <w:rPr>
          <w:rFonts w:cstheme="minorHAnsi"/>
        </w:rPr>
        <w:t>route</w:t>
      </w:r>
      <w:r w:rsidR="000A56C5" w:rsidRPr="00996D9A">
        <w:rPr>
          <w:rFonts w:cstheme="minorHAnsi"/>
        </w:rPr>
        <w:t xml:space="preserve"> </w:t>
      </w:r>
      <w:r w:rsidR="000B2615">
        <w:rPr>
          <w:rFonts w:cstheme="minorHAnsi"/>
        </w:rPr>
        <w:t>never became economically appealing</w:t>
      </w:r>
      <w:r w:rsidR="000A56C5" w:rsidRPr="00996D9A">
        <w:rPr>
          <w:rFonts w:cstheme="minorHAnsi"/>
        </w:rPr>
        <w:t xml:space="preserve"> (</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w:t>
      </w:r>
      <w:r w:rsidR="000A56C5" w:rsidRPr="00DB0955">
        <w:rPr>
          <w:rFonts w:cstheme="minorHAnsi"/>
        </w:rPr>
        <w:t xml:space="preserve">For the case of </w:t>
      </w:r>
      <w:r w:rsidR="00E43C72" w:rsidRPr="00DB0955">
        <w:rPr>
          <w:rFonts w:cstheme="minorHAnsi"/>
        </w:rPr>
        <w:t xml:space="preserve">methanol </w:t>
      </w:r>
      <w:r w:rsidR="00A72EA4" w:rsidRPr="00DB0955">
        <w:rPr>
          <w:rFonts w:cstheme="minorHAnsi"/>
        </w:rPr>
        <w:t>production from DAC CO</w:t>
      </w:r>
      <w:r w:rsidR="00A72EA4" w:rsidRPr="00DB0955">
        <w:rPr>
          <w:rFonts w:cstheme="minorHAnsi"/>
          <w:vertAlign w:val="subscript"/>
        </w:rPr>
        <w:t>2</w:t>
      </w:r>
      <w:r w:rsidR="00A72EA4" w:rsidRPr="00DB0955">
        <w:rPr>
          <w:rFonts w:cstheme="minorHAnsi"/>
        </w:rPr>
        <w:t xml:space="preserve"> and blue hydrogen</w:t>
      </w:r>
      <w:r w:rsidR="000A56C5" w:rsidRPr="00DB0955">
        <w:rPr>
          <w:rFonts w:cstheme="minorHAnsi"/>
        </w:rPr>
        <w:t xml:space="preserve">, </w:t>
      </w:r>
      <w:commentRangeStart w:id="334"/>
      <w:r w:rsidR="000A56C5" w:rsidRPr="00F20A1F">
        <w:rPr>
          <w:rFonts w:cstheme="minorHAnsi"/>
        </w:rPr>
        <w:t xml:space="preserve">the cost of production </w:t>
      </w:r>
      <w:r w:rsidR="007B7FF7" w:rsidRPr="00F20A1F">
        <w:rPr>
          <w:rFonts w:cstheme="minorHAnsi"/>
        </w:rPr>
        <w:t>was</w:t>
      </w:r>
      <w:r w:rsidR="004F144A" w:rsidRPr="00F20A1F">
        <w:rPr>
          <w:rFonts w:cstheme="minorHAnsi"/>
        </w:rPr>
        <w:t>,</w:t>
      </w:r>
      <w:r w:rsidR="000A56C5" w:rsidRPr="00F20A1F">
        <w:rPr>
          <w:rFonts w:cstheme="minorHAnsi"/>
        </w:rPr>
        <w:t xml:space="preserve"> on average</w:t>
      </w:r>
      <w:r w:rsidR="004F144A" w:rsidRPr="00F20A1F">
        <w:rPr>
          <w:rFonts w:cstheme="minorHAnsi"/>
        </w:rPr>
        <w:t>,</w:t>
      </w:r>
      <w:r w:rsidR="000A56C5" w:rsidRPr="00F20A1F">
        <w:rPr>
          <w:rFonts w:cstheme="minorHAnsi"/>
        </w:rPr>
        <w:t xml:space="preserve"> </w:t>
      </w:r>
      <w:r w:rsidR="000A6360" w:rsidRPr="00F20A1F">
        <w:rPr>
          <w:rFonts w:cstheme="minorHAnsi"/>
        </w:rPr>
        <w:t>182</w:t>
      </w:r>
      <w:r w:rsidR="000A56C5" w:rsidRPr="00F20A1F">
        <w:rPr>
          <w:rFonts w:cstheme="minorHAnsi"/>
        </w:rPr>
        <w:t xml:space="preserve">% higher than </w:t>
      </w:r>
      <w:r w:rsidR="00A72EA4" w:rsidRPr="00F20A1F">
        <w:rPr>
          <w:rFonts w:cstheme="minorHAnsi"/>
        </w:rPr>
        <w:t>fossil</w:t>
      </w:r>
      <w:r w:rsidR="000A56C5" w:rsidRPr="00F20A1F">
        <w:rPr>
          <w:rFonts w:cstheme="minorHAnsi"/>
        </w:rPr>
        <w:t xml:space="preserve"> methanol due to the additional cost of CCS and captured CO</w:t>
      </w:r>
      <w:r w:rsidR="000A56C5" w:rsidRPr="00F20A1F">
        <w:rPr>
          <w:rFonts w:cstheme="minorHAnsi"/>
          <w:vertAlign w:val="subscript"/>
        </w:rPr>
        <w:t>2</w:t>
      </w:r>
      <w:r w:rsidR="00DE2B61" w:rsidRPr="00F20A1F">
        <w:rPr>
          <w:rFonts w:cstheme="minorHAnsi"/>
        </w:rPr>
        <w:t xml:space="preserve"> (</w:t>
      </w:r>
      <w:r w:rsidR="00DE2B61" w:rsidRPr="00F20A1F">
        <w:rPr>
          <w:rFonts w:cstheme="minorHAnsi"/>
        </w:rPr>
        <w:fldChar w:fldCharType="begin"/>
      </w:r>
      <w:r w:rsidR="00DE2B61" w:rsidRPr="00F20A1F">
        <w:rPr>
          <w:rFonts w:cstheme="minorHAnsi"/>
        </w:rPr>
        <w:instrText xml:space="preserve"> REF _Ref121495662 \h  \* MERGEFORMAT </w:instrText>
      </w:r>
      <w:r w:rsidR="00DE2B61" w:rsidRPr="00F20A1F">
        <w:rPr>
          <w:rFonts w:cstheme="minorHAnsi"/>
        </w:rPr>
      </w:r>
      <w:r w:rsidR="00DE2B61" w:rsidRPr="00F20A1F">
        <w:rPr>
          <w:rFonts w:cstheme="minorHAnsi"/>
        </w:rPr>
        <w:fldChar w:fldCharType="separate"/>
      </w:r>
      <w:r w:rsidR="005E29B7" w:rsidRPr="00F20A1F">
        <w:rPr>
          <w:rFonts w:cstheme="minorHAnsi"/>
        </w:rPr>
        <w:t xml:space="preserve">Fig. </w:t>
      </w:r>
      <w:r w:rsidR="005E29B7" w:rsidRPr="00F20A1F">
        <w:rPr>
          <w:rFonts w:cstheme="minorHAnsi"/>
          <w:noProof/>
        </w:rPr>
        <w:t>2</w:t>
      </w:r>
      <w:r w:rsidR="00DE2B61" w:rsidRPr="00F20A1F">
        <w:rPr>
          <w:rFonts w:cstheme="minorHAnsi"/>
        </w:rPr>
        <w:fldChar w:fldCharType="end"/>
      </w:r>
      <w:r w:rsidR="00DE2B61" w:rsidRPr="00F20A1F">
        <w:rPr>
          <w:rFonts w:cstheme="minorHAnsi"/>
        </w:rPr>
        <w:t>f)</w:t>
      </w:r>
      <w:r w:rsidR="000A56C5" w:rsidRPr="00F20A1F">
        <w:rPr>
          <w:rFonts w:cstheme="minorHAnsi"/>
        </w:rPr>
        <w:t>.</w:t>
      </w:r>
      <w:commentRangeEnd w:id="334"/>
      <w:r w:rsidR="000B2615" w:rsidRPr="00F20A1F">
        <w:rPr>
          <w:rStyle w:val="CommentReference"/>
        </w:rPr>
        <w:commentReference w:id="334"/>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27B7D44C" w:rsidR="000A56C5" w:rsidRDefault="00585AB2" w:rsidP="00DC5138">
      <w:pPr>
        <w:jc w:val="both"/>
        <w:rPr>
          <w:rFonts w:cstheme="minorHAnsi"/>
          <w:iCs/>
          <w:sz w:val="20"/>
          <w:szCs w:val="20"/>
        </w:rPr>
      </w:pPr>
      <w:bookmarkStart w:id="335" w:name="_Ref121495662"/>
      <w:commentRangeStart w:id="336"/>
      <w:r w:rsidRPr="00EC47A0">
        <w:rPr>
          <w:rFonts w:cstheme="minorHAnsi"/>
          <w:b/>
          <w:sz w:val="20"/>
        </w:rPr>
        <w:t>Fig</w:t>
      </w:r>
      <w:commentRangeEnd w:id="336"/>
      <w:r w:rsidR="00D363A8">
        <w:rPr>
          <w:rStyle w:val="CommentReference"/>
        </w:rPr>
        <w:commentReference w:id="336"/>
      </w:r>
      <w:r w:rsidRPr="00EC47A0">
        <w:rPr>
          <w:rFonts w:cstheme="minorHAnsi"/>
          <w:b/>
          <w:sz w:val="20"/>
        </w:rPr>
        <w:t xml:space="preserve">.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335"/>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 xml:space="preserve">roduction cost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337" w:name="_Hlk124438456"/>
      <w:r w:rsidR="00B60641" w:rsidRPr="00B60641">
        <w:rPr>
          <w:sz w:val="20"/>
          <w:szCs w:val="20"/>
        </w:rPr>
        <w:t>wind-based electrolytic hydrogen</w:t>
      </w:r>
      <w:r w:rsidR="00BE621F">
        <w:rPr>
          <w:sz w:val="20"/>
          <w:szCs w:val="20"/>
        </w:rPr>
        <w:t xml:space="preserve"> </w:t>
      </w:r>
      <w:bookmarkEnd w:id="337"/>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666A31">
        <w:rPr>
          <w:sz w:val="20"/>
          <w:szCs w:val="20"/>
        </w:rPr>
        <w:t>As in Fig</w:t>
      </w:r>
      <w:r w:rsidR="00656C9D">
        <w:rPr>
          <w:sz w:val="20"/>
          <w:szCs w:val="20"/>
        </w:rPr>
        <w:t>.</w:t>
      </w:r>
      <w:r w:rsidR="00666A31">
        <w:rPr>
          <w:sz w:val="20"/>
          <w:szCs w:val="20"/>
        </w:rPr>
        <w:t xml:space="preserve"> 1, the calculations are based on rigorous simulations and consider</w:t>
      </w:r>
      <w:r w:rsidR="00EF3B71" w:rsidRPr="005647DF">
        <w:rPr>
          <w:sz w:val="20"/>
        </w:rPr>
        <w:t xml:space="preserve"> the </w:t>
      </w:r>
      <w:proofErr w:type="spellStart"/>
      <w:r w:rsidR="00A72C17">
        <w:rPr>
          <w:sz w:val="20"/>
        </w:rPr>
        <w:t>the</w:t>
      </w:r>
      <w:proofErr w:type="spellEnd"/>
      <w:r w:rsidR="00A72C17">
        <w:rPr>
          <w:sz w:val="20"/>
        </w:rPr>
        <w:t xml:space="preserve"> effect of inflation and the </w:t>
      </w:r>
      <w:r w:rsidR="00A72C17" w:rsidRPr="00A72C17">
        <w:rPr>
          <w:sz w:val="20"/>
        </w:rPr>
        <w:t>monthly</w:t>
      </w:r>
      <w:r w:rsidR="00A72C17">
        <w:rPr>
          <w:i/>
          <w:sz w:val="20"/>
        </w:rPr>
        <w:t xml:space="preserve"> </w:t>
      </w:r>
      <w:r w:rsidR="00A72C17" w:rsidRPr="00EB66B4">
        <w:rPr>
          <w:sz w:val="20"/>
        </w:rPr>
        <w:t>fluctuation</w:t>
      </w:r>
      <w:r w:rsidR="00A72C17">
        <w:rPr>
          <w:i/>
          <w:sz w:val="20"/>
        </w:rPr>
        <w:t>s</w:t>
      </w:r>
      <w:r w:rsidR="00A72C17" w:rsidRPr="00EB66B4">
        <w:rPr>
          <w:sz w:val="20"/>
        </w:rPr>
        <w:t xml:space="preserve"> in natural gas and electricity prices</w:t>
      </w:r>
      <w:r w:rsidR="00A72C17" w:rsidRPr="005647DF">
        <w:rPr>
          <w:sz w:val="20"/>
        </w:rPr>
        <w:t xml:space="preserve"> </w:t>
      </w:r>
      <w:r w:rsidR="00EF3B71" w:rsidRPr="005647DF">
        <w:rPr>
          <w:sz w:val="20"/>
        </w:rPr>
        <w:t>fluctuation</w:t>
      </w:r>
      <w:r w:rsidR="000666BB">
        <w:rPr>
          <w:sz w:val="20"/>
        </w:rPr>
        <w:t>s</w:t>
      </w:r>
      <w:r w:rsidR="00EF3B71" w:rsidRPr="005647DF">
        <w:rPr>
          <w:sz w:val="20"/>
        </w:rPr>
        <w:t xml:space="preserve">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338"/>
      <w:commentRangeStart w:id="339"/>
      <w:r w:rsidR="00632267" w:rsidRPr="004E6B57">
        <w:rPr>
          <w:sz w:val="20"/>
          <w:highlight w:val="yellow"/>
        </w:rPr>
        <w:t>S</w:t>
      </w:r>
      <w:r w:rsidR="00B763EC">
        <w:rPr>
          <w:sz w:val="20"/>
          <w:highlight w:val="yellow"/>
        </w:rPr>
        <w:t>X</w:t>
      </w:r>
      <w:commentRangeEnd w:id="338"/>
      <w:r w:rsidR="00666A31">
        <w:rPr>
          <w:rStyle w:val="CommentReference"/>
        </w:rPr>
        <w:commentReference w:id="338"/>
      </w:r>
      <w:commentRangeEnd w:id="339"/>
      <w:r w:rsidR="00F02A4A">
        <w:rPr>
          <w:rStyle w:val="CommentReference"/>
        </w:rPr>
        <w:commentReference w:id="339"/>
      </w:r>
      <w:r w:rsidR="00EF3B71" w:rsidRPr="00EF3B71">
        <w:rPr>
          <w:sz w:val="20"/>
        </w:rPr>
        <w:t>)</w:t>
      </w:r>
      <w:r w:rsidR="00B107DB" w:rsidRPr="00EF3B71">
        <w:rPr>
          <w:rFonts w:cstheme="minorHAnsi"/>
          <w:sz w:val="20"/>
          <w:szCs w:val="20"/>
        </w:rPr>
        <w:t>.</w:t>
      </w:r>
      <w:r w:rsidR="00666A3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1CDCA115" w:rsidR="00AF4CB0" w:rsidRDefault="000B2615" w:rsidP="004A5AD1">
      <w:pPr>
        <w:rPr>
          <w:rFonts w:cstheme="minorHAnsi"/>
        </w:rPr>
      </w:pPr>
      <w:r>
        <w:rPr>
          <w:rFonts w:cstheme="minorHAnsi"/>
        </w:rPr>
        <w:lastRenderedPageBreak/>
        <w:t xml:space="preserve">We next analyse </w:t>
      </w:r>
      <w:r w:rsidR="002C57EB">
        <w:rPr>
          <w:rFonts w:cstheme="minorHAnsi"/>
        </w:rPr>
        <w:t>the breakdown</w:t>
      </w:r>
      <w:r w:rsidR="006B685F" w:rsidRPr="002D4245">
        <w:rPr>
          <w:rFonts w:cstheme="minorHAnsi"/>
        </w:rPr>
        <w:t xml:space="preserve"> of </w:t>
      </w:r>
      <w:r w:rsidR="00670E5C">
        <w:rPr>
          <w:rFonts w:cstheme="minorHAnsi"/>
        </w:rPr>
        <w:t xml:space="preserve">the </w:t>
      </w:r>
      <w:r w:rsidR="006B685F" w:rsidRPr="002D4245">
        <w:rPr>
          <w:rFonts w:cstheme="minorHAnsi"/>
        </w:rPr>
        <w:t xml:space="preserve">production cost for fossil and </w:t>
      </w:r>
      <w:r w:rsidR="00F808FC">
        <w:rPr>
          <w:rFonts w:cstheme="minorHAnsi"/>
        </w:rPr>
        <w:t>green</w:t>
      </w:r>
      <w:r w:rsidR="006B685F" w:rsidRPr="002D4245">
        <w:rPr>
          <w:rFonts w:cstheme="minorHAnsi"/>
        </w:rPr>
        <w:t xml:space="preserve"> </w:t>
      </w:r>
      <w:r w:rsidR="006B685F">
        <w:rPr>
          <w:rFonts w:cstheme="minorHAnsi"/>
        </w:rPr>
        <w:t xml:space="preserve">chemicals </w:t>
      </w:r>
      <w:r w:rsidR="006B685F" w:rsidRPr="002D4245">
        <w:rPr>
          <w:rFonts w:cstheme="minorHAnsi"/>
        </w:rPr>
        <w:t>at different time points</w:t>
      </w:r>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r w:rsidR="002701A6" w:rsidRPr="007452C9">
        <w:rPr>
          <w:rFonts w:cstheme="minorHAnsi"/>
        </w:rPr>
      </w:r>
      <w:r w:rsidR="002701A6" w:rsidRPr="007452C9">
        <w:rPr>
          <w:rFonts w:cstheme="minorHAnsi"/>
        </w:rPr>
        <w:fldChar w:fldCharType="separate"/>
      </w:r>
      <w:r w:rsidR="002C57EB" w:rsidRPr="002C57EB">
        <w:t xml:space="preserve">Fig. </w:t>
      </w:r>
      <w:r w:rsidR="002C57EB" w:rsidRPr="002C57EB">
        <w:rPr>
          <w:noProof/>
        </w:rPr>
        <w:t>3</w:t>
      </w:r>
      <w:r w:rsidR="002701A6" w:rsidRPr="007452C9">
        <w:rPr>
          <w:rFonts w:cstheme="minorHAnsi"/>
        </w:rPr>
        <w:fldChar w:fldCharType="end"/>
      </w:r>
      <w:r w:rsidR="002701A6">
        <w:rPr>
          <w:rFonts w:cstheme="minorHAnsi"/>
        </w:rPr>
        <w:t>)</w:t>
      </w:r>
      <w:r w:rsidR="006B685F"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routes based on </w:t>
      </w:r>
      <w:r w:rsidR="005A5517" w:rsidRPr="002D4245">
        <w:rPr>
          <w:rFonts w:cstheme="minorHAnsi"/>
        </w:rPr>
        <w:t xml:space="preserve">wind-based </w:t>
      </w:r>
      <w:r w:rsidR="005A5517">
        <w:rPr>
          <w:rFonts w:cstheme="minorHAnsi"/>
        </w:rPr>
        <w:t xml:space="preserve">electrolytic </w:t>
      </w:r>
      <w:r w:rsidR="005A5517" w:rsidRPr="002D4245">
        <w:rPr>
          <w:rFonts w:cstheme="minorHAnsi"/>
        </w:rPr>
        <w:t>hydrogen</w:t>
      </w:r>
      <w:r w:rsidR="00BA43BB" w:rsidRPr="00BA43BB">
        <w:rPr>
          <w:rFonts w:cstheme="minorHAnsi"/>
        </w:rPr>
        <w:t xml:space="preserve">,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r w:rsidR="00732E0C">
        <w:rPr>
          <w:rFonts w:cstheme="minorHAnsi"/>
        </w:rPr>
        <w:t xml:space="preserve">results for the </w:t>
      </w:r>
      <w:r w:rsidR="00484A22" w:rsidRPr="00E260DC">
        <w:t xml:space="preserve">other green routes </w:t>
      </w:r>
      <w:r w:rsidR="00732E0C">
        <w:t>are displayed</w:t>
      </w:r>
      <w:r w:rsidR="00484A22" w:rsidRPr="00E260DC">
        <w:t xml:space="preserve"> in </w:t>
      </w:r>
      <w:r w:rsidR="00732E0C">
        <w:t xml:space="preserve">the </w:t>
      </w:r>
      <w:r w:rsidR="00484A22" w:rsidRPr="004E6B57">
        <w:rPr>
          <w:highlight w:val="yellow"/>
        </w:rPr>
        <w:t xml:space="preserve">Supplementary Fig. </w:t>
      </w:r>
      <w:r w:rsidR="00E260DC" w:rsidRPr="004E6B57">
        <w:rPr>
          <w:highlight w:val="yellow"/>
        </w:rPr>
        <w:t>S</w:t>
      </w:r>
      <w:r w:rsidR="00B763EC">
        <w:rPr>
          <w:highlight w:val="yellow"/>
        </w:rPr>
        <w:t>X</w:t>
      </w:r>
      <w:r w:rsidR="00484A22" w:rsidRPr="00E260DC">
        <w:t>).</w:t>
      </w:r>
      <w:r w:rsidR="008A65D4">
        <w:t xml:space="preserve"> </w:t>
      </w:r>
      <w:r w:rsidR="002C4240">
        <w:t>Moreover, w</w:t>
      </w:r>
      <w:r w:rsidR="006B685F" w:rsidRPr="002D4245">
        <w:rPr>
          <w:rFonts w:cstheme="minorHAnsi"/>
        </w:rPr>
        <w:t xml:space="preserve">e take average values for the years 2019 and 2020 as the natural gas and electricity prices before July 2021 were </w:t>
      </w:r>
      <w:r w:rsidR="002701A6">
        <w:rPr>
          <w:rFonts w:cstheme="minorHAnsi"/>
        </w:rPr>
        <w:t>almost</w:t>
      </w:r>
      <w:r w:rsidR="002701A6" w:rsidRPr="002D4245">
        <w:rPr>
          <w:rFonts w:cstheme="minorHAnsi"/>
        </w:rPr>
        <w:t xml:space="preserve"> </w:t>
      </w:r>
      <w:r w:rsidR="006B685F" w:rsidRPr="002D4245">
        <w:rPr>
          <w:rFonts w:cstheme="minorHAnsi"/>
        </w:rPr>
        <w:t>constant</w:t>
      </w:r>
      <w:r w:rsidR="006B685F">
        <w:rPr>
          <w:rFonts w:cstheme="minorHAnsi"/>
        </w:rPr>
        <w:t>.</w:t>
      </w:r>
    </w:p>
    <w:p w14:paraId="33FE5C6A" w14:textId="56BAF428" w:rsidR="00E86CFD" w:rsidRPr="007967F1" w:rsidRDefault="00344D48" w:rsidP="00D57482">
      <w:r>
        <w:rPr>
          <w:rFonts w:cstheme="minorHAnsi"/>
        </w:rPr>
        <w:t>Our results show that</w:t>
      </w:r>
      <w:r w:rsidRPr="002D4245">
        <w:rPr>
          <w:rFonts w:cstheme="minorHAnsi"/>
        </w:rPr>
        <w:t xml:space="preserve"> the contribution of natural gas to the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841986">
        <w:t xml:space="preserve">Fig. </w:t>
      </w:r>
      <w:r w:rsidRPr="00841986">
        <w:rPr>
          <w:noProof/>
        </w:rPr>
        <w:t>3</w:t>
      </w:r>
      <w:r w:rsidRPr="007452C9">
        <w:rPr>
          <w:rFonts w:cstheme="minorHAnsi"/>
        </w:rPr>
        <w:fldChar w:fldCharType="end"/>
      </w:r>
      <w:r w:rsidRPr="002D4245">
        <w:rPr>
          <w:rFonts w:cstheme="minorHAnsi"/>
        </w:rPr>
        <w:t>a).</w:t>
      </w:r>
      <w:r w:rsidR="00341573" w:rsidRPr="00341573">
        <w:rPr>
          <w:rFonts w:cstheme="minorHAnsi"/>
          <w:lang w:val="en-US"/>
        </w:rPr>
        <w:t xml:space="preserve"> </w:t>
      </w:r>
      <w:r w:rsidR="00341573" w:rsidRPr="002D4245">
        <w:rPr>
          <w:rFonts w:cstheme="minorHAnsi"/>
          <w:lang w:val="en-US"/>
        </w:rPr>
        <w:t xml:space="preserve">Similarly, for the production of fossil methanol, the share of natural gas increased from </w:t>
      </w:r>
      <w:r w:rsidR="00341573">
        <w:rPr>
          <w:rFonts w:cstheme="minorHAnsi"/>
          <w:lang w:val="en-US"/>
        </w:rPr>
        <w:t>48</w:t>
      </w:r>
      <w:r w:rsidR="00341573" w:rsidRPr="002D4245">
        <w:rPr>
          <w:rFonts w:cstheme="minorHAnsi"/>
          <w:lang w:val="en-US"/>
        </w:rPr>
        <w:t xml:space="preserve">% in 2020 to </w:t>
      </w:r>
      <w:r w:rsidR="00341573">
        <w:rPr>
          <w:rFonts w:cstheme="minorHAnsi"/>
          <w:lang w:val="en-US"/>
        </w:rPr>
        <w:t>76</w:t>
      </w:r>
      <w:r w:rsidR="00341573" w:rsidRPr="002D4245">
        <w:rPr>
          <w:rFonts w:cstheme="minorHAnsi"/>
          <w:lang w:val="en-US"/>
        </w:rPr>
        <w:t xml:space="preserve">% in July 2021 and </w:t>
      </w:r>
      <w:r w:rsidR="00341573">
        <w:rPr>
          <w:rFonts w:cstheme="minorHAnsi"/>
          <w:lang w:val="en-US"/>
        </w:rPr>
        <w:t>88</w:t>
      </w:r>
      <w:r w:rsidR="00341573" w:rsidRPr="002D4245">
        <w:rPr>
          <w:rFonts w:cstheme="minorHAnsi"/>
          <w:lang w:val="en-US"/>
        </w:rPr>
        <w:t xml:space="preserve">% in </w:t>
      </w:r>
      <w:r w:rsidR="00341573">
        <w:rPr>
          <w:rFonts w:cstheme="minorHAnsi"/>
          <w:lang w:val="en-US"/>
        </w:rPr>
        <w:t>November</w:t>
      </w:r>
      <w:r w:rsidR="00341573" w:rsidRPr="002D4245">
        <w:rPr>
          <w:rFonts w:cstheme="minorHAnsi"/>
          <w:lang w:val="en-US"/>
        </w:rPr>
        <w:t xml:space="preserve"> 2022 (</w:t>
      </w:r>
      <w:r w:rsidR="00341573" w:rsidRPr="007452C9">
        <w:rPr>
          <w:rFonts w:cstheme="minorHAnsi"/>
        </w:rPr>
        <w:fldChar w:fldCharType="begin"/>
      </w:r>
      <w:r w:rsidR="00341573" w:rsidRPr="007452C9">
        <w:rPr>
          <w:rFonts w:cstheme="minorHAnsi"/>
        </w:rPr>
        <w:instrText xml:space="preserve"> REF _Ref124438535 \h  \* MERGEFORMAT </w:instrText>
      </w:r>
      <w:r w:rsidR="00341573" w:rsidRPr="007452C9">
        <w:rPr>
          <w:rFonts w:cstheme="minorHAnsi"/>
        </w:rPr>
      </w:r>
      <w:r w:rsidR="00341573" w:rsidRPr="007452C9">
        <w:rPr>
          <w:rFonts w:cstheme="minorHAnsi"/>
        </w:rPr>
        <w:fldChar w:fldCharType="separate"/>
      </w:r>
      <w:r w:rsidR="00341573" w:rsidRPr="00C21911">
        <w:t xml:space="preserve">Fig. </w:t>
      </w:r>
      <w:r w:rsidR="00341573" w:rsidRPr="00C21911">
        <w:rPr>
          <w:noProof/>
        </w:rPr>
        <w:t>3</w:t>
      </w:r>
      <w:r w:rsidR="00341573" w:rsidRPr="007452C9">
        <w:rPr>
          <w:rFonts w:cstheme="minorHAnsi"/>
        </w:rPr>
        <w:fldChar w:fldCharType="end"/>
      </w:r>
      <w:r w:rsidR="00341573" w:rsidRPr="002D4245">
        <w:rPr>
          <w:rFonts w:cstheme="minorHAnsi"/>
          <w:lang w:val="en-US"/>
        </w:rPr>
        <w:t>b).</w:t>
      </w:r>
      <w:r w:rsidR="00B37502">
        <w:rPr>
          <w:rFonts w:cstheme="minorHAnsi"/>
          <w:lang w:val="en-US"/>
        </w:rPr>
        <w:t xml:space="preserve"> For the green routes, hydrogen represents the highest share of the production cost</w:t>
      </w:r>
      <w:r w:rsidR="00CA676E">
        <w:rPr>
          <w:rFonts w:cstheme="minorHAnsi"/>
          <w:lang w:val="en-US"/>
        </w:rPr>
        <w:t xml:space="preserve">; </w:t>
      </w:r>
      <w:r w:rsidR="00B37502">
        <w:rPr>
          <w:rFonts w:cstheme="minorHAnsi"/>
          <w:lang w:val="en-US"/>
        </w:rPr>
        <w:t>up to 69-85% for green ammonia and</w:t>
      </w:r>
      <w:r w:rsidR="00A822AB">
        <w:rPr>
          <w:rFonts w:cstheme="minorHAnsi"/>
          <w:lang w:val="en-US"/>
        </w:rPr>
        <w:t xml:space="preserve"> 61-67% for green methanol, depending on the time point.</w:t>
      </w:r>
      <w:r w:rsidR="00ED798E">
        <w:rPr>
          <w:rFonts w:cstheme="minorHAnsi"/>
          <w:lang w:val="en-US"/>
        </w:rPr>
        <w:t xml:space="preserve"> </w:t>
      </w:r>
      <w:r w:rsidR="00D57482">
        <w:t xml:space="preserve">We estimate that the average European levelized cost of </w:t>
      </w:r>
      <w:r w:rsidR="000204D1">
        <w:t>wind-based electrolytic hydrogen</w:t>
      </w:r>
      <w:r w:rsidR="00D57482">
        <w:t xml:space="preserve"> </w:t>
      </w:r>
      <w:r w:rsidR="006A188D">
        <w:t>has decreased</w:t>
      </w:r>
      <w:r w:rsidR="00D57482">
        <w:t xml:space="preserve"> steadily from 5.2-8.5 USD kg</w:t>
      </w:r>
      <w:r w:rsidR="00D57482" w:rsidRPr="008378AF">
        <w:rPr>
          <w:vertAlign w:val="superscript"/>
        </w:rPr>
        <w:t>-1</w:t>
      </w:r>
      <w:r w:rsidR="00D57482">
        <w:rPr>
          <w:vertAlign w:val="superscript"/>
        </w:rPr>
        <w:t xml:space="preserve"> </w:t>
      </w:r>
      <w:r w:rsidR="00D57482">
        <w:t>in 2019 to 4.5-6.3 USD kg</w:t>
      </w:r>
      <w:r w:rsidR="00D57482" w:rsidRPr="008378AF">
        <w:rPr>
          <w:vertAlign w:val="superscript"/>
        </w:rPr>
        <w:t>-1</w:t>
      </w:r>
      <w:r w:rsidR="00D57482">
        <w:t xml:space="preserve"> by 2021</w:t>
      </w:r>
      <w:r w:rsidR="00CD28ED">
        <w:t xml:space="preserve">, </w:t>
      </w:r>
      <w:r w:rsidR="00E23C1F">
        <w:t xml:space="preserve">primarily </w:t>
      </w:r>
      <w:r w:rsidR="00CD28ED">
        <w:t>driven by a</w:t>
      </w:r>
      <w:r w:rsidR="00D57482">
        <w:t xml:space="preserve"> reduction in the cost of on-shore wind electricity from 67 </w:t>
      </w:r>
      <w:r w:rsidR="003B009D">
        <w:t xml:space="preserve">to 42 </w:t>
      </w:r>
      <w:r w:rsidR="00D57482">
        <w:t>USD MWh</w:t>
      </w:r>
      <w:r w:rsidR="00D57482" w:rsidRPr="008378AF">
        <w:rPr>
          <w:vertAlign w:val="superscript"/>
        </w:rPr>
        <w:t>-1</w:t>
      </w:r>
      <w:r w:rsidR="00D57482">
        <w:t>, based on ref.</w:t>
      </w:r>
      <w:r w:rsidR="00D57482">
        <w:fldChar w:fldCharType="begin"/>
      </w:r>
      <w:r w:rsidR="00D72CCF">
        <w:instrText xml:space="preserve"> ADDIN ZOTERO_ITEM CSL_CITATION {"citationID":"u41OseLy","properties":{"formattedCitation":"\\super 32\\nosupersub{}","plainCitation":"32","noteIndex":0},"citationItems":[{"id":26628,"uris":["http://zotero.org/users/9157291/items/TXYNLTG5"],"itemData":{"id":26628,"type":"report","event-place":"Abu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D57482">
        <w:fldChar w:fldCharType="separate"/>
      </w:r>
      <w:r w:rsidR="00D72CCF" w:rsidRPr="00D72CCF">
        <w:rPr>
          <w:rFonts w:ascii="Calibri" w:hAnsi="Calibri" w:cs="Calibri"/>
          <w:szCs w:val="24"/>
          <w:vertAlign w:val="superscript"/>
        </w:rPr>
        <w:t>32</w:t>
      </w:r>
      <w:r w:rsidR="00D57482">
        <w:fldChar w:fldCharType="end"/>
      </w:r>
      <w:r w:rsidR="00D57482">
        <w:t xml:space="preserve">. </w:t>
      </w:r>
      <w:r w:rsidR="005737BE">
        <w:t>T</w:t>
      </w:r>
      <w:r w:rsidR="007967F1">
        <w:t xml:space="preserve">he hydrogen </w:t>
      </w:r>
      <w:r w:rsidR="005737BE">
        <w:t xml:space="preserve">cost </w:t>
      </w:r>
      <w:r w:rsidR="007967F1">
        <w:t>slightly increase</w:t>
      </w:r>
      <w:r w:rsidR="006A188D">
        <w:t>d</w:t>
      </w:r>
      <w:r w:rsidR="007967F1">
        <w:t xml:space="preserve"> </w:t>
      </w:r>
      <w:r w:rsidR="007A798E">
        <w:t>in</w:t>
      </w:r>
      <w:r w:rsidR="005737BE">
        <w:t xml:space="preserve"> 2022 </w:t>
      </w:r>
      <w:r w:rsidR="007F353B">
        <w:t xml:space="preserve">up </w:t>
      </w:r>
      <w:r w:rsidR="007967F1">
        <w:t xml:space="preserve">to </w:t>
      </w:r>
      <w:r w:rsidR="00250F45">
        <w:t>5.2</w:t>
      </w:r>
      <w:r w:rsidR="007967F1">
        <w:t>-</w:t>
      </w:r>
      <w:r w:rsidR="00250F45">
        <w:t>7.3</w:t>
      </w:r>
      <w:r w:rsidR="007967F1">
        <w:t xml:space="preserve"> USD kg</w:t>
      </w:r>
      <w:r w:rsidR="007967F1" w:rsidRPr="008378AF">
        <w:rPr>
          <w:vertAlign w:val="superscript"/>
        </w:rPr>
        <w:t>-1</w:t>
      </w:r>
      <w:r w:rsidR="005737BE">
        <w:t xml:space="preserve">, </w:t>
      </w:r>
      <w:r w:rsidR="007967F1">
        <w:t xml:space="preserve">due to the </w:t>
      </w:r>
      <w:r w:rsidR="005737BE">
        <w:t xml:space="preserve">effect of </w:t>
      </w:r>
      <w:r w:rsidR="007967F1">
        <w:t>inflatio</w:t>
      </w:r>
      <w:r w:rsidR="005737BE">
        <w:t>n</w:t>
      </w:r>
      <w:r w:rsidR="00E072AD">
        <w:t xml:space="preserve">. Hence, the hydrogen </w:t>
      </w:r>
      <w:r w:rsidR="00572F2E">
        <w:t>cost applied</w:t>
      </w:r>
      <w:r w:rsidR="00E072AD">
        <w:t xml:space="preserve"> in this work align well with the lower bound</w:t>
      </w:r>
      <w:r w:rsidR="00572F2E">
        <w:t xml:space="preserve"> of previous literature estimates</w:t>
      </w:r>
      <w:r w:rsidR="00E072AD">
        <w:t xml:space="preserve"> (</w:t>
      </w:r>
      <w:r w:rsidR="00D505F1" w:rsidRPr="00D80308">
        <w:rPr>
          <w:i/>
        </w:rPr>
        <w:t>i.e.</w:t>
      </w:r>
      <w:r w:rsidR="00D505F1">
        <w:t xml:space="preserve">, between </w:t>
      </w:r>
      <w:r w:rsidR="00E072AD">
        <w:t>4.6</w:t>
      </w:r>
      <w:r w:rsidR="00D505F1">
        <w:t xml:space="preserve"> and </w:t>
      </w:r>
      <w:r w:rsidR="00E072AD">
        <w:t>10 USD kg</w:t>
      </w:r>
      <w:r w:rsidR="00E072AD" w:rsidRPr="008378AF">
        <w:rPr>
          <w:vertAlign w:val="superscript"/>
        </w:rPr>
        <w:t>-1</w:t>
      </w:r>
      <w:r w:rsidR="00CF6979">
        <w:t xml:space="preserve"> </w:t>
      </w:r>
      <w:r w:rsidR="00D505F1">
        <w:t xml:space="preserve">based on </w:t>
      </w:r>
      <w:r w:rsidR="00CF6979">
        <w:t>ref.</w:t>
      </w:r>
      <w:r w:rsidR="00E072AD">
        <w:fldChar w:fldCharType="begin"/>
      </w:r>
      <w:r w:rsidR="00D72CCF">
        <w:instrText xml:space="preserve"> ADDIN ZOTERO_ITEM CSL_CITATION {"citationID":"pejIi8CD","properties":{"formattedCitation":"\\super 33\\nosupersub{}","plainCitation":"33","noteIndex":0},"citationItems":[{"id":31556,"uris":["http://zotero.org/users/9157291/items/5Q9TNJYS"],"itemData":{"id":31556,"type":"article-journal","abstract":"Different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00E072AD">
        <w:fldChar w:fldCharType="separate"/>
      </w:r>
      <w:r w:rsidR="00D72CCF" w:rsidRPr="00D72CCF">
        <w:rPr>
          <w:rFonts w:ascii="Calibri" w:hAnsi="Calibri" w:cs="Calibri"/>
          <w:szCs w:val="24"/>
          <w:vertAlign w:val="superscript"/>
        </w:rPr>
        <w:t>33</w:t>
      </w:r>
      <w:r w:rsidR="00E072AD">
        <w:fldChar w:fldCharType="end"/>
      </w:r>
      <w:r w:rsidR="00CF6979">
        <w:t>)</w:t>
      </w:r>
      <w:r w:rsidR="00D505F1">
        <w:t>.</w:t>
      </w:r>
    </w:p>
    <w:p w14:paraId="002336E4" w14:textId="537EFC35" w:rsidR="009B29C7" w:rsidRPr="006022F6" w:rsidRDefault="00D57482" w:rsidP="009B29C7">
      <w:r>
        <w:t>For green methanol,</w:t>
      </w:r>
      <w:r w:rsidR="00167C38" w:rsidRPr="00167C38">
        <w:rPr>
          <w:rFonts w:cstheme="minorHAnsi"/>
          <w:lang w:val="en-US"/>
        </w:rPr>
        <w:t xml:space="preserve"> </w:t>
      </w:r>
      <w:r w:rsidR="005810BD">
        <w:rPr>
          <w:rFonts w:cstheme="minorHAnsi"/>
          <w:lang w:val="en-US"/>
        </w:rPr>
        <w:t xml:space="preserve">the </w:t>
      </w:r>
      <w:r w:rsidR="00167C38" w:rsidRPr="002D4245">
        <w:rPr>
          <w:rFonts w:cstheme="minorHAnsi"/>
          <w:lang w:val="en-US"/>
        </w:rPr>
        <w:t>CO</w:t>
      </w:r>
      <w:r w:rsidR="00167C38" w:rsidRPr="002D4245">
        <w:rPr>
          <w:rFonts w:cstheme="minorHAnsi"/>
          <w:vertAlign w:val="subscript"/>
          <w:lang w:val="en-US"/>
        </w:rPr>
        <w:t>2</w:t>
      </w:r>
      <w:r w:rsidR="00167C38" w:rsidRPr="002D4245">
        <w:rPr>
          <w:rFonts w:cstheme="minorHAnsi"/>
          <w:lang w:val="en-US"/>
        </w:rPr>
        <w:t xml:space="preserve"> </w:t>
      </w:r>
      <w:r w:rsidR="009D1080">
        <w:rPr>
          <w:rFonts w:cstheme="minorHAnsi"/>
          <w:lang w:val="en-US"/>
        </w:rPr>
        <w:t xml:space="preserve">feedstock captured from </w:t>
      </w:r>
      <w:r w:rsidR="009D1080">
        <w:rPr>
          <w:rFonts w:cstheme="minorHAnsi"/>
        </w:rPr>
        <w:t xml:space="preserve">the atmosphere by DAC </w:t>
      </w:r>
      <w:r w:rsidR="00E05687">
        <w:rPr>
          <w:rFonts w:cstheme="minorHAnsi"/>
        </w:rPr>
        <w:t>account</w:t>
      </w:r>
      <w:r w:rsidR="00392B9D">
        <w:rPr>
          <w:rFonts w:cstheme="minorHAnsi"/>
        </w:rPr>
        <w:t>ed</w:t>
      </w:r>
      <w:r w:rsidR="00E05687">
        <w:rPr>
          <w:rFonts w:cstheme="minorHAnsi"/>
        </w:rPr>
        <w:t xml:space="preserve"> for about </w:t>
      </w:r>
      <w:r w:rsidR="00167C38" w:rsidRPr="002D4245">
        <w:rPr>
          <w:rFonts w:cstheme="minorHAnsi"/>
          <w:lang w:val="en-US"/>
        </w:rPr>
        <w:t>1</w:t>
      </w:r>
      <w:r w:rsidR="00167C38">
        <w:rPr>
          <w:rFonts w:cstheme="minorHAnsi"/>
          <w:lang w:val="en-US"/>
        </w:rPr>
        <w:t>6</w:t>
      </w:r>
      <w:r w:rsidR="00167C38" w:rsidRPr="002D4245">
        <w:rPr>
          <w:rFonts w:cstheme="minorHAnsi"/>
          <w:lang w:val="en-US"/>
        </w:rPr>
        <w:t xml:space="preserve">% </w:t>
      </w:r>
      <w:r w:rsidR="00E05687">
        <w:rPr>
          <w:rFonts w:cstheme="minorHAnsi"/>
          <w:lang w:val="en-US"/>
        </w:rPr>
        <w:t xml:space="preserve">of the production cost </w:t>
      </w:r>
      <w:r w:rsidR="00167C38" w:rsidRPr="002D4245">
        <w:rPr>
          <w:rFonts w:cstheme="minorHAnsi"/>
          <w:lang w:val="en-US"/>
        </w:rPr>
        <w:t>in 2020</w:t>
      </w:r>
      <w:r w:rsidR="008D6F0A">
        <w:rPr>
          <w:rFonts w:cstheme="minorHAnsi"/>
          <w:lang w:val="en-US"/>
        </w:rPr>
        <w:t xml:space="preserve"> and </w:t>
      </w:r>
      <w:r w:rsidR="00E05687">
        <w:rPr>
          <w:rFonts w:cstheme="minorHAnsi"/>
          <w:lang w:val="en-US"/>
        </w:rPr>
        <w:t xml:space="preserve">up </w:t>
      </w:r>
      <w:r w:rsidR="00167C38" w:rsidRPr="002D4245">
        <w:rPr>
          <w:rFonts w:cstheme="minorHAnsi"/>
          <w:lang w:val="en-US"/>
        </w:rPr>
        <w:t xml:space="preserve">to </w:t>
      </w:r>
      <w:r w:rsidR="00167C38">
        <w:rPr>
          <w:rFonts w:cstheme="minorHAnsi"/>
          <w:lang w:val="en-US"/>
        </w:rPr>
        <w:t>28</w:t>
      </w:r>
      <w:r w:rsidR="00167C38" w:rsidRPr="002D4245">
        <w:rPr>
          <w:rFonts w:cstheme="minorHAnsi"/>
          <w:lang w:val="en-US"/>
        </w:rPr>
        <w:t xml:space="preserve">% </w:t>
      </w:r>
      <w:r w:rsidR="008D6F0A">
        <w:rPr>
          <w:rFonts w:cstheme="minorHAnsi"/>
          <w:lang w:val="en-US"/>
        </w:rPr>
        <w:t>in</w:t>
      </w:r>
      <w:r w:rsidR="00167C38" w:rsidRPr="002D4245">
        <w:rPr>
          <w:rFonts w:cstheme="minorHAnsi"/>
          <w:lang w:val="en-US"/>
        </w:rPr>
        <w:t xml:space="preserve"> </w:t>
      </w:r>
      <w:r w:rsidR="00167C38">
        <w:rPr>
          <w:rFonts w:cstheme="minorHAnsi"/>
          <w:lang w:val="en-US"/>
        </w:rPr>
        <w:t>November</w:t>
      </w:r>
      <w:r w:rsidR="00167C38" w:rsidRPr="002D4245">
        <w:rPr>
          <w:rFonts w:cstheme="minorHAnsi"/>
          <w:lang w:val="en-US"/>
        </w:rPr>
        <w:t xml:space="preserve"> 2022.</w:t>
      </w:r>
      <w:r w:rsidR="00F05D60">
        <w:rPr>
          <w:lang w:val="en-US"/>
        </w:rPr>
        <w:t xml:space="preserve"> </w:t>
      </w:r>
      <w:r w:rsidR="00AE6681">
        <w:rPr>
          <w:lang w:val="en-US"/>
        </w:rPr>
        <w:t>The</w:t>
      </w:r>
      <w:r w:rsidR="0004403A">
        <w:rPr>
          <w:lang w:val="en-US"/>
        </w:rPr>
        <w:t xml:space="preserve"> </w:t>
      </w:r>
      <w:r w:rsidR="006D6BEC">
        <w:rPr>
          <w:lang w:val="en-US"/>
        </w:rPr>
        <w:t>higher contribution</w:t>
      </w:r>
      <w:r w:rsidR="008D6F0A">
        <w:rPr>
          <w:lang w:val="en-US"/>
        </w:rPr>
        <w:t xml:space="preserve"> </w:t>
      </w:r>
      <w:r w:rsidR="0004403A">
        <w:rPr>
          <w:lang w:val="en-US"/>
        </w:rPr>
        <w:t xml:space="preserve">can be attributed to the increased cost </w:t>
      </w:r>
      <w:r>
        <w:t xml:space="preserve">of </w:t>
      </w:r>
      <w:r w:rsidR="00DD3840">
        <w:t>DAC</w:t>
      </w:r>
      <w:r w:rsidR="0004403A">
        <w:t>,</w:t>
      </w:r>
      <w:r>
        <w:t xml:space="preserve"> from an average of 246 USD t</w:t>
      </w:r>
      <w:r w:rsidRPr="008378AF">
        <w:rPr>
          <w:vertAlign w:val="superscript"/>
        </w:rPr>
        <w:t>-1</w:t>
      </w:r>
      <w:r>
        <w:t xml:space="preserve"> </w:t>
      </w:r>
      <w:r w:rsidR="00DD3840">
        <w:t>CO</w:t>
      </w:r>
      <w:r w:rsidR="00DD3840" w:rsidRPr="00DD3840">
        <w:rPr>
          <w:vertAlign w:val="subscript"/>
        </w:rPr>
        <w:t>2</w:t>
      </w:r>
      <w:r w:rsidR="00DD3840">
        <w:t xml:space="preserve"> </w:t>
      </w:r>
      <w:r>
        <w:t>in 2019 to 360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2021, reaching the highest value of 775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August 2022.</w:t>
      </w:r>
      <w:r w:rsidR="00617603">
        <w:t xml:space="preserve"> Here, we consider a high-temperature </w:t>
      </w:r>
      <w:r w:rsidR="009B29C7">
        <w:t>solvent-based</w:t>
      </w:r>
      <w:r w:rsidR="00617603">
        <w:t xml:space="preserve"> </w:t>
      </w:r>
      <w:r w:rsidR="00617603">
        <w:rPr>
          <w:rFonts w:cstheme="minorHAnsi"/>
        </w:rPr>
        <w:t xml:space="preserve">DAC technology, adapted from the work by Keith </w:t>
      </w:r>
      <w:r w:rsidR="00617603" w:rsidRPr="00AE189C">
        <w:rPr>
          <w:rFonts w:cstheme="minorHAnsi"/>
          <w:i/>
        </w:rPr>
        <w:t>et al.</w:t>
      </w:r>
      <w:r w:rsidR="00617603">
        <w:rPr>
          <w:rFonts w:cstheme="minorHAnsi"/>
        </w:rPr>
        <w:fldChar w:fldCharType="begin"/>
      </w:r>
      <w:r w:rsidR="00D72CCF">
        <w:rPr>
          <w:rFonts w:cstheme="minorHAnsi"/>
        </w:rPr>
        <w:instrText xml:space="preserve"> ADDIN ZOTERO_ITEM CSL_CITATION {"citationID":"buA3tSxp","properties":{"formattedCitation":"\\super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00D72CCF">
        <w:rPr>
          <w:rFonts w:ascii="Cambria Math" w:hAnsi="Cambria Math" w:cs="Cambria Math"/>
        </w:rPr>
        <w:instrText>∼</w:instrText>
      </w:r>
      <w:r w:rsidR="00D72CCF">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617603">
        <w:rPr>
          <w:rFonts w:cstheme="minorHAnsi"/>
        </w:rPr>
        <w:fldChar w:fldCharType="separate"/>
      </w:r>
      <w:r w:rsidR="00D72CCF" w:rsidRPr="00D72CCF">
        <w:rPr>
          <w:rFonts w:ascii="Calibri" w:hAnsi="Calibri" w:cs="Calibri"/>
          <w:szCs w:val="24"/>
          <w:vertAlign w:val="superscript"/>
        </w:rPr>
        <w:t>34</w:t>
      </w:r>
      <w:r w:rsidR="00617603">
        <w:rPr>
          <w:rFonts w:cstheme="minorHAnsi"/>
        </w:rPr>
        <w:fldChar w:fldCharType="end"/>
      </w:r>
      <w:r w:rsidR="00617603">
        <w:rPr>
          <w:rFonts w:cstheme="minorHAnsi"/>
        </w:rPr>
        <w:t xml:space="preserve">. </w:t>
      </w:r>
      <w:r w:rsidR="009B29C7">
        <w:rPr>
          <w:rFonts w:cstheme="minorHAnsi"/>
        </w:rPr>
        <w:t>This technology requires a</w:t>
      </w:r>
      <w:r w:rsidR="009B29C7">
        <w:t xml:space="preserve">round 0.1 </w:t>
      </w:r>
      <w:r w:rsidR="0032591B">
        <w:t>t</w:t>
      </w:r>
      <w:r w:rsidR="009B29C7">
        <w:t xml:space="preserve"> of natural gas and 77 kWh of electricity per </w:t>
      </w:r>
      <w:r w:rsidR="0032591B">
        <w:t>t</w:t>
      </w:r>
      <w:r w:rsidR="009B29C7">
        <w:t xml:space="preserve"> of CO</w:t>
      </w:r>
      <w:r w:rsidR="009B29C7" w:rsidRPr="008378AF">
        <w:rPr>
          <w:vertAlign w:val="subscript"/>
        </w:rPr>
        <w:t>2</w:t>
      </w:r>
      <w:r w:rsidR="009B29C7">
        <w:t xml:space="preserve"> captured</w:t>
      </w:r>
      <w:r w:rsidR="009B29C7">
        <w:fldChar w:fldCharType="begin"/>
      </w:r>
      <w:r w:rsidR="00D72CCF">
        <w:instrText xml:space="preserve"> ADDIN ZOTERO_ITEM CSL_CITATION {"citationID":"dQjUzZiY","properties":{"formattedCitation":"\\super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00D72CCF">
        <w:rPr>
          <w:rFonts w:ascii="Cambria Math" w:hAnsi="Cambria Math" w:cs="Cambria Math"/>
        </w:rPr>
        <w:instrText>∼</w:instrText>
      </w:r>
      <w:r w:rsidR="00D72CCF">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9B29C7">
        <w:fldChar w:fldCharType="separate"/>
      </w:r>
      <w:r w:rsidR="00D72CCF" w:rsidRPr="00D72CCF">
        <w:rPr>
          <w:rFonts w:ascii="Calibri" w:hAnsi="Calibri" w:cs="Calibri"/>
          <w:szCs w:val="24"/>
          <w:vertAlign w:val="superscript"/>
        </w:rPr>
        <w:t>34</w:t>
      </w:r>
      <w:r w:rsidR="009B29C7">
        <w:fldChar w:fldCharType="end"/>
      </w:r>
      <w:r w:rsidR="009A6503">
        <w:t xml:space="preserve">. Hence, the </w:t>
      </w:r>
      <w:r w:rsidR="002F2CFB">
        <w:t xml:space="preserve">capture </w:t>
      </w:r>
      <w:r w:rsidR="009A6503">
        <w:t xml:space="preserve">cost </w:t>
      </w:r>
      <w:r w:rsidR="002F2CFB">
        <w:t>is</w:t>
      </w:r>
      <w:r w:rsidR="009A6503">
        <w:t xml:space="preserve"> highly </w:t>
      </w:r>
      <w:r w:rsidR="005C5595">
        <w:t xml:space="preserve">sensitive to the </w:t>
      </w:r>
      <w:r w:rsidR="004E00C9">
        <w:rPr>
          <w:rFonts w:cstheme="minorHAnsi"/>
          <w:lang w:val="en-US"/>
        </w:rPr>
        <w:t>fluctuation in natural gas and electricity</w:t>
      </w:r>
      <w:r w:rsidR="004E00C9" w:rsidRPr="002D4245">
        <w:rPr>
          <w:rFonts w:cstheme="minorHAnsi"/>
          <w:lang w:val="en-US"/>
        </w:rPr>
        <w:t xml:space="preserve"> price</w:t>
      </w:r>
      <w:r w:rsidR="004E00C9">
        <w:rPr>
          <w:rFonts w:cstheme="minorHAnsi"/>
          <w:lang w:val="en-US"/>
        </w:rPr>
        <w:t>s</w:t>
      </w:r>
      <w:r w:rsidR="009A6503">
        <w:rPr>
          <w:rFonts w:cstheme="minorHAnsi"/>
          <w:lang w:val="en-US"/>
        </w:rPr>
        <w:t>.</w:t>
      </w:r>
      <w:r w:rsidR="006A188D">
        <w:rPr>
          <w:rFonts w:cstheme="minorHAnsi"/>
          <w:lang w:val="en-US"/>
        </w:rPr>
        <w:t xml:space="preserve"> </w:t>
      </w:r>
      <w:r w:rsidR="00E80C05">
        <w:rPr>
          <w:rFonts w:cstheme="minorHAnsi"/>
          <w:lang w:val="en-US"/>
        </w:rPr>
        <w:t>T</w:t>
      </w:r>
      <w:r w:rsidR="0047358B">
        <w:rPr>
          <w:rFonts w:cstheme="minorHAnsi"/>
          <w:lang w:val="en-US"/>
        </w:rPr>
        <w:t>here are other DAC technologies</w:t>
      </w:r>
      <w:r w:rsidR="00DD3E31">
        <w:rPr>
          <w:rFonts w:cstheme="minorHAnsi"/>
          <w:lang w:val="en-US"/>
        </w:rPr>
        <w:t>,</w:t>
      </w:r>
      <w:r w:rsidR="00DD3E31" w:rsidRPr="00DD3E31">
        <w:rPr>
          <w:rFonts w:cstheme="minorHAnsi"/>
          <w:lang w:val="en-US"/>
        </w:rPr>
        <w:t xml:space="preserve"> </w:t>
      </w:r>
      <w:r w:rsidR="00DD3E31">
        <w:rPr>
          <w:rFonts w:cstheme="minorHAnsi"/>
          <w:lang w:val="en-US"/>
        </w:rPr>
        <w:t>such as the low-temperature sorbent-based technology,</w:t>
      </w:r>
      <w:r w:rsidR="0047358B">
        <w:rPr>
          <w:rFonts w:cstheme="minorHAnsi"/>
          <w:lang w:val="en-US"/>
        </w:rPr>
        <w:t xml:space="preserve"> </w:t>
      </w:r>
      <w:r w:rsidR="00E80C05">
        <w:rPr>
          <w:rFonts w:cstheme="minorHAnsi"/>
          <w:lang w:val="en-US"/>
        </w:rPr>
        <w:t xml:space="preserve">that </w:t>
      </w:r>
      <w:r w:rsidR="002F2CFB">
        <w:rPr>
          <w:rFonts w:cstheme="minorHAnsi"/>
          <w:lang w:val="en-US"/>
        </w:rPr>
        <w:t>might be</w:t>
      </w:r>
      <w:r w:rsidR="00E80C05">
        <w:rPr>
          <w:rFonts w:cstheme="minorHAnsi"/>
          <w:lang w:val="en-US"/>
        </w:rPr>
        <w:t xml:space="preserve"> less dependent on natural gas</w:t>
      </w:r>
      <w:r w:rsidR="00551197">
        <w:rPr>
          <w:rFonts w:cstheme="minorHAnsi"/>
          <w:lang w:val="en-US"/>
        </w:rPr>
        <w:fldChar w:fldCharType="begin"/>
      </w:r>
      <w:r w:rsidR="00D72CCF">
        <w:rPr>
          <w:rFonts w:cstheme="minorHAnsi"/>
          <w:lang w:val="en-US"/>
        </w:rPr>
        <w:instrText xml:space="preserve"> ADDIN ZOTERO_ITEM CSL_CITATION {"citationID":"DrrxUArr","properties":{"formattedCitation":"\\super 35\\nosupersub{}","plainCitation":"35","noteIndex":0},"citationItems":[{"id":5877,"uris":["http://zotero.org/users/9157291/items/8BY34IRX"],"itemData":{"id":5877,"type":"article-journal","abstract":"Meeting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sidR="00551197">
        <w:rPr>
          <w:rFonts w:cstheme="minorHAnsi"/>
          <w:lang w:val="en-US"/>
        </w:rPr>
        <w:fldChar w:fldCharType="separate"/>
      </w:r>
      <w:r w:rsidR="00D72CCF" w:rsidRPr="00D72CCF">
        <w:rPr>
          <w:rFonts w:ascii="Calibri" w:hAnsi="Calibri" w:cs="Calibri"/>
          <w:szCs w:val="24"/>
          <w:vertAlign w:val="superscript"/>
        </w:rPr>
        <w:t>35</w:t>
      </w:r>
      <w:r w:rsidR="00551197">
        <w:rPr>
          <w:rFonts w:cstheme="minorHAnsi"/>
          <w:lang w:val="en-US"/>
        </w:rPr>
        <w:fldChar w:fldCharType="end"/>
      </w:r>
      <w:r w:rsidR="00DD3E31">
        <w:rPr>
          <w:rFonts w:cstheme="minorHAnsi"/>
          <w:lang w:val="en-US"/>
        </w:rPr>
        <w:t>.</w:t>
      </w:r>
    </w:p>
    <w:p w14:paraId="56542B9A" w14:textId="1448C485" w:rsidR="00E27D70" w:rsidRDefault="00E27D70" w:rsidP="00D57482"/>
    <w:p w14:paraId="448C660D" w14:textId="49F74790" w:rsidR="00B10BAE" w:rsidRDefault="00B10BAE" w:rsidP="00344D48">
      <w:pPr>
        <w:rPr>
          <w:rFonts w:cstheme="minorHAnsi"/>
        </w:rPr>
      </w:pPr>
    </w:p>
    <w:p w14:paraId="5448D46B" w14:textId="77777777" w:rsidR="00A822AB" w:rsidRDefault="00A822AB" w:rsidP="00344D48">
      <w:pPr>
        <w:rPr>
          <w:rFonts w:cstheme="minorHAnsi"/>
          <w:lang w:val="en-US"/>
        </w:rPr>
      </w:pPr>
    </w:p>
    <w:p w14:paraId="146907DD" w14:textId="2FA3A874" w:rsidR="00344D48" w:rsidRDefault="00344D48" w:rsidP="00344D48">
      <w:pPr>
        <w:rPr>
          <w:rFonts w:cstheme="minorHAnsi"/>
          <w:lang w:val="en-US"/>
        </w:rPr>
      </w:pPr>
    </w:p>
    <w:p w14:paraId="17D7FC51" w14:textId="77777777" w:rsidR="00F34B21" w:rsidRDefault="00F34B21" w:rsidP="00344D48"/>
    <w:p w14:paraId="00D8B374" w14:textId="77777777" w:rsidR="00344D48" w:rsidRPr="00344D48" w:rsidRDefault="00344D48" w:rsidP="004A5AD1">
      <w:pPr>
        <w:rPr>
          <w:rFonts w:cstheme="minorHAnsi"/>
        </w:rPr>
      </w:pPr>
    </w:p>
    <w:p w14:paraId="65511C7E" w14:textId="26AEA7ED" w:rsidR="001B33C0" w:rsidRDefault="002255EF" w:rsidP="00D353BE">
      <w:pPr>
        <w:keepNext/>
        <w:spacing w:after="0"/>
        <w:jc w:val="center"/>
      </w:pPr>
      <w:r>
        <w:rPr>
          <w:noProof/>
          <w:lang w:val="en-US"/>
        </w:rPr>
        <w:lastRenderedPageBreak/>
        <w:drawing>
          <wp:inline distT="0" distB="0" distL="0" distR="0" wp14:anchorId="156CF5D5" wp14:editId="78BAA38A">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02034C7D" w:rsidR="001B33C0" w:rsidRDefault="001B33C0" w:rsidP="001B33C0">
      <w:pPr>
        <w:pStyle w:val="Caption"/>
        <w:jc w:val="both"/>
        <w:rPr>
          <w:i w:val="0"/>
          <w:color w:val="auto"/>
          <w:sz w:val="20"/>
        </w:rPr>
      </w:pPr>
      <w:bookmarkStart w:id="340"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340"/>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w:t>
      </w:r>
      <w:r w:rsidR="001433BA">
        <w:rPr>
          <w:i w:val="0"/>
          <w:color w:val="auto"/>
          <w:sz w:val="20"/>
          <w:highlight w:val="yellow"/>
        </w:rPr>
        <w:t>X</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1D1AE6F8" w14:textId="2C21B5FC" w:rsidR="00C2118D" w:rsidRPr="002D4245" w:rsidRDefault="00064C7D" w:rsidP="00D25DE2">
      <w:pPr>
        <w:pStyle w:val="Heading3"/>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37DA1996" w14:textId="6E296871" w:rsidR="00C2118D" w:rsidRDefault="00F013A8" w:rsidP="00775133">
      <w:pPr>
        <w:rPr>
          <w:rFonts w:cstheme="minorHAnsi"/>
        </w:rPr>
      </w:pPr>
      <w:r>
        <w:rPr>
          <w:rFonts w:cstheme="minorHAnsi"/>
        </w:rPr>
        <w:t>W</w:t>
      </w:r>
      <w:r w:rsidR="003F768C">
        <w:rPr>
          <w:rFonts w:cstheme="minorHAnsi"/>
        </w:rPr>
        <w:t xml:space="preserve">e </w:t>
      </w:r>
      <w:r w:rsidR="005E09F8">
        <w:rPr>
          <w:rFonts w:cstheme="minorHAnsi"/>
        </w:rPr>
        <w:t>finally</w:t>
      </w:r>
      <w:r w:rsidR="003F768C">
        <w:rPr>
          <w:rFonts w:cstheme="minorHAnsi"/>
        </w:rPr>
        <w:t xml:space="preserve">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Pr>
          <w:rFonts w:cstheme="minorHAnsi"/>
        </w:rPr>
        <w:t xml:space="preserve"> of green ammonia and methanol</w:t>
      </w:r>
      <w:r w:rsidR="00C0526F">
        <w:rPr>
          <w:rFonts w:cstheme="minorHAnsi"/>
        </w:rPr>
        <w:t>,</w:t>
      </w:r>
      <w:commentRangeStart w:id="341"/>
      <w:r w:rsidR="00C0526F">
        <w:rPr>
          <w:rFonts w:cstheme="minorHAnsi"/>
        </w:rPr>
        <w:t xml:space="preserve"> </w:t>
      </w:r>
      <w:r>
        <w:rPr>
          <w:rFonts w:cstheme="minorHAnsi"/>
        </w:rPr>
        <w:t xml:space="preserve">that is, to shed light on </w:t>
      </w:r>
      <w:r w:rsidR="00C0526F">
        <w:rPr>
          <w:rFonts w:cstheme="minorHAnsi"/>
        </w:rPr>
        <w:t xml:space="preserve">the economic </w:t>
      </w:r>
      <w:r>
        <w:rPr>
          <w:rFonts w:cstheme="minorHAnsi"/>
        </w:rPr>
        <w:t xml:space="preserve">appeal </w:t>
      </w:r>
      <w:r w:rsidR="00C0526F">
        <w:rPr>
          <w:rFonts w:cstheme="minorHAnsi"/>
        </w:rPr>
        <w:t>of climate change mitigation</w:t>
      </w:r>
      <w:r>
        <w:rPr>
          <w:rFonts w:cstheme="minorHAnsi"/>
        </w:rPr>
        <w:t xml:space="preserve"> under high fossil feedstock prices</w:t>
      </w:r>
      <w:commentRangeEnd w:id="341"/>
      <w:r w:rsidR="00D363A8">
        <w:rPr>
          <w:rStyle w:val="CommentReference"/>
        </w:rPr>
        <w:commentReference w:id="341"/>
      </w:r>
      <w:r w:rsidR="00C0526F">
        <w:rPr>
          <w:rFonts w:cstheme="minorHAnsi"/>
        </w:rPr>
        <w:t>.</w:t>
      </w:r>
      <w:r w:rsidR="004F3DEE">
        <w:rPr>
          <w:rFonts w:cstheme="minorHAnsi"/>
        </w:rPr>
        <w:t xml:space="preserve"> </w:t>
      </w:r>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r>
        <w:rPr>
          <w:rFonts w:cstheme="minorHAnsi"/>
        </w:rPr>
        <w:t>was</w:t>
      </w:r>
      <w:r w:rsidRPr="00775133">
        <w:rPr>
          <w:rFonts w:cstheme="minorHAnsi"/>
        </w:rPr>
        <w:t xml:space="preserve"> </w:t>
      </w:r>
      <w:r w:rsidR="00C2118D" w:rsidRPr="00775133">
        <w:rPr>
          <w:rFonts w:cstheme="minorHAnsi"/>
        </w:rPr>
        <w:t>substantially higher for methanol</w:t>
      </w:r>
      <w:r>
        <w:rPr>
          <w:rFonts w:cstheme="minorHAnsi"/>
        </w:rPr>
        <w:t xml:space="preserve">, </w:t>
      </w:r>
      <w:r w:rsidRPr="00D80308">
        <w:rPr>
          <w:rFonts w:cstheme="minorHAnsi"/>
          <w:i/>
        </w:rPr>
        <w:t>i.e.</w:t>
      </w:r>
      <w:r>
        <w:rPr>
          <w:rFonts w:cstheme="minorHAnsi"/>
        </w:rPr>
        <w:t xml:space="preserve">, </w:t>
      </w:r>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r>
        <w:rPr>
          <w:rFonts w:cstheme="minorHAnsi"/>
        </w:rPr>
        <w:t xml:space="preserve"> in the same </w:t>
      </w:r>
      <w:r>
        <w:rPr>
          <w:rFonts w:cstheme="minorHAnsi"/>
        </w:rPr>
        <w:lastRenderedPageBreak/>
        <w:t>period</w:t>
      </w:r>
      <w:r w:rsidR="00C2118D" w:rsidRPr="00775133">
        <w:rPr>
          <w:rFonts w:cstheme="minorHAnsi"/>
        </w:rPr>
        <w:t xml:space="preserve">, primarily due to </w:t>
      </w:r>
      <w:r>
        <w:rPr>
          <w:rFonts w:cstheme="minorHAnsi"/>
        </w:rPr>
        <w:t>the</w:t>
      </w:r>
      <w:r w:rsidR="00C2118D" w:rsidRPr="00775133">
        <w:rPr>
          <w:rFonts w:cstheme="minorHAnsi"/>
        </w:rPr>
        <w:t xml:space="preserve"> </w:t>
      </w:r>
      <w:r>
        <w:rPr>
          <w:rFonts w:cstheme="minorHAnsi"/>
        </w:rPr>
        <w:t>wider</w:t>
      </w:r>
      <w:r w:rsidRPr="00775133">
        <w:rPr>
          <w:rFonts w:cstheme="minorHAnsi"/>
        </w:rPr>
        <w:t xml:space="preserve"> </w:t>
      </w:r>
      <w:r>
        <w:rPr>
          <w:rFonts w:cstheme="minorHAnsi"/>
        </w:rPr>
        <w:t xml:space="preserve">economic gap between </w:t>
      </w:r>
      <w:r w:rsidR="00C2118D" w:rsidRPr="00775133">
        <w:rPr>
          <w:rFonts w:cstheme="minorHAnsi"/>
        </w:rPr>
        <w:t xml:space="preserve">fossil and green methanol. </w:t>
      </w:r>
      <w:r>
        <w:rPr>
          <w:rFonts w:cstheme="minorHAnsi"/>
        </w:rPr>
        <w:t>Hence</w:t>
      </w:r>
      <w:r w:rsidR="00C2118D" w:rsidRPr="00775133">
        <w:rPr>
          <w:rFonts w:cstheme="minorHAnsi"/>
        </w:rPr>
        <w:t xml:space="preserve">, the avoidance cost of green ammonia and methanol in 2020 </w:t>
      </w:r>
      <w:r>
        <w:rPr>
          <w:rFonts w:cstheme="minorHAnsi"/>
        </w:rPr>
        <w:t>was way above the</w:t>
      </w:r>
      <w:r w:rsidR="00C2118D" w:rsidRPr="00775133">
        <w:rPr>
          <w:rFonts w:cstheme="minorHAnsi"/>
        </w:rPr>
        <w:t xml:space="preserve"> removal cost of bioenergy with carbon capture and storage (BECCS) and DAC with carbon capture and storage (DACCS), </w:t>
      </w:r>
      <w:r>
        <w:rPr>
          <w:rFonts w:cstheme="minorHAnsi"/>
        </w:rPr>
        <w:t xml:space="preserve">two of the most prominent negative emissions technologies (NETs), </w:t>
      </w:r>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D72CCF">
        <w:rPr>
          <w:rFonts w:cstheme="minorHAnsi"/>
        </w:rPr>
        <w:instrText xml:space="preserve"> ADDIN ZOTERO_ITEM CSL_CITATION {"citationID":"93EyLiHn","properties":{"formattedCitation":"\\super 36\\nosupersub{}","plainCitation":"36","noteIndex":0},"citationItems":[{"id":26709,"uris":["http://zotero.org/users/9157291/items/BW5WQTNZ"],"itemData":{"id":26709,"type":"article-journal","abstract":"The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D72CCF" w:rsidRPr="00D72CCF">
        <w:rPr>
          <w:rFonts w:ascii="Calibri" w:hAnsi="Calibri" w:cs="Calibri"/>
          <w:szCs w:val="24"/>
          <w:vertAlign w:val="superscript"/>
        </w:rPr>
        <w:t>36</w:t>
      </w:r>
      <w:r w:rsidR="00C64493">
        <w:rPr>
          <w:rFonts w:cstheme="minorHAnsi"/>
        </w:rPr>
        <w:fldChar w:fldCharType="end"/>
      </w:r>
      <w:r w:rsidR="00C2118D" w:rsidRPr="00775133">
        <w:rPr>
          <w:rFonts w:cstheme="minorHAnsi"/>
        </w:rPr>
        <w:t xml:space="preserve">. However, </w:t>
      </w:r>
      <w:r>
        <w:rPr>
          <w:rFonts w:cstheme="minorHAnsi"/>
        </w:rPr>
        <w:t>a</w:t>
      </w:r>
      <w:r w:rsidR="00C2118D" w:rsidRPr="00775133">
        <w:rPr>
          <w:rFonts w:cstheme="minorHAnsi"/>
        </w:rPr>
        <w:t xml:space="preserve">t the peak of natural gas prices in 2022, the avoidance cost of green ammonia and methanol </w:t>
      </w:r>
      <w:r w:rsidRPr="00775133">
        <w:rPr>
          <w:rFonts w:cstheme="minorHAnsi"/>
        </w:rPr>
        <w:t>bec</w:t>
      </w:r>
      <w:r>
        <w:rPr>
          <w:rFonts w:cstheme="minorHAnsi"/>
        </w:rPr>
        <w:t>ame</w:t>
      </w:r>
      <w:r w:rsidRPr="00775133">
        <w:rPr>
          <w:rFonts w:cstheme="minorHAnsi"/>
        </w:rPr>
        <w:t xml:space="preserve"> </w:t>
      </w:r>
      <w:r w:rsidR="00C2118D" w:rsidRPr="00775133">
        <w:rPr>
          <w:rFonts w:cstheme="minorHAnsi"/>
        </w:rPr>
        <w:t xml:space="preserve">negative, </w:t>
      </w:r>
      <w:r>
        <w:rPr>
          <w:rFonts w:cstheme="minorHAnsi"/>
        </w:rPr>
        <w:t>implying</w:t>
      </w:r>
      <w:r w:rsidRPr="00775133">
        <w:rPr>
          <w:rFonts w:cstheme="minorHAnsi"/>
        </w:rPr>
        <w:t xml:space="preserve"> </w:t>
      </w:r>
      <w:r w:rsidR="00C2118D" w:rsidRPr="00775133">
        <w:rPr>
          <w:rFonts w:cstheme="minorHAnsi"/>
        </w:rPr>
        <w:t xml:space="preserve">that </w:t>
      </w:r>
      <w:r>
        <w:rPr>
          <w:rFonts w:cstheme="minorHAnsi"/>
        </w:rPr>
        <w:t xml:space="preserve">mitigating carbon emissions </w:t>
      </w:r>
      <w:r w:rsidRPr="00BF6DFD">
        <w:rPr>
          <w:rFonts w:cstheme="minorHAnsi"/>
          <w:i/>
        </w:rPr>
        <w:t>via</w:t>
      </w:r>
      <w:r>
        <w:rPr>
          <w:rFonts w:cstheme="minorHAnsi"/>
        </w:rPr>
        <w:t xml:space="preserve"> green ammonia and methanol became economically appealing</w:t>
      </w:r>
      <w:r w:rsidR="00C2118D" w:rsidRPr="00775133">
        <w:rPr>
          <w:rFonts w:cstheme="minorHAnsi"/>
        </w:rPr>
        <w:t xml:space="preserve">. </w:t>
      </w:r>
      <w:r w:rsidR="005B5764">
        <w:rPr>
          <w:rFonts w:cstheme="minorHAnsi"/>
        </w:rPr>
        <w:t>Specifically, the win-win scenario (economic and environmental competitiveness) emerged in</w:t>
      </w:r>
      <w:r w:rsidR="00C2118D" w:rsidRPr="00775133">
        <w:rPr>
          <w:rFonts w:cstheme="minorHAnsi"/>
        </w:rPr>
        <w:t xml:space="preserve"> July 2021, </w:t>
      </w:r>
      <w:r w:rsidR="005B5764">
        <w:rPr>
          <w:rFonts w:cstheme="minorHAnsi"/>
        </w:rPr>
        <w:t xml:space="preserve">reaching potential economic </w:t>
      </w:r>
      <w:r w:rsidR="00C2118D" w:rsidRPr="00775133">
        <w:rPr>
          <w:rFonts w:cstheme="minorHAnsi"/>
        </w:rPr>
        <w:t>sav</w:t>
      </w:r>
      <w:r w:rsidR="005B5764">
        <w:rPr>
          <w:rFonts w:cstheme="minorHAnsi"/>
        </w:rPr>
        <w:t>ings of</w:t>
      </w:r>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r w:rsidR="005B5764">
        <w:rPr>
          <w:rFonts w:cstheme="minorHAnsi"/>
        </w:rPr>
        <w:t xml:space="preserve">, and </w:t>
      </w:r>
      <w:r w:rsidR="00C2118D" w:rsidRPr="00775133">
        <w:rPr>
          <w:rFonts w:cstheme="minorHAnsi"/>
        </w:rPr>
        <w:t xml:space="preserve">in August 2022 for methanol </w:t>
      </w:r>
      <w:r w:rsidR="00C2118D" w:rsidRPr="002E6830">
        <w:rPr>
          <w:rFonts w:cstheme="minorHAnsi"/>
          <w:i/>
        </w:rPr>
        <w:t>via</w:t>
      </w:r>
      <w:r w:rsidR="00C2118D" w:rsidRPr="00775133">
        <w:rPr>
          <w:rFonts w:cstheme="minorHAnsi"/>
        </w:rPr>
        <w:t xml:space="preserve"> wind, </w:t>
      </w:r>
      <w:r w:rsidR="005B5764">
        <w:rPr>
          <w:rFonts w:cstheme="minorHAnsi"/>
        </w:rPr>
        <w:t xml:space="preserve">with potential </w:t>
      </w:r>
      <w:r w:rsidR="00C2118D" w:rsidRPr="00775133">
        <w:rPr>
          <w:rFonts w:cstheme="minorHAnsi"/>
        </w:rPr>
        <w:t xml:space="preserve">savings </w:t>
      </w:r>
      <w:r w:rsidR="005B5764">
        <w:rPr>
          <w:rFonts w:cstheme="minorHAnsi"/>
        </w:rPr>
        <w:t>of</w:t>
      </w:r>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342"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342"/>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549C9886" w:rsidR="008D4964" w:rsidRDefault="005B5764" w:rsidP="003C184A">
      <w:pPr>
        <w:rPr>
          <w:rFonts w:cstheme="minorHAnsi"/>
        </w:rPr>
      </w:pPr>
      <w:commentRangeStart w:id="343"/>
      <w:r>
        <w:rPr>
          <w:rFonts w:cstheme="minorHAnsi"/>
        </w:rPr>
        <w:t xml:space="preserve">The chemical sector is regarded as a hard-to-abate sector due to its strong reliance on fossil feedstock. There is currently a strong motivation to shift to renewable carbon, </w:t>
      </w:r>
      <w:r w:rsidRPr="00D80308">
        <w:rPr>
          <w:rFonts w:cstheme="minorHAnsi"/>
          <w:i/>
        </w:rPr>
        <w:t>i.e.</w:t>
      </w:r>
      <w:r>
        <w:rPr>
          <w:rFonts w:cstheme="minorHAnsi"/>
        </w:rPr>
        <w:t>, biomass, captured CO</w:t>
      </w:r>
      <w:r w:rsidRPr="005F4A41">
        <w:rPr>
          <w:rFonts w:cstheme="minorHAnsi"/>
          <w:vertAlign w:val="subscript"/>
        </w:rPr>
        <w:t>2</w:t>
      </w:r>
      <w:r>
        <w:rPr>
          <w:rFonts w:cstheme="minorHAnsi"/>
        </w:rPr>
        <w:t xml:space="preserve"> and plastics waste, yet the alternative routes, particularly those based on </w:t>
      </w:r>
      <w:r w:rsidR="005F4A41">
        <w:rPr>
          <w:rFonts w:cstheme="minorHAnsi"/>
        </w:rPr>
        <w:t>CCU</w:t>
      </w:r>
      <w:r w:rsidR="000666BB">
        <w:rPr>
          <w:rFonts w:cstheme="minorHAnsi"/>
        </w:rPr>
        <w:t>,</w:t>
      </w:r>
      <w:r>
        <w:rPr>
          <w:rFonts w:cstheme="minorHAnsi"/>
        </w:rPr>
        <w:t xml:space="preserve"> are very expensive due to the electrolytic hydrogen needs. </w:t>
      </w:r>
      <w:r w:rsidR="00251FB6">
        <w:rPr>
          <w:rFonts w:cstheme="minorHAnsi"/>
        </w:rPr>
        <w:t xml:space="preserve">Here we </w:t>
      </w:r>
      <w:r>
        <w:rPr>
          <w:rFonts w:cstheme="minorHAnsi"/>
        </w:rPr>
        <w:t>show how</w:t>
      </w:r>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r>
        <w:rPr>
          <w:rFonts w:cstheme="minorHAnsi"/>
        </w:rPr>
        <w:t xml:space="preserve">could radically change the current landscape and </w:t>
      </w:r>
      <w:r w:rsidR="0083099E">
        <w:rPr>
          <w:rFonts w:cstheme="minorHAnsi"/>
        </w:rPr>
        <w:t>improve the economic competitiveness of</w:t>
      </w:r>
      <w:r w:rsidR="00AF6997">
        <w:rPr>
          <w:rFonts w:cstheme="minorHAnsi"/>
        </w:rPr>
        <w:t xml:space="preserve"> </w:t>
      </w:r>
      <w:r>
        <w:rPr>
          <w:rFonts w:cstheme="minorHAnsi"/>
        </w:rPr>
        <w:t xml:space="preserve">low carbon </w:t>
      </w:r>
      <w:r w:rsidR="00492272">
        <w:rPr>
          <w:rFonts w:cstheme="minorHAnsi"/>
        </w:rPr>
        <w:t>chemicals</w:t>
      </w:r>
      <w:r w:rsidR="00BB2526">
        <w:rPr>
          <w:rFonts w:cstheme="minorHAnsi"/>
        </w:rPr>
        <w:t xml:space="preserve"> </w:t>
      </w:r>
      <w:r>
        <w:rPr>
          <w:rFonts w:cstheme="minorHAnsi"/>
        </w:rPr>
        <w:t xml:space="preserve">based on green hydrogen, with green ammonia becoming </w:t>
      </w:r>
      <w:r w:rsidR="009C0385">
        <w:rPr>
          <w:rFonts w:cstheme="minorHAnsi"/>
        </w:rPr>
        <w:t xml:space="preserve">up to </w:t>
      </w:r>
      <w:commentRangeStart w:id="344"/>
      <w:r w:rsidR="00812B92">
        <w:rPr>
          <w:rFonts w:cstheme="minorHAnsi"/>
        </w:rPr>
        <w:t>35</w:t>
      </w:r>
      <w:r w:rsidR="008D4964">
        <w:rPr>
          <w:rFonts w:cstheme="minorHAnsi"/>
        </w:rPr>
        <w:t xml:space="preserve">% </w:t>
      </w:r>
      <w:r>
        <w:rPr>
          <w:rFonts w:cstheme="minorHAnsi"/>
        </w:rPr>
        <w:t xml:space="preserve">cheaper than its fossil counterpart and green methanol </w:t>
      </w:r>
      <w:r w:rsidR="008D4964">
        <w:rPr>
          <w:rFonts w:cstheme="minorHAnsi"/>
        </w:rPr>
        <w:t>slightly more expensive (+</w:t>
      </w:r>
      <w:r w:rsidR="00E769CB">
        <w:rPr>
          <w:rFonts w:cstheme="minorHAnsi"/>
        </w:rPr>
        <w:t>3</w:t>
      </w:r>
      <w:r w:rsidR="008D4964">
        <w:rPr>
          <w:rFonts w:cstheme="minorHAnsi"/>
        </w:rPr>
        <w:t>%</w:t>
      </w:r>
      <w:r w:rsidR="000666BB">
        <w:rPr>
          <w:rFonts w:cstheme="minorHAnsi"/>
        </w:rPr>
        <w:t xml:space="preserve"> above grey methanol</w:t>
      </w:r>
      <w:r w:rsidR="008D4964">
        <w:rPr>
          <w:rFonts w:cstheme="minorHAnsi"/>
        </w:rPr>
        <w:t>).</w:t>
      </w:r>
      <w:r>
        <w:rPr>
          <w:rFonts w:cstheme="minorHAnsi"/>
        </w:rPr>
        <w:t xml:space="preserve">  </w:t>
      </w:r>
      <w:commentRangeEnd w:id="344"/>
      <w:r w:rsidR="00035A83">
        <w:rPr>
          <w:rStyle w:val="CommentReference"/>
        </w:rPr>
        <w:commentReference w:id="344"/>
      </w:r>
      <w:commentRangeEnd w:id="343"/>
      <w:r w:rsidR="006334CD">
        <w:rPr>
          <w:rStyle w:val="CommentReference"/>
        </w:rPr>
        <w:commentReference w:id="343"/>
      </w:r>
    </w:p>
    <w:p w14:paraId="31345942" w14:textId="6B64E415" w:rsidR="003C184A" w:rsidRPr="003B1ED0" w:rsidRDefault="008D4964" w:rsidP="003C184A">
      <w:r>
        <w:rPr>
          <w:rFonts w:cstheme="minorHAnsi"/>
        </w:rPr>
        <w:lastRenderedPageBreak/>
        <w:t xml:space="preserve">Whether this situation will persist </w:t>
      </w:r>
      <w:r w:rsidR="000666BB">
        <w:rPr>
          <w:rFonts w:cstheme="minorHAnsi"/>
        </w:rPr>
        <w:t xml:space="preserve">will </w:t>
      </w:r>
      <w:r>
        <w:rPr>
          <w:rFonts w:cstheme="minorHAnsi"/>
        </w:rPr>
        <w:t xml:space="preserve">depend on </w:t>
      </w:r>
      <w:r w:rsidR="00C554E8">
        <w:rPr>
          <w:rFonts w:cstheme="minorHAnsi"/>
        </w:rPr>
        <w:t>the</w:t>
      </w:r>
      <w:r>
        <w:rPr>
          <w:rFonts w:cstheme="minorHAnsi"/>
        </w:rPr>
        <w:t xml:space="preserve"> evolution of the</w:t>
      </w:r>
      <w:r w:rsidR="00C554E8">
        <w:rPr>
          <w:rFonts w:cstheme="minorHAnsi"/>
        </w:rPr>
        <w:t xml:space="preserve"> </w:t>
      </w:r>
      <w:r w:rsidR="005B110E">
        <w:rPr>
          <w:rFonts w:cstheme="minorHAnsi"/>
        </w:rPr>
        <w:t>situation</w:t>
      </w:r>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r w:rsidR="005B110E">
        <w:rPr>
          <w:rFonts w:cstheme="minorHAnsi"/>
        </w:rPr>
        <w:t>led to a decline of the</w:t>
      </w:r>
      <w:r w:rsidR="00D01032" w:rsidRPr="00155243">
        <w:rPr>
          <w:rFonts w:cstheme="minorHAnsi"/>
        </w:rPr>
        <w:t xml:space="preserve"> natural gas prices back to levels before the Russian </w:t>
      </w:r>
      <w:r w:rsidR="00D01032" w:rsidRPr="001D7691">
        <w:rPr>
          <w:rFonts w:cstheme="minorHAnsi"/>
        </w:rPr>
        <w:t>invasion of Ukraine</w:t>
      </w:r>
      <w:commentRangeStart w:id="345"/>
      <w:r w:rsidR="00D01032" w:rsidRPr="001D7691">
        <w:rPr>
          <w:rFonts w:cstheme="minorHAnsi"/>
        </w:rPr>
        <w:fldChar w:fldCharType="begin"/>
      </w:r>
      <w:r w:rsidR="00D72CCF">
        <w:rPr>
          <w:rFonts w:cstheme="minorHAnsi"/>
        </w:rPr>
        <w:instrText xml:space="preserve"> ADDIN ZOTERO_ITEM CSL_CITATION {"citationID":"zbkhZIWQ","properties":{"formattedCitation":"\\super 37\\nosupersub{}","plainCitation":"37","noteIndex":0},"citationItems":[{"id":29867,"uris":["http://zotero.org/users/9157291/items/MG9RRELQ"],"itemData":{"id":29867,"type":"webpage","abstract":"Commodity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D72CCF" w:rsidRPr="00D72CCF">
        <w:rPr>
          <w:rFonts w:ascii="Calibri" w:hAnsi="Calibri" w:cs="Calibri"/>
          <w:szCs w:val="24"/>
          <w:vertAlign w:val="superscript"/>
        </w:rPr>
        <w:t>37</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w:t>
      </w:r>
      <w:r w:rsidR="00BF0129">
        <w:rPr>
          <w:rFonts w:cstheme="minorHAnsi"/>
        </w:rPr>
        <w:t xml:space="preserve"> </w:t>
      </w:r>
      <w:r w:rsidR="002F74AE" w:rsidRPr="001D7691">
        <w:rPr>
          <w:rFonts w:cstheme="minorHAnsi"/>
        </w:rPr>
        <w:t>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w:t>
      </w:r>
      <w:r w:rsidR="00D37241">
        <w:rPr>
          <w:rFonts w:cstheme="minorHAnsi"/>
        </w:rPr>
        <w:t>n</w:t>
      </w:r>
      <w:r w:rsidR="002F74AE" w:rsidRPr="002F74AE">
        <w:rPr>
          <w:rFonts w:cstheme="minorHAnsi"/>
        </w:rPr>
        <w:t xml:space="preserve"> </w:t>
      </w:r>
      <w:r w:rsidR="006B1548">
        <w:rPr>
          <w:rFonts w:cstheme="minorHAnsi"/>
        </w:rPr>
        <w:t>obstacle</w:t>
      </w:r>
      <w:r w:rsidR="000C30D0">
        <w:rPr>
          <w:rFonts w:cstheme="minorHAnsi"/>
        </w:rPr>
        <w:fldChar w:fldCharType="begin"/>
      </w:r>
      <w:r w:rsidR="00D72CCF">
        <w:rPr>
          <w:rFonts w:cstheme="minorHAnsi"/>
        </w:rPr>
        <w:instrText xml:space="preserve"> ADDIN ZOTERO_ITEM CSL_CITATION {"citationID":"qgXxSmwb","properties":{"formattedCitation":"\\super 38\\nosupersub{}","plainCitation":"38","noteIndex":0},"citationItems":[{"id":28640,"uris":["http://zotero.org/users/9157291/items/FRW5K29Y"],"itemData":{"id":28640,"type":"report","abstract":"Summary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D72CCF" w:rsidRPr="00D72CCF">
        <w:rPr>
          <w:rFonts w:ascii="Calibri" w:hAnsi="Calibri" w:cs="Calibri"/>
          <w:szCs w:val="24"/>
          <w:vertAlign w:val="superscript"/>
        </w:rPr>
        <w:t>38</w:t>
      </w:r>
      <w:r w:rsidR="000C30D0">
        <w:rPr>
          <w:rFonts w:cstheme="minorHAnsi"/>
        </w:rPr>
        <w:fldChar w:fldCharType="end"/>
      </w:r>
      <w:r w:rsidR="0065511D">
        <w:rPr>
          <w:rFonts w:cstheme="minorHAnsi"/>
        </w:rPr>
        <w:t xml:space="preserve">. </w:t>
      </w:r>
      <w:r w:rsidR="005B110E">
        <w:rPr>
          <w:rFonts w:cstheme="minorHAnsi"/>
        </w:rPr>
        <w:t>T</w:t>
      </w:r>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D72CCF">
        <w:rPr>
          <w:rFonts w:cstheme="minorHAnsi"/>
        </w:rPr>
        <w:instrText xml:space="preserve"> ADDIN ZOTERO_ITEM CSL_CITATION {"citationID":"9c8zRxp9","properties":{"formattedCitation":"\\super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D72CCF" w:rsidRPr="00D72CCF">
        <w:rPr>
          <w:rFonts w:ascii="Calibri" w:hAnsi="Calibri" w:cs="Calibri"/>
          <w:szCs w:val="24"/>
          <w:vertAlign w:val="superscript"/>
        </w:rPr>
        <w:t>28</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5B110E">
        <w:rPr>
          <w:rFonts w:cstheme="minorHAnsi"/>
        </w:rPr>
        <w:t>s</w:t>
      </w:r>
      <w:r w:rsidR="00D51EE7">
        <w:rPr>
          <w:rFonts w:cstheme="minorHAnsi"/>
        </w:rPr>
        <w:fldChar w:fldCharType="begin"/>
      </w:r>
      <w:r w:rsidR="00D72CCF">
        <w:rPr>
          <w:rFonts w:cstheme="minorHAnsi"/>
        </w:rPr>
        <w:instrText xml:space="preserve"> ADDIN ZOTERO_ITEM CSL_CITATION {"citationID":"iwRAdlta","properties":{"formattedCitation":"\\super 39\\nosupersub{}","plainCitation":"39","noteIndex":0},"citationItems":[{"id":29758,"uris":["http://zotero.org/users/9157291/items/NH3G8LGZ"],"itemData":{"id":29758,"type":"webpage","abstract":"Find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D72CCF" w:rsidRPr="00D72CCF">
        <w:rPr>
          <w:rFonts w:ascii="Calibri" w:hAnsi="Calibri" w:cs="Calibri"/>
          <w:szCs w:val="24"/>
          <w:vertAlign w:val="superscript"/>
        </w:rPr>
        <w:t>39</w:t>
      </w:r>
      <w:r w:rsidR="00D51EE7">
        <w:rPr>
          <w:rFonts w:cstheme="minorHAnsi"/>
        </w:rPr>
        <w:fldChar w:fldCharType="end"/>
      </w:r>
      <w:r w:rsidR="00D51EE7">
        <w:rPr>
          <w:rFonts w:cstheme="minorHAnsi"/>
        </w:rPr>
        <w:t xml:space="preserve"> </w:t>
      </w:r>
      <w:r w:rsidR="00D31D2B" w:rsidRPr="00D31D2B">
        <w:rPr>
          <w:rFonts w:cstheme="minorHAnsi"/>
        </w:rPr>
        <w:t>predict that Europe's natural gas spot price will remain in the range of</w:t>
      </w:r>
      <w:r w:rsidR="00392796">
        <w:rPr>
          <w:rFonts w:cstheme="minorHAnsi"/>
        </w:rPr>
        <w:t xml:space="preserve"> </w:t>
      </w:r>
      <w:r w:rsidR="00D51EE7" w:rsidRPr="002D4245">
        <w:rPr>
          <w:rFonts w:cstheme="minorHAnsi"/>
        </w:rPr>
        <w:t>1,579</w:t>
      </w:r>
      <w:r w:rsidR="00D51EE7" w:rsidRPr="002D4245">
        <w:rPr>
          <w:rFonts w:cstheme="minorHAnsi"/>
        </w:rPr>
        <w:noBreakHyphen/>
        <w:t>2,216 USD t</w:t>
      </w:r>
      <w:r w:rsidR="00D51EE7">
        <w:rPr>
          <w:rFonts w:cstheme="minorHAnsi"/>
          <w:vertAlign w:val="superscript"/>
        </w:rPr>
        <w:t>−1</w:t>
      </w:r>
      <w:r w:rsidR="00D51EE7">
        <w:rPr>
          <w:rFonts w:cstheme="minorHAnsi"/>
        </w:rPr>
        <w:t>.</w:t>
      </w:r>
      <w:r w:rsidR="003C184A" w:rsidRPr="003C184A">
        <w:rPr>
          <w:rFonts w:cstheme="minorHAnsi"/>
        </w:rPr>
        <w:t xml:space="preserve"> </w:t>
      </w:r>
      <w:commentRangeEnd w:id="345"/>
      <w:r w:rsidR="00956C83">
        <w:rPr>
          <w:rStyle w:val="CommentReference"/>
        </w:rPr>
        <w:commentReference w:id="345"/>
      </w:r>
      <w:r w:rsidR="00D07A5C">
        <w:rPr>
          <w:rFonts w:cstheme="minorHAnsi"/>
        </w:rPr>
        <w:t>At the same time</w:t>
      </w:r>
      <w:r w:rsidR="003C184A" w:rsidRPr="002D4245">
        <w:rPr>
          <w:rFonts w:cstheme="minorHAnsi"/>
        </w:rPr>
        <w:t>, the costs of renewable energy technologies 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w:t>
      </w:r>
      <w:r w:rsidR="00F13C9A">
        <w:rPr>
          <w:rFonts w:cstheme="minorHAnsi"/>
        </w:rPr>
        <w:t xml:space="preserve">technological advancements and the </w:t>
      </w:r>
      <w:r w:rsidR="00BC446C">
        <w:rPr>
          <w:rFonts w:cstheme="minorHAnsi"/>
        </w:rPr>
        <w:t>experience effect</w:t>
      </w:r>
      <w:r w:rsidR="003C184A">
        <w:rPr>
          <w:rFonts w:cstheme="minorHAnsi"/>
        </w:rPr>
        <w:fldChar w:fldCharType="begin"/>
      </w:r>
      <w:r w:rsidR="00D72CCF">
        <w:rPr>
          <w:rFonts w:cstheme="minorHAnsi"/>
        </w:rPr>
        <w:instrText xml:space="preserve"> ADDIN ZOTERO_ITEM CSL_CITATION {"citationID":"SIBpthvb","properties":{"formattedCitation":"\\super 40\\nosupersub{}","plainCitation":"40","noteIndex":0},"citationItems":[{"id":21507,"uris":["http://zotero.org/users/9157291/items/ASFLIA5W"],"itemData":{"id":21507,"type":"article-journal","container-title":"Joule","DOI":"10.1016/j.joule.2022.08.009","ISSN":"2542-4785,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D72CCF" w:rsidRPr="00D72CCF">
        <w:rPr>
          <w:rFonts w:ascii="Calibri" w:hAnsi="Calibri" w:cs="Calibri"/>
          <w:szCs w:val="24"/>
          <w:vertAlign w:val="superscript"/>
        </w:rPr>
        <w:t>40</w:t>
      </w:r>
      <w:r w:rsidR="003C184A">
        <w:rPr>
          <w:rFonts w:cstheme="minorHAnsi"/>
        </w:rPr>
        <w:fldChar w:fldCharType="end"/>
      </w:r>
      <w:r w:rsidR="003C184A" w:rsidRPr="002D4245">
        <w:rPr>
          <w:rFonts w:cstheme="minorHAnsi"/>
        </w:rPr>
        <w:t>.</w:t>
      </w:r>
      <w:r w:rsidR="00622B64" w:rsidRPr="00622B64">
        <w:t xml:space="preserve"> </w:t>
      </w:r>
      <w:r w:rsidR="00622B64">
        <w:t>It is estimated that the levelized cost of on-shore wind electricity will reduce from an average of 67 USD MWh</w:t>
      </w:r>
      <w:r w:rsidR="00622B64" w:rsidRPr="00F13C9A">
        <w:rPr>
          <w:vertAlign w:val="superscript"/>
        </w:rPr>
        <w:t>-1</w:t>
      </w:r>
      <w:r w:rsidR="00622B64">
        <w:t xml:space="preserve"> in 2019 to 40 USD MWh</w:t>
      </w:r>
      <w:r w:rsidR="00622B64" w:rsidRPr="00CC5DD7">
        <w:rPr>
          <w:vertAlign w:val="superscript"/>
        </w:rPr>
        <w:t>-1</w:t>
      </w:r>
      <w:r w:rsidR="00622B64">
        <w:t xml:space="preserve"> by 2030, thereby reducing the levelized cost of hydrogen from </w:t>
      </w:r>
      <w:r w:rsidR="00332EDC">
        <w:t>5.2-8.5 USD kg</w:t>
      </w:r>
      <w:r w:rsidR="00332EDC" w:rsidRPr="008378AF">
        <w:rPr>
          <w:vertAlign w:val="superscript"/>
        </w:rPr>
        <w:t>-1</w:t>
      </w:r>
      <w:r w:rsidR="00332EDC">
        <w:rPr>
          <w:vertAlign w:val="superscript"/>
        </w:rPr>
        <w:t xml:space="preserve"> </w:t>
      </w:r>
      <w:r w:rsidR="00622B64">
        <w:t>in 2019 to around 2.7 USD kg</w:t>
      </w:r>
      <w:r w:rsidR="00622B64" w:rsidRPr="00CC5DD7">
        <w:rPr>
          <w:vertAlign w:val="superscript"/>
        </w:rPr>
        <w:t>-1</w:t>
      </w:r>
      <w:r w:rsidR="00622B64">
        <w:t xml:space="preserve"> by 2030</w:t>
      </w:r>
      <w:r w:rsidR="00622B64">
        <w:fldChar w:fldCharType="begin"/>
      </w:r>
      <w:r w:rsidR="00D72CCF">
        <w:instrText xml:space="preserve"> ADDIN ZOTERO_ITEM CSL_CITATION {"citationID":"h6UgAJzl","properties":{"formattedCitation":"\\super 41\\nosupersub{}","plainCitation":"41","noteIndex":0},"citationItems":[{"id":893,"uris":["http://zotero.org/users/9157291/items/WE7RN482"],"itemData":{"id":893,"type":"article-journal","abstract":"In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00622B64">
        <w:fldChar w:fldCharType="separate"/>
      </w:r>
      <w:r w:rsidR="00D72CCF" w:rsidRPr="00D72CCF">
        <w:rPr>
          <w:rFonts w:ascii="Calibri" w:hAnsi="Calibri" w:cs="Calibri"/>
          <w:szCs w:val="24"/>
          <w:vertAlign w:val="superscript"/>
        </w:rPr>
        <w:t>41</w:t>
      </w:r>
      <w:r w:rsidR="00622B64">
        <w:fldChar w:fldCharType="end"/>
      </w:r>
      <w:r w:rsidR="00622B64">
        <w:t>.</w:t>
      </w:r>
      <w:r w:rsidR="001D2123" w:rsidRPr="001D2123">
        <w:t xml:space="preserve"> </w:t>
      </w:r>
      <w:r w:rsidR="001D2123">
        <w:t xml:space="preserve">Similarly, </w:t>
      </w:r>
      <w:r w:rsidR="00EE7557">
        <w:t xml:space="preserve">forecasts also indicate a </w:t>
      </w:r>
      <w:r w:rsidR="003B1ED0">
        <w:t xml:space="preserve">strong decrease </w:t>
      </w:r>
      <w:r w:rsidR="00EE7557">
        <w:t xml:space="preserve">in </w:t>
      </w:r>
      <w:r w:rsidR="001D2123">
        <w:t xml:space="preserve">the cost of solar PV-based electrolytic hydrogen </w:t>
      </w:r>
      <w:r w:rsidR="00EE7557">
        <w:t xml:space="preserve">and </w:t>
      </w:r>
      <w:r w:rsidR="003B1ED0">
        <w:t>electrolysers over the next deca</w:t>
      </w:r>
      <w:r w:rsidR="00C47C67">
        <w:t>d</w:t>
      </w:r>
      <w:r w:rsidR="003B1ED0">
        <w:t>e</w:t>
      </w:r>
      <w:r w:rsidR="00A2709F">
        <w:rPr>
          <w:rFonts w:cstheme="minorHAnsi"/>
        </w:rPr>
        <w:fldChar w:fldCharType="begin"/>
      </w:r>
      <w:r w:rsidR="00D72CCF">
        <w:rPr>
          <w:rFonts w:cstheme="minorHAnsi"/>
        </w:rPr>
        <w:instrText xml:space="preserve"> ADDIN ZOTERO_ITEM CSL_CITATION {"citationID":"voltNIfm","properties":{"formattedCitation":"\\super 40\\nosupersub{}","plainCitation":"40","noteIndex":0},"citationItems":[{"id":21507,"uris":["http://zotero.org/users/9157291/items/ASFLIA5W"],"itemData":{"id":21507,"type":"article-journal","container-title":"Joule","DOI":"10.1016/j.joule.2022.08.009","ISSN":"2542-4785,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A2709F">
        <w:rPr>
          <w:rFonts w:cstheme="minorHAnsi"/>
        </w:rPr>
        <w:fldChar w:fldCharType="separate"/>
      </w:r>
      <w:r w:rsidR="00D72CCF" w:rsidRPr="00D72CCF">
        <w:rPr>
          <w:rFonts w:ascii="Calibri" w:hAnsi="Calibri" w:cs="Calibri"/>
          <w:szCs w:val="24"/>
          <w:vertAlign w:val="superscript"/>
        </w:rPr>
        <w:t>40</w:t>
      </w:r>
      <w:r w:rsidR="00A2709F">
        <w:rPr>
          <w:rFonts w:cstheme="minorHAnsi"/>
        </w:rPr>
        <w:fldChar w:fldCharType="end"/>
      </w:r>
      <w:r w:rsidR="00A2709F">
        <w:t>.</w:t>
      </w:r>
      <w:r w:rsidR="003B1ED0">
        <w:t xml:space="preserve"> </w:t>
      </w:r>
      <w:r w:rsidR="005B110E">
        <w:rPr>
          <w:rFonts w:cstheme="minorHAnsi"/>
        </w:rPr>
        <w:t xml:space="preserve">Hence, it seems sensible to think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r w:rsidR="005B110E">
        <w:rPr>
          <w:rFonts w:cstheme="minorHAnsi"/>
        </w:rPr>
        <w:t>could be</w:t>
      </w:r>
      <w:r w:rsidR="003C184A" w:rsidRPr="002D4245">
        <w:rPr>
          <w:rFonts w:cstheme="minorHAnsi"/>
        </w:rPr>
        <w:t xml:space="preserve"> cost</w:t>
      </w:r>
      <w:r w:rsidR="009228F8">
        <w:rPr>
          <w:rFonts w:cstheme="minorHAnsi"/>
        </w:rPr>
        <w:noBreakHyphen/>
      </w:r>
      <w:r w:rsidR="003C184A" w:rsidRPr="002D4245">
        <w:rPr>
          <w:rFonts w:cstheme="minorHAnsi"/>
        </w:rPr>
        <w:t>competitive in the foreseeable future</w:t>
      </w:r>
      <w:r w:rsidR="000666BB">
        <w:rPr>
          <w:rFonts w:cstheme="minorHAnsi"/>
        </w:rPr>
        <w:t xml:space="preserve"> in E</w:t>
      </w:r>
      <w:r w:rsidR="008F219B">
        <w:rPr>
          <w:rFonts w:cstheme="minorHAnsi"/>
        </w:rPr>
        <w:t>urope</w:t>
      </w:r>
      <w:r w:rsidR="003C184A" w:rsidRPr="002D4245">
        <w:rPr>
          <w:rFonts w:cstheme="minorHAnsi"/>
        </w:rPr>
        <w:t>.</w:t>
      </w:r>
    </w:p>
    <w:p w14:paraId="0270BA86" w14:textId="145D27AC"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D72CCF">
        <w:rPr>
          <w:rFonts w:cstheme="minorHAnsi"/>
        </w:rPr>
        <w:instrText xml:space="preserve"> ADDIN ZOTERO_ITEM CSL_CITATION {"citationID":"qowpZTcy","properties":{"formattedCitation":"\\super 42\\nosupersub{}","plainCitation":"42","noteIndex":0},"citationItems":[{"id":17233,"uris":["http://zotero.org/users/9157291/items/97IRYBPV"],"itemData":{"id":17233,"type":"article-journal","abstract":"Our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D72CCF" w:rsidRPr="00D72CCF">
        <w:rPr>
          <w:rFonts w:ascii="Calibri" w:hAnsi="Calibri" w:cs="Calibri"/>
          <w:szCs w:val="24"/>
          <w:vertAlign w:val="superscript"/>
        </w:rPr>
        <w:t>42</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D72CCF">
        <w:rPr>
          <w:rFonts w:cstheme="minorHAnsi"/>
        </w:rPr>
        <w:instrText xml:space="preserve"> ADDIN ZOTERO_ITEM CSL_CITATION {"citationID":"I7dOfOej","properties":{"formattedCitation":"\\super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D72CCF" w:rsidRPr="00D72CCF">
        <w:rPr>
          <w:rFonts w:ascii="Calibri" w:hAnsi="Calibri" w:cs="Calibri"/>
          <w:szCs w:val="24"/>
          <w:vertAlign w:val="superscript"/>
        </w:rPr>
        <w:t>28</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D72CCF">
        <w:rPr>
          <w:rFonts w:cstheme="minorHAnsi"/>
        </w:rPr>
        <w:instrText xml:space="preserve"> ADDIN ZOTERO_ITEM CSL_CITATION {"citationID":"2cMQjTh2","properties":{"formattedCitation":"\\super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D72CCF" w:rsidRPr="00D72CCF">
        <w:rPr>
          <w:rFonts w:ascii="Calibri" w:hAnsi="Calibri" w:cs="Calibri"/>
          <w:szCs w:val="24"/>
          <w:vertAlign w:val="superscript"/>
        </w:rPr>
        <w:t>28</w:t>
      </w:r>
      <w:r w:rsidR="008722FD">
        <w:rPr>
          <w:rFonts w:cstheme="minorHAnsi"/>
        </w:rPr>
        <w:fldChar w:fldCharType="end"/>
      </w:r>
      <w:r w:rsidR="008722FD">
        <w:rPr>
          <w:rFonts w:cstheme="minorHAnsi"/>
        </w:rPr>
        <w:t>.</w:t>
      </w:r>
      <w:r w:rsidR="00A01693">
        <w:rPr>
          <w:rFonts w:cstheme="minorHAnsi"/>
        </w:rPr>
        <w:t xml:space="preserve"> </w:t>
      </w:r>
      <w:commentRangeStart w:id="346"/>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r w:rsidR="005B110E">
        <w:rPr>
          <w:rFonts w:cstheme="minorHAnsi"/>
        </w:rPr>
        <w:t xml:space="preserve">be forced to </w:t>
      </w:r>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r w:rsidR="005B110E">
        <w:rPr>
          <w:rFonts w:cstheme="minorHAnsi"/>
        </w:rPr>
        <w:t>deploying domestic</w:t>
      </w:r>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r w:rsidR="005B110E">
        <w:rPr>
          <w:rFonts w:cstheme="minorHAnsi"/>
        </w:rPr>
        <w:t xml:space="preserve">have very strong </w:t>
      </w:r>
      <w:r w:rsidR="005755B3">
        <w:rPr>
          <w:rFonts w:cstheme="minorHAnsi"/>
        </w:rPr>
        <w:t xml:space="preserve">socio-economic </w:t>
      </w:r>
      <w:r w:rsidR="005B110E">
        <w:rPr>
          <w:rFonts w:cstheme="minorHAnsi"/>
        </w:rPr>
        <w:t xml:space="preserve">implications </w:t>
      </w:r>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D72CCF">
        <w:rPr>
          <w:rFonts w:cstheme="minorHAnsi"/>
        </w:rPr>
        <w:instrText xml:space="preserve"> ADDIN ZOTERO_ITEM CSL_CITATION {"citationID":"wmYXx5pI","properties":{"formattedCitation":"\\super 43\\nosupersub{}","plainCitation":"43","noteIndex":0},"citationItems":[{"id":17167,"uris":["http://zotero.org/users/9157291/items/44HGAMH3"],"itemData":{"id":17167,"type":"report","title":"The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D72CCF" w:rsidRPr="00D72CCF">
        <w:rPr>
          <w:rFonts w:ascii="Calibri" w:hAnsi="Calibri" w:cs="Calibri"/>
          <w:szCs w:val="24"/>
          <w:vertAlign w:val="superscript"/>
        </w:rPr>
        <w:t>43</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r w:rsidR="0089103C">
        <w:rPr>
          <w:rFonts w:cstheme="minorHAnsi"/>
        </w:rPr>
        <w:t xml:space="preserve">likely </w:t>
      </w:r>
      <w:r w:rsidR="005B110E">
        <w:rPr>
          <w:rFonts w:cstheme="minorHAnsi"/>
        </w:rPr>
        <w:t xml:space="preserve">weaken </w:t>
      </w:r>
      <w:r w:rsidR="000A27D1">
        <w:rPr>
          <w:rFonts w:cstheme="minorHAnsi"/>
        </w:rPr>
        <w:t>Europe’s</w:t>
      </w:r>
      <w:r w:rsidR="005B110E">
        <w:rPr>
          <w:rFonts w:cstheme="minorHAnsi"/>
        </w:rPr>
        <w:t xml:space="preserve"> </w:t>
      </w:r>
      <w:r w:rsidR="0089103C">
        <w:rPr>
          <w:rFonts w:cstheme="minorHAnsi"/>
        </w:rPr>
        <w:t>leading role in chemicals production</w:t>
      </w:r>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r w:rsidR="0089103C">
        <w:rPr>
          <w:rFonts w:cstheme="minorHAnsi"/>
        </w:rPr>
        <w:t xml:space="preserve">would be particularly critical in the case of </w:t>
      </w:r>
      <w:r w:rsidR="00967878" w:rsidRPr="00967878">
        <w:rPr>
          <w:rFonts w:cstheme="minorHAnsi"/>
        </w:rPr>
        <w:t>ammonia</w:t>
      </w:r>
      <w:r w:rsidR="0089103C">
        <w:rPr>
          <w:rFonts w:cstheme="minorHAnsi"/>
        </w:rPr>
        <w:t>, an essential product to</w:t>
      </w:r>
      <w:r w:rsidR="00967878" w:rsidRPr="00967878">
        <w:rPr>
          <w:rFonts w:cstheme="minorHAnsi"/>
        </w:rPr>
        <w:t xml:space="preserve"> ensur</w:t>
      </w:r>
      <w:r w:rsidR="0089103C">
        <w:rPr>
          <w:rFonts w:cstheme="minorHAnsi"/>
        </w:rPr>
        <w:t>e</w:t>
      </w:r>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921238" w:rsidRPr="00921238">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D72CCF">
        <w:rPr>
          <w:rFonts w:cstheme="minorHAnsi"/>
        </w:rPr>
        <w:instrText xml:space="preserve"> ADDIN ZOTERO_ITEM CSL_CITATION {"citationID":"pJ4R1O14","properties":{"formattedCitation":"\\super 43\\nosupersub{}","plainCitation":"43","noteIndex":0},"citationItems":[{"id":17167,"uris":["http://zotero.org/users/9157291/items/44HGAMH3"],"itemData":{"id":17167,"type":"report","title":"The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D72CCF" w:rsidRPr="00D72CCF">
        <w:rPr>
          <w:rFonts w:ascii="Calibri" w:hAnsi="Calibri" w:cs="Calibri"/>
          <w:szCs w:val="24"/>
          <w:vertAlign w:val="superscript"/>
        </w:rPr>
        <w:t>43</w:t>
      </w:r>
      <w:r w:rsidR="00A77C09">
        <w:rPr>
          <w:rFonts w:cstheme="minorHAnsi"/>
        </w:rPr>
        <w:fldChar w:fldCharType="end"/>
      </w:r>
      <w:r w:rsidR="00A77C09">
        <w:rPr>
          <w:rFonts w:cstheme="minorHAnsi"/>
        </w:rPr>
        <w:t xml:space="preserve">, which </w:t>
      </w:r>
      <w:r w:rsidR="0089103C">
        <w:rPr>
          <w:rFonts w:cstheme="minorHAnsi"/>
        </w:rPr>
        <w:t>would face an uncertain scenario.</w:t>
      </w:r>
      <w:commentRangeEnd w:id="346"/>
      <w:r w:rsidR="0089103C">
        <w:rPr>
          <w:rStyle w:val="CommentReference"/>
        </w:rPr>
        <w:commentReference w:id="346"/>
      </w:r>
    </w:p>
    <w:p w14:paraId="6D273C6A" w14:textId="5ACD3A3D" w:rsidR="00703835" w:rsidRDefault="0064314B" w:rsidP="001E7F75">
      <w:pPr>
        <w:rPr>
          <w:ins w:id="347" w:author="Martin Fernandez  Antonio José" w:date="2023-02-23T11:57:00Z"/>
          <w:rFonts w:cstheme="minorHAnsi"/>
          <w:iCs/>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D72CCF">
        <w:rPr>
          <w:rFonts w:cstheme="minorHAnsi"/>
        </w:rPr>
        <w:instrText xml:space="preserve"> ADDIN ZOTERO_ITEM CSL_CITATION {"citationID":"fZNn97kP","properties":{"formattedCitation":"\\super 44\\nosupersub{}","plainCitation":"44","noteIndex":0},"citationItems":[{"id":30053,"uris":["http://zotero.org/users/9157291/items/RIWZTV2J"],"itemData":{"id":30053,"type":"report","publisher":"COM(2021)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D72CCF" w:rsidRPr="00D72CCF">
        <w:rPr>
          <w:rFonts w:ascii="Calibri" w:hAnsi="Calibri" w:cs="Calibri"/>
          <w:szCs w:val="24"/>
          <w:vertAlign w:val="superscript"/>
        </w:rPr>
        <w:t>44</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89103C">
        <w:rPr>
          <w:rFonts w:cstheme="minorHAnsi"/>
        </w:rPr>
        <w:t>insufficient to meet</w:t>
      </w:r>
      <w:r w:rsidR="004433BC">
        <w:rPr>
          <w:rFonts w:cstheme="minorHAnsi"/>
        </w:rPr>
        <w:t xml:space="preserve"> the targets</w:t>
      </w:r>
      <w:bookmarkStart w:id="348" w:name="_Hlk124931906"/>
      <w:r w:rsidR="00CA2A49">
        <w:rPr>
          <w:rFonts w:cstheme="minorHAnsi"/>
        </w:rPr>
        <w:fldChar w:fldCharType="begin"/>
      </w:r>
      <w:r w:rsidR="00D72CCF">
        <w:rPr>
          <w:rFonts w:cstheme="minorHAnsi"/>
        </w:rPr>
        <w:instrText xml:space="preserve"> ADDIN ZOTERO_ITEM CSL_CITATION {"citationID":"NMJEjUZd","properties":{"formattedCitation":"\\super 45\\nosupersub{}","plainCitation":"45","noteIndex":0},"citationItems":[{"id":29217,"uris":["http://zotero.org/users/9157291/items/KAICFIWB"],"itemData":{"id":29217,"type":"article-journal","abstract":"Reaching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D72CCF" w:rsidRPr="00D72CCF">
        <w:rPr>
          <w:rFonts w:ascii="Calibri" w:hAnsi="Calibri" w:cs="Calibri"/>
          <w:szCs w:val="24"/>
          <w:vertAlign w:val="superscript"/>
        </w:rPr>
        <w:t>45</w:t>
      </w:r>
      <w:r w:rsidR="00CA2A49">
        <w:rPr>
          <w:rFonts w:cstheme="minorHAnsi"/>
        </w:rPr>
        <w:fldChar w:fldCharType="end"/>
      </w:r>
      <w:bookmarkEnd w:id="348"/>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D72CCF">
        <w:rPr>
          <w:rFonts w:cstheme="minorHAnsi"/>
        </w:rPr>
        <w:instrText xml:space="preserve"> ADDIN ZOTERO_ITEM CSL_CITATION {"citationID":"ahjMIKXT","properties":{"formattedCitation":"\\super 45\\nosupersub{}","plainCitation":"45","noteIndex":0},"citationItems":[{"id":29217,"uris":["http://zotero.org/users/9157291/items/KAICFIWB"],"itemData":{"id":29217,"type":"article-journal","abstract":"Reaching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D72CCF" w:rsidRPr="00D72CCF">
        <w:rPr>
          <w:rFonts w:ascii="Calibri" w:hAnsi="Calibri" w:cs="Calibri"/>
          <w:szCs w:val="24"/>
          <w:vertAlign w:val="superscript"/>
        </w:rPr>
        <w:t>45</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r w:rsidR="0089103C">
        <w:rPr>
          <w:rFonts w:cstheme="minorHAnsi"/>
        </w:rPr>
        <w:t>as particularly appealing to</w:t>
      </w:r>
      <w:r w:rsidR="005F4BCC" w:rsidRPr="00F27D34">
        <w:rPr>
          <w:rFonts w:cstheme="minorHAnsi"/>
        </w:rPr>
        <w:t xml:space="preserve"> lower the</w:t>
      </w:r>
      <w:r w:rsidR="0089103C">
        <w:rPr>
          <w:rFonts w:cstheme="minorHAnsi"/>
        </w:rPr>
        <w:t xml:space="preserve"> carbon</w:t>
      </w:r>
      <w:r w:rsidR="005F4BCC" w:rsidRPr="00F27D34">
        <w:rPr>
          <w:rFonts w:cstheme="minorHAnsi"/>
        </w:rPr>
        <w:t xml:space="preserve"> </w:t>
      </w:r>
      <w:r w:rsidR="0089103C">
        <w:rPr>
          <w:rFonts w:cstheme="minorHAnsi"/>
        </w:rPr>
        <w:t>footprint of</w:t>
      </w:r>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89103C">
        <w:rPr>
          <w:rFonts w:cstheme="minorHAnsi"/>
        </w:rPr>
        <w:t xml:space="preserve"> driven by market forces rather than by incentives</w:t>
      </w:r>
      <w:r w:rsidR="005F4BCC" w:rsidRPr="00F27D34">
        <w:rPr>
          <w:rFonts w:cstheme="minorHAnsi"/>
        </w:rPr>
        <w:t>.</w:t>
      </w:r>
      <w:r w:rsidR="000666BB">
        <w:rPr>
          <w:rFonts w:cstheme="minorHAnsi"/>
        </w:rPr>
        <w:t xml:space="preserve"> Hence,</w:t>
      </w:r>
      <w:r w:rsidR="00223E0E" w:rsidRPr="00F27D34">
        <w:rPr>
          <w:rFonts w:cstheme="minorHAnsi"/>
        </w:rPr>
        <w:t xml:space="preserve"> </w:t>
      </w:r>
      <w:r w:rsidR="000666BB">
        <w:rPr>
          <w:rFonts w:cstheme="minorHAnsi"/>
        </w:rPr>
        <w:t>i</w:t>
      </w:r>
      <w:r w:rsidR="00223E0E">
        <w:rPr>
          <w:rFonts w:cstheme="minorHAnsi"/>
        </w:rPr>
        <w:t xml:space="preserve">n addition to </w:t>
      </w:r>
      <w:r w:rsidR="0089103C">
        <w:rPr>
          <w:rFonts w:cstheme="minorHAnsi"/>
        </w:rPr>
        <w:t xml:space="preserve">improving </w:t>
      </w:r>
      <w:r w:rsidR="00223E0E">
        <w:rPr>
          <w:rFonts w:cstheme="minorHAnsi"/>
        </w:rPr>
        <w:t xml:space="preserve">supply security, green ammonia and methanol could help the European chemical industry </w:t>
      </w:r>
      <w:r w:rsidR="0089103C">
        <w:rPr>
          <w:rFonts w:cstheme="minorHAnsi"/>
        </w:rPr>
        <w:t>curb</w:t>
      </w:r>
      <w:r w:rsidR="00223E0E">
        <w:rPr>
          <w:rFonts w:cstheme="minorHAnsi"/>
        </w:rPr>
        <w:t xml:space="preserve"> GHG emissions at a negative mitigation cost</w:t>
      </w:r>
      <w:r w:rsidR="00223E0E" w:rsidRPr="000666BB">
        <w:rPr>
          <w:rFonts w:cstheme="minorHAnsi"/>
        </w:rPr>
        <w:t xml:space="preserve">, </w:t>
      </w:r>
      <w:r w:rsidR="000666BB">
        <w:rPr>
          <w:rFonts w:cstheme="minorHAnsi"/>
          <w:iCs/>
        </w:rPr>
        <w:t>in contrast to expensive NETs, which also face socio-political challenges.</w:t>
      </w:r>
    </w:p>
    <w:p w14:paraId="4092C185" w14:textId="34EC2DA8" w:rsidR="009627B8" w:rsidRDefault="007628D4" w:rsidP="001E7F75">
      <w:pPr>
        <w:rPr>
          <w:rFonts w:cstheme="minorHAnsi"/>
          <w:iCs/>
        </w:rPr>
      </w:pPr>
      <w:ins w:id="349" w:author="Martin Fernandez  Antonio José" w:date="2023-02-23T15:17:00Z">
        <w:r>
          <w:rPr>
            <w:rFonts w:cstheme="minorHAnsi"/>
            <w:iCs/>
          </w:rPr>
          <w:t xml:space="preserve">A </w:t>
        </w:r>
        <w:proofErr w:type="gramStart"/>
        <w:r>
          <w:rPr>
            <w:rFonts w:cstheme="minorHAnsi"/>
            <w:iCs/>
          </w:rPr>
          <w:t>longer term</w:t>
        </w:r>
        <w:proofErr w:type="gramEnd"/>
        <w:r>
          <w:rPr>
            <w:rFonts w:cstheme="minorHAnsi"/>
            <w:iCs/>
          </w:rPr>
          <w:t xml:space="preserve"> advantage will be gained if a</w:t>
        </w:r>
      </w:ins>
      <w:ins w:id="350" w:author="Martin Fernandez  Antonio José" w:date="2023-02-23T13:04:00Z">
        <w:r w:rsidR="00C32BEA">
          <w:rPr>
            <w:rFonts w:cstheme="minorHAnsi"/>
            <w:iCs/>
          </w:rPr>
          <w:t xml:space="preserve"> fraction of this decisive investment</w:t>
        </w:r>
      </w:ins>
      <w:ins w:id="351" w:author="Martin Fernandez  Antonio José" w:date="2023-02-23T15:17:00Z">
        <w:r>
          <w:rPr>
            <w:rFonts w:cstheme="minorHAnsi"/>
            <w:iCs/>
          </w:rPr>
          <w:t xml:space="preserve"> is </w:t>
        </w:r>
      </w:ins>
      <w:ins w:id="352" w:author="Martin Fernandez  Antonio José" w:date="2023-02-23T13:04:00Z">
        <w:r w:rsidR="00C32BEA">
          <w:rPr>
            <w:rFonts w:cstheme="minorHAnsi"/>
            <w:iCs/>
          </w:rPr>
          <w:t xml:space="preserve">channelled </w:t>
        </w:r>
      </w:ins>
      <w:ins w:id="353" w:author="Martin Fernandez  Antonio José" w:date="2023-02-23T13:05:00Z">
        <w:r w:rsidR="00C32BEA">
          <w:rPr>
            <w:rFonts w:cstheme="minorHAnsi"/>
            <w:iCs/>
          </w:rPr>
          <w:t xml:space="preserve">toward </w:t>
        </w:r>
      </w:ins>
      <w:ins w:id="354" w:author="Martin Fernandez  Antonio José" w:date="2023-02-23T14:01:00Z">
        <w:r w:rsidR="006334CD">
          <w:rPr>
            <w:rFonts w:cstheme="minorHAnsi"/>
            <w:iCs/>
          </w:rPr>
          <w:t xml:space="preserve">research and development, </w:t>
        </w:r>
      </w:ins>
      <w:ins w:id="355" w:author="Martin Fernandez  Antonio José" w:date="2023-02-23T13:56:00Z">
        <w:r w:rsidR="00956C83">
          <w:rPr>
            <w:rFonts w:cstheme="minorHAnsi"/>
            <w:iCs/>
          </w:rPr>
          <w:t>boosting performance of</w:t>
        </w:r>
      </w:ins>
      <w:ins w:id="356" w:author="Martin Fernandez  Antonio José" w:date="2023-02-23T13:05:00Z">
        <w:r w:rsidR="00C32BEA">
          <w:rPr>
            <w:rFonts w:cstheme="minorHAnsi"/>
            <w:iCs/>
          </w:rPr>
          <w:t xml:space="preserve"> water electrolysis</w:t>
        </w:r>
      </w:ins>
      <w:ins w:id="357" w:author="Martin Fernandez  Antonio José" w:date="2023-02-23T14:01:00Z">
        <w:r w:rsidR="006334CD">
          <w:rPr>
            <w:rFonts w:cstheme="minorHAnsi"/>
            <w:iCs/>
          </w:rPr>
          <w:t xml:space="preserve"> -</w:t>
        </w:r>
      </w:ins>
      <w:ins w:id="358" w:author="Martin Fernandez  Antonio José" w:date="2023-02-23T13:05:00Z">
        <w:r w:rsidR="00C32BEA">
          <w:rPr>
            <w:rFonts w:cstheme="minorHAnsi"/>
            <w:iCs/>
          </w:rPr>
          <w:t>as a key element of green Haber-Bosch</w:t>
        </w:r>
      </w:ins>
      <w:ins w:id="359" w:author="Martin Fernandez  Antonio José" w:date="2023-02-23T14:01:00Z">
        <w:r w:rsidR="006334CD">
          <w:rPr>
            <w:rFonts w:cstheme="minorHAnsi"/>
            <w:iCs/>
          </w:rPr>
          <w:t>-</w:t>
        </w:r>
      </w:ins>
      <w:ins w:id="360" w:author="Martin Fernandez  Antonio José" w:date="2023-02-23T13:05:00Z">
        <w:r w:rsidR="00C32BEA">
          <w:rPr>
            <w:rFonts w:cstheme="minorHAnsi"/>
            <w:iCs/>
          </w:rPr>
          <w:t xml:space="preserve">, </w:t>
        </w:r>
      </w:ins>
      <w:ins w:id="361" w:author="Martin Fernandez  Antonio José" w:date="2023-02-23T14:00:00Z">
        <w:r w:rsidR="00956C83">
          <w:rPr>
            <w:rFonts w:cstheme="minorHAnsi"/>
            <w:iCs/>
          </w:rPr>
          <w:t>direct N</w:t>
        </w:r>
        <w:r w:rsidR="00956C83" w:rsidRPr="00956C83">
          <w:rPr>
            <w:rFonts w:cstheme="minorHAnsi"/>
            <w:iCs/>
            <w:vertAlign w:val="subscript"/>
            <w:rPrChange w:id="362" w:author="Martin Fernandez  Antonio José" w:date="2023-02-23T14:00:00Z">
              <w:rPr>
                <w:rFonts w:cstheme="minorHAnsi"/>
                <w:iCs/>
              </w:rPr>
            </w:rPrChange>
          </w:rPr>
          <w:t>2</w:t>
        </w:r>
        <w:r w:rsidR="00956C83">
          <w:rPr>
            <w:rFonts w:cstheme="minorHAnsi"/>
            <w:iCs/>
          </w:rPr>
          <w:t xml:space="preserve"> electroreduction</w:t>
        </w:r>
      </w:ins>
      <w:ins w:id="363" w:author="Martin Fernandez  Antonio José" w:date="2023-02-23T14:01:00Z">
        <w:r w:rsidR="006334CD">
          <w:rPr>
            <w:rFonts w:cstheme="minorHAnsi"/>
            <w:iCs/>
          </w:rPr>
          <w:t>,</w:t>
        </w:r>
      </w:ins>
      <w:ins w:id="364" w:author="Martin Fernandez  Antonio José" w:date="2023-02-23T15:18:00Z">
        <w:r>
          <w:rPr>
            <w:rFonts w:cstheme="minorHAnsi"/>
            <w:iCs/>
          </w:rPr>
          <w:t xml:space="preserve"> and</w:t>
        </w:r>
      </w:ins>
      <w:ins w:id="365" w:author="Martin Fernandez  Antonio José" w:date="2023-02-23T14:00:00Z">
        <w:r w:rsidR="00956C83">
          <w:rPr>
            <w:rFonts w:cstheme="minorHAnsi"/>
            <w:iCs/>
          </w:rPr>
          <w:t xml:space="preserve"> </w:t>
        </w:r>
      </w:ins>
      <w:ins w:id="366" w:author="Martin Fernandez  Antonio José" w:date="2023-02-23T13:41:00Z">
        <w:r w:rsidR="00BB4BDA">
          <w:rPr>
            <w:rFonts w:cstheme="minorHAnsi"/>
            <w:iCs/>
          </w:rPr>
          <w:t xml:space="preserve">direct </w:t>
        </w:r>
      </w:ins>
      <w:ins w:id="367" w:author="Martin Fernandez  Antonio José" w:date="2023-02-23T13:06:00Z">
        <w:r w:rsidR="00C32BEA">
          <w:rPr>
            <w:rFonts w:cstheme="minorHAnsi"/>
            <w:iCs/>
          </w:rPr>
          <w:t>CO</w:t>
        </w:r>
        <w:r w:rsidR="00C32BEA" w:rsidRPr="00C32BEA">
          <w:rPr>
            <w:rFonts w:cstheme="minorHAnsi"/>
            <w:iCs/>
            <w:vertAlign w:val="subscript"/>
            <w:rPrChange w:id="368" w:author="Martin Fernandez  Antonio José" w:date="2023-02-23T13:06:00Z">
              <w:rPr>
                <w:rFonts w:cstheme="minorHAnsi"/>
                <w:iCs/>
              </w:rPr>
            </w:rPrChange>
          </w:rPr>
          <w:t>2</w:t>
        </w:r>
        <w:r w:rsidR="00C32BEA">
          <w:rPr>
            <w:rFonts w:cstheme="minorHAnsi"/>
            <w:iCs/>
          </w:rPr>
          <w:t xml:space="preserve"> hydrogenation. </w:t>
        </w:r>
      </w:ins>
      <w:ins w:id="369" w:author="Martin Fernandez  Antonio José" w:date="2023-02-23T14:53:00Z">
        <w:r w:rsidR="009302D3">
          <w:rPr>
            <w:rFonts w:cstheme="minorHAnsi"/>
            <w:iCs/>
          </w:rPr>
          <w:t>All these</w:t>
        </w:r>
      </w:ins>
      <w:ins w:id="370" w:author="Martin Fernandez  Antonio José" w:date="2023-02-23T15:18:00Z">
        <w:r>
          <w:rPr>
            <w:rFonts w:cstheme="minorHAnsi"/>
            <w:iCs/>
          </w:rPr>
          <w:t xml:space="preserve"> </w:t>
        </w:r>
      </w:ins>
      <w:ins w:id="371" w:author="Martin Fernandez  Antonio José" w:date="2023-02-23T14:53:00Z">
        <w:r w:rsidR="009302D3">
          <w:rPr>
            <w:rFonts w:cstheme="minorHAnsi"/>
            <w:iCs/>
          </w:rPr>
          <w:t>technologies have potential for mid- to large</w:t>
        </w:r>
      </w:ins>
      <w:ins w:id="372" w:author="Martin Fernandez  Antonio José" w:date="2023-02-23T14:54:00Z">
        <w:r w:rsidR="009302D3">
          <w:rPr>
            <w:rFonts w:cstheme="minorHAnsi"/>
            <w:iCs/>
          </w:rPr>
          <w:t xml:space="preserve"> efficiency enhancement upon overcoming </w:t>
        </w:r>
      </w:ins>
      <w:ins w:id="373" w:author="Martin Fernandez  Antonio José" w:date="2023-02-23T14:55:00Z">
        <w:r w:rsidR="009302D3">
          <w:rPr>
            <w:rFonts w:cstheme="minorHAnsi"/>
            <w:iCs/>
          </w:rPr>
          <w:t>some key limitations</w:t>
        </w:r>
      </w:ins>
      <w:ins w:id="374" w:author="Martin Fernandez  Antonio José" w:date="2023-02-23T14:56:00Z">
        <w:r w:rsidR="009302D3">
          <w:rPr>
            <w:rFonts w:cstheme="minorHAnsi"/>
            <w:iCs/>
          </w:rPr>
          <w:t xml:space="preserve"> related to catalyst design</w:t>
        </w:r>
      </w:ins>
      <w:ins w:id="375" w:author="Martin Fernandez  Antonio José" w:date="2023-02-23T14:55:00Z">
        <w:r w:rsidR="009302D3">
          <w:rPr>
            <w:rFonts w:cstheme="minorHAnsi"/>
            <w:iCs/>
          </w:rPr>
          <w:t>.</w:t>
        </w:r>
      </w:ins>
      <w:ins w:id="376" w:author="Martin Fernandez  Antonio José" w:date="2023-02-23T14:53:00Z">
        <w:r w:rsidR="009302D3">
          <w:rPr>
            <w:rFonts w:cstheme="minorHAnsi"/>
            <w:iCs/>
          </w:rPr>
          <w:t xml:space="preserve"> </w:t>
        </w:r>
      </w:ins>
      <w:ins w:id="377" w:author="Martin Fernandez  Antonio José" w:date="2023-02-23T13:06:00Z">
        <w:r w:rsidR="00C32BEA">
          <w:rPr>
            <w:rFonts w:cstheme="minorHAnsi"/>
          </w:rPr>
          <w:t xml:space="preserve">The technological maturity </w:t>
        </w:r>
      </w:ins>
      <w:ins w:id="378" w:author="Martin Fernandez  Antonio José" w:date="2023-02-23T13:07:00Z">
        <w:r w:rsidR="00CB7E33">
          <w:rPr>
            <w:rFonts w:cstheme="minorHAnsi"/>
          </w:rPr>
          <w:t>of</w:t>
        </w:r>
      </w:ins>
      <w:ins w:id="379" w:author="Martin Fernandez  Antonio José" w:date="2023-02-23T13:06:00Z">
        <w:r w:rsidR="00CB7E33">
          <w:rPr>
            <w:rFonts w:cstheme="minorHAnsi"/>
          </w:rPr>
          <w:t xml:space="preserve"> water electrolysers </w:t>
        </w:r>
        <w:r w:rsidR="00C32BEA">
          <w:rPr>
            <w:rFonts w:cstheme="minorHAnsi"/>
          </w:rPr>
          <w:t xml:space="preserve">will be </w:t>
        </w:r>
      </w:ins>
      <w:ins w:id="380" w:author="Martin Fernandez  Antonio José" w:date="2023-02-23T14:03:00Z">
        <w:r w:rsidR="006334CD">
          <w:rPr>
            <w:rFonts w:cstheme="minorHAnsi"/>
          </w:rPr>
          <w:t xml:space="preserve">displayed by lower </w:t>
        </w:r>
      </w:ins>
      <w:ins w:id="381" w:author="Martin Fernandez  Antonio José" w:date="2023-02-23T13:06:00Z">
        <w:r w:rsidR="00C32BEA">
          <w:rPr>
            <w:rFonts w:cstheme="minorHAnsi"/>
          </w:rPr>
          <w:t>cell voltages</w:t>
        </w:r>
      </w:ins>
      <w:ins w:id="382" w:author="Martin Fernandez  Antonio José" w:date="2023-02-23T15:18:00Z">
        <w:r w:rsidR="00291005">
          <w:rPr>
            <w:rFonts w:cstheme="minorHAnsi"/>
          </w:rPr>
          <w:t xml:space="preserve"> mainly</w:t>
        </w:r>
      </w:ins>
      <w:ins w:id="383" w:author="Martin Fernandez  Antonio José" w:date="2023-02-23T13:06:00Z">
        <w:r w:rsidR="00C32BEA">
          <w:rPr>
            <w:rFonts w:cstheme="minorHAnsi"/>
          </w:rPr>
          <w:t xml:space="preserve"> arising from optimized anodes, </w:t>
        </w:r>
      </w:ins>
      <w:ins w:id="384" w:author="Martin Fernandez  Antonio José" w:date="2023-02-23T15:19:00Z">
        <w:r w:rsidR="00291005">
          <w:rPr>
            <w:rFonts w:cstheme="minorHAnsi"/>
          </w:rPr>
          <w:t xml:space="preserve">ideally containing </w:t>
        </w:r>
      </w:ins>
      <w:ins w:id="385" w:author="Martin Fernandez  Antonio José" w:date="2023-02-23T13:07:00Z">
        <w:r w:rsidR="00CB7E33">
          <w:rPr>
            <w:rFonts w:cstheme="minorHAnsi"/>
          </w:rPr>
          <w:t xml:space="preserve">catalysts with </w:t>
        </w:r>
      </w:ins>
      <w:ins w:id="386" w:author="Martin Fernandez  Antonio José" w:date="2023-02-23T13:06:00Z">
        <w:r w:rsidR="00C32BEA">
          <w:rPr>
            <w:rFonts w:cstheme="minorHAnsi"/>
          </w:rPr>
          <w:t xml:space="preserve">lower Pt-group metal </w:t>
        </w:r>
        <w:commentRangeStart w:id="387"/>
        <w:commentRangeStart w:id="388"/>
        <w:r w:rsidR="00C32BEA">
          <w:rPr>
            <w:rFonts w:cstheme="minorHAnsi"/>
          </w:rPr>
          <w:t>content</w:t>
        </w:r>
        <w:commentRangeEnd w:id="387"/>
        <w:r w:rsidR="00C32BEA">
          <w:rPr>
            <w:rStyle w:val="CommentReference"/>
          </w:rPr>
          <w:commentReference w:id="387"/>
        </w:r>
      </w:ins>
      <w:commentRangeEnd w:id="388"/>
      <w:r w:rsidR="00D631DE">
        <w:rPr>
          <w:rStyle w:val="CommentReference"/>
        </w:rPr>
        <w:commentReference w:id="388"/>
      </w:r>
      <w:r w:rsidR="00D631DE">
        <w:rPr>
          <w:rFonts w:cstheme="minorHAnsi"/>
        </w:rPr>
        <w:fldChar w:fldCharType="begin"/>
      </w:r>
      <w:r w:rsidR="00D631DE">
        <w:rPr>
          <w:rFonts w:cstheme="minorHAnsi"/>
        </w:rPr>
        <w:instrText xml:space="preserve"> ADDIN ZOTERO_ITEM CSL_CITATION {"citationID":"zVrxVJYu","properties":{"formattedCitation":"\\super 46,47\\nosupersub{}","plainCitation":"46,47","noteIndex":0},"citationItems":[{"id":31776,"uris":["http://zotero.org/users/9157291/items/QSNU36QI"],"itemData":{"id":31776,"type":"article-journal","abstract":"Electrochemistry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M."}],"issued":{"date-parts":[["2022",10,27]]}}},{"id":31778,"uris":["http://zotero.org/users/9157291/items/XLRY476D"],"itemData":{"id":31778,"type":"article-journal","abstract":"Replacing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00D631DE">
        <w:rPr>
          <w:rFonts w:cstheme="minorHAnsi"/>
        </w:rPr>
        <w:fldChar w:fldCharType="separate"/>
      </w:r>
      <w:r w:rsidR="00D631DE" w:rsidRPr="00D631DE">
        <w:rPr>
          <w:rFonts w:ascii="Calibri" w:hAnsi="Calibri" w:cs="Calibri"/>
          <w:szCs w:val="24"/>
          <w:vertAlign w:val="superscript"/>
        </w:rPr>
        <w:t>46,47</w:t>
      </w:r>
      <w:r w:rsidR="00D631DE">
        <w:rPr>
          <w:rFonts w:cstheme="minorHAnsi"/>
        </w:rPr>
        <w:fldChar w:fldCharType="end"/>
      </w:r>
      <w:ins w:id="389" w:author="Martin Fernandez  Antonio José" w:date="2023-02-23T13:06:00Z">
        <w:r w:rsidR="00C32BEA">
          <w:rPr>
            <w:rFonts w:cstheme="minorHAnsi"/>
          </w:rPr>
          <w:t>.</w:t>
        </w:r>
      </w:ins>
      <w:ins w:id="390" w:author="Martin Fernandez  Antonio José" w:date="2023-02-23T13:07:00Z">
        <w:r w:rsidR="00CB7E33">
          <w:rPr>
            <w:rFonts w:cstheme="minorHAnsi"/>
          </w:rPr>
          <w:t xml:space="preserve"> </w:t>
        </w:r>
      </w:ins>
      <w:ins w:id="391" w:author="Martin Fernandez  Antonio José" w:date="2023-02-23T14:55:00Z">
        <w:r w:rsidR="009302D3">
          <w:rPr>
            <w:rFonts w:cstheme="minorHAnsi"/>
          </w:rPr>
          <w:t xml:space="preserve">A step behind in terms of </w:t>
        </w:r>
      </w:ins>
      <w:ins w:id="392" w:author="Martin Fernandez  Antonio José" w:date="2023-02-23T15:08:00Z">
        <w:r w:rsidR="002D0462">
          <w:rPr>
            <w:rFonts w:cstheme="minorHAnsi"/>
          </w:rPr>
          <w:t>development</w:t>
        </w:r>
      </w:ins>
      <w:ins w:id="393" w:author="Martin Fernandez  Antonio José" w:date="2023-02-23T14:55:00Z">
        <w:r w:rsidR="009302D3">
          <w:rPr>
            <w:rFonts w:cstheme="minorHAnsi"/>
          </w:rPr>
          <w:t>, t</w:t>
        </w:r>
      </w:ins>
      <w:ins w:id="394" w:author="Martin Fernandez  Antonio José" w:date="2023-02-23T14:04:00Z">
        <w:r w:rsidR="006334CD">
          <w:rPr>
            <w:rFonts w:cstheme="minorHAnsi"/>
          </w:rPr>
          <w:t>he electrocatalytic reduction of N</w:t>
        </w:r>
        <w:r w:rsidR="006334CD" w:rsidRPr="006334CD">
          <w:rPr>
            <w:rFonts w:cstheme="minorHAnsi"/>
            <w:vertAlign w:val="subscript"/>
            <w:rPrChange w:id="395" w:author="Martin Fernandez  Antonio José" w:date="2023-02-23T14:04:00Z">
              <w:rPr>
                <w:rFonts w:cstheme="minorHAnsi"/>
              </w:rPr>
            </w:rPrChange>
          </w:rPr>
          <w:t>2</w:t>
        </w:r>
        <w:r w:rsidR="006334CD">
          <w:rPr>
            <w:rFonts w:cstheme="minorHAnsi"/>
          </w:rPr>
          <w:t xml:space="preserve"> still faces early challenges such as identifying reference catalysts able to simultan</w:t>
        </w:r>
      </w:ins>
      <w:ins w:id="396" w:author="Martin Fernandez  Antonio José" w:date="2023-02-23T14:05:00Z">
        <w:r w:rsidR="006334CD">
          <w:rPr>
            <w:rFonts w:cstheme="minorHAnsi"/>
          </w:rPr>
          <w:t>eously provide promising activity, stability, and selectivity towards ammonia.</w:t>
        </w:r>
      </w:ins>
      <w:ins w:id="397" w:author="Martin Fernandez  Antonio José" w:date="2023-02-23T14:55:00Z">
        <w:r w:rsidR="009302D3">
          <w:rPr>
            <w:rFonts w:cstheme="minorHAnsi"/>
          </w:rPr>
          <w:t xml:space="preserve"> </w:t>
        </w:r>
      </w:ins>
      <w:ins w:id="398" w:author="Martin Fernandez  Antonio José" w:date="2023-02-23T14:56:00Z">
        <w:r w:rsidR="009302D3">
          <w:rPr>
            <w:rFonts w:cstheme="minorHAnsi"/>
          </w:rPr>
          <w:t>As for methanol synthesis, a</w:t>
        </w:r>
      </w:ins>
      <w:ins w:id="399" w:author="Martin Fernandez  Antonio José" w:date="2023-02-23T13:10:00Z">
        <w:r w:rsidR="00CB7E33">
          <w:rPr>
            <w:rFonts w:cstheme="minorHAnsi"/>
          </w:rPr>
          <w:t>n a</w:t>
        </w:r>
      </w:ins>
      <w:ins w:id="400" w:author="Martin Fernandez  Antonio José" w:date="2023-02-23T13:08:00Z">
        <w:r w:rsidR="00CB7E33">
          <w:rPr>
            <w:rFonts w:cstheme="minorHAnsi"/>
          </w:rPr>
          <w:t xml:space="preserve">ctive </w:t>
        </w:r>
      </w:ins>
      <w:ins w:id="401" w:author="Martin Fernandez  Antonio José" w:date="2023-02-23T13:10:00Z">
        <w:r w:rsidR="00CB7E33">
          <w:rPr>
            <w:rFonts w:cstheme="minorHAnsi"/>
          </w:rPr>
          <w:t xml:space="preserve">challenge </w:t>
        </w:r>
      </w:ins>
      <w:ins w:id="402" w:author="Martin Fernandez  Antonio José" w:date="2023-02-23T13:08:00Z">
        <w:r w:rsidR="00CB7E33">
          <w:rPr>
            <w:rFonts w:cstheme="minorHAnsi"/>
          </w:rPr>
          <w:t>on CO</w:t>
        </w:r>
        <w:r w:rsidR="00CB7E33" w:rsidRPr="00CB7E33">
          <w:rPr>
            <w:rFonts w:cstheme="minorHAnsi"/>
            <w:vertAlign w:val="subscript"/>
            <w:rPrChange w:id="403" w:author="Martin Fernandez  Antonio José" w:date="2023-02-23T13:08:00Z">
              <w:rPr>
                <w:rFonts w:cstheme="minorHAnsi"/>
              </w:rPr>
            </w:rPrChange>
          </w:rPr>
          <w:t>2</w:t>
        </w:r>
        <w:r w:rsidR="00CB7E33">
          <w:rPr>
            <w:rFonts w:cstheme="minorHAnsi"/>
          </w:rPr>
          <w:t xml:space="preserve"> hydrogenation</w:t>
        </w:r>
      </w:ins>
      <w:ins w:id="404" w:author="Martin Fernandez  Antonio José" w:date="2023-02-23T13:10:00Z">
        <w:r w:rsidR="00CB7E33">
          <w:rPr>
            <w:rFonts w:cstheme="minorHAnsi"/>
          </w:rPr>
          <w:t xml:space="preserve"> is </w:t>
        </w:r>
      </w:ins>
      <w:ins w:id="405" w:author="Martin Fernandez  Antonio José" w:date="2023-02-23T15:19:00Z">
        <w:r w:rsidR="00291005">
          <w:rPr>
            <w:rFonts w:cstheme="minorHAnsi"/>
          </w:rPr>
          <w:t>enhanced</w:t>
        </w:r>
      </w:ins>
      <w:ins w:id="406" w:author="Martin Fernandez  Antonio José" w:date="2023-02-23T13:10:00Z">
        <w:r w:rsidR="00CB7E33">
          <w:rPr>
            <w:rFonts w:cstheme="minorHAnsi"/>
          </w:rPr>
          <w:t xml:space="preserve"> </w:t>
        </w:r>
      </w:ins>
      <w:ins w:id="407" w:author="Martin Fernandez  Antonio José" w:date="2023-02-23T13:44:00Z">
        <w:r w:rsidR="00BB4BDA">
          <w:rPr>
            <w:rFonts w:cstheme="minorHAnsi"/>
          </w:rPr>
          <w:t xml:space="preserve">catalyst activity </w:t>
        </w:r>
      </w:ins>
      <w:ins w:id="408" w:author="Martin Fernandez  Antonio José" w:date="2023-02-23T13:10:00Z">
        <w:r w:rsidR="00CB7E33">
          <w:rPr>
            <w:rFonts w:cstheme="minorHAnsi"/>
          </w:rPr>
          <w:t xml:space="preserve">while attaining </w:t>
        </w:r>
      </w:ins>
      <w:ins w:id="409" w:author="Martin Fernandez  Antonio José" w:date="2023-02-23T13:13:00Z">
        <w:r w:rsidR="00CB7E33">
          <w:rPr>
            <w:rFonts w:cstheme="minorHAnsi"/>
          </w:rPr>
          <w:t xml:space="preserve">further </w:t>
        </w:r>
      </w:ins>
      <w:ins w:id="410" w:author="Martin Fernandez  Antonio José" w:date="2023-02-23T13:10:00Z">
        <w:r w:rsidR="00CB7E33">
          <w:rPr>
            <w:rFonts w:cstheme="minorHAnsi"/>
          </w:rPr>
          <w:t xml:space="preserve">progress in stability and </w:t>
        </w:r>
        <w:commentRangeStart w:id="411"/>
        <w:commentRangeStart w:id="412"/>
        <w:r w:rsidR="00CB7E33">
          <w:rPr>
            <w:rFonts w:cstheme="minorHAnsi"/>
          </w:rPr>
          <w:t>selectivity</w:t>
        </w:r>
      </w:ins>
      <w:commentRangeEnd w:id="411"/>
      <w:ins w:id="413" w:author="Martin Fernandez  Antonio José" w:date="2023-02-23T13:12:00Z">
        <w:r w:rsidR="00CB7E33">
          <w:rPr>
            <w:rStyle w:val="CommentReference"/>
          </w:rPr>
          <w:commentReference w:id="411"/>
        </w:r>
      </w:ins>
      <w:commentRangeEnd w:id="412"/>
      <w:r w:rsidR="00D631DE">
        <w:rPr>
          <w:rStyle w:val="CommentReference"/>
        </w:rPr>
        <w:commentReference w:id="412"/>
      </w:r>
      <w:r w:rsidR="00D631DE">
        <w:rPr>
          <w:rFonts w:cstheme="minorHAnsi"/>
        </w:rPr>
        <w:fldChar w:fldCharType="begin"/>
      </w:r>
      <w:r w:rsidR="00D631DE">
        <w:rPr>
          <w:rFonts w:cstheme="minorHAnsi"/>
        </w:rPr>
        <w:instrText xml:space="preserve"> ADDIN ZOTERO_ITEM CSL_CITATION {"citationID":"bnaoirAC","properties":{"formattedCitation":"\\super 48\\nosupersub{}","plainCitation":"48","noteIndex":0},"citationItems":[{"id":31781,"uris":["http://zotero.org/users/9157291/items/CH6KXFUW"],"itemData":{"id":31781,"type":"article-journal","abstract":"Flame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00D631DE">
        <w:rPr>
          <w:rFonts w:cstheme="minorHAnsi"/>
        </w:rPr>
        <w:fldChar w:fldCharType="separate"/>
      </w:r>
      <w:r w:rsidR="00D631DE" w:rsidRPr="00D631DE">
        <w:rPr>
          <w:rFonts w:ascii="Calibri" w:hAnsi="Calibri" w:cs="Calibri"/>
          <w:szCs w:val="24"/>
          <w:vertAlign w:val="superscript"/>
        </w:rPr>
        <w:t>48</w:t>
      </w:r>
      <w:r w:rsidR="00D631DE">
        <w:rPr>
          <w:rFonts w:cstheme="minorHAnsi"/>
        </w:rPr>
        <w:fldChar w:fldCharType="end"/>
      </w:r>
      <w:ins w:id="414" w:author="Martin Fernandez  Antonio José" w:date="2023-02-23T13:10:00Z">
        <w:r w:rsidR="00CB7E33">
          <w:rPr>
            <w:rFonts w:cstheme="minorHAnsi"/>
          </w:rPr>
          <w:t>.</w:t>
        </w:r>
      </w:ins>
      <w:ins w:id="415" w:author="Martin Fernandez  Antonio José" w:date="2023-02-23T13:13:00Z">
        <w:r w:rsidR="00CB7E33">
          <w:rPr>
            <w:rFonts w:cstheme="minorHAnsi"/>
          </w:rPr>
          <w:t xml:space="preserve"> </w:t>
        </w:r>
      </w:ins>
      <w:ins w:id="416" w:author="Martin Fernandez  Antonio José" w:date="2023-02-23T14:05:00Z">
        <w:r w:rsidR="006334CD">
          <w:rPr>
            <w:rFonts w:cstheme="minorHAnsi"/>
          </w:rPr>
          <w:t xml:space="preserve">Importantly, </w:t>
        </w:r>
      </w:ins>
      <w:ins w:id="417" w:author="Martin Fernandez  Antonio José" w:date="2023-02-23T14:57:00Z">
        <w:r w:rsidR="009302D3">
          <w:rPr>
            <w:rFonts w:cstheme="minorHAnsi"/>
          </w:rPr>
          <w:t>the availability of</w:t>
        </w:r>
      </w:ins>
      <w:ins w:id="418" w:author="Martin Fernandez  Antonio José" w:date="2023-02-23T15:02:00Z">
        <w:r w:rsidR="00223FE1">
          <w:rPr>
            <w:rFonts w:cstheme="minorHAnsi"/>
          </w:rPr>
          <w:t xml:space="preserve"> different and</w:t>
        </w:r>
      </w:ins>
      <w:ins w:id="419" w:author="Martin Fernandez  Antonio José" w:date="2023-02-23T14:57:00Z">
        <w:r w:rsidR="009302D3">
          <w:rPr>
            <w:rFonts w:cstheme="minorHAnsi"/>
          </w:rPr>
          <w:t xml:space="preserve"> </w:t>
        </w:r>
      </w:ins>
      <w:ins w:id="420" w:author="Martin Fernandez  Antonio José" w:date="2023-02-23T14:58:00Z">
        <w:r w:rsidR="009302D3">
          <w:rPr>
            <w:rFonts w:cstheme="minorHAnsi"/>
          </w:rPr>
          <w:t>mature</w:t>
        </w:r>
      </w:ins>
      <w:ins w:id="421" w:author="Martin Fernandez  Antonio José" w:date="2023-02-23T14:57:00Z">
        <w:r w:rsidR="009302D3">
          <w:rPr>
            <w:rFonts w:cstheme="minorHAnsi"/>
          </w:rPr>
          <w:t xml:space="preserve"> routes</w:t>
        </w:r>
      </w:ins>
      <w:ins w:id="422" w:author="Martin Fernandez  Antonio José" w:date="2023-02-23T15:00:00Z">
        <w:r w:rsidR="00223FE1">
          <w:rPr>
            <w:rFonts w:cstheme="minorHAnsi"/>
          </w:rPr>
          <w:t xml:space="preserve"> could</w:t>
        </w:r>
      </w:ins>
      <w:ins w:id="423" w:author="Martin Fernandez  Antonio José" w:date="2023-02-23T14:57:00Z">
        <w:r w:rsidR="009302D3">
          <w:rPr>
            <w:rFonts w:cstheme="minorHAnsi"/>
          </w:rPr>
          <w:t xml:space="preserve"> realise </w:t>
        </w:r>
      </w:ins>
      <w:ins w:id="424" w:author="Martin Fernandez  Antonio José" w:date="2023-02-23T12:58:00Z">
        <w:r w:rsidR="00C32BEA">
          <w:rPr>
            <w:rFonts w:cstheme="minorHAnsi"/>
            <w:iCs/>
          </w:rPr>
          <w:t>a new scenario where</w:t>
        </w:r>
      </w:ins>
      <w:ins w:id="425" w:author="Martin Fernandez  Antonio José" w:date="2023-02-23T15:02:00Z">
        <w:r w:rsidR="00223FE1">
          <w:rPr>
            <w:rFonts w:cstheme="minorHAnsi"/>
            <w:iCs/>
          </w:rPr>
          <w:t xml:space="preserve"> </w:t>
        </w:r>
      </w:ins>
      <w:ins w:id="426" w:author="Martin Fernandez  Antonio José" w:date="2023-02-23T15:20:00Z">
        <w:r w:rsidR="00291005">
          <w:rPr>
            <w:rFonts w:cstheme="minorHAnsi"/>
            <w:iCs/>
          </w:rPr>
          <w:t xml:space="preserve">green </w:t>
        </w:r>
      </w:ins>
      <w:ins w:id="427" w:author="Martin Fernandez  Antonio José" w:date="2023-02-23T15:02:00Z">
        <w:r w:rsidR="00223FE1">
          <w:rPr>
            <w:rFonts w:cstheme="minorHAnsi"/>
            <w:iCs/>
          </w:rPr>
          <w:t>centralized</w:t>
        </w:r>
      </w:ins>
      <w:ins w:id="428" w:author="Martin Fernandez  Antonio José" w:date="2023-02-23T15:03:00Z">
        <w:r w:rsidR="00223FE1">
          <w:rPr>
            <w:rFonts w:cstheme="minorHAnsi"/>
            <w:iCs/>
          </w:rPr>
          <w:t xml:space="preserve"> (large scale)</w:t>
        </w:r>
      </w:ins>
      <w:ins w:id="429" w:author="Martin Fernandez  Antonio José" w:date="2023-02-23T15:02:00Z">
        <w:r w:rsidR="00223FE1">
          <w:rPr>
            <w:rFonts w:cstheme="minorHAnsi"/>
            <w:iCs/>
          </w:rPr>
          <w:t xml:space="preserve"> and decentralized</w:t>
        </w:r>
      </w:ins>
      <w:ins w:id="430" w:author="Martin Fernandez  Antonio José" w:date="2023-02-23T15:03:00Z">
        <w:r w:rsidR="00223FE1">
          <w:rPr>
            <w:rFonts w:cstheme="minorHAnsi"/>
            <w:iCs/>
          </w:rPr>
          <w:t xml:space="preserve"> (small scale)</w:t>
        </w:r>
      </w:ins>
      <w:ins w:id="431" w:author="Martin Fernandez  Antonio José" w:date="2023-02-23T15:02:00Z">
        <w:r w:rsidR="00223FE1">
          <w:rPr>
            <w:rFonts w:cstheme="minorHAnsi"/>
            <w:iCs/>
          </w:rPr>
          <w:t xml:space="preserve"> </w:t>
        </w:r>
        <w:r w:rsidR="00223FE1">
          <w:rPr>
            <w:rFonts w:cstheme="minorHAnsi"/>
            <w:iCs/>
          </w:rPr>
          <w:lastRenderedPageBreak/>
          <w:t xml:space="preserve">production </w:t>
        </w:r>
      </w:ins>
      <w:ins w:id="432" w:author="Martin Fernandez  Antonio José" w:date="2023-02-23T15:03:00Z">
        <w:r w:rsidR="00223FE1">
          <w:rPr>
            <w:rFonts w:cstheme="minorHAnsi"/>
            <w:iCs/>
          </w:rPr>
          <w:t>units exist</w:t>
        </w:r>
      </w:ins>
      <w:ins w:id="433" w:author="Martin Fernandez  Antonio José" w:date="2023-02-23T15:04:00Z">
        <w:r w:rsidR="00223FE1">
          <w:rPr>
            <w:rFonts w:cstheme="minorHAnsi"/>
            <w:iCs/>
          </w:rPr>
          <w:t xml:space="preserve">. This possibility is especially appealing </w:t>
        </w:r>
      </w:ins>
      <w:ins w:id="434" w:author="Martin Fernandez  Antonio José" w:date="2023-02-23T13:14:00Z">
        <w:r w:rsidR="00CB7E33">
          <w:rPr>
            <w:rFonts w:cstheme="minorHAnsi"/>
            <w:iCs/>
          </w:rPr>
          <w:t xml:space="preserve">for those chemicals, like ammonia, with potential for </w:t>
        </w:r>
      </w:ins>
      <w:ins w:id="435" w:author="Martin Fernandez  Antonio José" w:date="2023-02-23T15:08:00Z">
        <w:r w:rsidR="00824BBC">
          <w:rPr>
            <w:rFonts w:cstheme="minorHAnsi"/>
            <w:iCs/>
          </w:rPr>
          <w:t>direct use</w:t>
        </w:r>
      </w:ins>
      <w:ins w:id="436" w:author="Martin Fernandez  Antonio José" w:date="2023-02-23T13:14:00Z">
        <w:r w:rsidR="00CB7E33">
          <w:rPr>
            <w:rFonts w:cstheme="minorHAnsi"/>
            <w:iCs/>
          </w:rPr>
          <w:t>.</w:t>
        </w:r>
      </w:ins>
      <w:ins w:id="437" w:author="Martin Fernandez  Antonio José" w:date="2023-02-23T13:19:00Z">
        <w:r w:rsidR="00E11736">
          <w:rPr>
            <w:rFonts w:cstheme="minorHAnsi"/>
          </w:rPr>
          <w:t xml:space="preserve"> </w:t>
        </w:r>
      </w:ins>
      <w:ins w:id="438" w:author="Martin Fernandez  Antonio José" w:date="2023-02-23T15:29:00Z">
        <w:r w:rsidR="00F13C83">
          <w:rPr>
            <w:rFonts w:cstheme="minorHAnsi"/>
          </w:rPr>
          <w:t>For example, s</w:t>
        </w:r>
      </w:ins>
      <w:ins w:id="439" w:author="Martin Fernandez  Antonio José" w:date="2023-02-23T13:22:00Z">
        <w:r w:rsidR="00E11736">
          <w:rPr>
            <w:rFonts w:cstheme="minorHAnsi"/>
          </w:rPr>
          <w:t>mall electrocatalytic reactors coupled to solar power</w:t>
        </w:r>
      </w:ins>
      <w:ins w:id="440" w:author="Martin Fernandez  Antonio José" w:date="2023-02-23T13:23:00Z">
        <w:r w:rsidR="00E11736">
          <w:rPr>
            <w:rFonts w:cstheme="minorHAnsi"/>
          </w:rPr>
          <w:t>, recently coined as</w:t>
        </w:r>
      </w:ins>
      <w:ins w:id="441" w:author="Martin Fernandez  Antonio José" w:date="2023-02-23T13:22:00Z">
        <w:r w:rsidR="00E11736">
          <w:rPr>
            <w:rFonts w:cstheme="minorHAnsi"/>
          </w:rPr>
          <w:t xml:space="preserve"> </w:t>
        </w:r>
      </w:ins>
      <w:ins w:id="442" w:author="Martin Fernandez  Antonio José" w:date="2023-02-23T13:23:00Z">
        <w:r w:rsidR="00E11736">
          <w:rPr>
            <w:rFonts w:cstheme="minorHAnsi"/>
          </w:rPr>
          <w:t>a</w:t>
        </w:r>
      </w:ins>
      <w:ins w:id="443" w:author="Martin Fernandez  Antonio José" w:date="2023-02-23T13:21:00Z">
        <w:r w:rsidR="00E11736">
          <w:rPr>
            <w:rFonts w:cstheme="minorHAnsi"/>
          </w:rPr>
          <w:t xml:space="preserve">mmonia </w:t>
        </w:r>
        <w:commentRangeStart w:id="444"/>
        <w:commentRangeStart w:id="445"/>
        <w:r w:rsidR="00E11736">
          <w:rPr>
            <w:rFonts w:cstheme="minorHAnsi"/>
          </w:rPr>
          <w:t>leaves</w:t>
        </w:r>
      </w:ins>
      <w:commentRangeEnd w:id="444"/>
      <w:ins w:id="446" w:author="Martin Fernandez  Antonio José" w:date="2023-02-23T13:25:00Z">
        <w:r w:rsidR="00E11736">
          <w:rPr>
            <w:rStyle w:val="CommentReference"/>
          </w:rPr>
          <w:commentReference w:id="444"/>
        </w:r>
      </w:ins>
      <w:commentRangeEnd w:id="445"/>
      <w:r w:rsidR="00D631DE">
        <w:rPr>
          <w:rStyle w:val="CommentReference"/>
        </w:rPr>
        <w:commentReference w:id="445"/>
      </w:r>
      <w:r w:rsidR="00D631DE">
        <w:rPr>
          <w:rFonts w:cstheme="minorHAnsi"/>
        </w:rPr>
        <w:fldChar w:fldCharType="begin"/>
      </w:r>
      <w:r w:rsidR="00D631DE">
        <w:rPr>
          <w:rFonts w:cstheme="minorHAnsi"/>
        </w:rPr>
        <w:instrText xml:space="preserve"> ADDIN ZOTERO_ITEM CSL_CITATION {"citationID":"lqGgVQ3r","properties":{"formattedCitation":"\\super 49\\nosupersub{}","plainCitation":"49","noteIndex":0},"citationItems":[{"id":31784,"uris":["http://zotero.org/users/9157291/items/QIZNQB2H"],"itemData":{"id":31784,"type":"article-journal","abstract":"The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D631DE">
        <w:rPr>
          <w:rFonts w:ascii="Cambria Math" w:hAnsi="Cambria Math" w:cs="Cambria Math"/>
        </w:rPr>
        <w:instrText>≫</w:instrText>
      </w:r>
      <w:r w:rsidR="00D631DE">
        <w:rPr>
          <w:rFonts w:cstheme="minorHAnsi"/>
        </w:rPr>
        <w:instrText xml:space="preserve"> CO2 ≥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D631DE">
        <w:rPr>
          <w:rFonts w:cstheme="minorHAnsi"/>
        </w:rPr>
        <w:fldChar w:fldCharType="separate"/>
      </w:r>
      <w:r w:rsidR="00D631DE" w:rsidRPr="00D631DE">
        <w:rPr>
          <w:rFonts w:ascii="Calibri" w:hAnsi="Calibri" w:cs="Calibri"/>
          <w:szCs w:val="24"/>
          <w:vertAlign w:val="superscript"/>
        </w:rPr>
        <w:t>49</w:t>
      </w:r>
      <w:r w:rsidR="00D631DE">
        <w:rPr>
          <w:rFonts w:cstheme="minorHAnsi"/>
        </w:rPr>
        <w:fldChar w:fldCharType="end"/>
      </w:r>
      <w:ins w:id="447" w:author="Martin Fernandez  Antonio José" w:date="2023-02-23T13:25:00Z">
        <w:r w:rsidR="00E11736">
          <w:rPr>
            <w:rFonts w:cstheme="minorHAnsi"/>
          </w:rPr>
          <w:t>, may</w:t>
        </w:r>
      </w:ins>
      <w:ins w:id="448" w:author="Martin Fernandez  Antonio José" w:date="2023-02-23T15:10:00Z">
        <w:r w:rsidR="00824BBC">
          <w:rPr>
            <w:rFonts w:cstheme="minorHAnsi"/>
          </w:rPr>
          <w:t xml:space="preserve"> </w:t>
        </w:r>
      </w:ins>
      <w:ins w:id="449" w:author="Martin Fernandez  Antonio José" w:date="2023-02-23T13:25:00Z">
        <w:r w:rsidR="00E11736">
          <w:rPr>
            <w:rFonts w:cstheme="minorHAnsi"/>
          </w:rPr>
          <w:t>open the door to</w:t>
        </w:r>
      </w:ins>
      <w:ins w:id="450" w:author="Martin Fernandez  Antonio José" w:date="2023-02-23T15:10:00Z">
        <w:r w:rsidR="00824BBC">
          <w:rPr>
            <w:rFonts w:cstheme="minorHAnsi"/>
          </w:rPr>
          <w:t xml:space="preserve"> </w:t>
        </w:r>
      </w:ins>
      <w:ins w:id="451" w:author="Martin Fernandez  Antonio José" w:date="2023-02-23T15:05:00Z">
        <w:r w:rsidR="00223FE1">
          <w:rPr>
            <w:rFonts w:cstheme="minorHAnsi"/>
          </w:rPr>
          <w:t xml:space="preserve">direct production of fertilisers </w:t>
        </w:r>
      </w:ins>
      <w:ins w:id="452" w:author="Martin Fernandez  Antonio José" w:date="2023-02-23T15:06:00Z">
        <w:r w:rsidR="00223FE1">
          <w:rPr>
            <w:rFonts w:cstheme="minorHAnsi"/>
          </w:rPr>
          <w:t>at croplands. Such a</w:t>
        </w:r>
      </w:ins>
      <w:ins w:id="453" w:author="Martin Fernandez  Antonio José" w:date="2023-02-23T15:21:00Z">
        <w:r w:rsidR="00291005">
          <w:rPr>
            <w:rFonts w:cstheme="minorHAnsi"/>
          </w:rPr>
          <w:t>n innovative</w:t>
        </w:r>
      </w:ins>
      <w:ins w:id="454" w:author="Martin Fernandez  Antonio José" w:date="2023-02-23T15:06:00Z">
        <w:r w:rsidR="00223FE1">
          <w:rPr>
            <w:rFonts w:cstheme="minorHAnsi"/>
          </w:rPr>
          <w:t xml:space="preserve"> </w:t>
        </w:r>
      </w:ins>
      <w:ins w:id="455" w:author="Martin Fernandez  Antonio José" w:date="2023-02-23T13:25:00Z">
        <w:r w:rsidR="00E11736">
          <w:rPr>
            <w:rFonts w:cstheme="minorHAnsi"/>
          </w:rPr>
          <w:t xml:space="preserve">scheme could </w:t>
        </w:r>
      </w:ins>
      <w:ins w:id="456" w:author="Martin Fernandez  Antonio José" w:date="2023-02-23T15:22:00Z">
        <w:r w:rsidR="00291005">
          <w:rPr>
            <w:rFonts w:cstheme="minorHAnsi"/>
          </w:rPr>
          <w:t>be replicated for other products such as ethanol obtained from CO</w:t>
        </w:r>
        <w:r w:rsidR="00291005" w:rsidRPr="008124A4">
          <w:rPr>
            <w:rFonts w:cstheme="minorHAnsi"/>
            <w:vertAlign w:val="subscript"/>
          </w:rPr>
          <w:t>2</w:t>
        </w:r>
        <w:r w:rsidR="00291005">
          <w:rPr>
            <w:rFonts w:cstheme="minorHAnsi"/>
          </w:rPr>
          <w:t xml:space="preserve"> and might </w:t>
        </w:r>
      </w:ins>
      <w:ins w:id="457" w:author="Martin Fernandez  Antonio José" w:date="2023-02-23T15:32:00Z">
        <w:r w:rsidR="00F13C83">
          <w:rPr>
            <w:rFonts w:cstheme="minorHAnsi"/>
          </w:rPr>
          <w:t xml:space="preserve">contribute to optimize the future model of the </w:t>
        </w:r>
      </w:ins>
      <w:ins w:id="458" w:author="Martin Fernandez  Antonio José" w:date="2023-02-23T15:23:00Z">
        <w:r w:rsidR="00291005">
          <w:rPr>
            <w:rFonts w:cstheme="minorHAnsi"/>
          </w:rPr>
          <w:t>chemical industry.</w:t>
        </w:r>
      </w:ins>
      <w:ins w:id="459" w:author="Martin Fernandez  Antonio José" w:date="2023-02-23T13:26:00Z">
        <w:r w:rsidR="00E11736">
          <w:rPr>
            <w:rFonts w:cstheme="minorHAnsi"/>
          </w:rPr>
          <w:t xml:space="preserve"> </w:t>
        </w:r>
      </w:ins>
    </w:p>
    <w:p w14:paraId="277FF83C" w14:textId="197D4639" w:rsidR="0054652C" w:rsidRPr="00703835" w:rsidDel="00E11736" w:rsidRDefault="00E11736" w:rsidP="00703835">
      <w:pPr>
        <w:pStyle w:val="ListParagraph"/>
        <w:numPr>
          <w:ilvl w:val="0"/>
          <w:numId w:val="2"/>
        </w:numPr>
        <w:rPr>
          <w:del w:id="460" w:author="Martin Fernandez  Antonio José" w:date="2023-02-23T13:27:00Z"/>
          <w:rFonts w:cstheme="minorHAnsi"/>
        </w:rPr>
      </w:pPr>
      <w:ins w:id="461" w:author="Martin Fernandez  Antonio José" w:date="2023-02-23T13:29:00Z">
        <w:r w:rsidRPr="006334CD">
          <w:rPr>
            <w:rFonts w:cstheme="minorHAnsi"/>
            <w:rPrChange w:id="462" w:author="Martin Fernandez  Antonio José" w:date="2023-02-23T14:06:00Z">
              <w:rPr>
                <w:rFonts w:cstheme="minorHAnsi"/>
                <w:highlight w:val="cyan"/>
              </w:rPr>
            </w:rPrChange>
          </w:rPr>
          <w:t xml:space="preserve">Overall, </w:t>
        </w:r>
      </w:ins>
      <w:del w:id="463" w:author="Martin Fernandez  Antonio José" w:date="2023-02-23T13:27:00Z">
        <w:r w:rsidR="00703835" w:rsidRPr="006334CD" w:rsidDel="00E11736">
          <w:rPr>
            <w:rFonts w:cstheme="minorHAnsi"/>
            <w:rPrChange w:id="464" w:author="Martin Fernandez  Antonio José" w:date="2023-02-23T14:06:00Z">
              <w:rPr>
                <w:rFonts w:cstheme="minorHAnsi"/>
                <w:highlight w:val="cyan"/>
              </w:rPr>
            </w:rPrChange>
          </w:rPr>
          <w:delText>Perhaps here Antonio could add something concerning how this scenario may promote greener routes, and discuss current efficiencies and barriers to become cost-competitive.</w:delText>
        </w:r>
        <w:r w:rsidR="00703835" w:rsidDel="00E11736">
          <w:rPr>
            <w:rFonts w:cstheme="minorHAnsi"/>
          </w:rPr>
          <w:delText xml:space="preserve"> </w:delText>
        </w:r>
      </w:del>
    </w:p>
    <w:p w14:paraId="4A1DB7A4" w14:textId="6FEB252E" w:rsidR="005F6893" w:rsidRDefault="009F5CD0" w:rsidP="001E7F75">
      <w:pPr>
        <w:rPr>
          <w:ins w:id="465" w:author="Martin Fernandez  Antonio José" w:date="2023-02-23T14:38:00Z"/>
          <w:rFonts w:cstheme="minorHAnsi"/>
        </w:rPr>
      </w:pPr>
      <w:commentRangeStart w:id="466"/>
      <w:del w:id="467" w:author="Martin Fernandez  Antonio José" w:date="2023-02-23T13:29:00Z">
        <w:r w:rsidDel="00E11736">
          <w:rPr>
            <w:rFonts w:cstheme="minorHAnsi"/>
          </w:rPr>
          <w:delText>O</w:delText>
        </w:r>
      </w:del>
      <w:ins w:id="468" w:author="Martin Fernandez  Antonio José" w:date="2023-02-23T13:29:00Z">
        <w:r w:rsidR="00E11736">
          <w:rPr>
            <w:rFonts w:cstheme="minorHAnsi"/>
          </w:rPr>
          <w:t>o</w:t>
        </w:r>
      </w:ins>
      <w:r>
        <w:rPr>
          <w:rFonts w:cstheme="minorHAnsi"/>
        </w:rPr>
        <w:t>ur</w:t>
      </w:r>
      <w:r w:rsidR="00B40017">
        <w:rPr>
          <w:rFonts w:cstheme="minorHAnsi"/>
        </w:rPr>
        <w:t xml:space="preserve">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r w:rsidR="000666BB">
        <w:rPr>
          <w:rFonts w:cstheme="minorHAnsi"/>
        </w:rPr>
        <w:t xml:space="preserve">start </w:t>
      </w:r>
      <w:r w:rsidR="007545F1" w:rsidRPr="007545F1">
        <w:rPr>
          <w:rFonts w:cstheme="minorHAnsi"/>
        </w:rPr>
        <w:t>shift</w:t>
      </w:r>
      <w:r w:rsidR="000666BB">
        <w:rPr>
          <w:rFonts w:cstheme="minorHAnsi"/>
        </w:rPr>
        <w:t>ing</w:t>
      </w:r>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0979BB">
        <w:rPr>
          <w:rFonts w:cstheme="minorHAnsi"/>
        </w:rPr>
        <w:t>benefit</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2102D8">
        <w:rPr>
          <w:rFonts w:cstheme="minorHAnsi"/>
        </w:rPr>
        <w:t xml:space="preserve">establishing </w:t>
      </w:r>
      <w:r w:rsidR="000979BB">
        <w:rPr>
          <w:rFonts w:cstheme="minorHAnsi"/>
        </w:rPr>
        <w:t xml:space="preserve">an </w:t>
      </w:r>
      <w:r w:rsidR="00E540F5">
        <w:rPr>
          <w:rFonts w:cstheme="minorHAnsi"/>
        </w:rPr>
        <w:t>adequate</w:t>
      </w:r>
      <w:r w:rsidR="00993C05">
        <w:rPr>
          <w:rFonts w:cstheme="minorHAnsi"/>
        </w:rPr>
        <w:t xml:space="preserve"> supply of </w:t>
      </w:r>
      <w:r w:rsidR="001021A7">
        <w:rPr>
          <w:rFonts w:cstheme="minorHAnsi"/>
        </w:rPr>
        <w:t>essential</w:t>
      </w:r>
      <w:r w:rsidR="00993C05">
        <w:rPr>
          <w:rFonts w:cstheme="minorHAnsi"/>
        </w:rPr>
        <w:t xml:space="preserve"> commodit</w:t>
      </w:r>
      <w:r w:rsidR="00474FC5">
        <w:rPr>
          <w:rFonts w:cstheme="minorHAnsi"/>
        </w:rPr>
        <w:t xml:space="preserve">ies </w:t>
      </w:r>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w:t>
      </w:r>
      <w:r w:rsidR="000979BB">
        <w:rPr>
          <w:rFonts w:cstheme="minorHAnsi"/>
        </w:rPr>
        <w:t>supporting</w:t>
      </w:r>
      <w:r w:rsidR="0083787A">
        <w:rPr>
          <w:rFonts w:cstheme="minorHAnsi"/>
        </w:rPr>
        <w:t xml:space="preserve">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w:t>
      </w:r>
      <w:r w:rsidR="00547EF1">
        <w:rPr>
          <w:rFonts w:cstheme="minorHAnsi"/>
        </w:rPr>
        <w:t xml:space="preserve">reliance </w:t>
      </w:r>
      <w:r w:rsidR="003B515C">
        <w:rPr>
          <w:rFonts w:cstheme="minorHAnsi"/>
        </w:rPr>
        <w:t>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r w:rsidR="000666BB">
        <w:rPr>
          <w:rFonts w:cstheme="minorHAnsi"/>
        </w:rPr>
        <w:t xml:space="preserve">realize </w:t>
      </w:r>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D631DE">
        <w:rPr>
          <w:rFonts w:cstheme="minorHAnsi"/>
        </w:rPr>
        <w:instrText xml:space="preserve"> ADDIN ZOTERO_ITEM CSL_CITATION {"citationID":"enOLGjIM","properties":{"formattedCitation":"\\super 50\\nosupersub{}","plainCitation":"50","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D631DE" w:rsidRPr="00D631DE">
        <w:rPr>
          <w:rFonts w:ascii="Calibri" w:hAnsi="Calibri" w:cs="Calibri"/>
          <w:szCs w:val="24"/>
          <w:vertAlign w:val="superscript"/>
        </w:rPr>
        <w:t>50</w:t>
      </w:r>
      <w:r w:rsidR="00E5706A">
        <w:rPr>
          <w:rFonts w:cstheme="minorHAnsi"/>
        </w:rPr>
        <w:fldChar w:fldCharType="end"/>
      </w:r>
      <w:r w:rsidR="00EE3BB5">
        <w:rPr>
          <w:rFonts w:cstheme="minorHAnsi"/>
        </w:rPr>
        <w:t>.</w:t>
      </w:r>
      <w:commentRangeEnd w:id="466"/>
      <w:r w:rsidR="000666BB">
        <w:rPr>
          <w:rStyle w:val="CommentReference"/>
        </w:rPr>
        <w:commentReference w:id="466"/>
      </w:r>
      <w:r w:rsidR="000F2748">
        <w:rPr>
          <w:rFonts w:cstheme="minorHAnsi"/>
        </w:rPr>
        <w:t xml:space="preserve"> </w:t>
      </w:r>
    </w:p>
    <w:p w14:paraId="68A9126D" w14:textId="77777777" w:rsidR="00505DC1" w:rsidRPr="00547463" w:rsidRDefault="00505DC1" w:rsidP="001E7F75">
      <w:pPr>
        <w:rPr>
          <w:rFonts w:cstheme="minorHAnsi"/>
        </w:rPr>
      </w:pPr>
    </w:p>
    <w:p w14:paraId="76519DB6" w14:textId="45813472" w:rsidR="00F30BBF" w:rsidRPr="002D4245" w:rsidRDefault="004E71C2" w:rsidP="001D2B7D">
      <w:pPr>
        <w:pStyle w:val="Heading2"/>
      </w:pPr>
      <w:commentRangeStart w:id="469"/>
      <w:r>
        <w:t>Methods</w:t>
      </w:r>
      <w:commentRangeEnd w:id="469"/>
      <w:r w:rsidR="00E6344F">
        <w:rPr>
          <w:rStyle w:val="CommentReference"/>
          <w:rFonts w:eastAsiaTheme="minorHAnsi" w:cstheme="minorBidi"/>
          <w:b w:val="0"/>
          <w:u w:val="none"/>
        </w:rPr>
        <w:commentReference w:id="469"/>
      </w:r>
    </w:p>
    <w:p w14:paraId="0A8EF6BB" w14:textId="5470E6C5" w:rsidR="000F0C08" w:rsidRDefault="00D22E21" w:rsidP="00DC13A3">
      <w:pPr>
        <w:autoSpaceDE w:val="0"/>
        <w:autoSpaceDN w:val="0"/>
        <w:adjustRightInd w:val="0"/>
        <w:spacing w:line="240" w:lineRule="auto"/>
        <w:rPr>
          <w:rFonts w:cstheme="minorHAnsi"/>
        </w:rPr>
      </w:pPr>
      <w:r>
        <w:rPr>
          <w:rFonts w:cstheme="minorHAnsi"/>
          <w:b/>
          <w:bCs/>
        </w:rPr>
        <w:t>Ammonia p</w:t>
      </w:r>
      <w:r w:rsidR="00793752">
        <w:rPr>
          <w:rFonts w:cstheme="minorHAnsi"/>
          <w:b/>
          <w:bCs/>
        </w:rPr>
        <w:t>roduction routes</w:t>
      </w:r>
      <w:r w:rsidR="00F30BBF" w:rsidRPr="000F0C08">
        <w:rPr>
          <w:rFonts w:cstheme="minorHAnsi"/>
          <w:b/>
          <w:bCs/>
        </w:rPr>
        <w:t>.</w:t>
      </w:r>
      <w:r w:rsidR="002D224F">
        <w:rPr>
          <w:rFonts w:cstheme="minorHAnsi"/>
          <w:b/>
          <w:bCs/>
        </w:rPr>
        <w:t xml:space="preserve"> </w:t>
      </w:r>
      <w:r w:rsidR="000E7B3C">
        <w:rPr>
          <w:rFonts w:cstheme="minorHAnsi"/>
        </w:rPr>
        <w:t xml:space="preserve">The fossil and green ammonia </w:t>
      </w:r>
      <w:r w:rsidR="005B5764">
        <w:rPr>
          <w:rFonts w:cstheme="minorHAnsi"/>
        </w:rPr>
        <w:t xml:space="preserve">routes </w:t>
      </w:r>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F22A5A">
        <w:rPr>
          <w:rFonts w:cstheme="minorHAnsi"/>
          <w:i/>
        </w:rPr>
        <w:instrText xml:space="preserve"> ADDIN ZOTERO_ITEM CSL_CITATION {"citationID":"jw3WHYLI","properties":{"formattedCitation":"\\super 11\\nosupersub{}","plainCitation":"11","noteIndex":0},"citationItems":[{"id":3860,"uris":["http://zotero.org/users/9157291/items/AFKW7KRC"],"itemData":{"id":3860,"type":"article-journal","abstract":"At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F22A5A" w:rsidRPr="00F22A5A">
        <w:rPr>
          <w:rFonts w:ascii="Calibri" w:hAnsi="Calibri" w:cs="Calibri"/>
          <w:szCs w:val="24"/>
          <w:vertAlign w:val="superscript"/>
        </w:rPr>
        <w:t>11</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For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r w:rsidR="005B5764">
        <w:rPr>
          <w:rFonts w:cstheme="minorHAnsi"/>
        </w:rPr>
        <w:t xml:space="preserve"> and </w:t>
      </w:r>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w:t>
      </w:r>
      <w:r w:rsidR="0083588F">
        <w:rPr>
          <w:rFonts w:cstheme="minorHAnsi"/>
        </w:rPr>
        <w:t>,</w:t>
      </w:r>
      <w:r>
        <w:rPr>
          <w:rFonts w:cstheme="minorHAnsi"/>
        </w:rPr>
        <w:t>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r w:rsidR="005B5764">
        <w:rPr>
          <w:rFonts w:cstheme="minorHAnsi"/>
        </w:rPr>
        <w:t xml:space="preserve">, </w:t>
      </w:r>
      <w:r w:rsidR="005B5764" w:rsidRPr="00D80308">
        <w:rPr>
          <w:rFonts w:cstheme="minorHAnsi"/>
          <w:i/>
        </w:rPr>
        <w:t>i.e.</w:t>
      </w:r>
      <w:r w:rsidR="005B5764">
        <w:rPr>
          <w:rFonts w:cstheme="minorHAnsi"/>
        </w:rPr>
        <w:t xml:space="preserve">, </w:t>
      </w:r>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r w:rsidR="005B5764">
        <w:rPr>
          <w:rFonts w:cstheme="minorHAnsi"/>
        </w:rPr>
        <w:t>This is done in an</w:t>
      </w:r>
      <w:r>
        <w:rPr>
          <w:rFonts w:cstheme="minorHAnsi"/>
        </w:rPr>
        <w:t xml:space="preserve"> a</w:t>
      </w:r>
      <w:r w:rsidR="00B36B52">
        <w:rPr>
          <w:rFonts w:cstheme="minorHAnsi"/>
        </w:rPr>
        <w:t>b</w:t>
      </w:r>
      <w:r>
        <w:rPr>
          <w:rFonts w:cstheme="minorHAnsi"/>
        </w:rPr>
        <w:t xml:space="preserve">sorption column </w:t>
      </w:r>
      <w:r w:rsidR="005B5764">
        <w:rPr>
          <w:rFonts w:cstheme="minorHAnsi"/>
        </w:rPr>
        <w:t xml:space="preserve">using </w:t>
      </w:r>
      <w:r w:rsidR="00B36B52">
        <w:rPr>
          <w:rFonts w:cstheme="minorHAnsi"/>
        </w:rPr>
        <w:t xml:space="preserve">a lean solvent stream with a composition of 90% water and 10% </w:t>
      </w:r>
      <w:r w:rsidR="00C039B9" w:rsidRPr="00C039B9">
        <w:rPr>
          <w:rFonts w:cstheme="minorHAnsi"/>
        </w:rPr>
        <w:t xml:space="preserve">monoethanolamine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5B5764">
        <w:rPr>
          <w:rFonts w:cstheme="minorHAnsi"/>
        </w:rPr>
        <w:t>are</w:t>
      </w:r>
      <w:r w:rsidR="00B36B52">
        <w:rPr>
          <w:rFonts w:cstheme="minorHAnsi"/>
        </w:rPr>
        <w:t xml:space="preserve"> </w:t>
      </w:r>
      <w:r w:rsidR="00DB17AF">
        <w:rPr>
          <w:rFonts w:cstheme="minorHAnsi"/>
        </w:rPr>
        <w:t>eliminated</w:t>
      </w:r>
      <w:r w:rsidR="005B5764">
        <w:rPr>
          <w:rFonts w:cstheme="minorHAnsi"/>
        </w:rPr>
        <w:t xml:space="preserve"> to avoid</w:t>
      </w:r>
      <w:r w:rsidR="00B36B52">
        <w:rPr>
          <w:rFonts w:cstheme="minorHAnsi"/>
        </w:rPr>
        <w:t xml:space="preserve"> poison</w:t>
      </w:r>
      <w:r w:rsidR="005B5764">
        <w:rPr>
          <w:rFonts w:cstheme="minorHAnsi"/>
        </w:rPr>
        <w:t>ing</w:t>
      </w:r>
      <w:r w:rsidR="00B36B52">
        <w:rPr>
          <w:rFonts w:cstheme="minorHAnsi"/>
        </w:rPr>
        <w:t xml:space="preserve"> the catalyst in the Haber-Bosch process</w:t>
      </w:r>
      <w:r w:rsidR="00B76EAE">
        <w:rPr>
          <w:rFonts w:cstheme="minorHAnsi"/>
        </w:rPr>
        <w:fldChar w:fldCharType="begin"/>
      </w:r>
      <w:r w:rsidR="00D631DE">
        <w:rPr>
          <w:rFonts w:cstheme="minorHAnsi"/>
        </w:rPr>
        <w:instrText xml:space="preserve"> ADDIN ZOTERO_ITEM CSL_CITATION {"citationID":"ClXMHYM5","properties":{"formattedCitation":"\\super 51\\nosupersub{}","plainCitation":"51","noteIndex":0},"citationItems":[{"id":30056,"uris":["http://zotero.org/users/9157291/items/PBSG2UJD"],"itemData":{"id":30056,"type":"chapter","abstract":"The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D631DE" w:rsidRPr="00D631DE">
        <w:rPr>
          <w:rFonts w:ascii="Calibri" w:hAnsi="Calibri" w:cs="Calibri"/>
          <w:szCs w:val="24"/>
          <w:vertAlign w:val="superscript"/>
        </w:rPr>
        <w:t>51</w:t>
      </w:r>
      <w:r w:rsidR="00B76EAE">
        <w:rPr>
          <w:rFonts w:cstheme="minorHAnsi"/>
        </w:rPr>
        <w:fldChar w:fldCharType="end"/>
      </w:r>
      <w:r w:rsidR="00B76EAE">
        <w:rPr>
          <w:rFonts w:cstheme="minorHAnsi"/>
        </w:rPr>
        <w:t xml:space="preserve">. </w:t>
      </w:r>
      <w:r w:rsidR="005B5764">
        <w:rPr>
          <w:rFonts w:cstheme="minorHAnsi"/>
        </w:rPr>
        <w:t>Accordingly</w:t>
      </w:r>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proofErr w:type="gramStart"/>
      <w:r w:rsidR="00E8291D">
        <w:rPr>
          <w:rFonts w:cstheme="minorHAnsi"/>
        </w:rPr>
        <w:t>bar</w:t>
      </w:r>
      <w:proofErr w:type="gramEnd"/>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r w:rsidR="005B5764">
        <w:rPr>
          <w:rFonts w:cstheme="minorHAnsi"/>
        </w:rPr>
        <w:t>,</w:t>
      </w:r>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w:t>
      </w:r>
      <w:r w:rsidR="002A6918">
        <w:rPr>
          <w:rFonts w:cstheme="minorHAnsi"/>
        </w:rPr>
        <w:t>electrolyser</w:t>
      </w:r>
      <w:r w:rsidR="000F0C08">
        <w:rPr>
          <w:rFonts w:cstheme="minorHAnsi"/>
        </w:rPr>
        <w:t xml:space="preserve">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3A3271EB"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González-Garay </w:t>
      </w:r>
      <w:r w:rsidRPr="000666BB">
        <w:rPr>
          <w:rFonts w:cstheme="minorHAnsi"/>
          <w:i/>
        </w:rPr>
        <w:t>et al.</w:t>
      </w:r>
      <w:r w:rsidR="00C6226B" w:rsidRPr="000666BB">
        <w:rPr>
          <w:rFonts w:cstheme="minorHAnsi"/>
          <w:i/>
        </w:rPr>
        <w:fldChar w:fldCharType="begin"/>
      </w:r>
      <w:r w:rsidR="00F22A5A">
        <w:rPr>
          <w:rFonts w:cstheme="minorHAnsi"/>
          <w:i/>
        </w:rPr>
        <w:instrText xml:space="preserve"> ADDIN ZOTERO_ITEM CSL_CITATION {"citationID":"CJuxdWDb","properties":{"formattedCitation":"\\super 12\\nosupersub{}","plainCitation":"12","noteIndex":0},"citationItems":[{"id":272,"uris":["http://zotero.org/users/9157291/items/GTFADUPK"],"itemData":{"id":272,"type":"article-journal","abstract":"The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
        <w:fldChar w:fldCharType="separate"/>
      </w:r>
      <w:r w:rsidR="00F22A5A" w:rsidRPr="00F22A5A">
        <w:rPr>
          <w:rFonts w:ascii="Calibri" w:hAnsi="Calibri" w:cs="Calibri"/>
          <w:szCs w:val="24"/>
          <w:vertAlign w:val="superscript"/>
        </w:rPr>
        <w:t>12</w:t>
      </w:r>
      <w:r w:rsidR="00C6226B" w:rsidRPr="000666BB">
        <w:rPr>
          <w:rFonts w:cstheme="minorHAnsi"/>
          <w:i/>
        </w:rPr>
        <w:fldChar w:fldCharType="end"/>
      </w:r>
      <w:r w:rsidRPr="000666BB">
        <w:rPr>
          <w:rFonts w:cstheme="minorHAnsi"/>
        </w:rPr>
        <w:t>.</w:t>
      </w:r>
      <w:r w:rsidRPr="004351AE">
        <w:rPr>
          <w:rFonts w:cstheme="minorHAnsi"/>
        </w:rPr>
        <w:t xml:space="preserve"> </w:t>
      </w:r>
      <w:r w:rsidR="000666BB">
        <w:rPr>
          <w:rFonts w:cstheme="minorHAnsi"/>
        </w:rPr>
        <w:t>F</w:t>
      </w:r>
      <w:r w:rsidR="0065587B">
        <w:rPr>
          <w:rFonts w:cstheme="minorHAnsi"/>
        </w:rPr>
        <w:t xml:space="preserve">ossil methanol </w:t>
      </w:r>
      <w:r w:rsidR="000666BB">
        <w:rPr>
          <w:rFonts w:cstheme="minorHAnsi"/>
        </w:rPr>
        <w:t>is produced from</w:t>
      </w:r>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0666BB">
        <w:rPr>
          <w:rFonts w:cstheme="minorHAnsi"/>
        </w:rPr>
        <w:t>S</w:t>
      </w:r>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0666BB">
        <w:rPr>
          <w:rFonts w:cstheme="minorHAnsi"/>
        </w:rPr>
        <w:t xml:space="preserve"> before being fed </w:t>
      </w:r>
      <w:r w:rsidR="00D47258">
        <w:rPr>
          <w:rFonts w:cstheme="minorHAnsi"/>
        </w:rPr>
        <w:t>to a plug-flow reactor where syngas is converted to methanol</w:t>
      </w:r>
      <w:r w:rsidR="000666BB">
        <w:rPr>
          <w:rFonts w:cstheme="minorHAnsi"/>
        </w:rPr>
        <w:t xml:space="preserve"> following</w:t>
      </w:r>
      <w:r w:rsidR="00D47258">
        <w:rPr>
          <w:rFonts w:cstheme="minorHAnsi"/>
        </w:rPr>
        <w:t xml:space="preserve"> the kinetic</w:t>
      </w:r>
      <w:r w:rsidR="000666BB">
        <w:rPr>
          <w:rFonts w:cstheme="minorHAnsi"/>
        </w:rPr>
        <w:t xml:space="preserve"> model</w:t>
      </w:r>
      <w:r w:rsidR="00D47258">
        <w:rPr>
          <w:rFonts w:cstheme="minorHAnsi"/>
        </w:rPr>
        <w:t xml:space="preserve"> </w:t>
      </w:r>
      <w:r w:rsidR="000666BB">
        <w:rPr>
          <w:rFonts w:cstheme="minorHAnsi"/>
        </w:rPr>
        <w:t>in</w:t>
      </w:r>
      <w:r w:rsidR="00D47258">
        <w:rPr>
          <w:rFonts w:cstheme="minorHAnsi"/>
        </w:rPr>
        <w:t xml:space="preserve"> </w:t>
      </w:r>
      <w:r w:rsidR="006320CF">
        <w:rPr>
          <w:rFonts w:cstheme="minorHAnsi"/>
        </w:rPr>
        <w:t>Bussche and Froment</w:t>
      </w:r>
      <w:r w:rsidR="006320CF">
        <w:rPr>
          <w:rFonts w:cstheme="minorHAnsi"/>
        </w:rPr>
        <w:fldChar w:fldCharType="begin"/>
      </w:r>
      <w:r w:rsidR="00D631DE">
        <w:rPr>
          <w:rFonts w:cstheme="minorHAnsi"/>
        </w:rPr>
        <w:instrText xml:space="preserve"> ADDIN ZOTERO_ITEM CSL_CITATION {"citationID":"fh0TZc9f","properties":{"formattedCitation":"\\super 52\\nosupersub{}","plainCitation":"52","noteIndex":0},"citationItems":[{"id":30058,"uris":["http://zotero.org/users/9157291/items/HTPTDDNY"],"itemData":{"id":30058,"type":"article-journal","abstract":"A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D631DE" w:rsidRPr="00D631DE">
        <w:rPr>
          <w:rFonts w:ascii="Calibri" w:hAnsi="Calibri" w:cs="Calibri"/>
          <w:szCs w:val="24"/>
          <w:vertAlign w:val="superscript"/>
        </w:rPr>
        <w:t>52</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w:t>
      </w:r>
      <w:proofErr w:type="gramStart"/>
      <w:r w:rsidR="00982B57">
        <w:rPr>
          <w:rFonts w:cstheme="minorHAnsi"/>
        </w:rPr>
        <w:t>bar</w:t>
      </w:r>
      <w:proofErr w:type="gramEnd"/>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lastRenderedPageBreak/>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dapted from the work by</w:t>
      </w:r>
      <w:r w:rsidR="00AE189C">
        <w:rPr>
          <w:rFonts w:cstheme="minorHAnsi"/>
        </w:rPr>
        <w:t xml:space="preserve"> Keith </w:t>
      </w:r>
      <w:r w:rsidR="00AE189C" w:rsidRPr="00AE189C">
        <w:rPr>
          <w:rFonts w:cstheme="minorHAnsi"/>
          <w:i/>
        </w:rPr>
        <w:t>et al.</w:t>
      </w:r>
      <w:r w:rsidR="00AE189C">
        <w:rPr>
          <w:rFonts w:cstheme="minorHAnsi"/>
        </w:rPr>
        <w:fldChar w:fldCharType="begin"/>
      </w:r>
      <w:r w:rsidR="00D72CCF">
        <w:rPr>
          <w:rFonts w:cstheme="minorHAnsi"/>
        </w:rPr>
        <w:instrText xml:space="preserve"> ADDIN ZOTERO_ITEM CSL_CITATION {"citationID":"q0MD0WWg","properties":{"formattedCitation":"\\super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00D72CCF">
        <w:rPr>
          <w:rFonts w:ascii="Cambria Math" w:hAnsi="Cambria Math" w:cs="Cambria Math"/>
        </w:rPr>
        <w:instrText>∼</w:instrText>
      </w:r>
      <w:r w:rsidR="00D72CCF">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D72CCF" w:rsidRPr="00D72CCF">
        <w:rPr>
          <w:rFonts w:ascii="Calibri" w:hAnsi="Calibri" w:cs="Calibri"/>
          <w:szCs w:val="24"/>
          <w:vertAlign w:val="superscript"/>
        </w:rPr>
        <w:t>34</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D72CCF">
        <w:rPr>
          <w:rFonts w:cstheme="minorHAnsi"/>
        </w:rPr>
        <w:instrText xml:space="preserve"> ADDIN ZOTERO_ITEM CSL_CITATION {"citationID":"I0djXns0","properties":{"formattedCitation":"\\super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00D72CCF">
        <w:rPr>
          <w:rFonts w:ascii="Cambria Math" w:hAnsi="Cambria Math" w:cs="Cambria Math"/>
        </w:rPr>
        <w:instrText>∼</w:instrText>
      </w:r>
      <w:r w:rsidR="00D72CCF">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D72CCF" w:rsidRPr="00D72CCF">
        <w:rPr>
          <w:rFonts w:ascii="Calibri" w:hAnsi="Calibri" w:cs="Calibri"/>
          <w:szCs w:val="24"/>
          <w:vertAlign w:val="superscript"/>
        </w:rPr>
        <w:t>34</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E0DD015"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 xml:space="preserve">Supplementary section </w:t>
      </w:r>
      <w:r w:rsidR="00E6344F">
        <w:rPr>
          <w:rFonts w:cstheme="minorHAnsi"/>
          <w:highlight w:val="yellow"/>
        </w:rPr>
        <w:t>X</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2C2FA966" w:rsidR="00135ADB" w:rsidRPr="00E2198A" w:rsidRDefault="009B5A37" w:rsidP="002D3AE5">
      <w:r>
        <w:rPr>
          <w:rFonts w:eastAsiaTheme="minorEastAsia" w:cstheme="minorHAnsi"/>
          <w:iCs/>
        </w:rPr>
        <w:t xml:space="preserve">We </w:t>
      </w:r>
      <w:r w:rsidR="00707E54">
        <w:rPr>
          <w:rFonts w:eastAsiaTheme="minorEastAsia" w:cstheme="minorHAnsi"/>
          <w:iCs/>
        </w:rPr>
        <w:t xml:space="preserve">estimate the chemicals carbon footprint </w:t>
      </w:r>
      <w:r w:rsidR="000666BB">
        <w:rPr>
          <w:rFonts w:eastAsiaTheme="minorEastAsia" w:cstheme="minorHAnsi"/>
          <w:iCs/>
        </w:rPr>
        <w:t xml:space="preserve">with </w:t>
      </w:r>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D631DE">
        <w:rPr>
          <w:lang w:val="en-US"/>
        </w:rPr>
        <w:instrText xml:space="preserve"> ADDIN ZOTERO_ITEM CSL_CITATION {"citationID":"YqA10csG","properties":{"formattedCitation":"\\super 53,54\\nosupersub{}","plainCitation":"53,54","noteIndex":0},"citationItems":[{"id":23878,"uris":["http://zotero.org/users/9157291/items/8THP7CZS"],"itemData":{"id":23878,"type":"report","page":"2020","title":"Environmental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D631DE" w:rsidRPr="00D631DE">
        <w:rPr>
          <w:rFonts w:ascii="Calibri" w:hAnsi="Calibri" w:cs="Calibri"/>
          <w:szCs w:val="24"/>
          <w:vertAlign w:val="superscript"/>
        </w:rPr>
        <w:t>53,54</w:t>
      </w:r>
      <w:r w:rsidR="006C6AA7" w:rsidRPr="000733F9">
        <w:rPr>
          <w:lang w:val="en-US"/>
        </w:rPr>
        <w:fldChar w:fldCharType="end"/>
      </w:r>
      <w:r w:rsidR="00AC1393">
        <w:rPr>
          <w:rFonts w:eastAsiaTheme="minorEastAsia" w:cstheme="minorHAnsi"/>
          <w:iCs/>
        </w:rPr>
        <w:t>. LCA quantif</w:t>
      </w:r>
      <w:r w:rsidR="000666BB">
        <w:rPr>
          <w:rFonts w:eastAsiaTheme="minorEastAsia" w:cstheme="minorHAnsi"/>
          <w:iCs/>
        </w:rPr>
        <w:t>ies</w:t>
      </w:r>
      <w:r w:rsidR="00AC1393">
        <w:rPr>
          <w:rFonts w:eastAsiaTheme="minorEastAsia" w:cstheme="minorHAnsi"/>
          <w:iCs/>
        </w:rPr>
        <w:t xml:space="preserve"> environmental impacts over the life cycle of products, from raw materials extraction to end-user disposal</w:t>
      </w:r>
      <w:r w:rsidRPr="007C75D7">
        <w:rPr>
          <w:lang w:val="en-US"/>
        </w:rPr>
        <w:fldChar w:fldCharType="begin"/>
      </w:r>
      <w:r w:rsidR="00D631DE">
        <w:rPr>
          <w:lang w:val="en-US"/>
        </w:rPr>
        <w:instrText xml:space="preserve"> ADDIN ZOTERO_ITEM CSL_CITATION {"citationID":"wYvYfYmm","properties":{"formattedCitation":"\\super 55\\nosupersub{}","plainCitation":"55","noteIndex":0},"citationItems":[{"id":23865,"uris":["http://zotero.org/users/9157291/items/5YE28A2T"],"itemData":{"id":23865,"type":"article-journal","abstract":"In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D631DE" w:rsidRPr="00D631DE">
        <w:rPr>
          <w:rFonts w:ascii="Calibri" w:hAnsi="Calibri" w:cs="Calibri"/>
          <w:szCs w:val="24"/>
          <w:vertAlign w:val="superscript"/>
        </w:rPr>
        <w:t>55</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r w:rsidR="000666BB">
        <w:rPr>
          <w:lang w:val="en-US"/>
        </w:rPr>
        <w:t xml:space="preserve">considered </w:t>
      </w:r>
      <w:r w:rsidR="00DF140D">
        <w:rPr>
          <w:lang w:val="en-US"/>
        </w:rPr>
        <w:t xml:space="preserve">cover </w:t>
      </w:r>
      <w:r w:rsidR="000666BB">
        <w:rPr>
          <w:lang w:val="en-US"/>
        </w:rPr>
        <w:t xml:space="preserve">all the stages </w:t>
      </w:r>
      <w:r w:rsidR="00DF140D">
        <w:rPr>
          <w:lang w:val="en-US"/>
        </w:rPr>
        <w:t>from the extraction of raw materials (</w:t>
      </w:r>
      <w:r w:rsidR="00DF140D" w:rsidRPr="005E66D4">
        <w:rPr>
          <w:i/>
          <w:lang w:val="en-US"/>
        </w:rPr>
        <w:t>e.g.</w:t>
      </w:r>
      <w:r w:rsidR="00DF140D">
        <w:rPr>
          <w:lang w:val="en-US"/>
        </w:rPr>
        <w:t xml:space="preserve">,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F22A5A">
        <w:rPr>
          <w:rFonts w:cstheme="minorHAnsi"/>
          <w:i/>
        </w:rPr>
        <w:instrText xml:space="preserve"> ADDIN ZOTERO_ITEM CSL_CITATION {"citationID":"VXxpLMcX","properties":{"formattedCitation":"\\super 11\\nosupersub{}","plainCitation":"11","noteIndex":0},"citationItems":[{"id":3860,"uris":["http://zotero.org/users/9157291/items/AFKW7KRC"],"itemData":{"id":3860,"type":"article-journal","abstract":"At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F22A5A" w:rsidRPr="004A08A6">
        <w:rPr>
          <w:rFonts w:cstheme="minorHAnsi"/>
          <w:i/>
          <w:lang w:val="es-ES"/>
          <w:rPrChange w:id="470" w:author="Nabera  Abhinandan" w:date="2023-02-24T11:08:00Z">
            <w:rPr>
              <w:rFonts w:cstheme="minorHAnsi"/>
              <w:i/>
              <w:lang w:val="es-ES"/>
            </w:rPr>
          </w:rPrChange>
        </w:rPr>
        <w:instrText>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w:instrText>
      </w:r>
      <w:r w:rsidR="00F22A5A" w:rsidRPr="00136084">
        <w:rPr>
          <w:rFonts w:cstheme="minorHAnsi"/>
          <w:i/>
          <w:lang w:val="es-ES"/>
        </w:rPr>
        <w:instrText xml:space="preser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F22A5A" w:rsidRPr="00136084">
        <w:rPr>
          <w:rFonts w:ascii="Calibri" w:hAnsi="Calibri" w:cs="Calibri"/>
          <w:szCs w:val="24"/>
          <w:vertAlign w:val="superscript"/>
          <w:lang w:val="es-ES"/>
        </w:rPr>
        <w:t>11</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F22A5A">
        <w:rPr>
          <w:rFonts w:cstheme="minorHAnsi"/>
          <w:i/>
          <w:lang w:val="es-ES"/>
        </w:rPr>
        <w:instrText xml:space="preserve"> ADDIN ZOTERO_ITEM CSL_CITATION {"citationID":"xRwYEfTg","properties":{"formattedCitation":"\\super 12\\nosupersub{}","plainCitation":"12","noteIndex":0},"citationItems":[{"id":272,"uris":["http://zotero.org/users/9157291/items/GTFADUPK"],"itemData":{"id":272,"type":"article-journal","abstract":"The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F22A5A" w:rsidRPr="00136084">
        <w:rPr>
          <w:rFonts w:ascii="Calibri" w:hAnsi="Calibri" w:cs="Calibri"/>
          <w:szCs w:val="24"/>
          <w:vertAlign w:val="superscript"/>
          <w:lang w:val="es-ES"/>
        </w:rPr>
        <w:t>12</w:t>
      </w:r>
      <w:r w:rsidR="00C601DD">
        <w:rPr>
          <w:rFonts w:cstheme="minorHAnsi"/>
          <w:i/>
        </w:rPr>
        <w:fldChar w:fldCharType="end"/>
      </w:r>
      <w:r w:rsidR="00C601DD" w:rsidRPr="00C601DD">
        <w:rPr>
          <w:rFonts w:cstheme="minorHAnsi"/>
          <w:lang w:val="es-ES"/>
        </w:rPr>
        <w:t xml:space="preserve">, as </w:t>
      </w:r>
      <w:proofErr w:type="spellStart"/>
      <w:r w:rsidR="00C601DD" w:rsidRPr="00C601DD">
        <w:rPr>
          <w:rFonts w:cstheme="minorHAnsi"/>
          <w:lang w:val="es-ES"/>
        </w:rPr>
        <w:t>described</w:t>
      </w:r>
      <w:proofErr w:type="spellEnd"/>
      <w:r w:rsidR="00C601DD" w:rsidRPr="00C601DD">
        <w:rPr>
          <w:rFonts w:cstheme="minorHAnsi"/>
          <w:lang w:val="es-ES"/>
        </w:rPr>
        <w:t xml:space="preserve"> </w:t>
      </w:r>
      <w:proofErr w:type="spellStart"/>
      <w:r w:rsidR="00C601DD" w:rsidRPr="009C0385">
        <w:rPr>
          <w:rFonts w:cstheme="minorHAnsi"/>
          <w:lang w:val="es-ES"/>
        </w:rPr>
        <w:t>above</w:t>
      </w:r>
      <w:proofErr w:type="spellEnd"/>
      <w:r w:rsidR="00C601DD" w:rsidRPr="00C601DD">
        <w:rPr>
          <w:rFonts w:cstheme="minorHAnsi"/>
          <w:lang w:val="es-ES"/>
        </w:rPr>
        <w:t>.</w:t>
      </w:r>
      <w:r w:rsidR="00E2198A" w:rsidRPr="00E2198A">
        <w:rPr>
          <w:lang w:val="es-ES"/>
        </w:rPr>
        <w:t xml:space="preserve"> </w:t>
      </w:r>
      <w:r w:rsidR="00E2198A" w:rsidRPr="004A08A6">
        <w:rPr>
          <w:lang w:val="es-ES"/>
          <w:rPrChange w:id="471" w:author="Nabera  Abhinandan" w:date="2023-02-24T11:08:00Z">
            <w:rPr/>
          </w:rPrChange>
        </w:rPr>
        <w:t xml:space="preserve">Data </w:t>
      </w:r>
      <w:proofErr w:type="spellStart"/>
      <w:r w:rsidR="00E2198A" w:rsidRPr="004A08A6">
        <w:rPr>
          <w:lang w:val="es-ES"/>
          <w:rPrChange w:id="472" w:author="Nabera  Abhinandan" w:date="2023-02-24T11:08:00Z">
            <w:rPr/>
          </w:rPrChange>
        </w:rPr>
        <w:t>for</w:t>
      </w:r>
      <w:proofErr w:type="spellEnd"/>
      <w:r w:rsidR="00E2198A" w:rsidRPr="004A08A6">
        <w:rPr>
          <w:lang w:val="es-ES"/>
          <w:rPrChange w:id="473" w:author="Nabera  Abhinandan" w:date="2023-02-24T11:08:00Z">
            <w:rPr/>
          </w:rPrChange>
        </w:rPr>
        <w:t xml:space="preserve"> </w:t>
      </w:r>
      <w:proofErr w:type="spellStart"/>
      <w:r w:rsidR="00E2198A" w:rsidRPr="004A08A6">
        <w:rPr>
          <w:lang w:val="es-ES"/>
          <w:rPrChange w:id="474" w:author="Nabera  Abhinandan" w:date="2023-02-24T11:08:00Z">
            <w:rPr/>
          </w:rPrChange>
        </w:rPr>
        <w:t>the</w:t>
      </w:r>
      <w:proofErr w:type="spellEnd"/>
      <w:r w:rsidR="00E2198A" w:rsidRPr="004A08A6">
        <w:rPr>
          <w:lang w:val="es-ES"/>
          <w:rPrChange w:id="475" w:author="Nabera  Abhinandan" w:date="2023-02-24T11:08:00Z">
            <w:rPr/>
          </w:rPrChange>
        </w:rPr>
        <w:t xml:space="preserve"> </w:t>
      </w:r>
      <w:proofErr w:type="spellStart"/>
      <w:r w:rsidR="00E2198A" w:rsidRPr="004A08A6">
        <w:rPr>
          <w:lang w:val="es-ES"/>
          <w:rPrChange w:id="476" w:author="Nabera  Abhinandan" w:date="2023-02-24T11:08:00Z">
            <w:rPr/>
          </w:rPrChange>
        </w:rPr>
        <w:t>background</w:t>
      </w:r>
      <w:proofErr w:type="spellEnd"/>
      <w:r w:rsidR="00E2198A" w:rsidRPr="004A08A6">
        <w:rPr>
          <w:lang w:val="es-ES"/>
          <w:rPrChange w:id="477" w:author="Nabera  Abhinandan" w:date="2023-02-24T11:08:00Z">
            <w:rPr/>
          </w:rPrChange>
        </w:rPr>
        <w:t xml:space="preserve"> </w:t>
      </w:r>
      <w:proofErr w:type="spellStart"/>
      <w:r w:rsidR="00E2198A" w:rsidRPr="004A08A6">
        <w:rPr>
          <w:lang w:val="es-ES"/>
          <w:rPrChange w:id="478" w:author="Nabera  Abhinandan" w:date="2023-02-24T11:08:00Z">
            <w:rPr/>
          </w:rPrChange>
        </w:rPr>
        <w:t>system</w:t>
      </w:r>
      <w:proofErr w:type="spellEnd"/>
      <w:r w:rsidR="00E2198A" w:rsidRPr="004A08A6">
        <w:rPr>
          <w:lang w:val="es-ES"/>
          <w:rPrChange w:id="479" w:author="Nabera  Abhinandan" w:date="2023-02-24T11:08:00Z">
            <w:rPr/>
          </w:rPrChange>
        </w:rPr>
        <w:t xml:space="preserve"> (</w:t>
      </w:r>
      <w:proofErr w:type="spellStart"/>
      <w:r w:rsidR="00E2198A" w:rsidRPr="004A08A6">
        <w:rPr>
          <w:i/>
          <w:lang w:val="es-ES"/>
          <w:rPrChange w:id="480" w:author="Nabera  Abhinandan" w:date="2023-02-24T11:08:00Z">
            <w:rPr>
              <w:i/>
            </w:rPr>
          </w:rPrChange>
        </w:rPr>
        <w:t>e.g</w:t>
      </w:r>
      <w:proofErr w:type="spellEnd"/>
      <w:r w:rsidR="00E2198A" w:rsidRPr="004A08A6">
        <w:rPr>
          <w:i/>
          <w:lang w:val="es-ES"/>
          <w:rPrChange w:id="481" w:author="Nabera  Abhinandan" w:date="2023-02-24T11:08:00Z">
            <w:rPr>
              <w:i/>
            </w:rPr>
          </w:rPrChange>
        </w:rPr>
        <w:t>.</w:t>
      </w:r>
      <w:r w:rsidR="00E2198A" w:rsidRPr="004A08A6">
        <w:rPr>
          <w:lang w:val="es-ES"/>
          <w:rPrChange w:id="482" w:author="Nabera  Abhinandan" w:date="2023-02-24T11:08:00Z">
            <w:rPr/>
          </w:rPrChange>
        </w:rPr>
        <w:t xml:space="preserve">, natural gas and </w:t>
      </w:r>
      <w:proofErr w:type="spellStart"/>
      <w:r w:rsidR="00E2198A" w:rsidRPr="004A08A6">
        <w:rPr>
          <w:lang w:val="es-ES"/>
          <w:rPrChange w:id="483" w:author="Nabera  Abhinandan" w:date="2023-02-24T11:08:00Z">
            <w:rPr/>
          </w:rPrChange>
        </w:rPr>
        <w:t>electricity</w:t>
      </w:r>
      <w:proofErr w:type="spellEnd"/>
      <w:r w:rsidR="00E2198A" w:rsidRPr="004A08A6">
        <w:rPr>
          <w:lang w:val="es-ES"/>
          <w:rPrChange w:id="484" w:author="Nabera  Abhinandan" w:date="2023-02-24T11:08:00Z">
            <w:rPr/>
          </w:rPrChange>
        </w:rPr>
        <w:t xml:space="preserve"> </w:t>
      </w:r>
      <w:proofErr w:type="spellStart"/>
      <w:r w:rsidR="00E2198A" w:rsidRPr="004A08A6">
        <w:rPr>
          <w:lang w:val="es-ES"/>
          <w:rPrChange w:id="485" w:author="Nabera  Abhinandan" w:date="2023-02-24T11:08:00Z">
            <w:rPr/>
          </w:rPrChange>
        </w:rPr>
        <w:t>supply</w:t>
      </w:r>
      <w:proofErr w:type="spellEnd"/>
      <w:r w:rsidR="00E2198A" w:rsidRPr="004A08A6">
        <w:rPr>
          <w:lang w:val="es-ES"/>
          <w:rPrChange w:id="486" w:author="Nabera  Abhinandan" w:date="2023-02-24T11:08:00Z">
            <w:rPr/>
          </w:rPrChange>
        </w:rPr>
        <w:t xml:space="preserve">) </w:t>
      </w:r>
      <w:proofErr w:type="spellStart"/>
      <w:r w:rsidR="00E2198A" w:rsidRPr="004A08A6">
        <w:rPr>
          <w:lang w:val="es-ES"/>
          <w:rPrChange w:id="487" w:author="Nabera  Abhinandan" w:date="2023-02-24T11:08:00Z">
            <w:rPr/>
          </w:rPrChange>
        </w:rPr>
        <w:t>were</w:t>
      </w:r>
      <w:proofErr w:type="spellEnd"/>
      <w:r w:rsidR="00E2198A" w:rsidRPr="004A08A6">
        <w:rPr>
          <w:lang w:val="es-ES"/>
          <w:rPrChange w:id="488" w:author="Nabera  Abhinandan" w:date="2023-02-24T11:08:00Z">
            <w:rPr/>
          </w:rPrChange>
        </w:rPr>
        <w:t xml:space="preserve"> </w:t>
      </w:r>
      <w:proofErr w:type="spellStart"/>
      <w:r w:rsidR="00E2198A" w:rsidRPr="004A08A6">
        <w:rPr>
          <w:lang w:val="es-ES"/>
          <w:rPrChange w:id="489" w:author="Nabera  Abhinandan" w:date="2023-02-24T11:08:00Z">
            <w:rPr/>
          </w:rPrChange>
        </w:rPr>
        <w:t>obtained</w:t>
      </w:r>
      <w:proofErr w:type="spellEnd"/>
      <w:r w:rsidR="00E2198A" w:rsidRPr="004A08A6">
        <w:rPr>
          <w:lang w:val="es-ES"/>
          <w:rPrChange w:id="490" w:author="Nabera  Abhinandan" w:date="2023-02-24T11:08:00Z">
            <w:rPr/>
          </w:rPrChange>
        </w:rPr>
        <w:t xml:space="preserve"> from </w:t>
      </w:r>
      <w:proofErr w:type="spellStart"/>
      <w:r w:rsidR="00E2198A" w:rsidRPr="004A08A6">
        <w:rPr>
          <w:lang w:val="es-ES"/>
          <w:rPrChange w:id="491" w:author="Nabera  Abhinandan" w:date="2023-02-24T11:08:00Z">
            <w:rPr/>
          </w:rPrChange>
        </w:rPr>
        <w:t>the</w:t>
      </w:r>
      <w:proofErr w:type="spellEnd"/>
      <w:r w:rsidR="00E2198A" w:rsidRPr="004A08A6">
        <w:rPr>
          <w:lang w:val="es-ES"/>
          <w:rPrChange w:id="492" w:author="Nabera  Abhinandan" w:date="2023-02-24T11:08:00Z">
            <w:rPr/>
          </w:rPrChange>
        </w:rPr>
        <w:t xml:space="preserve"> </w:t>
      </w:r>
      <w:r w:rsidR="00463D5F" w:rsidRPr="004A08A6">
        <w:rPr>
          <w:lang w:val="es-ES"/>
          <w:rPrChange w:id="493" w:author="Nabera  Abhinandan" w:date="2023-02-24T11:08:00Z">
            <w:rPr/>
          </w:rPrChange>
        </w:rPr>
        <w:t>E</w:t>
      </w:r>
      <w:r w:rsidR="00E2198A" w:rsidRPr="004A08A6">
        <w:rPr>
          <w:lang w:val="es-ES"/>
          <w:rPrChange w:id="494" w:author="Nabera  Abhinandan" w:date="2023-02-24T11:08:00Z">
            <w:rPr/>
          </w:rPrChange>
        </w:rPr>
        <w:t xml:space="preserve">coinvent v3.5 </w:t>
      </w:r>
      <w:proofErr w:type="spellStart"/>
      <w:r w:rsidR="00E2198A" w:rsidRPr="004A08A6">
        <w:rPr>
          <w:lang w:val="es-ES"/>
          <w:rPrChange w:id="495" w:author="Nabera  Abhinandan" w:date="2023-02-24T11:08:00Z">
            <w:rPr/>
          </w:rPrChange>
        </w:rPr>
        <w:t>database</w:t>
      </w:r>
      <w:proofErr w:type="spellEnd"/>
      <w:r w:rsidR="00E2198A" w:rsidRPr="00463D5F">
        <w:rPr>
          <w:lang w:val="en-US"/>
        </w:rPr>
        <w:fldChar w:fldCharType="begin"/>
      </w:r>
      <w:r w:rsidR="00D631DE" w:rsidRPr="004A08A6">
        <w:rPr>
          <w:lang w:val="es-ES"/>
          <w:rPrChange w:id="496" w:author="Nabera  Abhinandan" w:date="2023-02-24T11:08:00Z">
            <w:rPr/>
          </w:rPrChange>
        </w:rPr>
        <w:instrText xml:space="preserve"> ADDIN ZOTERO_ITEM CSL_CITATION {"citationID":"JU3ZCGo0","properties":{"formattedCitation":"\\super 56\\nosupersub{}","plainCitation":"56","noteIndex":0},"citationItems":[{"id":2104,"uris":["http://zotero.org/users/9157291/items/ED4WDBP2"],"itemData":{"id":2104,"type":"article-journal","abstract":"Purpose Good background data are an important requirement in LCA. Practi</w:instrText>
      </w:r>
      <w:r w:rsidR="00D631DE" w:rsidRPr="004A08A6">
        <w:rPr>
          <w:lang w:val="en-US"/>
          <w:rPrChange w:id="497" w:author="Nabera  Abhinandan" w:date="2023-02-24T11:08:00Z">
            <w:rPr/>
          </w:rPrChange>
        </w:rPr>
        <w:instrText>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w:instrText>
      </w:r>
      <w:r w:rsidR="00D631DE">
        <w:instrText xml:space="preserve">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D631DE" w:rsidRPr="00D631DE">
        <w:rPr>
          <w:rFonts w:ascii="Calibri" w:hAnsi="Calibri" w:cs="Calibri"/>
          <w:szCs w:val="24"/>
          <w:vertAlign w:val="superscript"/>
        </w:rPr>
        <w:t>56</w:t>
      </w:r>
      <w:r w:rsidR="00E2198A" w:rsidRPr="00463D5F">
        <w:rPr>
          <w:lang w:val="en-US"/>
        </w:rPr>
        <w:fldChar w:fldCharType="end"/>
      </w:r>
      <w:r w:rsidR="00E2198A" w:rsidRPr="00463D5F">
        <w:rPr>
          <w:lang w:val="en-US"/>
        </w:rPr>
        <w:t xml:space="preserve">. </w:t>
      </w:r>
      <w:r w:rsidR="005F1930" w:rsidRPr="00463D5F">
        <w:rPr>
          <w:lang w:val="en-US"/>
        </w:rPr>
        <w:t>Regarding the climate impact assessment, we consider the 100-year global warming potentials (GWPs) as implemented in the ReCiPe 2016 methodology</w:t>
      </w:r>
      <w:r w:rsidR="005F1930" w:rsidRPr="00463D5F">
        <w:rPr>
          <w:lang w:val="en-US"/>
        </w:rPr>
        <w:fldChar w:fldCharType="begin"/>
      </w:r>
      <w:r w:rsidR="00D631DE">
        <w:rPr>
          <w:lang w:val="en-US"/>
        </w:rPr>
        <w:instrText xml:space="preserve"> ADDIN ZOTERO_ITEM CSL_CITATION {"citationID":"DBi8jiTE","properties":{"formattedCitation":"\\super 57\\nosupersub{}","plainCitation":"57","noteIndex":0},"citationItems":[{"id":30060,"uris":["http://zotero.org/users/9157291/items/BPUY94KP"],"itemData":{"id":30060,"type":"article-journal","abstract":"Life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D631DE" w:rsidRPr="00D631DE">
        <w:rPr>
          <w:rFonts w:ascii="Calibri" w:hAnsi="Calibri" w:cs="Calibri"/>
          <w:szCs w:val="24"/>
          <w:vertAlign w:val="superscript"/>
        </w:rPr>
        <w:t>57</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498"/>
      <w:r w:rsidRPr="00E2198A">
        <w:t>References</w:t>
      </w:r>
      <w:commentRangeEnd w:id="498"/>
      <w:r w:rsidR="00D14002">
        <w:rPr>
          <w:rStyle w:val="CommentReference"/>
          <w:rFonts w:eastAsiaTheme="minorHAnsi" w:cstheme="minorBidi"/>
          <w:b w:val="0"/>
          <w:u w:val="none"/>
        </w:rPr>
        <w:commentReference w:id="498"/>
      </w:r>
    </w:p>
    <w:p w14:paraId="59680CD0" w14:textId="77777777" w:rsidR="00291255" w:rsidRDefault="00783407" w:rsidP="00291255">
      <w:pPr>
        <w:pStyle w:val="Bibliography"/>
      </w:pPr>
      <w:r>
        <w:rPr>
          <w:rFonts w:cstheme="minorHAnsi"/>
        </w:rPr>
        <w:fldChar w:fldCharType="begin"/>
      </w:r>
      <w:r w:rsidR="00291255">
        <w:rPr>
          <w:rFonts w:cstheme="minorHAnsi"/>
        </w:rPr>
        <w:instrText xml:space="preserve"> ADDIN ZOTERO_BIBL {"uncited":[],"omitted":[],"custom":[]} CSL_BIBLIOGRAPHY </w:instrText>
      </w:r>
      <w:r>
        <w:rPr>
          <w:rFonts w:cstheme="minorHAnsi"/>
        </w:rPr>
        <w:fldChar w:fldCharType="separate"/>
      </w:r>
      <w:r w:rsidR="00291255">
        <w:t>1</w:t>
      </w:r>
      <w:r w:rsidR="00291255">
        <w:tab/>
        <w:t xml:space="preserve">IEA, </w:t>
      </w:r>
      <w:r w:rsidR="00291255">
        <w:rPr>
          <w:i/>
          <w:iCs/>
        </w:rPr>
        <w:t>The Future of Petrochemicals: Towards more sustainable plastics and fertilisers</w:t>
      </w:r>
      <w:r w:rsidR="00291255">
        <w:t>, International Energy Agency, 2018.</w:t>
      </w:r>
    </w:p>
    <w:p w14:paraId="07C078DC" w14:textId="77777777" w:rsidR="00291255" w:rsidRDefault="00291255" w:rsidP="00291255">
      <w:pPr>
        <w:pStyle w:val="Bibliography"/>
      </w:pPr>
      <w:r>
        <w:t>2</w:t>
      </w:r>
      <w:r>
        <w:tab/>
        <w:t xml:space="preserve">F. Bauer, J. P. Tilsted, S. Pfister, C. Oberschelp and V. Kulionis, </w:t>
      </w:r>
      <w:r>
        <w:rPr>
          <w:i/>
          <w:iCs/>
        </w:rPr>
        <w:t>Current Opinion in Chemical Engineering</w:t>
      </w:r>
      <w:r>
        <w:t xml:space="preserve">, 2023, </w:t>
      </w:r>
      <w:r>
        <w:rPr>
          <w:b/>
          <w:bCs/>
        </w:rPr>
        <w:t>39</w:t>
      </w:r>
      <w:r>
        <w:t>, 100881.</w:t>
      </w:r>
    </w:p>
    <w:p w14:paraId="7DE9359B" w14:textId="77777777" w:rsidR="00291255" w:rsidRDefault="00291255" w:rsidP="00291255">
      <w:pPr>
        <w:pStyle w:val="Bibliography"/>
      </w:pPr>
      <w:r>
        <w:t>3</w:t>
      </w:r>
      <w:r>
        <w:tab/>
        <w:t xml:space="preserve">F. Bauer, V. Kulionis, C. Oberschelp, S. Pfister, J. P. Tilsted, G. D. Finkill and S. Fjäll, </w:t>
      </w:r>
      <w:r>
        <w:rPr>
          <w:i/>
          <w:iCs/>
        </w:rPr>
        <w:t>Petrochemicals and Climate Change: Tracing Globally Growing Emissions and Key Blind Spots in a Fossil-Based Industry</w:t>
      </w:r>
      <w:r>
        <w:t>, Lund University, Lund, 2022.</w:t>
      </w:r>
    </w:p>
    <w:p w14:paraId="76BA8985" w14:textId="77777777" w:rsidR="00291255" w:rsidRDefault="00291255" w:rsidP="00291255">
      <w:pPr>
        <w:pStyle w:val="Bibliography"/>
      </w:pPr>
      <w:r>
        <w:t>4</w:t>
      </w:r>
      <w:r>
        <w:tab/>
        <w:t xml:space="preserve">J. W. Erisman, M. A. Sutton, J. Galloway, Z. Klimont and W. Winiwarter, </w:t>
      </w:r>
      <w:r>
        <w:rPr>
          <w:i/>
          <w:iCs/>
        </w:rPr>
        <w:t>Nature Geosci</w:t>
      </w:r>
      <w:r>
        <w:t xml:space="preserve">, 2008, </w:t>
      </w:r>
      <w:r>
        <w:rPr>
          <w:b/>
          <w:bCs/>
        </w:rPr>
        <w:t>1</w:t>
      </w:r>
      <w:r>
        <w:t>, 636–639.</w:t>
      </w:r>
    </w:p>
    <w:p w14:paraId="6D3AAA3A" w14:textId="77777777" w:rsidR="00291255" w:rsidRPr="00291255" w:rsidRDefault="00291255" w:rsidP="00291255">
      <w:pPr>
        <w:pStyle w:val="Bibliography"/>
        <w:rPr>
          <w:lang w:val="de-CH"/>
        </w:rPr>
      </w:pPr>
      <w:r>
        <w:t>5</w:t>
      </w:r>
      <w:r>
        <w:tab/>
        <w:t xml:space="preserve">L. Rosa and P. Gabrielli, </w:t>
      </w:r>
      <w:r>
        <w:rPr>
          <w:i/>
          <w:iCs/>
        </w:rPr>
        <w:t xml:space="preserve">Environ. </w:t>
      </w:r>
      <w:r w:rsidRPr="00291255">
        <w:rPr>
          <w:i/>
          <w:iCs/>
          <w:lang w:val="de-CH"/>
        </w:rPr>
        <w:t>Res. Lett.</w:t>
      </w:r>
      <w:r w:rsidRPr="00291255">
        <w:rPr>
          <w:lang w:val="de-CH"/>
        </w:rPr>
        <w:t xml:space="preserve">, 2022, </w:t>
      </w:r>
      <w:r w:rsidRPr="00291255">
        <w:rPr>
          <w:b/>
          <w:bCs/>
          <w:lang w:val="de-CH"/>
        </w:rPr>
        <w:t>18</w:t>
      </w:r>
      <w:r w:rsidRPr="00291255">
        <w:rPr>
          <w:lang w:val="de-CH"/>
        </w:rPr>
        <w:t>, 014008.</w:t>
      </w:r>
    </w:p>
    <w:p w14:paraId="7EA15719" w14:textId="77777777" w:rsidR="00291255" w:rsidRPr="00291255" w:rsidRDefault="00291255" w:rsidP="00291255">
      <w:pPr>
        <w:pStyle w:val="Bibliography"/>
        <w:rPr>
          <w:lang w:val="de-CH"/>
        </w:rPr>
      </w:pPr>
      <w:r w:rsidRPr="00291255">
        <w:rPr>
          <w:lang w:val="de-CH"/>
        </w:rPr>
        <w:t>6</w:t>
      </w:r>
      <w:r w:rsidRPr="00291255">
        <w:rPr>
          <w:lang w:val="de-CH"/>
        </w:rPr>
        <w:tab/>
        <w:t xml:space="preserve">G. A. Olah, </w:t>
      </w:r>
      <w:r w:rsidRPr="00291255">
        <w:rPr>
          <w:i/>
          <w:iCs/>
          <w:lang w:val="de-CH"/>
        </w:rPr>
        <w:t>Angewandte Chemie International Edition</w:t>
      </w:r>
      <w:r w:rsidRPr="00291255">
        <w:rPr>
          <w:lang w:val="de-CH"/>
        </w:rPr>
        <w:t xml:space="preserve">, 2005, </w:t>
      </w:r>
      <w:r w:rsidRPr="00291255">
        <w:rPr>
          <w:b/>
          <w:bCs/>
          <w:lang w:val="de-CH"/>
        </w:rPr>
        <w:t>44</w:t>
      </w:r>
      <w:r w:rsidRPr="00291255">
        <w:rPr>
          <w:lang w:val="de-CH"/>
        </w:rPr>
        <w:t>, 2636–2639.</w:t>
      </w:r>
    </w:p>
    <w:p w14:paraId="0E9746CE" w14:textId="77777777" w:rsidR="00291255" w:rsidRDefault="00291255" w:rsidP="00291255">
      <w:pPr>
        <w:pStyle w:val="Bibliography"/>
      </w:pPr>
      <w:r>
        <w:t>7</w:t>
      </w:r>
      <w:r>
        <w:tab/>
        <w:t xml:space="preserve">J. Humphreys, R. Lan and S. Tao, </w:t>
      </w:r>
      <w:r>
        <w:rPr>
          <w:i/>
          <w:iCs/>
        </w:rPr>
        <w:t>Advanced Energy and Sustainability Research</w:t>
      </w:r>
      <w:r>
        <w:t xml:space="preserve">, 2021, </w:t>
      </w:r>
      <w:r>
        <w:rPr>
          <w:b/>
          <w:bCs/>
        </w:rPr>
        <w:t>2</w:t>
      </w:r>
      <w:r>
        <w:t>, 2000043.</w:t>
      </w:r>
    </w:p>
    <w:p w14:paraId="5C8415E4" w14:textId="77777777" w:rsidR="00291255" w:rsidRDefault="00291255" w:rsidP="00291255">
      <w:pPr>
        <w:pStyle w:val="Bibliography"/>
      </w:pPr>
      <w:r>
        <w:t>8</w:t>
      </w:r>
      <w:r>
        <w:tab/>
        <w:t xml:space="preserve">IEA, </w:t>
      </w:r>
      <w:r>
        <w:rPr>
          <w:i/>
          <w:iCs/>
        </w:rPr>
        <w:t>Ammonia Technology Roadmap: Towards more sustainable nitrogen fertiliser production</w:t>
      </w:r>
      <w:r>
        <w:t>, OECD, 2021.</w:t>
      </w:r>
    </w:p>
    <w:p w14:paraId="5248A97D" w14:textId="77777777" w:rsidR="00291255" w:rsidRDefault="00291255" w:rsidP="00291255">
      <w:pPr>
        <w:pStyle w:val="Bibliography"/>
      </w:pPr>
      <w:r w:rsidRPr="00291255">
        <w:rPr>
          <w:lang w:val="fr-CH"/>
        </w:rPr>
        <w:t>9</w:t>
      </w:r>
      <w:r w:rsidRPr="00291255">
        <w:rPr>
          <w:lang w:val="fr-CH"/>
        </w:rPr>
        <w:tab/>
        <w:t xml:space="preserve">O. Martin and J. Pérez-Ramírez, </w:t>
      </w:r>
      <w:r w:rsidRPr="00291255">
        <w:rPr>
          <w:i/>
          <w:iCs/>
          <w:lang w:val="fr-CH"/>
        </w:rPr>
        <w:t xml:space="preserve">Catal. </w:t>
      </w:r>
      <w:r>
        <w:rPr>
          <w:i/>
          <w:iCs/>
        </w:rPr>
        <w:t>Sci. Technol.</w:t>
      </w:r>
      <w:r>
        <w:t xml:space="preserve">, 2013, </w:t>
      </w:r>
      <w:r>
        <w:rPr>
          <w:b/>
          <w:bCs/>
        </w:rPr>
        <w:t>3</w:t>
      </w:r>
      <w:r>
        <w:t>, 3343–3352.</w:t>
      </w:r>
    </w:p>
    <w:p w14:paraId="489AFC32" w14:textId="77777777" w:rsidR="00291255" w:rsidRDefault="00291255" w:rsidP="00291255">
      <w:pPr>
        <w:pStyle w:val="Bibliography"/>
      </w:pPr>
      <w:r>
        <w:t>10</w:t>
      </w:r>
      <w:r>
        <w:tab/>
        <w:t xml:space="preserve">IRENA, </w:t>
      </w:r>
      <w:r>
        <w:rPr>
          <w:i/>
          <w:iCs/>
        </w:rPr>
        <w:t>Innovation Outlook: Renewable Methanol</w:t>
      </w:r>
      <w:r>
        <w:t>, 2021.</w:t>
      </w:r>
    </w:p>
    <w:p w14:paraId="7CC9F78E" w14:textId="77777777" w:rsidR="00291255" w:rsidRDefault="00291255" w:rsidP="00291255">
      <w:pPr>
        <w:pStyle w:val="Bibliography"/>
      </w:pPr>
      <w:r>
        <w:t>11</w:t>
      </w:r>
      <w:r>
        <w:tab/>
        <w:t xml:space="preserve">S. C. D’Angelo, S. Cobo, V. Tulus, A. Nabera, A. J. Martín, J. Pérez-Ramírez and G. Guillén-Gosálbez, </w:t>
      </w:r>
      <w:r>
        <w:rPr>
          <w:i/>
          <w:iCs/>
        </w:rPr>
        <w:t>ACS Sustainable Chem. Eng.</w:t>
      </w:r>
      <w:r>
        <w:t xml:space="preserve">, 2021, </w:t>
      </w:r>
      <w:r>
        <w:rPr>
          <w:b/>
          <w:bCs/>
        </w:rPr>
        <w:t>9</w:t>
      </w:r>
      <w:r>
        <w:t>, 9740–9749.</w:t>
      </w:r>
    </w:p>
    <w:p w14:paraId="6B2B0A47" w14:textId="77777777" w:rsidR="00291255" w:rsidRDefault="00291255" w:rsidP="00291255">
      <w:pPr>
        <w:pStyle w:val="Bibliography"/>
      </w:pPr>
      <w:r>
        <w:lastRenderedPageBreak/>
        <w:t>12</w:t>
      </w:r>
      <w:r>
        <w:tab/>
        <w:t xml:space="preserve">A. González-Garay, M. S. Frei, A. Al-Qahtani, C. Mondelli, G. Guillén-Gosálbez and J. Pérez-Ramírez, </w:t>
      </w:r>
      <w:r>
        <w:rPr>
          <w:i/>
          <w:iCs/>
        </w:rPr>
        <w:t>Energy Environ. Sci.</w:t>
      </w:r>
      <w:r>
        <w:t xml:space="preserve">, 2019, </w:t>
      </w:r>
      <w:r>
        <w:rPr>
          <w:b/>
          <w:bCs/>
        </w:rPr>
        <w:t>12</w:t>
      </w:r>
      <w:r>
        <w:t>, 3425–3436.</w:t>
      </w:r>
    </w:p>
    <w:p w14:paraId="6D364432" w14:textId="77777777" w:rsidR="00291255" w:rsidRDefault="00291255" w:rsidP="00291255">
      <w:pPr>
        <w:pStyle w:val="Bibliography"/>
      </w:pPr>
      <w:r>
        <w:t>13</w:t>
      </w:r>
      <w:r>
        <w:tab/>
        <w:t xml:space="preserve">Z. J. Schiffer and K. Manthiram, </w:t>
      </w:r>
      <w:r>
        <w:rPr>
          <w:i/>
          <w:iCs/>
        </w:rPr>
        <w:t>Joule</w:t>
      </w:r>
      <w:r>
        <w:t xml:space="preserve">, 2017, </w:t>
      </w:r>
      <w:r>
        <w:rPr>
          <w:b/>
          <w:bCs/>
        </w:rPr>
        <w:t>1</w:t>
      </w:r>
      <w:r>
        <w:t>, 10–14.</w:t>
      </w:r>
    </w:p>
    <w:p w14:paraId="55E31C7C" w14:textId="77777777" w:rsidR="00291255" w:rsidRDefault="00291255" w:rsidP="00291255">
      <w:pPr>
        <w:pStyle w:val="Bibliography"/>
      </w:pPr>
      <w:r>
        <w:t>14</w:t>
      </w:r>
      <w:r>
        <w:tab/>
        <w:t xml:space="preserve">J.-P. Lange, </w:t>
      </w:r>
      <w:r>
        <w:rPr>
          <w:i/>
          <w:iCs/>
        </w:rPr>
        <w:t>Energy Environ. Sci.</w:t>
      </w:r>
      <w:r>
        <w:t xml:space="preserve">, 2021, </w:t>
      </w:r>
      <w:r>
        <w:rPr>
          <w:b/>
          <w:bCs/>
        </w:rPr>
        <w:t>14</w:t>
      </w:r>
      <w:r>
        <w:t>, 4358–4376.</w:t>
      </w:r>
    </w:p>
    <w:p w14:paraId="04C8B7AA" w14:textId="77777777" w:rsidR="00291255" w:rsidRDefault="00291255" w:rsidP="00291255">
      <w:pPr>
        <w:pStyle w:val="Bibliography"/>
      </w:pPr>
      <w:r>
        <w:t>15</w:t>
      </w:r>
      <w:r>
        <w:tab/>
        <w:t xml:space="preserve">F. Ausfelder, E. O. Herrman and L. F. López González, </w:t>
      </w:r>
      <w:r>
        <w:rPr>
          <w:i/>
          <w:iCs/>
        </w:rPr>
        <w:t>Technology options for CO2-emission reduction of hydrogen feedstock in ammonia production</w:t>
      </w:r>
      <w:r>
        <w:t>, DECHEMA Gesellschaft für Chemische Technik und Biotechnologie e.V, 2022.</w:t>
      </w:r>
    </w:p>
    <w:p w14:paraId="233A967A" w14:textId="77777777" w:rsidR="00291255" w:rsidRDefault="00291255" w:rsidP="00291255">
      <w:pPr>
        <w:pStyle w:val="Bibliography"/>
      </w:pPr>
      <w:r>
        <w:t>16</w:t>
      </w:r>
      <w:r>
        <w:tab/>
        <w:t xml:space="preserve">K. Smart, </w:t>
      </w:r>
      <w:r>
        <w:rPr>
          <w:i/>
          <w:iCs/>
        </w:rPr>
        <w:t>Johnson Matthey Technology Review</w:t>
      </w:r>
      <w:r>
        <w:t xml:space="preserve">, 2022, </w:t>
      </w:r>
      <w:r>
        <w:rPr>
          <w:b/>
          <w:bCs/>
        </w:rPr>
        <w:t>66</w:t>
      </w:r>
      <w:r>
        <w:t>, 230–244.</w:t>
      </w:r>
    </w:p>
    <w:p w14:paraId="19AB961F" w14:textId="77777777" w:rsidR="00291255" w:rsidRDefault="00291255" w:rsidP="00291255">
      <w:pPr>
        <w:pStyle w:val="Bibliography"/>
      </w:pPr>
      <w:r>
        <w:t>17</w:t>
      </w:r>
      <w:r>
        <w:tab/>
        <w:t xml:space="preserve">O. Martin, A. J. Martín, C. Mondelli, S. Mitchell, T. F. Segawa, R. Hauert, C. Drouilly, D. Curulla-Ferré and J. Pérez-Ramírez, </w:t>
      </w:r>
      <w:r>
        <w:rPr>
          <w:i/>
          <w:iCs/>
        </w:rPr>
        <w:t>Angewandte Chemie</w:t>
      </w:r>
      <w:r>
        <w:t xml:space="preserve">, 2016, </w:t>
      </w:r>
      <w:r>
        <w:rPr>
          <w:b/>
          <w:bCs/>
        </w:rPr>
        <w:t>128</w:t>
      </w:r>
      <w:r>
        <w:t>, 6369–6373.</w:t>
      </w:r>
    </w:p>
    <w:p w14:paraId="66AAE7E5" w14:textId="77777777" w:rsidR="00291255" w:rsidRDefault="00291255" w:rsidP="00291255">
      <w:pPr>
        <w:pStyle w:val="Bibliography"/>
      </w:pPr>
      <w:r>
        <w:t>18</w:t>
      </w:r>
      <w:r>
        <w:tab/>
        <w:t xml:space="preserve">T. Pinheiro Araújo, C. Mondelli, M. Agrachev, T. Zou, P. O. Willi, K. M. Engel, R. N. Grass, W. J. Stark, O. V. Safonova, G. Jeschke, S. Mitchell and J. Pérez-Ramírez, </w:t>
      </w:r>
      <w:r>
        <w:rPr>
          <w:i/>
          <w:iCs/>
        </w:rPr>
        <w:t>Nat Commun</w:t>
      </w:r>
      <w:r>
        <w:t xml:space="preserve">, 2022, </w:t>
      </w:r>
      <w:r>
        <w:rPr>
          <w:b/>
          <w:bCs/>
        </w:rPr>
        <w:t>13</w:t>
      </w:r>
      <w:r>
        <w:t>, 5610.</w:t>
      </w:r>
    </w:p>
    <w:p w14:paraId="458F24B7" w14:textId="77777777" w:rsidR="00291255" w:rsidRDefault="00291255" w:rsidP="00291255">
      <w:pPr>
        <w:pStyle w:val="Bibliography"/>
      </w:pPr>
      <w:r>
        <w:t>19</w:t>
      </w:r>
      <w:r>
        <w:tab/>
        <w:t xml:space="preserve">J. Wang, G. Li, Z. Li, C. Tang, Z. Feng, H. An, H. Liu, T. Liu and C. Li, </w:t>
      </w:r>
      <w:r>
        <w:rPr>
          <w:i/>
          <w:iCs/>
        </w:rPr>
        <w:t>Science Advances</w:t>
      </w:r>
      <w:r>
        <w:t xml:space="preserve">, 2017, </w:t>
      </w:r>
      <w:r>
        <w:rPr>
          <w:b/>
          <w:bCs/>
        </w:rPr>
        <w:t>3</w:t>
      </w:r>
      <w:r>
        <w:t>, e1701290.</w:t>
      </w:r>
    </w:p>
    <w:p w14:paraId="1F80693C" w14:textId="77777777" w:rsidR="00291255" w:rsidRDefault="00291255" w:rsidP="00291255">
      <w:pPr>
        <w:pStyle w:val="Bibliography"/>
      </w:pPr>
      <w:r>
        <w:t>20</w:t>
      </w:r>
      <w:r>
        <w:tab/>
        <w:t xml:space="preserve">S. Nitopi, E. Bertheussen, S. B. Scott, X. Liu, A. K. Engstfeld, S. Horch, B. Seger, I. E. L. Stephens, K. Chan, C. Hahn, J. K. Nørskov, T. F. Jaramillo and I. Chorkendorff, </w:t>
      </w:r>
      <w:r>
        <w:rPr>
          <w:i/>
          <w:iCs/>
        </w:rPr>
        <w:t>Chem. Rev.</w:t>
      </w:r>
      <w:r>
        <w:t xml:space="preserve">, 2019, </w:t>
      </w:r>
      <w:r>
        <w:rPr>
          <w:b/>
          <w:bCs/>
        </w:rPr>
        <w:t>119</w:t>
      </w:r>
      <w:r>
        <w:t>, 7610–7672.</w:t>
      </w:r>
    </w:p>
    <w:p w14:paraId="1C51D3BA" w14:textId="77777777" w:rsidR="00291255" w:rsidRDefault="00291255" w:rsidP="00291255">
      <w:pPr>
        <w:pStyle w:val="Bibliography"/>
      </w:pPr>
      <w:r>
        <w:t>21</w:t>
      </w:r>
      <w:r>
        <w:tab/>
        <w:t xml:space="preserve">IEA, </w:t>
      </w:r>
      <w:r>
        <w:rPr>
          <w:i/>
          <w:iCs/>
        </w:rPr>
        <w:t>Technology Roadmap Energy and GHG Reductions in the Chemical Industry via Catalytic Processes</w:t>
      </w:r>
      <w:r>
        <w:t>, International Energy Agency, 2013.</w:t>
      </w:r>
    </w:p>
    <w:p w14:paraId="0A345181" w14:textId="77777777" w:rsidR="00291255" w:rsidRDefault="00291255" w:rsidP="00291255">
      <w:pPr>
        <w:pStyle w:val="Bibliography"/>
      </w:pPr>
      <w:r>
        <w:t>22</w:t>
      </w:r>
      <w:r>
        <w:tab/>
        <w:t xml:space="preserve">J. Huo, Z. Wang, C. Oberschelp, G. Guillén-Gosálbez and S. Hellweg, </w:t>
      </w:r>
      <w:r>
        <w:rPr>
          <w:i/>
          <w:iCs/>
        </w:rPr>
        <w:t>Green Chem.</w:t>
      </w:r>
      <w:r>
        <w:t xml:space="preserve">, 2023, </w:t>
      </w:r>
      <w:r>
        <w:rPr>
          <w:b/>
          <w:bCs/>
        </w:rPr>
        <w:t>25</w:t>
      </w:r>
      <w:r>
        <w:t>, 415–430.</w:t>
      </w:r>
    </w:p>
    <w:p w14:paraId="1427678E" w14:textId="77777777" w:rsidR="00291255" w:rsidRDefault="00291255" w:rsidP="00291255">
      <w:pPr>
        <w:pStyle w:val="Bibliography"/>
      </w:pPr>
      <w:r>
        <w:t>23</w:t>
      </w:r>
      <w:r>
        <w:tab/>
        <w:t xml:space="preserve">Á. Galán-Martín, V. Tulus, I. Díaz, C. Pozo, J. Pérez-Ramírez and G. Guillén-Gosálbez, </w:t>
      </w:r>
      <w:r>
        <w:rPr>
          <w:i/>
          <w:iCs/>
        </w:rPr>
        <w:t>One Earth</w:t>
      </w:r>
      <w:r>
        <w:t xml:space="preserve">, 2021, </w:t>
      </w:r>
      <w:r>
        <w:rPr>
          <w:b/>
          <w:bCs/>
        </w:rPr>
        <w:t>4</w:t>
      </w:r>
      <w:r>
        <w:t>, 565–583.</w:t>
      </w:r>
    </w:p>
    <w:p w14:paraId="46BC7413" w14:textId="77777777" w:rsidR="00291255" w:rsidRDefault="00291255" w:rsidP="00291255">
      <w:pPr>
        <w:pStyle w:val="Bibliography"/>
      </w:pPr>
      <w:r>
        <w:t>24</w:t>
      </w:r>
      <w:r>
        <w:tab/>
        <w:t xml:space="preserve">I. Ioannou, Á. Galán-Martín, J. Pérez-Ramírez and G. Guillén-Gosálbez, </w:t>
      </w:r>
      <w:r>
        <w:rPr>
          <w:i/>
          <w:iCs/>
        </w:rPr>
        <w:t>Energy Environ. Sci.</w:t>
      </w:r>
      <w:r>
        <w:t>, , DOI:10.1039/D2EE01153K.</w:t>
      </w:r>
    </w:p>
    <w:p w14:paraId="46BDCD4D" w14:textId="77777777" w:rsidR="00291255" w:rsidRDefault="00291255" w:rsidP="00291255">
      <w:pPr>
        <w:pStyle w:val="Bibliography"/>
      </w:pPr>
      <w:r>
        <w:t>25</w:t>
      </w:r>
      <w:r>
        <w:tab/>
        <w:t xml:space="preserve">A. Kätelhön, R. Meys, S. Deutz, S. Suh and A. Bardow, </w:t>
      </w:r>
      <w:r>
        <w:rPr>
          <w:i/>
          <w:iCs/>
        </w:rPr>
        <w:t>Proceedings of the National Academy of Sciences</w:t>
      </w:r>
      <w:r>
        <w:t xml:space="preserve">, 2019, </w:t>
      </w:r>
      <w:r>
        <w:rPr>
          <w:b/>
          <w:bCs/>
        </w:rPr>
        <w:t>116</w:t>
      </w:r>
      <w:r>
        <w:t>, 11187–11194.</w:t>
      </w:r>
    </w:p>
    <w:p w14:paraId="7A79D8FD" w14:textId="77777777" w:rsidR="00291255" w:rsidRDefault="00291255" w:rsidP="00291255">
      <w:pPr>
        <w:pStyle w:val="Bibliography"/>
      </w:pPr>
      <w:r>
        <w:t>26</w:t>
      </w:r>
      <w:r>
        <w:tab/>
        <w:t xml:space="preserve">C. Hepburn, E. Adlen, J. Beddington, E. A. Carter, S. Fuss, N. Mac Dowell, J. C. Minx, P. Smith and C. K. Williams, </w:t>
      </w:r>
      <w:r>
        <w:rPr>
          <w:i/>
          <w:iCs/>
        </w:rPr>
        <w:t>Nature</w:t>
      </w:r>
      <w:r>
        <w:t xml:space="preserve">, 2019, </w:t>
      </w:r>
      <w:r>
        <w:rPr>
          <w:b/>
          <w:bCs/>
        </w:rPr>
        <w:t>575</w:t>
      </w:r>
      <w:r>
        <w:t>, 87–97.</w:t>
      </w:r>
    </w:p>
    <w:p w14:paraId="2F864FD5" w14:textId="77777777" w:rsidR="00291255" w:rsidRDefault="00291255" w:rsidP="00291255">
      <w:pPr>
        <w:pStyle w:val="Bibliography"/>
      </w:pPr>
      <w:r>
        <w:t>27</w:t>
      </w:r>
      <w:r>
        <w:tab/>
        <w:t xml:space="preserve">P. Heather, </w:t>
      </w:r>
      <w:r>
        <w:rPr>
          <w:i/>
          <w:iCs/>
        </w:rPr>
        <w:t>European Traded Gas Hubs: the supremacy of TTF</w:t>
      </w:r>
      <w:r>
        <w:t>, The Oxford Institute for Energy Studies, 2022.</w:t>
      </w:r>
    </w:p>
    <w:p w14:paraId="4EB163D6" w14:textId="77777777" w:rsidR="00291255" w:rsidRDefault="00291255" w:rsidP="00291255">
      <w:pPr>
        <w:pStyle w:val="Bibliography"/>
      </w:pPr>
      <w:r>
        <w:t>28</w:t>
      </w:r>
      <w:r>
        <w:tab/>
        <w:t xml:space="preserve">The World Bank, </w:t>
      </w:r>
      <w:r>
        <w:rPr>
          <w:i/>
          <w:iCs/>
        </w:rPr>
        <w:t>Commodity Markets Outlook: The Impact of the War in Ukraine on Commodity Markets</w:t>
      </w:r>
      <w:r>
        <w:t>, The World Bank Group, Washington DC, 2022.</w:t>
      </w:r>
    </w:p>
    <w:p w14:paraId="064FF132" w14:textId="77777777" w:rsidR="00291255" w:rsidRDefault="00291255" w:rsidP="00291255">
      <w:pPr>
        <w:pStyle w:val="Bibliography"/>
      </w:pPr>
      <w:r>
        <w:t>29</w:t>
      </w:r>
      <w:r>
        <w:tab/>
        <w:t xml:space="preserve">cefic, </w:t>
      </w:r>
      <w:r>
        <w:rPr>
          <w:i/>
          <w:iCs/>
        </w:rPr>
        <w:t>Chemical Monthly Report (CMR) - High energy prices and economic uncertainty continue to drive down the chemicals output in the EU27 area</w:t>
      </w:r>
      <w:r>
        <w:t>, European Chemical Industry Council, 2022.</w:t>
      </w:r>
    </w:p>
    <w:p w14:paraId="43E4C695" w14:textId="77777777" w:rsidR="00291255" w:rsidRDefault="00291255" w:rsidP="00291255">
      <w:pPr>
        <w:pStyle w:val="Bibliography"/>
      </w:pPr>
      <w:r>
        <w:t>30</w:t>
      </w:r>
      <w:r>
        <w:tab/>
        <w:t xml:space="preserve">A. de Sousa, S. Gebre and S. Treloar, </w:t>
      </w:r>
      <w:r>
        <w:rPr>
          <w:i/>
          <w:iCs/>
        </w:rPr>
        <w:t>Bloomberg.com</w:t>
      </w:r>
      <w:r>
        <w:t>, 2022.</w:t>
      </w:r>
    </w:p>
    <w:p w14:paraId="3AA31D8B" w14:textId="77777777" w:rsidR="00291255" w:rsidRDefault="00291255" w:rsidP="00291255">
      <w:pPr>
        <w:pStyle w:val="Bibliography"/>
      </w:pPr>
      <w:r>
        <w:t>31</w:t>
      </w:r>
      <w:r>
        <w:tab/>
        <w:t>J. Lopez, EPCA ’22, https://www.icis.com/explore/resources/news/2022/10/04/10811649/epca-22-european-shut-ammonia-production-unlikely-to-return-analyst, (accessed December 9, 2022).</w:t>
      </w:r>
    </w:p>
    <w:p w14:paraId="1EB1280D" w14:textId="77777777" w:rsidR="00291255" w:rsidRDefault="00291255" w:rsidP="00291255">
      <w:pPr>
        <w:pStyle w:val="Bibliography"/>
      </w:pPr>
      <w:r>
        <w:t>32</w:t>
      </w:r>
      <w:r>
        <w:tab/>
        <w:t xml:space="preserve">IRENA, </w:t>
      </w:r>
      <w:r>
        <w:rPr>
          <w:i/>
          <w:iCs/>
        </w:rPr>
        <w:t>Making the breakthrough: Green hydrogen policies and technology costs</w:t>
      </w:r>
      <w:r>
        <w:t>, International Renewable Energy Agency, Abu Dhabi, 2021.</w:t>
      </w:r>
    </w:p>
    <w:p w14:paraId="0D5A4A4D" w14:textId="77777777" w:rsidR="00291255" w:rsidRDefault="00291255" w:rsidP="00291255">
      <w:pPr>
        <w:pStyle w:val="Bibliography"/>
      </w:pPr>
      <w:r>
        <w:t>33</w:t>
      </w:r>
      <w:r>
        <w:tab/>
        <w:t xml:space="preserve">B. Parkinson, P. Balcombe, J. F. Speirs, A. D. Hawkes and K. Hellgardt, </w:t>
      </w:r>
      <w:r>
        <w:rPr>
          <w:i/>
          <w:iCs/>
        </w:rPr>
        <w:t>Energy Environ. Sci.</w:t>
      </w:r>
      <w:r>
        <w:t xml:space="preserve">, 2019, </w:t>
      </w:r>
      <w:r>
        <w:rPr>
          <w:b/>
          <w:bCs/>
        </w:rPr>
        <w:t>12</w:t>
      </w:r>
      <w:r>
        <w:t>, 19–40.</w:t>
      </w:r>
    </w:p>
    <w:p w14:paraId="5BE11BB3" w14:textId="77777777" w:rsidR="00291255" w:rsidRDefault="00291255" w:rsidP="00291255">
      <w:pPr>
        <w:pStyle w:val="Bibliography"/>
      </w:pPr>
      <w:r>
        <w:t>34</w:t>
      </w:r>
      <w:r>
        <w:tab/>
        <w:t xml:space="preserve">D. W. Keith, G. Holmes, D. St. Angelo and K. Heidel, </w:t>
      </w:r>
      <w:r>
        <w:rPr>
          <w:i/>
          <w:iCs/>
        </w:rPr>
        <w:t>Joule</w:t>
      </w:r>
      <w:r>
        <w:t xml:space="preserve">, 2018, </w:t>
      </w:r>
      <w:r>
        <w:rPr>
          <w:b/>
          <w:bCs/>
        </w:rPr>
        <w:t>2</w:t>
      </w:r>
      <w:r>
        <w:t>, 1573–1594.</w:t>
      </w:r>
    </w:p>
    <w:p w14:paraId="65F096EA" w14:textId="77777777" w:rsidR="00291255" w:rsidRDefault="00291255" w:rsidP="00291255">
      <w:pPr>
        <w:pStyle w:val="Bibliography"/>
      </w:pPr>
      <w:r>
        <w:t>35</w:t>
      </w:r>
      <w:r>
        <w:tab/>
        <w:t xml:space="preserve">S. Cobo, Á. Galán-Martín, V. Tulus, M. A. J. Huijbregts and G. Guillén-Gosálbez, </w:t>
      </w:r>
      <w:r>
        <w:rPr>
          <w:i/>
          <w:iCs/>
        </w:rPr>
        <w:t>Nat Commun</w:t>
      </w:r>
      <w:r>
        <w:t xml:space="preserve">, 2022, </w:t>
      </w:r>
      <w:r>
        <w:rPr>
          <w:b/>
          <w:bCs/>
        </w:rPr>
        <w:t>13</w:t>
      </w:r>
      <w:r>
        <w:t>, 2535.</w:t>
      </w:r>
    </w:p>
    <w:p w14:paraId="59DA76A2" w14:textId="77777777" w:rsidR="00291255" w:rsidRDefault="00291255" w:rsidP="00291255">
      <w:pPr>
        <w:pStyle w:val="Bibliography"/>
      </w:pPr>
      <w:r>
        <w:t>36</w:t>
      </w:r>
      <w:r>
        <w:tab/>
        <w:t xml:space="preserve">S. Fuss, W. F. Lamb, M. W. Callaghan, J. Hilaire, F. Creutzig, T. Amann, T. Beringer, W. de O. Garcia, J. Hartmann, T. Khanna, G. Luderer, G. F. Nemet, J. Rogelj, P. Smith, J. L. V. Vicente, J. Wilcox, M. del M. Z. Dominguez and J. C. Minx, </w:t>
      </w:r>
      <w:r>
        <w:rPr>
          <w:i/>
          <w:iCs/>
        </w:rPr>
        <w:t>Environ. Res. Lett.</w:t>
      </w:r>
      <w:r>
        <w:t xml:space="preserve">, 2018, </w:t>
      </w:r>
      <w:r>
        <w:rPr>
          <w:b/>
          <w:bCs/>
        </w:rPr>
        <w:t>13</w:t>
      </w:r>
      <w:r>
        <w:t>, 063002.</w:t>
      </w:r>
    </w:p>
    <w:p w14:paraId="2D0606B6" w14:textId="77777777" w:rsidR="00291255" w:rsidRDefault="00291255" w:rsidP="00291255">
      <w:pPr>
        <w:pStyle w:val="Bibliography"/>
      </w:pPr>
      <w:r>
        <w:t>37</w:t>
      </w:r>
      <w:r>
        <w:tab/>
        <w:t>The World Bank, Commodity Markets, https://www.worldbank.org/en/research/commodity-markets, (accessed January 12, 2023).</w:t>
      </w:r>
    </w:p>
    <w:p w14:paraId="5B3C3022" w14:textId="77777777" w:rsidR="00291255" w:rsidRDefault="00291255" w:rsidP="00291255">
      <w:pPr>
        <w:pStyle w:val="Bibliography"/>
      </w:pPr>
      <w:r>
        <w:t>38</w:t>
      </w:r>
      <w:r>
        <w:tab/>
        <w:t xml:space="preserve">IEA, </w:t>
      </w:r>
      <w:r>
        <w:rPr>
          <w:i/>
          <w:iCs/>
        </w:rPr>
        <w:t>How to Avoid Gas Shortages in the European Union in 2023</w:t>
      </w:r>
      <w:r>
        <w:t>, 2022.</w:t>
      </w:r>
    </w:p>
    <w:p w14:paraId="2F0F7526" w14:textId="77777777" w:rsidR="00291255" w:rsidRDefault="00291255" w:rsidP="00291255">
      <w:pPr>
        <w:pStyle w:val="Bibliography"/>
      </w:pPr>
      <w:r>
        <w:t>39</w:t>
      </w:r>
      <w:r>
        <w:tab/>
        <w:t>CME Group, Dutch TTF Natural Gas Calendar Month Futures Quotes, https://www.cmegroup.com/markets/energy/natural-gas/dutch-ttf-natural-gas-calendar-month.quotes.html, (accessed January 9, 2023).</w:t>
      </w:r>
    </w:p>
    <w:p w14:paraId="7F0E02C0" w14:textId="77777777" w:rsidR="00291255" w:rsidRDefault="00291255" w:rsidP="00291255">
      <w:pPr>
        <w:pStyle w:val="Bibliography"/>
      </w:pPr>
      <w:r>
        <w:t>40</w:t>
      </w:r>
      <w:r>
        <w:tab/>
        <w:t xml:space="preserve">R. Way, M. C. Ives, P. Mealy and J. D. Farmer, </w:t>
      </w:r>
      <w:r>
        <w:rPr>
          <w:i/>
          <w:iCs/>
        </w:rPr>
        <w:t>Joule</w:t>
      </w:r>
      <w:r>
        <w:t xml:space="preserve">, 2022, </w:t>
      </w:r>
      <w:r>
        <w:rPr>
          <w:b/>
          <w:bCs/>
        </w:rPr>
        <w:t>6</w:t>
      </w:r>
      <w:r>
        <w:t>, 2057–2082.</w:t>
      </w:r>
    </w:p>
    <w:p w14:paraId="578C78AF" w14:textId="77777777" w:rsidR="00291255" w:rsidRDefault="00291255" w:rsidP="00291255">
      <w:pPr>
        <w:pStyle w:val="Bibliography"/>
      </w:pPr>
      <w:r>
        <w:t>41</w:t>
      </w:r>
      <w:r>
        <w:tab/>
        <w:t xml:space="preserve">T. N. Do, C. You and J. Kim, </w:t>
      </w:r>
      <w:r>
        <w:rPr>
          <w:i/>
          <w:iCs/>
        </w:rPr>
        <w:t>Energy Environ. Sci.</w:t>
      </w:r>
      <w:r>
        <w:t xml:space="preserve">, 2022, </w:t>
      </w:r>
      <w:r>
        <w:rPr>
          <w:b/>
          <w:bCs/>
        </w:rPr>
        <w:t>15</w:t>
      </w:r>
      <w:r>
        <w:t>, 169–184.</w:t>
      </w:r>
    </w:p>
    <w:p w14:paraId="42FEB202" w14:textId="77777777" w:rsidR="00291255" w:rsidRDefault="00291255" w:rsidP="00291255">
      <w:pPr>
        <w:pStyle w:val="Bibliography"/>
      </w:pPr>
      <w:r>
        <w:t>42</w:t>
      </w:r>
      <w:r>
        <w:tab/>
        <w:t xml:space="preserve">A. Boulamanti and J. A. Moya, </w:t>
      </w:r>
      <w:r>
        <w:rPr>
          <w:i/>
          <w:iCs/>
        </w:rPr>
        <w:t>Renewable and Sustainable Energy Reviews</w:t>
      </w:r>
      <w:r>
        <w:t xml:space="preserve">, 2017, </w:t>
      </w:r>
      <w:r>
        <w:rPr>
          <w:b/>
          <w:bCs/>
        </w:rPr>
        <w:t>68</w:t>
      </w:r>
      <w:r>
        <w:t>, 1205–1212.</w:t>
      </w:r>
    </w:p>
    <w:p w14:paraId="3FFFC7CD" w14:textId="77777777" w:rsidR="00291255" w:rsidRDefault="00291255" w:rsidP="00291255">
      <w:pPr>
        <w:pStyle w:val="Bibliography"/>
      </w:pPr>
      <w:r>
        <w:t>43</w:t>
      </w:r>
      <w:r>
        <w:tab/>
        <w:t xml:space="preserve">cefic, </w:t>
      </w:r>
      <w:r>
        <w:rPr>
          <w:i/>
          <w:iCs/>
        </w:rPr>
        <w:t>The European Chemical Industry - Facts &amp; Figures 2022</w:t>
      </w:r>
      <w:r>
        <w:t>, 2022.</w:t>
      </w:r>
    </w:p>
    <w:p w14:paraId="52A0CB7A" w14:textId="77777777" w:rsidR="00291255" w:rsidRDefault="00291255" w:rsidP="00291255">
      <w:pPr>
        <w:pStyle w:val="Bibliography"/>
      </w:pPr>
      <w:r>
        <w:lastRenderedPageBreak/>
        <w:t>44</w:t>
      </w:r>
      <w:r>
        <w:tab/>
        <w:t xml:space="preserve">European Commission, </w:t>
      </w:r>
      <w:r>
        <w:rPr>
          <w:i/>
          <w:iCs/>
        </w:rPr>
        <w:t>“Fit for 55”: delivering the EU’s 2030 Climate Target on the way to climate neutrality</w:t>
      </w:r>
      <w:r>
        <w:t>, COM(2021) 550 final, Brussels, 2021.</w:t>
      </w:r>
    </w:p>
    <w:p w14:paraId="7DAAF683" w14:textId="77777777" w:rsidR="00291255" w:rsidRPr="00291255" w:rsidRDefault="00291255" w:rsidP="00291255">
      <w:pPr>
        <w:pStyle w:val="Bibliography"/>
        <w:rPr>
          <w:lang w:val="de-CH"/>
        </w:rPr>
      </w:pPr>
      <w:r w:rsidRPr="00291255">
        <w:rPr>
          <w:lang w:val="de-CH"/>
        </w:rPr>
        <w:t>45</w:t>
      </w:r>
      <w:r w:rsidRPr="00291255">
        <w:rPr>
          <w:lang w:val="de-CH"/>
        </w:rPr>
        <w:tab/>
        <w:t xml:space="preserve">L. Klaaßen and B. Steffen, </w:t>
      </w:r>
      <w:r w:rsidRPr="00291255">
        <w:rPr>
          <w:i/>
          <w:iCs/>
          <w:lang w:val="de-CH"/>
        </w:rPr>
        <w:t>Nat. Clim. Chang.</w:t>
      </w:r>
      <w:r w:rsidRPr="00291255">
        <w:rPr>
          <w:lang w:val="de-CH"/>
        </w:rPr>
        <w:t>, 2023, 1–9.</w:t>
      </w:r>
    </w:p>
    <w:p w14:paraId="22BFEEB6" w14:textId="77777777" w:rsidR="00291255" w:rsidRPr="00291255" w:rsidRDefault="00291255" w:rsidP="00291255">
      <w:pPr>
        <w:pStyle w:val="Bibliography"/>
        <w:rPr>
          <w:lang w:val="de-CH"/>
        </w:rPr>
      </w:pPr>
      <w:r w:rsidRPr="00291255">
        <w:rPr>
          <w:lang w:val="de-CH"/>
        </w:rPr>
        <w:t>46</w:t>
      </w:r>
      <w:r w:rsidRPr="00291255">
        <w:rPr>
          <w:lang w:val="de-CH"/>
        </w:rPr>
        <w:tab/>
        <w:t xml:space="preserve">A. J. Shih, M. C. O. Monteiro, F. Dattila, D. Pavesi, M. Philips, A. H. M. da Silva, R. E. Vos, K. Ojha, S. Park, O. van der Heijden, G. Marcandalli, A. Goyal, M. Villalba, X. Chen, G. T. K. K. Gunasooriya, I. McCrum, R. Mom, N. López and M. T. M. Koper, </w:t>
      </w:r>
      <w:r w:rsidRPr="00291255">
        <w:rPr>
          <w:i/>
          <w:iCs/>
          <w:lang w:val="de-CH"/>
        </w:rPr>
        <w:t>Nat Rev Methods Primers</w:t>
      </w:r>
      <w:r w:rsidRPr="00291255">
        <w:rPr>
          <w:lang w:val="de-CH"/>
        </w:rPr>
        <w:t xml:space="preserve">, 2022, </w:t>
      </w:r>
      <w:r w:rsidRPr="00291255">
        <w:rPr>
          <w:b/>
          <w:bCs/>
          <w:lang w:val="de-CH"/>
        </w:rPr>
        <w:t>2</w:t>
      </w:r>
      <w:r w:rsidRPr="00291255">
        <w:rPr>
          <w:lang w:val="de-CH"/>
        </w:rPr>
        <w:t>, 1–19.</w:t>
      </w:r>
    </w:p>
    <w:p w14:paraId="38357DFB" w14:textId="77777777" w:rsidR="00291255" w:rsidRPr="00291255" w:rsidRDefault="00291255" w:rsidP="00291255">
      <w:pPr>
        <w:pStyle w:val="Bibliography"/>
        <w:rPr>
          <w:lang w:val="de-CH"/>
        </w:rPr>
      </w:pPr>
      <w:r w:rsidRPr="00291255">
        <w:rPr>
          <w:lang w:val="de-CH"/>
        </w:rPr>
        <w:t>47</w:t>
      </w:r>
      <w:r w:rsidRPr="00291255">
        <w:rPr>
          <w:lang w:val="de-CH"/>
        </w:rPr>
        <w:tab/>
        <w:t xml:space="preserve">M. Chatenet, B. G. Pollet, D. R. Dekel, F. Dionigi, J. Deseure, P. Millet, R. D. Braatz, M. Z. Bazant, M. Eikerling, I. Staffell, P. Balcombe, Y. Shao-Horn and H. Schäfer, </w:t>
      </w:r>
      <w:r w:rsidRPr="00291255">
        <w:rPr>
          <w:i/>
          <w:iCs/>
          <w:lang w:val="de-CH"/>
        </w:rPr>
        <w:t>Chem. Soc. Rev.</w:t>
      </w:r>
      <w:r w:rsidRPr="00291255">
        <w:rPr>
          <w:lang w:val="de-CH"/>
        </w:rPr>
        <w:t xml:space="preserve">, 2022, </w:t>
      </w:r>
      <w:r w:rsidRPr="00291255">
        <w:rPr>
          <w:b/>
          <w:bCs/>
          <w:lang w:val="de-CH"/>
        </w:rPr>
        <w:t>51</w:t>
      </w:r>
      <w:r w:rsidRPr="00291255">
        <w:rPr>
          <w:lang w:val="de-CH"/>
        </w:rPr>
        <w:t>, 4583–4762.</w:t>
      </w:r>
    </w:p>
    <w:p w14:paraId="772ED30F" w14:textId="77777777" w:rsidR="00291255" w:rsidRPr="00291255" w:rsidRDefault="00291255" w:rsidP="00291255">
      <w:pPr>
        <w:pStyle w:val="Bibliography"/>
        <w:rPr>
          <w:lang w:val="de-CH"/>
        </w:rPr>
      </w:pPr>
      <w:r w:rsidRPr="00291255">
        <w:rPr>
          <w:lang w:val="de-CH"/>
        </w:rPr>
        <w:t>48</w:t>
      </w:r>
      <w:r w:rsidRPr="00291255">
        <w:rPr>
          <w:lang w:val="de-CH"/>
        </w:rPr>
        <w:tab/>
        <w:t xml:space="preserve">T. Pinheiro Araújo, J. Morales-Vidal, T. Zou, R. García-Muelas, P. O. Willi, K. M. Engel, O. V. Safonova, D. Faust Akl, F. Krumeich, R. N. Grass, C. Mondelli, N. López and J. Pérez-Ramírez, </w:t>
      </w:r>
      <w:r w:rsidRPr="00291255">
        <w:rPr>
          <w:i/>
          <w:iCs/>
          <w:lang w:val="de-CH"/>
        </w:rPr>
        <w:t>Advanced Energy Materials</w:t>
      </w:r>
      <w:r w:rsidRPr="00291255">
        <w:rPr>
          <w:lang w:val="de-CH"/>
        </w:rPr>
        <w:t xml:space="preserve">, 2022, </w:t>
      </w:r>
      <w:r w:rsidRPr="00291255">
        <w:rPr>
          <w:b/>
          <w:bCs/>
          <w:lang w:val="de-CH"/>
        </w:rPr>
        <w:t>12</w:t>
      </w:r>
      <w:r w:rsidRPr="00291255">
        <w:rPr>
          <w:lang w:val="de-CH"/>
        </w:rPr>
        <w:t>, 2270056.</w:t>
      </w:r>
    </w:p>
    <w:p w14:paraId="5A63CE39" w14:textId="77777777" w:rsidR="00291255" w:rsidRPr="00291255" w:rsidRDefault="00291255" w:rsidP="00291255">
      <w:pPr>
        <w:pStyle w:val="Bibliography"/>
        <w:rPr>
          <w:lang w:val="fr-CH"/>
        </w:rPr>
      </w:pPr>
      <w:r w:rsidRPr="00291255">
        <w:rPr>
          <w:lang w:val="fr-CH"/>
        </w:rPr>
        <w:t>49</w:t>
      </w:r>
      <w:r w:rsidRPr="00291255">
        <w:rPr>
          <w:lang w:val="fr-CH"/>
        </w:rPr>
        <w:tab/>
        <w:t xml:space="preserve">A. J. Martín and J. Pérez-Ramírez, </w:t>
      </w:r>
      <w:r w:rsidRPr="00291255">
        <w:rPr>
          <w:i/>
          <w:iCs/>
          <w:lang w:val="fr-CH"/>
        </w:rPr>
        <w:t>Joule</w:t>
      </w:r>
      <w:r w:rsidRPr="00291255">
        <w:rPr>
          <w:lang w:val="fr-CH"/>
        </w:rPr>
        <w:t xml:space="preserve">, 2019, </w:t>
      </w:r>
      <w:r w:rsidRPr="00291255">
        <w:rPr>
          <w:b/>
          <w:bCs/>
          <w:lang w:val="fr-CH"/>
        </w:rPr>
        <w:t>3</w:t>
      </w:r>
      <w:r w:rsidRPr="00291255">
        <w:rPr>
          <w:lang w:val="fr-CH"/>
        </w:rPr>
        <w:t>, 2602–2621.</w:t>
      </w:r>
    </w:p>
    <w:p w14:paraId="41EB5093" w14:textId="77777777" w:rsidR="00291255" w:rsidRDefault="00291255" w:rsidP="00291255">
      <w:pPr>
        <w:pStyle w:val="Bibliography"/>
      </w:pPr>
      <w:r>
        <w:t>50</w:t>
      </w:r>
      <w:r>
        <w:tab/>
        <w:t xml:space="preserve">B. K. Sovacool, S. H. Ali, M. Bazilian, B. Radley, B. Nemery, J. Okatz and D. Mulvaney, </w:t>
      </w:r>
      <w:r>
        <w:rPr>
          <w:i/>
          <w:iCs/>
        </w:rPr>
        <w:t>Science</w:t>
      </w:r>
      <w:r>
        <w:t xml:space="preserve">, 2020, </w:t>
      </w:r>
      <w:r>
        <w:rPr>
          <w:b/>
          <w:bCs/>
        </w:rPr>
        <w:t>367</w:t>
      </w:r>
      <w:r>
        <w:t>, 30–33.</w:t>
      </w:r>
    </w:p>
    <w:p w14:paraId="7B7EF882" w14:textId="77777777" w:rsidR="00291255" w:rsidRDefault="00291255" w:rsidP="00291255">
      <w:pPr>
        <w:pStyle w:val="Bibliography"/>
      </w:pPr>
      <w:r>
        <w:t>51</w:t>
      </w:r>
      <w:r>
        <w:tab/>
        <w:t xml:space="preserve">M. Appl, in </w:t>
      </w:r>
      <w:r>
        <w:rPr>
          <w:i/>
          <w:iCs/>
        </w:rPr>
        <w:t>Ullmann’s Encyclopedia of Industrial Chemistry</w:t>
      </w:r>
      <w:r>
        <w:t>, John Wiley &amp; Sons, Ltd, 2011.</w:t>
      </w:r>
    </w:p>
    <w:p w14:paraId="51107CA6" w14:textId="77777777" w:rsidR="00291255" w:rsidRDefault="00291255" w:rsidP="00291255">
      <w:pPr>
        <w:pStyle w:val="Bibliography"/>
      </w:pPr>
      <w:r>
        <w:t>52</w:t>
      </w:r>
      <w:r>
        <w:tab/>
        <w:t xml:space="preserve">K. M. V. Bussche and G. F. Froment, </w:t>
      </w:r>
      <w:r>
        <w:rPr>
          <w:i/>
          <w:iCs/>
        </w:rPr>
        <w:t>Journal of Catalysis</w:t>
      </w:r>
      <w:r>
        <w:t xml:space="preserve">, 1996, </w:t>
      </w:r>
      <w:r>
        <w:rPr>
          <w:b/>
          <w:bCs/>
        </w:rPr>
        <w:t>161</w:t>
      </w:r>
      <w:r>
        <w:t>, 1–10.</w:t>
      </w:r>
    </w:p>
    <w:p w14:paraId="008ADC07" w14:textId="77777777" w:rsidR="00291255" w:rsidRDefault="00291255" w:rsidP="00291255">
      <w:pPr>
        <w:pStyle w:val="Bibliography"/>
      </w:pPr>
      <w:r>
        <w:t>53</w:t>
      </w:r>
      <w:r>
        <w:tab/>
        <w:t xml:space="preserve">ISO 14040:2006, </w:t>
      </w:r>
      <w:r>
        <w:rPr>
          <w:i/>
          <w:iCs/>
        </w:rPr>
        <w:t>Environmental management — Life cycle assessment — Principles and framework</w:t>
      </w:r>
      <w:r>
        <w:t>, .</w:t>
      </w:r>
    </w:p>
    <w:p w14:paraId="6A27A559" w14:textId="77777777" w:rsidR="00291255" w:rsidRDefault="00291255" w:rsidP="00291255">
      <w:pPr>
        <w:pStyle w:val="Bibliography"/>
      </w:pPr>
      <w:r>
        <w:t>54</w:t>
      </w:r>
      <w:r>
        <w:tab/>
        <w:t xml:space="preserve">ISO 14044:2006, </w:t>
      </w:r>
      <w:r>
        <w:rPr>
          <w:i/>
          <w:iCs/>
        </w:rPr>
        <w:t>Environmental management — Life cycle assessment — Requirements and guidelines</w:t>
      </w:r>
      <w:r>
        <w:t>, .</w:t>
      </w:r>
    </w:p>
    <w:p w14:paraId="0DFF3901" w14:textId="77777777" w:rsidR="00291255" w:rsidRDefault="00291255" w:rsidP="00291255">
      <w:pPr>
        <w:pStyle w:val="Bibliography"/>
      </w:pPr>
      <w:r>
        <w:t>55</w:t>
      </w:r>
      <w:r>
        <w:tab/>
        <w:t xml:space="preserve">S. Hellweg and L. Milà i Canals, </w:t>
      </w:r>
      <w:r>
        <w:rPr>
          <w:i/>
          <w:iCs/>
        </w:rPr>
        <w:t>Science</w:t>
      </w:r>
      <w:r>
        <w:t xml:space="preserve">, 2014, </w:t>
      </w:r>
      <w:r>
        <w:rPr>
          <w:b/>
          <w:bCs/>
        </w:rPr>
        <w:t>344</w:t>
      </w:r>
      <w:r>
        <w:t>, 1109–1113.</w:t>
      </w:r>
    </w:p>
    <w:p w14:paraId="133A88FF" w14:textId="77777777" w:rsidR="00291255" w:rsidRDefault="00291255" w:rsidP="00291255">
      <w:pPr>
        <w:pStyle w:val="Bibliography"/>
      </w:pPr>
      <w:r>
        <w:t>56</w:t>
      </w:r>
      <w:r>
        <w:tab/>
        <w:t xml:space="preserve">G. Wernet, C. Bauer, B. Steubing, J. Reinhard, E. Moreno-Ruiz and B. Weidema, </w:t>
      </w:r>
      <w:r>
        <w:rPr>
          <w:i/>
          <w:iCs/>
        </w:rPr>
        <w:t>Int J Life Cycle Assess</w:t>
      </w:r>
      <w:r>
        <w:t xml:space="preserve">, 2016, </w:t>
      </w:r>
      <w:r>
        <w:rPr>
          <w:b/>
          <w:bCs/>
        </w:rPr>
        <w:t>21</w:t>
      </w:r>
      <w:r>
        <w:t>, 1218–1230.</w:t>
      </w:r>
    </w:p>
    <w:p w14:paraId="47A669DD" w14:textId="77777777" w:rsidR="00291255" w:rsidRDefault="00291255" w:rsidP="00291255">
      <w:pPr>
        <w:pStyle w:val="Bibliography"/>
      </w:pPr>
      <w:r>
        <w:t>57</w:t>
      </w:r>
      <w:r>
        <w:tab/>
        <w:t xml:space="preserve">M. A. J. Huijbregts, Z. J. N. Steinmann, P. M. F. Elshout, G. Stam, F. Verones, M. Vieira, M. Zijp, A. Hollander and R. van Zelm, </w:t>
      </w:r>
      <w:r>
        <w:rPr>
          <w:i/>
          <w:iCs/>
        </w:rPr>
        <w:t>Int J Life Cycle Assess</w:t>
      </w:r>
      <w:r>
        <w:t xml:space="preserve">, 2017, </w:t>
      </w:r>
      <w:r>
        <w:rPr>
          <w:b/>
          <w:bCs/>
        </w:rPr>
        <w:t>22</w:t>
      </w:r>
      <w:r>
        <w:t>, 138–147.</w:t>
      </w:r>
    </w:p>
    <w:p w14:paraId="7407DDAC" w14:textId="56382B36"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bookmarkEnd w:id="0"/>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rtin Fernandez  Antonio José" w:date="2023-02-21T14:36:00Z" w:initials="MFAJ">
    <w:p w14:paraId="73C70E23" w14:textId="77777777" w:rsidR="004A08A6" w:rsidRDefault="004A08A6" w:rsidP="004A08A6">
      <w:pPr>
        <w:pStyle w:val="CommentText"/>
      </w:pPr>
      <w:r>
        <w:rPr>
          <w:rStyle w:val="CommentReference"/>
        </w:rPr>
        <w:annotationRef/>
      </w:r>
      <w:r w:rsidRPr="00F22A5A">
        <w:t xml:space="preserve">I would consider adding more </w:t>
      </w:r>
      <w:proofErr w:type="gramStart"/>
      <w:r w:rsidRPr="00F22A5A">
        <w:t>general  messages</w:t>
      </w:r>
      <w:proofErr w:type="gramEnd"/>
      <w:r w:rsidRPr="00F22A5A">
        <w:t xml:space="preserve"> in the abstract and shortening it. I have made an alternative one below so that you can keep what you consider useful</w:t>
      </w:r>
    </w:p>
  </w:comment>
  <w:comment w:id="71" w:author="Martin Fernandez  Antonio José" w:date="2023-02-23T14:44:00Z" w:initials="MFAJ">
    <w:p w14:paraId="6D57059D" w14:textId="77777777" w:rsidR="004A08A6" w:rsidRDefault="004A08A6" w:rsidP="004A08A6">
      <w:pPr>
        <w:pStyle w:val="CommentText"/>
      </w:pPr>
      <w:r>
        <w:rPr>
          <w:rStyle w:val="CommentReference"/>
        </w:rPr>
        <w:annotationRef/>
      </w:r>
      <w:r w:rsidRPr="00F22A5A">
        <w:t xml:space="preserve">I added policymakers here just in case you find interesting to briefly discuss in the </w:t>
      </w:r>
      <w:proofErr w:type="spellStart"/>
      <w:r w:rsidRPr="00F22A5A">
        <w:t>ms</w:t>
      </w:r>
      <w:proofErr w:type="spellEnd"/>
      <w:r w:rsidRPr="00F22A5A">
        <w:t xml:space="preserve"> how they could set tailwind regulations to speed up the transition such as subsidizing renewables again, establishing fast lanes to obtain permits</w:t>
      </w:r>
      <w:proofErr w:type="gramStart"/>
      <w:r w:rsidRPr="00F22A5A">
        <w:t>…..</w:t>
      </w:r>
      <w:proofErr w:type="gramEnd"/>
    </w:p>
  </w:comment>
  <w:comment w:id="106" w:author="Martin Fernandez  Antonio José" w:date="2023-02-22T12:19:00Z" w:initials="MFAJ">
    <w:p w14:paraId="3CA1A160" w14:textId="0EC754E9" w:rsidR="004A08A6" w:rsidRDefault="004A08A6">
      <w:pPr>
        <w:pStyle w:val="CommentText"/>
      </w:pPr>
      <w:r>
        <w:rPr>
          <w:rStyle w:val="CommentReference"/>
        </w:rPr>
        <w:annotationRef/>
      </w:r>
      <w:r w:rsidRPr="00F22A5A">
        <w:t>Please add this reference:</w:t>
      </w:r>
    </w:p>
    <w:p w14:paraId="6A81EB55" w14:textId="77777777" w:rsidR="004A08A6" w:rsidRDefault="004A08A6" w:rsidP="004A08A6">
      <w:pPr>
        <w:pStyle w:val="CommentText"/>
      </w:pPr>
      <w:hyperlink r:id="rId1" w:history="1">
        <w:r w:rsidRPr="00F22A5A">
          <w:rPr>
            <w:rStyle w:val="Hyperlink"/>
          </w:rPr>
          <w:t>https://onlinelibrary.wiley.com/doi/full/10.1002/aesr.202000043</w:t>
        </w:r>
      </w:hyperlink>
    </w:p>
  </w:comment>
  <w:comment w:id="107" w:author="Istrate  Ioan-Robert" w:date="2023-02-24T10:48:00Z" w:initials="II">
    <w:p w14:paraId="14798199" w14:textId="41D6FCE6" w:rsidR="004A08A6" w:rsidRDefault="004A08A6">
      <w:pPr>
        <w:pStyle w:val="CommentText"/>
      </w:pPr>
      <w:r>
        <w:rPr>
          <w:rStyle w:val="CommentReference"/>
        </w:rPr>
        <w:annotationRef/>
      </w:r>
      <w:r>
        <w:t>Done</w:t>
      </w:r>
    </w:p>
  </w:comment>
  <w:comment w:id="117" w:author="Martin Fernandez  Antonio José" w:date="2023-02-21T16:39:00Z" w:initials="MFAJ">
    <w:p w14:paraId="5D6D46E8" w14:textId="0DED0551" w:rsidR="004A08A6" w:rsidRDefault="004A08A6" w:rsidP="004A08A6">
      <w:pPr>
        <w:pStyle w:val="CommentText"/>
      </w:pPr>
      <w:r>
        <w:rPr>
          <w:rStyle w:val="CommentReference"/>
        </w:rPr>
        <w:annotationRef/>
      </w:r>
      <w:r w:rsidRPr="00F22A5A">
        <w:t xml:space="preserve">Maybe it would be more effective if we give the relative % of emissions </w:t>
      </w:r>
      <w:proofErr w:type="spellStart"/>
      <w:r w:rsidRPr="00F22A5A">
        <w:t>wrt</w:t>
      </w:r>
      <w:proofErr w:type="spellEnd"/>
      <w:r w:rsidRPr="00F22A5A">
        <w:t>. Chemical industry. Reading now Mt instead of Gt does not impact much…;-)</w:t>
      </w:r>
    </w:p>
  </w:comment>
  <w:comment w:id="125" w:author="Martin Fernandez  Antonio José" w:date="2023-02-22T17:12:00Z" w:initials="MFAJ">
    <w:p w14:paraId="63FAE499" w14:textId="77777777" w:rsidR="004A08A6" w:rsidRDefault="004A08A6">
      <w:pPr>
        <w:pStyle w:val="CommentText"/>
      </w:pPr>
      <w:r>
        <w:rPr>
          <w:rStyle w:val="CommentReference"/>
        </w:rPr>
        <w:annotationRef/>
      </w:r>
      <w:r w:rsidRPr="00F22A5A">
        <w:t>Please add</w:t>
      </w:r>
    </w:p>
    <w:p w14:paraId="4A2715E1" w14:textId="77777777" w:rsidR="004A08A6" w:rsidRDefault="004A08A6" w:rsidP="004A08A6">
      <w:pPr>
        <w:pStyle w:val="CommentText"/>
      </w:pPr>
      <w:hyperlink r:id="rId2" w:history="1">
        <w:r w:rsidRPr="00F22A5A">
          <w:rPr>
            <w:rStyle w:val="Hyperlink"/>
          </w:rPr>
          <w:t>https://pubs.rsc.org/en/content/articlelanding/2013/CY/c3cy00573a</w:t>
        </w:r>
      </w:hyperlink>
    </w:p>
  </w:comment>
  <w:comment w:id="126" w:author="Istrate  Ioan-Robert" w:date="2023-02-24T10:50:00Z" w:initials="II">
    <w:p w14:paraId="61ECCAC0" w14:textId="2F75BAEF" w:rsidR="004A08A6" w:rsidRDefault="004A08A6">
      <w:pPr>
        <w:pStyle w:val="CommentText"/>
      </w:pPr>
      <w:r>
        <w:rPr>
          <w:rStyle w:val="CommentReference"/>
        </w:rPr>
        <w:annotationRef/>
      </w:r>
      <w:r>
        <w:t>Done</w:t>
      </w:r>
    </w:p>
  </w:comment>
  <w:comment w:id="131" w:author="Guillén Gosalbez  Gonzalo" w:date="2023-02-15T12:05:00Z" w:initials="GGG">
    <w:p w14:paraId="1B2E6458" w14:textId="20D1438D" w:rsidR="004A08A6" w:rsidRDefault="004A08A6">
      <w:pPr>
        <w:pStyle w:val="CommentText"/>
      </w:pPr>
      <w:r>
        <w:rPr>
          <w:rStyle w:val="CommentReference"/>
        </w:rPr>
        <w:annotationRef/>
      </w:r>
      <w:r>
        <w:t>The remaining being coal?</w:t>
      </w:r>
    </w:p>
  </w:comment>
  <w:comment w:id="132" w:author="Nabera  Abhinandan" w:date="2023-02-16T15:34:00Z" w:initials="NA">
    <w:p w14:paraId="4FE028A3" w14:textId="43436731" w:rsidR="004A08A6" w:rsidRDefault="004A08A6">
      <w:pPr>
        <w:pStyle w:val="CommentText"/>
      </w:pPr>
      <w:r>
        <w:rPr>
          <w:rStyle w:val="CommentReference"/>
        </w:rPr>
        <w:annotationRef/>
      </w:r>
      <w:r>
        <w:t>Yes. Around 65% is natural gas, 35% coal and &lt;1% is renewables and biomass.</w:t>
      </w:r>
    </w:p>
  </w:comment>
  <w:comment w:id="180" w:author="Martin Fernandez  Antonio José" w:date="2023-02-22T12:25:00Z" w:initials="MFAJ">
    <w:p w14:paraId="2F2DCECA" w14:textId="77777777" w:rsidR="004A08A6" w:rsidRDefault="004A08A6">
      <w:pPr>
        <w:pStyle w:val="CommentText"/>
      </w:pPr>
      <w:r>
        <w:rPr>
          <w:rStyle w:val="CommentReference"/>
        </w:rPr>
        <w:annotationRef/>
      </w:r>
      <w:r w:rsidRPr="00F22A5A">
        <w:t>Please add this reference:</w:t>
      </w:r>
    </w:p>
    <w:p w14:paraId="0521CD06" w14:textId="77777777" w:rsidR="004A08A6" w:rsidRDefault="004A08A6" w:rsidP="004A08A6">
      <w:pPr>
        <w:pStyle w:val="CommentText"/>
      </w:pPr>
      <w:r w:rsidRPr="00F22A5A">
        <w:rPr>
          <w:i/>
          <w:iCs/>
        </w:rPr>
        <w:t>Johnson Matthey Technol. Rev.,</w:t>
      </w:r>
      <w:r w:rsidRPr="00F22A5A">
        <w:t xml:space="preserve"> </w:t>
      </w:r>
      <w:r w:rsidRPr="00F22A5A">
        <w:rPr>
          <w:i/>
          <w:iCs/>
        </w:rPr>
        <w:t xml:space="preserve">2022, </w:t>
      </w:r>
      <w:r w:rsidRPr="00F22A5A">
        <w:rPr>
          <w:b/>
          <w:bCs/>
          <w:i/>
          <w:iCs/>
        </w:rPr>
        <w:t xml:space="preserve">66, (3), 230 </w:t>
      </w:r>
      <w:r w:rsidRPr="00F22A5A">
        <w:rPr>
          <w:b/>
          <w:bCs/>
          <w:i/>
          <w:iCs/>
        </w:rPr>
        <w:br/>
      </w:r>
      <w:proofErr w:type="spellStart"/>
      <w:r w:rsidRPr="00F22A5A">
        <w:rPr>
          <w:b/>
          <w:bCs/>
          <w:i/>
          <w:iCs/>
        </w:rPr>
        <w:t>doi</w:t>
      </w:r>
      <w:proofErr w:type="spellEnd"/>
      <w:r w:rsidRPr="00F22A5A">
        <w:rPr>
          <w:b/>
          <w:bCs/>
          <w:i/>
          <w:iCs/>
        </w:rPr>
        <w:t xml:space="preserve">: 10.1595/205651322X16334238659301 </w:t>
      </w:r>
    </w:p>
  </w:comment>
  <w:comment w:id="181" w:author="Istrate  Ioan-Robert" w:date="2023-02-24T10:52:00Z" w:initials="II">
    <w:p w14:paraId="53B4E3CE" w14:textId="4AE5FFF3" w:rsidR="004A08A6" w:rsidRDefault="004A08A6">
      <w:pPr>
        <w:pStyle w:val="CommentText"/>
      </w:pPr>
      <w:r>
        <w:rPr>
          <w:rStyle w:val="CommentReference"/>
        </w:rPr>
        <w:annotationRef/>
      </w:r>
      <w:r>
        <w:t>Done</w:t>
      </w:r>
    </w:p>
  </w:comment>
  <w:comment w:id="207" w:author="Martin Fernandez  Antonio José" w:date="2023-02-22T13:05:00Z" w:initials="MFAJ">
    <w:p w14:paraId="382B1D99" w14:textId="598C4658" w:rsidR="004A08A6" w:rsidRDefault="004A08A6">
      <w:pPr>
        <w:pStyle w:val="CommentText"/>
      </w:pPr>
      <w:r>
        <w:rPr>
          <w:rStyle w:val="CommentReference"/>
        </w:rPr>
        <w:annotationRef/>
      </w:r>
      <w:r w:rsidRPr="00F22A5A">
        <w:t>Please add</w:t>
      </w:r>
    </w:p>
    <w:p w14:paraId="691B470E" w14:textId="77777777" w:rsidR="004A08A6" w:rsidRDefault="004A08A6">
      <w:pPr>
        <w:pStyle w:val="CommentText"/>
      </w:pPr>
    </w:p>
    <w:p w14:paraId="5681C112" w14:textId="77777777" w:rsidR="004A08A6" w:rsidRDefault="004A08A6">
      <w:pPr>
        <w:pStyle w:val="CommentText"/>
      </w:pPr>
      <w:r>
        <w:t>Please add</w:t>
      </w:r>
    </w:p>
    <w:p w14:paraId="4AD8B956" w14:textId="77777777" w:rsidR="004A08A6" w:rsidRDefault="004A08A6">
      <w:pPr>
        <w:pStyle w:val="CommentText"/>
      </w:pPr>
      <w:hyperlink r:id="rId3" w:history="1">
        <w:r w:rsidRPr="00F22A5A">
          <w:rPr>
            <w:rStyle w:val="Hyperlink"/>
          </w:rPr>
          <w:t>https://onlinelibrary.wiley.com/doi/full/10.1002/ange.201600943</w:t>
        </w:r>
      </w:hyperlink>
    </w:p>
    <w:p w14:paraId="774B045C" w14:textId="77777777" w:rsidR="004A08A6" w:rsidRDefault="004A08A6">
      <w:pPr>
        <w:pStyle w:val="CommentText"/>
      </w:pPr>
    </w:p>
    <w:p w14:paraId="3A7F4E62" w14:textId="77777777" w:rsidR="004A08A6" w:rsidRDefault="004A08A6" w:rsidP="004A08A6">
      <w:pPr>
        <w:pStyle w:val="CommentText"/>
      </w:pPr>
      <w:hyperlink r:id="rId4" w:history="1">
        <w:r w:rsidRPr="00F22A5A">
          <w:rPr>
            <w:rStyle w:val="Hyperlink"/>
          </w:rPr>
          <w:t>https://www.nature.com/articles/s41467-022-33391-w</w:t>
        </w:r>
      </w:hyperlink>
    </w:p>
  </w:comment>
  <w:comment w:id="208" w:author="Istrate  Ioan-Robert" w:date="2023-02-24T10:53:00Z" w:initials="II">
    <w:p w14:paraId="043B88FE" w14:textId="5D0882BB" w:rsidR="004A08A6" w:rsidRDefault="004A08A6">
      <w:pPr>
        <w:pStyle w:val="CommentText"/>
      </w:pPr>
      <w:r>
        <w:rPr>
          <w:rStyle w:val="CommentReference"/>
        </w:rPr>
        <w:annotationRef/>
      </w:r>
      <w:r>
        <w:t>Done</w:t>
      </w:r>
    </w:p>
  </w:comment>
  <w:comment w:id="211" w:author="Martin Fernandez  Antonio José" w:date="2023-02-22T13:06:00Z" w:initials="MFAJ">
    <w:p w14:paraId="3C8B06A0" w14:textId="762E0DD5" w:rsidR="004A08A6" w:rsidRDefault="004A08A6">
      <w:pPr>
        <w:pStyle w:val="CommentText"/>
      </w:pPr>
      <w:r>
        <w:rPr>
          <w:rStyle w:val="CommentReference"/>
        </w:rPr>
        <w:annotationRef/>
      </w:r>
      <w:r w:rsidRPr="00F22A5A">
        <w:t>Please add</w:t>
      </w:r>
    </w:p>
    <w:p w14:paraId="24842334" w14:textId="77777777" w:rsidR="004A08A6" w:rsidRDefault="004A08A6" w:rsidP="004A08A6">
      <w:pPr>
        <w:pStyle w:val="CommentText"/>
      </w:pPr>
      <w:hyperlink r:id="rId5" w:history="1">
        <w:r w:rsidRPr="00F22A5A">
          <w:rPr>
            <w:rStyle w:val="Hyperlink"/>
          </w:rPr>
          <w:t>https://www.science.org/doi/10.1126/sciadv.1701290</w:t>
        </w:r>
      </w:hyperlink>
    </w:p>
  </w:comment>
  <w:comment w:id="212" w:author="Istrate  Ioan-Robert" w:date="2023-02-24T10:54:00Z" w:initials="II">
    <w:p w14:paraId="3DBABF7B" w14:textId="550D7A32" w:rsidR="004A08A6" w:rsidRDefault="004A08A6">
      <w:pPr>
        <w:pStyle w:val="CommentText"/>
      </w:pPr>
      <w:r>
        <w:rPr>
          <w:rStyle w:val="CommentReference"/>
        </w:rPr>
        <w:annotationRef/>
      </w:r>
      <w:r>
        <w:t>Done</w:t>
      </w:r>
    </w:p>
  </w:comment>
  <w:comment w:id="256" w:author="Martin Fernandez  Antonio José" w:date="2023-02-23T12:12:00Z" w:initials="MFAJ">
    <w:p w14:paraId="5D532E27" w14:textId="77777777" w:rsidR="004A08A6" w:rsidRDefault="004A08A6">
      <w:pPr>
        <w:pStyle w:val="CommentText"/>
      </w:pPr>
      <w:r>
        <w:rPr>
          <w:rStyle w:val="CommentReference"/>
        </w:rPr>
        <w:annotationRef/>
      </w:r>
      <w:r w:rsidRPr="00F22A5A">
        <w:t>Please add</w:t>
      </w:r>
    </w:p>
    <w:p w14:paraId="67706D72" w14:textId="77777777" w:rsidR="004A08A6" w:rsidRDefault="004A08A6" w:rsidP="004A08A6">
      <w:pPr>
        <w:pStyle w:val="CommentText"/>
      </w:pPr>
      <w:hyperlink r:id="rId6" w:history="1">
        <w:r w:rsidRPr="00F22A5A">
          <w:rPr>
            <w:rStyle w:val="Hyperlink"/>
          </w:rPr>
          <w:t>https://pubs.acs.org/doi/10.1021/acs.chemrev.8b00705</w:t>
        </w:r>
      </w:hyperlink>
    </w:p>
  </w:comment>
  <w:comment w:id="257" w:author="Istrate  Ioan-Robert" w:date="2023-02-24T10:55:00Z" w:initials="II">
    <w:p w14:paraId="65CF6D2A" w14:textId="033F9479" w:rsidR="004A08A6" w:rsidRDefault="004A08A6">
      <w:pPr>
        <w:pStyle w:val="CommentText"/>
      </w:pPr>
      <w:r>
        <w:rPr>
          <w:rStyle w:val="CommentReference"/>
        </w:rPr>
        <w:annotationRef/>
      </w:r>
      <w:r>
        <w:t>Done</w:t>
      </w:r>
    </w:p>
  </w:comment>
  <w:comment w:id="298" w:author="Martin Fernandez  Antonio José" w:date="2023-02-22T17:44:00Z" w:initials="MFAJ">
    <w:p w14:paraId="4C69A89A" w14:textId="3B6E8508" w:rsidR="004A08A6" w:rsidRDefault="004A08A6" w:rsidP="004A08A6">
      <w:pPr>
        <w:pStyle w:val="CommentText"/>
      </w:pPr>
      <w:r>
        <w:rPr>
          <w:rStyle w:val="CommentReference"/>
        </w:rPr>
        <w:annotationRef/>
      </w:r>
      <w:r w:rsidRPr="00F22A5A">
        <w:t>It is not clear from the figures that the pandemic made an effect on prices. Is it correct?</w:t>
      </w:r>
    </w:p>
  </w:comment>
  <w:comment w:id="301" w:author="Martin Fernandez  Antonio José" w:date="2023-02-22T17:20:00Z" w:initials="MFAJ">
    <w:p w14:paraId="58914E2B" w14:textId="4BA3F1F3" w:rsidR="004A08A6" w:rsidRDefault="004A08A6" w:rsidP="004A08A6">
      <w:pPr>
        <w:pStyle w:val="CommentText"/>
      </w:pPr>
      <w:r>
        <w:rPr>
          <w:rStyle w:val="CommentReference"/>
        </w:rPr>
        <w:annotationRef/>
      </w:r>
      <w:r w:rsidRPr="00F22A5A">
        <w:t>Maybe not needed in the general context of an introduction?</w:t>
      </w:r>
    </w:p>
  </w:comment>
  <w:comment w:id="302" w:author="Martin Fernandez  Antonio José" w:date="2023-02-22T17:24:00Z" w:initials="MFAJ">
    <w:p w14:paraId="1B67256F" w14:textId="77777777" w:rsidR="004A08A6" w:rsidRDefault="004A08A6" w:rsidP="004A08A6">
      <w:pPr>
        <w:pStyle w:val="CommentText"/>
      </w:pPr>
      <w:r>
        <w:rPr>
          <w:rStyle w:val="CommentReference"/>
        </w:rPr>
        <w:annotationRef/>
      </w:r>
      <w:r w:rsidRPr="00F22A5A">
        <w:t xml:space="preserve">I recommend we either give the two numbers for 2021 and 2022 for natural gas price and electricity (XXX $ t-1 and XXXX $ kWh-1) or compare them (gas prices and electricity prices have </w:t>
      </w:r>
      <w:proofErr w:type="spellStart"/>
      <w:r w:rsidRPr="00F22A5A">
        <w:t>cuadrupled</w:t>
      </w:r>
      <w:proofErr w:type="spellEnd"/>
      <w:r w:rsidRPr="00F22A5A">
        <w:t>). Now we give prices for natural gas and compare the two years for electricity</w:t>
      </w:r>
    </w:p>
  </w:comment>
  <w:comment w:id="308" w:author="Martin Fernandez  Antonio José" w:date="2023-02-22T17:27:00Z" w:initials="MFAJ">
    <w:p w14:paraId="3197E945" w14:textId="77777777" w:rsidR="004A08A6" w:rsidRDefault="004A08A6" w:rsidP="004A08A6">
      <w:pPr>
        <w:pStyle w:val="CommentText"/>
      </w:pPr>
      <w:r>
        <w:rPr>
          <w:rStyle w:val="CommentReference"/>
        </w:rPr>
        <w:annotationRef/>
      </w:r>
      <w:r w:rsidRPr="00F22A5A">
        <w:t>Probably better if we give a % of world production?</w:t>
      </w:r>
    </w:p>
  </w:comment>
  <w:comment w:id="327" w:author="Guillén Gosalbez  Gonzalo" w:date="2023-02-15T13:22:00Z" w:initials="GGG">
    <w:p w14:paraId="50421DE1" w14:textId="154ADD93" w:rsidR="004A08A6" w:rsidRDefault="004A08A6">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328" w:author="Istrate  Ioan-Robert" w:date="2023-02-20T14:16:00Z" w:initials="II">
    <w:p w14:paraId="694252A6" w14:textId="3E5B3AE4" w:rsidR="004A08A6" w:rsidRDefault="004A08A6">
      <w:pPr>
        <w:pStyle w:val="CommentText"/>
      </w:pPr>
      <w:r>
        <w:rPr>
          <w:rStyle w:val="CommentReference"/>
        </w:rPr>
        <w:annotationRef/>
      </w:r>
      <w:r>
        <w:t>Done.</w:t>
      </w:r>
    </w:p>
  </w:comment>
  <w:comment w:id="329" w:author="Guillén Gosalbez  Gonzalo" w:date="2023-02-15T13:45:00Z" w:initials="GGG">
    <w:p w14:paraId="2C09C0E8" w14:textId="500B491B" w:rsidR="004A08A6" w:rsidRDefault="004A08A6">
      <w:pPr>
        <w:pStyle w:val="CommentText"/>
      </w:pPr>
      <w:r>
        <w:rPr>
          <w:rStyle w:val="CommentReference"/>
        </w:rPr>
        <w:annotationRef/>
      </w:r>
      <w:r>
        <w:t>Say something about the validation, you need to clearly say that these are estimates that we validated with some data…</w:t>
      </w:r>
    </w:p>
  </w:comment>
  <w:comment w:id="330" w:author="Istrate  Ioan-Robert" w:date="2023-02-20T14:16:00Z" w:initials="II">
    <w:p w14:paraId="4CEF0A14" w14:textId="7B779D07" w:rsidR="004A08A6" w:rsidRDefault="004A08A6">
      <w:pPr>
        <w:pStyle w:val="CommentText"/>
      </w:pPr>
      <w:r>
        <w:rPr>
          <w:rStyle w:val="CommentReference"/>
        </w:rPr>
        <w:annotationRef/>
      </w:r>
      <w:r>
        <w:t>Done</w:t>
      </w:r>
    </w:p>
  </w:comment>
  <w:comment w:id="332" w:author="Martin Fernandez  Antonio José" w:date="2023-02-22T17:55:00Z" w:initials="MFAJ">
    <w:p w14:paraId="7A9AC16C" w14:textId="77777777" w:rsidR="004A08A6" w:rsidRDefault="004A08A6" w:rsidP="004A08A6">
      <w:pPr>
        <w:pStyle w:val="CommentText"/>
      </w:pPr>
      <w:r>
        <w:rPr>
          <w:rStyle w:val="CommentReference"/>
        </w:rPr>
        <w:annotationRef/>
      </w:r>
      <w:r w:rsidRPr="00F22A5A">
        <w:t>Just from a strategic point of view, i suggest finishing paragraphs with the cases bringing the good news</w:t>
      </w:r>
    </w:p>
  </w:comment>
  <w:comment w:id="334" w:author="Guillén Gosalbez  Gonzalo" w:date="2023-02-15T13:33:00Z" w:initials="GGG">
    <w:p w14:paraId="36183F7D" w14:textId="6E79A494" w:rsidR="004A08A6" w:rsidRDefault="004A08A6">
      <w:pPr>
        <w:pStyle w:val="CommentText"/>
      </w:pPr>
      <w:r>
        <w:rPr>
          <w:rStyle w:val="CommentReference"/>
        </w:rPr>
        <w:annotationRef/>
      </w:r>
      <w:r>
        <w:t xml:space="preserve">I wonder if this routes makes any sense at all, let us discuss this… You produce SMR-CCS H2 and then you mix with CO2. You could instead capture the CO2 in syngas production and produce MeOH normally. </w:t>
      </w:r>
    </w:p>
  </w:comment>
  <w:comment w:id="336" w:author="Martin Fernandez  Antonio José" w:date="2023-02-22T17:56:00Z" w:initials="MFAJ">
    <w:p w14:paraId="00D3C385" w14:textId="77777777" w:rsidR="004A08A6" w:rsidRDefault="004A08A6" w:rsidP="004A08A6">
      <w:pPr>
        <w:pStyle w:val="CommentText"/>
      </w:pPr>
      <w:r>
        <w:rPr>
          <w:rStyle w:val="CommentReference"/>
        </w:rPr>
        <w:annotationRef/>
      </w:r>
      <w:r w:rsidRPr="00F22A5A">
        <w:t>My recommendation for this figure is to try a continuous and mildly coloured band to show the error bars in panels a, b, d, e</w:t>
      </w:r>
    </w:p>
  </w:comment>
  <w:comment w:id="338" w:author="Guillén Gosalbez  Gonzalo" w:date="2023-02-15T13:49:00Z" w:initials="GGG">
    <w:p w14:paraId="2F8731BB" w14:textId="23630953" w:rsidR="004A08A6" w:rsidRDefault="004A08A6">
      <w:pPr>
        <w:pStyle w:val="CommentText"/>
      </w:pPr>
      <w:r>
        <w:rPr>
          <w:rStyle w:val="CommentReference"/>
        </w:rPr>
        <w:annotationRef/>
      </w:r>
      <w:r>
        <w:t>Did you validate the estimates? I do not think so… You need to be transparent</w:t>
      </w:r>
    </w:p>
  </w:comment>
  <w:comment w:id="339" w:author="Istrate  Ioan-Robert" w:date="2023-02-20T15:27:00Z" w:initials="II">
    <w:p w14:paraId="1D54314B" w14:textId="7F20315B" w:rsidR="004A08A6" w:rsidRDefault="004A08A6">
      <w:pPr>
        <w:pStyle w:val="CommentText"/>
      </w:pPr>
      <w:r>
        <w:rPr>
          <w:rStyle w:val="CommentReference"/>
        </w:rPr>
        <w:annotationRef/>
      </w:r>
      <w:r>
        <w:t>We compared our estimates with results from Andrés and Sebastiano. Of course, they are similar in the period of stable natural gas prices, since both studies are based on the same simulations and assumptions. Should we include a paragraph about this comparison?</w:t>
      </w:r>
    </w:p>
    <w:p w14:paraId="111279EE" w14:textId="06099A06" w:rsidR="004A08A6" w:rsidRDefault="004A08A6">
      <w:pPr>
        <w:pStyle w:val="CommentText"/>
      </w:pPr>
      <w:r w:rsidRPr="00D631DE">
        <w:rPr>
          <w:highlight w:val="yellow"/>
        </w:rPr>
        <w:t>GG: I would just mention it somewhere, that the model outcome is consistent with other estimates. This was somehow expected as you are using the same mass and energy inputs and outputs…</w:t>
      </w:r>
    </w:p>
  </w:comment>
  <w:comment w:id="341" w:author="Martin Fernandez  Antonio José" w:date="2023-02-22T18:02:00Z" w:initials="MFAJ">
    <w:p w14:paraId="3C2D5EC8" w14:textId="77777777" w:rsidR="004A08A6" w:rsidRDefault="004A08A6" w:rsidP="004A08A6">
      <w:pPr>
        <w:pStyle w:val="CommentText"/>
      </w:pPr>
      <w:r>
        <w:rPr>
          <w:rStyle w:val="CommentReference"/>
        </w:rPr>
        <w:annotationRef/>
      </w:r>
      <w:r w:rsidRPr="00F22A5A">
        <w:t>The structure of the sentence is a bit confusing to me</w:t>
      </w:r>
    </w:p>
  </w:comment>
  <w:comment w:id="344" w:author="Istrate  Ioan-Robert" w:date="2023-02-20T13:04:00Z" w:initials="II">
    <w:p w14:paraId="7E1C73B6" w14:textId="4ECC1027" w:rsidR="004A08A6" w:rsidRDefault="004A08A6">
      <w:pPr>
        <w:pStyle w:val="CommentText"/>
      </w:pPr>
      <w:r>
        <w:rPr>
          <w:rStyle w:val="CommentReference"/>
        </w:rPr>
        <w:annotationRef/>
      </w:r>
      <w:r>
        <w:t>This is time-dependent…</w:t>
      </w:r>
    </w:p>
  </w:comment>
  <w:comment w:id="343" w:author="Martin Fernandez  Antonio José" w:date="2023-02-23T14:10:00Z" w:initials="MFAJ">
    <w:p w14:paraId="129C0F95" w14:textId="77777777" w:rsidR="004A08A6" w:rsidRDefault="004A08A6" w:rsidP="004A08A6">
      <w:pPr>
        <w:pStyle w:val="CommentText"/>
      </w:pPr>
      <w:r>
        <w:rPr>
          <w:rStyle w:val="CommentReference"/>
        </w:rPr>
        <w:annotationRef/>
      </w:r>
      <w:r w:rsidRPr="00F22A5A">
        <w:t>This first paragraph reads like an abstract to me. Is it needed?</w:t>
      </w:r>
    </w:p>
  </w:comment>
  <w:comment w:id="345" w:author="Martin Fernandez  Antonio José" w:date="2023-02-23T13:55:00Z" w:initials="MFAJ">
    <w:p w14:paraId="05F6E131" w14:textId="79441CDD" w:rsidR="004A08A6" w:rsidRDefault="004A08A6" w:rsidP="004A08A6">
      <w:pPr>
        <w:pStyle w:val="CommentText"/>
      </w:pPr>
      <w:r>
        <w:rPr>
          <w:rStyle w:val="CommentReference"/>
        </w:rPr>
        <w:annotationRef/>
      </w:r>
      <w:r w:rsidRPr="00F22A5A">
        <w:t xml:space="preserve">I would suggest to cut on short-term predictions to </w:t>
      </w:r>
      <w:proofErr w:type="gramStart"/>
      <w:r w:rsidRPr="00F22A5A">
        <w:t>avoid  accelerated</w:t>
      </w:r>
      <w:proofErr w:type="gramEnd"/>
      <w:r w:rsidRPr="00F22A5A">
        <w:t xml:space="preserve"> aging of the paper </w:t>
      </w:r>
    </w:p>
  </w:comment>
  <w:comment w:id="346" w:author="Guillén Gosalbez  Gonzalo" w:date="2023-02-15T18:37:00Z" w:initials="GGG">
    <w:p w14:paraId="5205FE6C" w14:textId="2D4D605E" w:rsidR="004A08A6" w:rsidRDefault="004A08A6">
      <w:pPr>
        <w:pStyle w:val="CommentText"/>
      </w:pPr>
      <w:r>
        <w:rPr>
          <w:rStyle w:val="CommentReference"/>
        </w:rPr>
        <w:annotationRef/>
      </w:r>
      <w:r>
        <w:t>Controversial, needs some thinking, are we against globalization?</w:t>
      </w:r>
    </w:p>
  </w:comment>
  <w:comment w:id="387" w:author="Martin Fernandez  Antonio José" w:date="2023-02-22T12:33:00Z" w:initials="MFAJ">
    <w:p w14:paraId="40D22224" w14:textId="77777777" w:rsidR="004A08A6" w:rsidRDefault="004A08A6" w:rsidP="00C32BEA">
      <w:pPr>
        <w:pStyle w:val="CommentText"/>
      </w:pPr>
      <w:r>
        <w:rPr>
          <w:rStyle w:val="CommentReference"/>
        </w:rPr>
        <w:annotationRef/>
      </w:r>
      <w:r w:rsidRPr="00F22A5A">
        <w:t xml:space="preserve">Please add </w:t>
      </w:r>
      <w:hyperlink r:id="rId7" w:history="1">
        <w:r w:rsidRPr="00F22A5A">
          <w:rPr>
            <w:rStyle w:val="Hyperlink"/>
          </w:rPr>
          <w:t>https://www.nature.com/articles/s43586-022-00164-0</w:t>
        </w:r>
      </w:hyperlink>
    </w:p>
    <w:p w14:paraId="5874A37B" w14:textId="77777777" w:rsidR="004A08A6" w:rsidRDefault="004A08A6" w:rsidP="00C32BEA">
      <w:pPr>
        <w:pStyle w:val="CommentText"/>
      </w:pPr>
      <w:hyperlink r:id="rId8" w:history="1">
        <w:r w:rsidRPr="00F22A5A">
          <w:rPr>
            <w:rStyle w:val="Hyperlink"/>
          </w:rPr>
          <w:t>https://pubs.rsc.org/en/content/articlelanding/2022/CS/D0CS01079K</w:t>
        </w:r>
      </w:hyperlink>
    </w:p>
  </w:comment>
  <w:comment w:id="388" w:author="Istrate  Ioan-Robert" w:date="2023-02-24T10:59:00Z" w:initials="II">
    <w:p w14:paraId="422FCFA8" w14:textId="6A9B8260" w:rsidR="004A08A6" w:rsidRPr="004A08A6" w:rsidRDefault="004A08A6">
      <w:pPr>
        <w:pStyle w:val="CommentText"/>
        <w:rPr>
          <w:lang w:val="es-ES"/>
        </w:rPr>
      </w:pPr>
      <w:r>
        <w:rPr>
          <w:rStyle w:val="CommentReference"/>
        </w:rPr>
        <w:annotationRef/>
      </w:r>
      <w:r w:rsidRPr="004A08A6">
        <w:rPr>
          <w:lang w:val="es-ES"/>
        </w:rPr>
        <w:t>Done</w:t>
      </w:r>
    </w:p>
  </w:comment>
  <w:comment w:id="411" w:author="Martin Fernandez  Antonio José" w:date="2023-02-23T13:12:00Z" w:initials="MFAJ">
    <w:p w14:paraId="2BEEEE1C" w14:textId="77777777" w:rsidR="004A08A6" w:rsidRPr="00F22A5A" w:rsidRDefault="004A08A6">
      <w:pPr>
        <w:pStyle w:val="CommentText"/>
        <w:rPr>
          <w:lang w:val="es-ES"/>
        </w:rPr>
      </w:pPr>
      <w:r>
        <w:rPr>
          <w:rStyle w:val="CommentReference"/>
        </w:rPr>
        <w:annotationRef/>
      </w:r>
      <w:r>
        <w:rPr>
          <w:lang w:val="es-ES"/>
        </w:rPr>
        <w:t xml:space="preserve">Pelase </w:t>
      </w:r>
      <w:proofErr w:type="spellStart"/>
      <w:r>
        <w:rPr>
          <w:lang w:val="es-ES"/>
        </w:rPr>
        <w:t>add</w:t>
      </w:r>
      <w:proofErr w:type="spellEnd"/>
    </w:p>
    <w:p w14:paraId="50451D12" w14:textId="77777777" w:rsidR="004A08A6" w:rsidRPr="00F22A5A" w:rsidRDefault="004A08A6" w:rsidP="004A08A6">
      <w:pPr>
        <w:pStyle w:val="CommentText"/>
        <w:rPr>
          <w:lang w:val="es-ES"/>
        </w:rPr>
      </w:pPr>
      <w:hyperlink r:id="rId9" w:history="1">
        <w:r w:rsidRPr="00FE4990">
          <w:rPr>
            <w:rStyle w:val="Hyperlink"/>
            <w:lang w:val="es-ES"/>
          </w:rPr>
          <w:t>https://onlinelibrary.wiley.com/doi/abs/10.1002/aenm.202270056</w:t>
        </w:r>
      </w:hyperlink>
    </w:p>
  </w:comment>
  <w:comment w:id="412" w:author="Istrate  Ioan-Robert" w:date="2023-02-24T10:59:00Z" w:initials="II">
    <w:p w14:paraId="74793717" w14:textId="739A8D41" w:rsidR="004A08A6" w:rsidRDefault="004A08A6">
      <w:pPr>
        <w:pStyle w:val="CommentText"/>
      </w:pPr>
      <w:r>
        <w:rPr>
          <w:rStyle w:val="CommentReference"/>
        </w:rPr>
        <w:annotationRef/>
      </w:r>
      <w:r>
        <w:t>Done</w:t>
      </w:r>
    </w:p>
  </w:comment>
  <w:comment w:id="444" w:author="Martin Fernandez  Antonio José" w:date="2023-02-23T13:25:00Z" w:initials="MFAJ">
    <w:p w14:paraId="3D845DD7" w14:textId="77777777" w:rsidR="004A08A6" w:rsidRDefault="004A08A6">
      <w:pPr>
        <w:pStyle w:val="CommentText"/>
      </w:pPr>
      <w:r>
        <w:rPr>
          <w:rStyle w:val="CommentReference"/>
        </w:rPr>
        <w:annotationRef/>
      </w:r>
      <w:r w:rsidRPr="00F22A5A">
        <w:t>Please add</w:t>
      </w:r>
    </w:p>
    <w:p w14:paraId="1A10E6B6" w14:textId="77777777" w:rsidR="004A08A6" w:rsidRDefault="004A08A6">
      <w:pPr>
        <w:pStyle w:val="CommentText"/>
      </w:pPr>
    </w:p>
    <w:p w14:paraId="720E0B41" w14:textId="77777777" w:rsidR="004A08A6" w:rsidRDefault="004A08A6" w:rsidP="004A08A6">
      <w:pPr>
        <w:pStyle w:val="CommentText"/>
      </w:pPr>
      <w:hyperlink r:id="rId10" w:history="1">
        <w:r w:rsidRPr="00F22A5A">
          <w:rPr>
            <w:rStyle w:val="Hyperlink"/>
          </w:rPr>
          <w:t>https://www.cell.com/joule/pdf/S2542-4351(19)30467-2.pdf</w:t>
        </w:r>
      </w:hyperlink>
    </w:p>
  </w:comment>
  <w:comment w:id="445" w:author="Istrate  Ioan-Robert" w:date="2023-02-24T11:00:00Z" w:initials="II">
    <w:p w14:paraId="7706ED6D" w14:textId="3F7C482A" w:rsidR="004A08A6" w:rsidRDefault="004A08A6">
      <w:pPr>
        <w:pStyle w:val="CommentText"/>
      </w:pPr>
      <w:r>
        <w:rPr>
          <w:rStyle w:val="CommentReference"/>
        </w:rPr>
        <w:annotationRef/>
      </w:r>
      <w:r>
        <w:t>Done</w:t>
      </w:r>
    </w:p>
  </w:comment>
  <w:comment w:id="466" w:author="Guillén Gosalbez  Gonzalo" w:date="2023-02-15T18:42:00Z" w:initials="GGG">
    <w:p w14:paraId="2245EB48" w14:textId="4CE546A1" w:rsidR="004A08A6" w:rsidRDefault="004A08A6">
      <w:pPr>
        <w:pStyle w:val="CommentText"/>
      </w:pPr>
      <w:r>
        <w:rPr>
          <w:rStyle w:val="CommentReference"/>
        </w:rPr>
        <w:annotationRef/>
      </w:r>
      <w:r>
        <w:t>Somehow repetitive, we need to further sharpen it…</w:t>
      </w:r>
    </w:p>
  </w:comment>
  <w:comment w:id="469" w:author="Istrate  Ioan-Robert" w:date="2023-02-20T15:45:00Z" w:initials="II">
    <w:p w14:paraId="12F489ED" w14:textId="58EBB74D" w:rsidR="004A08A6" w:rsidRDefault="004A08A6">
      <w:pPr>
        <w:pStyle w:val="CommentText"/>
      </w:pPr>
      <w:r>
        <w:rPr>
          <w:rStyle w:val="CommentReference"/>
        </w:rPr>
        <w:annotationRef/>
      </w:r>
      <w:r>
        <w:t>Not sure if this Section should be more detailed and right after the Introduction (according to Green Chemistry style)</w:t>
      </w:r>
    </w:p>
  </w:comment>
  <w:comment w:id="498" w:author="Istrate  Ioan-Robert" w:date="2023-01-18T12:42:00Z" w:initials="II">
    <w:p w14:paraId="7355BB9F" w14:textId="3184A683" w:rsidR="004A08A6" w:rsidRDefault="004A08A6">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C70E23" w15:done="0"/>
  <w15:commentEx w15:paraId="6D57059D" w15:done="0"/>
  <w15:commentEx w15:paraId="6A81EB55" w15:done="0"/>
  <w15:commentEx w15:paraId="14798199" w15:paraIdParent="6A81EB55" w15:done="0"/>
  <w15:commentEx w15:paraId="5D6D46E8" w15:done="0"/>
  <w15:commentEx w15:paraId="4A2715E1" w15:done="0"/>
  <w15:commentEx w15:paraId="61ECCAC0" w15:paraIdParent="4A2715E1" w15:done="0"/>
  <w15:commentEx w15:paraId="1B2E6458" w15:done="0"/>
  <w15:commentEx w15:paraId="4FE028A3" w15:paraIdParent="1B2E6458" w15:done="0"/>
  <w15:commentEx w15:paraId="0521CD06" w15:done="0"/>
  <w15:commentEx w15:paraId="53B4E3CE" w15:paraIdParent="0521CD06" w15:done="0"/>
  <w15:commentEx w15:paraId="3A7F4E62" w15:done="0"/>
  <w15:commentEx w15:paraId="043B88FE" w15:paraIdParent="3A7F4E62" w15:done="0"/>
  <w15:commentEx w15:paraId="24842334" w15:done="0"/>
  <w15:commentEx w15:paraId="3DBABF7B" w15:paraIdParent="24842334" w15:done="0"/>
  <w15:commentEx w15:paraId="67706D72" w15:done="0"/>
  <w15:commentEx w15:paraId="65CF6D2A" w15:paraIdParent="67706D72" w15:done="0"/>
  <w15:commentEx w15:paraId="4C69A89A" w15:done="0"/>
  <w15:commentEx w15:paraId="58914E2B" w15:done="0"/>
  <w15:commentEx w15:paraId="1B67256F" w15:done="0"/>
  <w15:commentEx w15:paraId="3197E945" w15:done="0"/>
  <w15:commentEx w15:paraId="50421DE1" w15:done="1"/>
  <w15:commentEx w15:paraId="694252A6" w15:paraIdParent="50421DE1" w15:done="0"/>
  <w15:commentEx w15:paraId="2C09C0E8" w15:done="1"/>
  <w15:commentEx w15:paraId="4CEF0A14" w15:paraIdParent="2C09C0E8" w15:done="0"/>
  <w15:commentEx w15:paraId="7A9AC16C" w15:done="0"/>
  <w15:commentEx w15:paraId="36183F7D" w15:done="1"/>
  <w15:commentEx w15:paraId="00D3C385" w15:done="0"/>
  <w15:commentEx w15:paraId="2F8731BB" w15:done="1"/>
  <w15:commentEx w15:paraId="111279EE" w15:paraIdParent="2F8731BB" w15:done="0"/>
  <w15:commentEx w15:paraId="3C2D5EC8" w15:done="0"/>
  <w15:commentEx w15:paraId="7E1C73B6" w15:done="0"/>
  <w15:commentEx w15:paraId="129C0F95" w15:done="0"/>
  <w15:commentEx w15:paraId="05F6E131" w15:done="0"/>
  <w15:commentEx w15:paraId="5205FE6C" w15:done="0"/>
  <w15:commentEx w15:paraId="5874A37B" w15:done="0"/>
  <w15:commentEx w15:paraId="422FCFA8" w15:paraIdParent="5874A37B" w15:done="0"/>
  <w15:commentEx w15:paraId="50451D12" w15:done="0"/>
  <w15:commentEx w15:paraId="74793717" w15:paraIdParent="50451D12" w15:done="0"/>
  <w15:commentEx w15:paraId="720E0B41" w15:done="0"/>
  <w15:commentEx w15:paraId="7706ED6D" w15:paraIdParent="720E0B41" w15:done="0"/>
  <w15:commentEx w15:paraId="2245EB48" w15:done="0"/>
  <w15:commentEx w15:paraId="12F489ED" w15:done="0"/>
  <w15:commentEx w15:paraId="7355B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F5563" w16cex:dateUtc="2023-02-21T13:36:00Z"/>
  <w16cex:commentExtensible w16cex:durableId="27A1FA48" w16cex:dateUtc="2023-02-23T13:44:00Z"/>
  <w16cex:commentExtensible w16cex:durableId="27A086BC" w16cex:dateUtc="2023-02-22T11:19:00Z"/>
  <w16cex:commentExtensible w16cex:durableId="279F7242" w16cex:dateUtc="2023-02-21T15:39:00Z"/>
  <w16cex:commentExtensible w16cex:durableId="27A0CB75" w16cex:dateUtc="2023-02-22T16:12:00Z"/>
  <w16cex:commentExtensible w16cex:durableId="27A08852" w16cex:dateUtc="2023-02-22T11:25:00Z"/>
  <w16cex:commentExtensible w16cex:durableId="27A09182" w16cex:dateUtc="2023-02-22T12:05:00Z"/>
  <w16cex:commentExtensible w16cex:durableId="27A091F4" w16cex:dateUtc="2023-02-22T12:06:00Z"/>
  <w16cex:commentExtensible w16cex:durableId="27A1D6A9" w16cex:dateUtc="2023-02-23T11:12:00Z"/>
  <w16cex:commentExtensible w16cex:durableId="27A0D2F0" w16cex:dateUtc="2023-02-22T16:44:00Z"/>
  <w16cex:commentExtensible w16cex:durableId="27A0CD6B" w16cex:dateUtc="2023-02-22T16:20:00Z"/>
  <w16cex:commentExtensible w16cex:durableId="27A0CE36" w16cex:dateUtc="2023-02-22T16:24:00Z"/>
  <w16cex:commentExtensible w16cex:durableId="27A0CEE5" w16cex:dateUtc="2023-02-22T16:27:00Z"/>
  <w16cex:commentExtensible w16cex:durableId="27A0D580" w16cex:dateUtc="2023-02-22T16:55:00Z"/>
  <w16cex:commentExtensible w16cex:durableId="27A0D5EA" w16cex:dateUtc="2023-02-22T16:56:00Z"/>
  <w16cex:commentExtensible w16cex:durableId="27A0D722" w16cex:dateUtc="2023-02-22T17:02:00Z"/>
  <w16cex:commentExtensible w16cex:durableId="27A1F249" w16cex:dateUtc="2023-02-23T13:10:00Z"/>
  <w16cex:commentExtensible w16cex:durableId="27A1EED9" w16cex:dateUtc="2023-02-23T12:55:00Z"/>
  <w16cex:commentExtensible w16cex:durableId="27A1D1ED" w16cex:dateUtc="2023-02-22T11:33:00Z"/>
  <w16cex:commentExtensible w16cex:durableId="27A1E4CC" w16cex:dateUtc="2023-02-23T12:12:00Z"/>
  <w16cex:commentExtensible w16cex:durableId="27A1E7AF" w16cex:dateUtc="2023-02-23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C70E23" w16cid:durableId="279F5563"/>
  <w16cid:commentId w16cid:paraId="6D57059D" w16cid:durableId="27A1FA48"/>
  <w16cid:commentId w16cid:paraId="6A81EB55" w16cid:durableId="27A086BC"/>
  <w16cid:commentId w16cid:paraId="14798199" w16cid:durableId="27A31494"/>
  <w16cid:commentId w16cid:paraId="5D6D46E8" w16cid:durableId="279F7242"/>
  <w16cid:commentId w16cid:paraId="4A2715E1" w16cid:durableId="27A0CB75"/>
  <w16cid:commentId w16cid:paraId="61ECCAC0" w16cid:durableId="27A314F1"/>
  <w16cid:commentId w16cid:paraId="1B2E6458" w16cid:durableId="2798CB58"/>
  <w16cid:commentId w16cid:paraId="4FE028A3" w16cid:durableId="2798CB7E"/>
  <w16cid:commentId w16cid:paraId="0521CD06" w16cid:durableId="27A08852"/>
  <w16cid:commentId w16cid:paraId="53B4E3CE" w16cid:durableId="27A31564"/>
  <w16cid:commentId w16cid:paraId="3A7F4E62" w16cid:durableId="27A09182"/>
  <w16cid:commentId w16cid:paraId="043B88FE" w16cid:durableId="27A315BC"/>
  <w16cid:commentId w16cid:paraId="24842334" w16cid:durableId="27A091F4"/>
  <w16cid:commentId w16cid:paraId="3DBABF7B" w16cid:durableId="27A315E4"/>
  <w16cid:commentId w16cid:paraId="67706D72" w16cid:durableId="27A1D6A9"/>
  <w16cid:commentId w16cid:paraId="65CF6D2A" w16cid:durableId="27A31634"/>
  <w16cid:commentId w16cid:paraId="4C69A89A" w16cid:durableId="27A0D2F0"/>
  <w16cid:commentId w16cid:paraId="58914E2B" w16cid:durableId="27A0CD6B"/>
  <w16cid:commentId w16cid:paraId="1B67256F" w16cid:durableId="27A0CE36"/>
  <w16cid:commentId w16cid:paraId="3197E945" w16cid:durableId="27A0CEE5"/>
  <w16cid:commentId w16cid:paraId="50421DE1" w16cid:durableId="2798CB5C"/>
  <w16cid:commentId w16cid:paraId="694252A6" w16cid:durableId="279DFF22"/>
  <w16cid:commentId w16cid:paraId="2C09C0E8" w16cid:durableId="2798CB5D"/>
  <w16cid:commentId w16cid:paraId="4CEF0A14" w16cid:durableId="279DFF28"/>
  <w16cid:commentId w16cid:paraId="7A9AC16C" w16cid:durableId="27A0D580"/>
  <w16cid:commentId w16cid:paraId="36183F7D" w16cid:durableId="2798CB5F"/>
  <w16cid:commentId w16cid:paraId="00D3C385" w16cid:durableId="27A0D5EA"/>
  <w16cid:commentId w16cid:paraId="2F8731BB" w16cid:durableId="2798CB60"/>
  <w16cid:commentId w16cid:paraId="111279EE" w16cid:durableId="279F27A4"/>
  <w16cid:commentId w16cid:paraId="3C2D5EC8" w16cid:durableId="27A0D722"/>
  <w16cid:commentId w16cid:paraId="7E1C73B6" w16cid:durableId="279DEE50"/>
  <w16cid:commentId w16cid:paraId="129C0F95" w16cid:durableId="27A1F249"/>
  <w16cid:commentId w16cid:paraId="05F6E131" w16cid:durableId="27A1EED9"/>
  <w16cid:commentId w16cid:paraId="5205FE6C" w16cid:durableId="2798CB63"/>
  <w16cid:commentId w16cid:paraId="5874A37B" w16cid:durableId="27A1D1ED"/>
  <w16cid:commentId w16cid:paraId="422FCFA8" w16cid:durableId="27A316FB"/>
  <w16cid:commentId w16cid:paraId="50451D12" w16cid:durableId="27A1E4CC"/>
  <w16cid:commentId w16cid:paraId="74793717" w16cid:durableId="27A3171B"/>
  <w16cid:commentId w16cid:paraId="720E0B41" w16cid:durableId="27A1E7AF"/>
  <w16cid:commentId w16cid:paraId="7706ED6D" w16cid:durableId="27A31740"/>
  <w16cid:commentId w16cid:paraId="2245EB48" w16cid:durableId="2798CB65"/>
  <w16cid:commentId w16cid:paraId="12F489ED" w16cid:durableId="279E13F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1D899" w14:textId="77777777" w:rsidR="00097DFA" w:rsidRDefault="00097DFA" w:rsidP="002A631C">
      <w:pPr>
        <w:spacing w:after="0" w:line="240" w:lineRule="auto"/>
      </w:pPr>
      <w:r>
        <w:separator/>
      </w:r>
    </w:p>
  </w:endnote>
  <w:endnote w:type="continuationSeparator" w:id="0">
    <w:p w14:paraId="45CD0F87" w14:textId="77777777" w:rsidR="00097DFA" w:rsidRDefault="00097DFA"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708C22F6" w:rsidR="004A08A6" w:rsidRDefault="004A08A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DDCFEED" w14:textId="77777777" w:rsidR="004A08A6" w:rsidRDefault="004A0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F7DCB3" w14:textId="77777777" w:rsidR="00097DFA" w:rsidRDefault="00097DFA" w:rsidP="002A631C">
      <w:pPr>
        <w:spacing w:after="0" w:line="240" w:lineRule="auto"/>
      </w:pPr>
      <w:r>
        <w:separator/>
      </w:r>
    </w:p>
  </w:footnote>
  <w:footnote w:type="continuationSeparator" w:id="0">
    <w:p w14:paraId="6D4CD826" w14:textId="77777777" w:rsidR="00097DFA" w:rsidRDefault="00097DFA"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Istrate  Ioan-Robert">
    <w15:presenceInfo w15:providerId="AD" w15:userId="S-1-5-21-2025429265-764733703-1417001333-618648"/>
  </w15:person>
  <w15:person w15:author="Guillén Gosalbez  Gonzalo">
    <w15:presenceInfo w15:providerId="None" w15:userId="Guillén Gosalbez  Gonzalo"/>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s-ES" w:vendorID="64" w:dllVersion="4096" w:nlCheck="1" w:checkStyle="0"/>
  <w:activeWritingStyle w:appName="MSWord" w:lang="fr-CH" w:vendorID="64" w:dllVersion="4096"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proofState w:spelling="clean" w:grammar="clean"/>
  <w:trackRevisions/>
  <w:documentProtection w:edit="trackedChanges"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3MLY0NzIxtjQ1sTRU0lEKTi0uzszPAykwqQUAQeZojSwAAAA="/>
  </w:docVars>
  <w:rsids>
    <w:rsidRoot w:val="00AF59B3"/>
    <w:rsid w:val="00000876"/>
    <w:rsid w:val="00001A4D"/>
    <w:rsid w:val="00001FFA"/>
    <w:rsid w:val="00002B17"/>
    <w:rsid w:val="00002D89"/>
    <w:rsid w:val="00004810"/>
    <w:rsid w:val="00006A8E"/>
    <w:rsid w:val="00006C9B"/>
    <w:rsid w:val="00010324"/>
    <w:rsid w:val="00012910"/>
    <w:rsid w:val="00013685"/>
    <w:rsid w:val="00013B03"/>
    <w:rsid w:val="00014713"/>
    <w:rsid w:val="0001575A"/>
    <w:rsid w:val="00015CEB"/>
    <w:rsid w:val="000175F0"/>
    <w:rsid w:val="000204D1"/>
    <w:rsid w:val="00022D86"/>
    <w:rsid w:val="000238FA"/>
    <w:rsid w:val="00023E81"/>
    <w:rsid w:val="000247B2"/>
    <w:rsid w:val="000253EC"/>
    <w:rsid w:val="0002704D"/>
    <w:rsid w:val="000277AB"/>
    <w:rsid w:val="0002799F"/>
    <w:rsid w:val="000279AB"/>
    <w:rsid w:val="0003077A"/>
    <w:rsid w:val="00032504"/>
    <w:rsid w:val="00032848"/>
    <w:rsid w:val="00032A19"/>
    <w:rsid w:val="000346FE"/>
    <w:rsid w:val="00035A83"/>
    <w:rsid w:val="00036286"/>
    <w:rsid w:val="000366A3"/>
    <w:rsid w:val="000402FA"/>
    <w:rsid w:val="00042162"/>
    <w:rsid w:val="00042AE7"/>
    <w:rsid w:val="000432A8"/>
    <w:rsid w:val="0004403A"/>
    <w:rsid w:val="00044FC5"/>
    <w:rsid w:val="00045B30"/>
    <w:rsid w:val="000466F2"/>
    <w:rsid w:val="00046F5B"/>
    <w:rsid w:val="00047C43"/>
    <w:rsid w:val="000500CC"/>
    <w:rsid w:val="00051241"/>
    <w:rsid w:val="000519FC"/>
    <w:rsid w:val="000522CD"/>
    <w:rsid w:val="000554AF"/>
    <w:rsid w:val="0006003D"/>
    <w:rsid w:val="0006104F"/>
    <w:rsid w:val="00061580"/>
    <w:rsid w:val="00061AF5"/>
    <w:rsid w:val="00061CCD"/>
    <w:rsid w:val="00062363"/>
    <w:rsid w:val="00063026"/>
    <w:rsid w:val="0006430D"/>
    <w:rsid w:val="00064B3A"/>
    <w:rsid w:val="00064C7D"/>
    <w:rsid w:val="00064C9F"/>
    <w:rsid w:val="000666BB"/>
    <w:rsid w:val="00066A1B"/>
    <w:rsid w:val="000700F7"/>
    <w:rsid w:val="00070710"/>
    <w:rsid w:val="00072887"/>
    <w:rsid w:val="0007353B"/>
    <w:rsid w:val="000735AE"/>
    <w:rsid w:val="00073AC9"/>
    <w:rsid w:val="00073B40"/>
    <w:rsid w:val="000747C9"/>
    <w:rsid w:val="0007621A"/>
    <w:rsid w:val="00077882"/>
    <w:rsid w:val="00081C68"/>
    <w:rsid w:val="000836A4"/>
    <w:rsid w:val="0008425E"/>
    <w:rsid w:val="00085466"/>
    <w:rsid w:val="00091FFC"/>
    <w:rsid w:val="00093282"/>
    <w:rsid w:val="00094229"/>
    <w:rsid w:val="000947D3"/>
    <w:rsid w:val="000947E4"/>
    <w:rsid w:val="00094D81"/>
    <w:rsid w:val="00096143"/>
    <w:rsid w:val="00097071"/>
    <w:rsid w:val="000979BB"/>
    <w:rsid w:val="00097DFA"/>
    <w:rsid w:val="000A0492"/>
    <w:rsid w:val="000A178B"/>
    <w:rsid w:val="000A1941"/>
    <w:rsid w:val="000A1944"/>
    <w:rsid w:val="000A1EBD"/>
    <w:rsid w:val="000A27D1"/>
    <w:rsid w:val="000A3052"/>
    <w:rsid w:val="000A43EF"/>
    <w:rsid w:val="000A4659"/>
    <w:rsid w:val="000A501C"/>
    <w:rsid w:val="000A56C5"/>
    <w:rsid w:val="000A5E68"/>
    <w:rsid w:val="000A6360"/>
    <w:rsid w:val="000A6C2D"/>
    <w:rsid w:val="000A72AC"/>
    <w:rsid w:val="000A7A7A"/>
    <w:rsid w:val="000B0F25"/>
    <w:rsid w:val="000B15F4"/>
    <w:rsid w:val="000B2615"/>
    <w:rsid w:val="000B2E9B"/>
    <w:rsid w:val="000B4438"/>
    <w:rsid w:val="000B7631"/>
    <w:rsid w:val="000C0EC0"/>
    <w:rsid w:val="000C1976"/>
    <w:rsid w:val="000C2370"/>
    <w:rsid w:val="000C2660"/>
    <w:rsid w:val="000C30D0"/>
    <w:rsid w:val="000C35A9"/>
    <w:rsid w:val="000C3ED1"/>
    <w:rsid w:val="000C5361"/>
    <w:rsid w:val="000C5508"/>
    <w:rsid w:val="000C58D8"/>
    <w:rsid w:val="000C5D77"/>
    <w:rsid w:val="000C7C98"/>
    <w:rsid w:val="000D020E"/>
    <w:rsid w:val="000D0971"/>
    <w:rsid w:val="000D0B24"/>
    <w:rsid w:val="000D201D"/>
    <w:rsid w:val="000D21FC"/>
    <w:rsid w:val="000D285D"/>
    <w:rsid w:val="000D2E36"/>
    <w:rsid w:val="000D3912"/>
    <w:rsid w:val="000D46C1"/>
    <w:rsid w:val="000D4892"/>
    <w:rsid w:val="000D4FB1"/>
    <w:rsid w:val="000D5D74"/>
    <w:rsid w:val="000E0091"/>
    <w:rsid w:val="000E03AE"/>
    <w:rsid w:val="000E0E67"/>
    <w:rsid w:val="000E29FE"/>
    <w:rsid w:val="000E2DD5"/>
    <w:rsid w:val="000E3A2C"/>
    <w:rsid w:val="000E58BA"/>
    <w:rsid w:val="000E5AE6"/>
    <w:rsid w:val="000E5C33"/>
    <w:rsid w:val="000E73B0"/>
    <w:rsid w:val="000E7B3C"/>
    <w:rsid w:val="000F0BBD"/>
    <w:rsid w:val="000F0C08"/>
    <w:rsid w:val="000F1397"/>
    <w:rsid w:val="000F2748"/>
    <w:rsid w:val="000F426F"/>
    <w:rsid w:val="000F42D8"/>
    <w:rsid w:val="000F5616"/>
    <w:rsid w:val="000F5CDC"/>
    <w:rsid w:val="000F6B67"/>
    <w:rsid w:val="001007F1"/>
    <w:rsid w:val="00101FA4"/>
    <w:rsid w:val="001021A7"/>
    <w:rsid w:val="00102519"/>
    <w:rsid w:val="00102DFF"/>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355C"/>
    <w:rsid w:val="0012425E"/>
    <w:rsid w:val="001251F2"/>
    <w:rsid w:val="0012681B"/>
    <w:rsid w:val="00126B72"/>
    <w:rsid w:val="00127027"/>
    <w:rsid w:val="001276DE"/>
    <w:rsid w:val="0013272D"/>
    <w:rsid w:val="00132F0B"/>
    <w:rsid w:val="00132FB9"/>
    <w:rsid w:val="00133E16"/>
    <w:rsid w:val="00133F22"/>
    <w:rsid w:val="00134A08"/>
    <w:rsid w:val="00135ADB"/>
    <w:rsid w:val="00135D1F"/>
    <w:rsid w:val="00136084"/>
    <w:rsid w:val="00136C6E"/>
    <w:rsid w:val="001373B2"/>
    <w:rsid w:val="00140D87"/>
    <w:rsid w:val="00140FAC"/>
    <w:rsid w:val="00141891"/>
    <w:rsid w:val="00141CE1"/>
    <w:rsid w:val="001433BA"/>
    <w:rsid w:val="00144686"/>
    <w:rsid w:val="00144D7F"/>
    <w:rsid w:val="0014568C"/>
    <w:rsid w:val="00146020"/>
    <w:rsid w:val="00146AE2"/>
    <w:rsid w:val="00147AF5"/>
    <w:rsid w:val="00147B4D"/>
    <w:rsid w:val="00150761"/>
    <w:rsid w:val="00151657"/>
    <w:rsid w:val="00153579"/>
    <w:rsid w:val="00154E30"/>
    <w:rsid w:val="00155243"/>
    <w:rsid w:val="00156215"/>
    <w:rsid w:val="0015737E"/>
    <w:rsid w:val="00160741"/>
    <w:rsid w:val="00160A55"/>
    <w:rsid w:val="001625F7"/>
    <w:rsid w:val="001628DE"/>
    <w:rsid w:val="001648B9"/>
    <w:rsid w:val="00166F08"/>
    <w:rsid w:val="001677EF"/>
    <w:rsid w:val="00167A14"/>
    <w:rsid w:val="00167C38"/>
    <w:rsid w:val="00171E3F"/>
    <w:rsid w:val="0017207B"/>
    <w:rsid w:val="00173935"/>
    <w:rsid w:val="001750AD"/>
    <w:rsid w:val="001779BF"/>
    <w:rsid w:val="00177D33"/>
    <w:rsid w:val="00177ED9"/>
    <w:rsid w:val="00180B01"/>
    <w:rsid w:val="00181730"/>
    <w:rsid w:val="001846F7"/>
    <w:rsid w:val="00184C16"/>
    <w:rsid w:val="0018659B"/>
    <w:rsid w:val="00187179"/>
    <w:rsid w:val="00192435"/>
    <w:rsid w:val="0019276C"/>
    <w:rsid w:val="0019352F"/>
    <w:rsid w:val="0019421C"/>
    <w:rsid w:val="00194D64"/>
    <w:rsid w:val="00195D12"/>
    <w:rsid w:val="00196D07"/>
    <w:rsid w:val="00196E0C"/>
    <w:rsid w:val="001A1682"/>
    <w:rsid w:val="001A31CE"/>
    <w:rsid w:val="001A36C5"/>
    <w:rsid w:val="001A370C"/>
    <w:rsid w:val="001A4C2C"/>
    <w:rsid w:val="001B0751"/>
    <w:rsid w:val="001B077B"/>
    <w:rsid w:val="001B0E60"/>
    <w:rsid w:val="001B2E2D"/>
    <w:rsid w:val="001B33C0"/>
    <w:rsid w:val="001B41D7"/>
    <w:rsid w:val="001B581E"/>
    <w:rsid w:val="001C1BAA"/>
    <w:rsid w:val="001C1D8A"/>
    <w:rsid w:val="001C1F1B"/>
    <w:rsid w:val="001C2091"/>
    <w:rsid w:val="001C3CF5"/>
    <w:rsid w:val="001C5595"/>
    <w:rsid w:val="001C616B"/>
    <w:rsid w:val="001C715F"/>
    <w:rsid w:val="001C71B3"/>
    <w:rsid w:val="001D0A9B"/>
    <w:rsid w:val="001D0AF8"/>
    <w:rsid w:val="001D10C6"/>
    <w:rsid w:val="001D2123"/>
    <w:rsid w:val="001D2477"/>
    <w:rsid w:val="001D281D"/>
    <w:rsid w:val="001D2B7D"/>
    <w:rsid w:val="001D3C27"/>
    <w:rsid w:val="001D53D7"/>
    <w:rsid w:val="001D58A4"/>
    <w:rsid w:val="001D7187"/>
    <w:rsid w:val="001D7691"/>
    <w:rsid w:val="001E0186"/>
    <w:rsid w:val="001E03DA"/>
    <w:rsid w:val="001E1847"/>
    <w:rsid w:val="001E2C7B"/>
    <w:rsid w:val="001E4784"/>
    <w:rsid w:val="001E6C01"/>
    <w:rsid w:val="001E7F75"/>
    <w:rsid w:val="001F3D1E"/>
    <w:rsid w:val="001F4502"/>
    <w:rsid w:val="001F470A"/>
    <w:rsid w:val="001F52D5"/>
    <w:rsid w:val="001F6399"/>
    <w:rsid w:val="001F760C"/>
    <w:rsid w:val="002020A2"/>
    <w:rsid w:val="002022F7"/>
    <w:rsid w:val="00203937"/>
    <w:rsid w:val="0020407F"/>
    <w:rsid w:val="0020429F"/>
    <w:rsid w:val="00206DE4"/>
    <w:rsid w:val="00207355"/>
    <w:rsid w:val="00207CE4"/>
    <w:rsid w:val="002102D8"/>
    <w:rsid w:val="00210D1B"/>
    <w:rsid w:val="00210F39"/>
    <w:rsid w:val="00210F3F"/>
    <w:rsid w:val="002121C0"/>
    <w:rsid w:val="00213144"/>
    <w:rsid w:val="00213CD7"/>
    <w:rsid w:val="002153FF"/>
    <w:rsid w:val="00215B69"/>
    <w:rsid w:val="00216AD9"/>
    <w:rsid w:val="00216FE0"/>
    <w:rsid w:val="002176A5"/>
    <w:rsid w:val="002209E4"/>
    <w:rsid w:val="00223E0E"/>
    <w:rsid w:val="00223FE1"/>
    <w:rsid w:val="00225464"/>
    <w:rsid w:val="002255EF"/>
    <w:rsid w:val="002264D1"/>
    <w:rsid w:val="0023254D"/>
    <w:rsid w:val="0023259B"/>
    <w:rsid w:val="002326BA"/>
    <w:rsid w:val="00233154"/>
    <w:rsid w:val="002333D4"/>
    <w:rsid w:val="00233DE2"/>
    <w:rsid w:val="00235CAF"/>
    <w:rsid w:val="0023653C"/>
    <w:rsid w:val="002365E1"/>
    <w:rsid w:val="00236653"/>
    <w:rsid w:val="0023704E"/>
    <w:rsid w:val="00240B65"/>
    <w:rsid w:val="00240B68"/>
    <w:rsid w:val="00245864"/>
    <w:rsid w:val="00246254"/>
    <w:rsid w:val="00247B8C"/>
    <w:rsid w:val="00247E38"/>
    <w:rsid w:val="00250BAE"/>
    <w:rsid w:val="00250F27"/>
    <w:rsid w:val="00250F45"/>
    <w:rsid w:val="002515EC"/>
    <w:rsid w:val="00251F8E"/>
    <w:rsid w:val="00251FB6"/>
    <w:rsid w:val="00252D13"/>
    <w:rsid w:val="002534BF"/>
    <w:rsid w:val="00254EB9"/>
    <w:rsid w:val="00255DB4"/>
    <w:rsid w:val="00260834"/>
    <w:rsid w:val="00260B78"/>
    <w:rsid w:val="00262543"/>
    <w:rsid w:val="00263891"/>
    <w:rsid w:val="00263E63"/>
    <w:rsid w:val="0026519D"/>
    <w:rsid w:val="00267F44"/>
    <w:rsid w:val="002701A6"/>
    <w:rsid w:val="00272928"/>
    <w:rsid w:val="0027473F"/>
    <w:rsid w:val="0027529E"/>
    <w:rsid w:val="00275F59"/>
    <w:rsid w:val="00276B54"/>
    <w:rsid w:val="00280B12"/>
    <w:rsid w:val="00280B3C"/>
    <w:rsid w:val="00281BB7"/>
    <w:rsid w:val="00282298"/>
    <w:rsid w:val="002824A2"/>
    <w:rsid w:val="00284AD1"/>
    <w:rsid w:val="002869EE"/>
    <w:rsid w:val="002876FE"/>
    <w:rsid w:val="00291005"/>
    <w:rsid w:val="00291194"/>
    <w:rsid w:val="00291255"/>
    <w:rsid w:val="00293C28"/>
    <w:rsid w:val="00293DFD"/>
    <w:rsid w:val="00294BE9"/>
    <w:rsid w:val="00294F9F"/>
    <w:rsid w:val="00295296"/>
    <w:rsid w:val="00295C99"/>
    <w:rsid w:val="0029735B"/>
    <w:rsid w:val="002A24C2"/>
    <w:rsid w:val="002A2FAC"/>
    <w:rsid w:val="002A4D0E"/>
    <w:rsid w:val="002A631C"/>
    <w:rsid w:val="002A6918"/>
    <w:rsid w:val="002A71F1"/>
    <w:rsid w:val="002B0EBF"/>
    <w:rsid w:val="002B1555"/>
    <w:rsid w:val="002B1FC8"/>
    <w:rsid w:val="002B29CD"/>
    <w:rsid w:val="002B4368"/>
    <w:rsid w:val="002B5285"/>
    <w:rsid w:val="002B7D1A"/>
    <w:rsid w:val="002C1D91"/>
    <w:rsid w:val="002C2A0F"/>
    <w:rsid w:val="002C4240"/>
    <w:rsid w:val="002C43CA"/>
    <w:rsid w:val="002C4D73"/>
    <w:rsid w:val="002C572F"/>
    <w:rsid w:val="002C57EB"/>
    <w:rsid w:val="002C690E"/>
    <w:rsid w:val="002D0462"/>
    <w:rsid w:val="002D2045"/>
    <w:rsid w:val="002D224F"/>
    <w:rsid w:val="002D2997"/>
    <w:rsid w:val="002D2EAD"/>
    <w:rsid w:val="002D3068"/>
    <w:rsid w:val="002D3AE5"/>
    <w:rsid w:val="002D3B52"/>
    <w:rsid w:val="002D4245"/>
    <w:rsid w:val="002D452C"/>
    <w:rsid w:val="002D5F4C"/>
    <w:rsid w:val="002D6005"/>
    <w:rsid w:val="002E0BC0"/>
    <w:rsid w:val="002E2848"/>
    <w:rsid w:val="002E3C15"/>
    <w:rsid w:val="002E6198"/>
    <w:rsid w:val="002E6724"/>
    <w:rsid w:val="002E6830"/>
    <w:rsid w:val="002E69AD"/>
    <w:rsid w:val="002E7BB6"/>
    <w:rsid w:val="002F0430"/>
    <w:rsid w:val="002F17B1"/>
    <w:rsid w:val="002F2054"/>
    <w:rsid w:val="002F2CFB"/>
    <w:rsid w:val="002F2DCE"/>
    <w:rsid w:val="002F6ADC"/>
    <w:rsid w:val="002F6EF1"/>
    <w:rsid w:val="002F74AE"/>
    <w:rsid w:val="00300F95"/>
    <w:rsid w:val="003017A1"/>
    <w:rsid w:val="0030241D"/>
    <w:rsid w:val="003037CA"/>
    <w:rsid w:val="00304761"/>
    <w:rsid w:val="003049C8"/>
    <w:rsid w:val="00304CB7"/>
    <w:rsid w:val="00304F55"/>
    <w:rsid w:val="003064A2"/>
    <w:rsid w:val="0030655D"/>
    <w:rsid w:val="003067B3"/>
    <w:rsid w:val="00307194"/>
    <w:rsid w:val="00307C3A"/>
    <w:rsid w:val="00307E2E"/>
    <w:rsid w:val="0031010E"/>
    <w:rsid w:val="0031146E"/>
    <w:rsid w:val="003117B3"/>
    <w:rsid w:val="00311BDD"/>
    <w:rsid w:val="003125FD"/>
    <w:rsid w:val="00314C61"/>
    <w:rsid w:val="0031740A"/>
    <w:rsid w:val="0032053A"/>
    <w:rsid w:val="0032101F"/>
    <w:rsid w:val="00322EBB"/>
    <w:rsid w:val="00324ECA"/>
    <w:rsid w:val="0032541A"/>
    <w:rsid w:val="0032591B"/>
    <w:rsid w:val="0032779E"/>
    <w:rsid w:val="0033078E"/>
    <w:rsid w:val="00331FDA"/>
    <w:rsid w:val="00332EDC"/>
    <w:rsid w:val="00335FCD"/>
    <w:rsid w:val="00336043"/>
    <w:rsid w:val="00337429"/>
    <w:rsid w:val="00337DDF"/>
    <w:rsid w:val="0034108D"/>
    <w:rsid w:val="00341573"/>
    <w:rsid w:val="00341809"/>
    <w:rsid w:val="00343C0C"/>
    <w:rsid w:val="00343FF2"/>
    <w:rsid w:val="00344D48"/>
    <w:rsid w:val="00345C04"/>
    <w:rsid w:val="003469CE"/>
    <w:rsid w:val="00347F64"/>
    <w:rsid w:val="00351915"/>
    <w:rsid w:val="00351918"/>
    <w:rsid w:val="003533ED"/>
    <w:rsid w:val="00354C3F"/>
    <w:rsid w:val="003556F1"/>
    <w:rsid w:val="00357FA2"/>
    <w:rsid w:val="00361853"/>
    <w:rsid w:val="003623C8"/>
    <w:rsid w:val="00362C3A"/>
    <w:rsid w:val="0036367C"/>
    <w:rsid w:val="00363BA3"/>
    <w:rsid w:val="0036402F"/>
    <w:rsid w:val="00364248"/>
    <w:rsid w:val="003643FF"/>
    <w:rsid w:val="00364935"/>
    <w:rsid w:val="00365F47"/>
    <w:rsid w:val="003662E1"/>
    <w:rsid w:val="00366713"/>
    <w:rsid w:val="0037284E"/>
    <w:rsid w:val="0037298C"/>
    <w:rsid w:val="00372E71"/>
    <w:rsid w:val="00373198"/>
    <w:rsid w:val="003740FB"/>
    <w:rsid w:val="003764EE"/>
    <w:rsid w:val="00376A94"/>
    <w:rsid w:val="00376FD0"/>
    <w:rsid w:val="00380264"/>
    <w:rsid w:val="0038052A"/>
    <w:rsid w:val="00381EC4"/>
    <w:rsid w:val="00383280"/>
    <w:rsid w:val="0038328F"/>
    <w:rsid w:val="003861A5"/>
    <w:rsid w:val="00387B9A"/>
    <w:rsid w:val="00387F50"/>
    <w:rsid w:val="0039022D"/>
    <w:rsid w:val="00390619"/>
    <w:rsid w:val="00390BBE"/>
    <w:rsid w:val="00390D9B"/>
    <w:rsid w:val="00391A86"/>
    <w:rsid w:val="00392796"/>
    <w:rsid w:val="00392874"/>
    <w:rsid w:val="00392A37"/>
    <w:rsid w:val="00392B9D"/>
    <w:rsid w:val="00392C64"/>
    <w:rsid w:val="0039365E"/>
    <w:rsid w:val="00393913"/>
    <w:rsid w:val="00393A2B"/>
    <w:rsid w:val="0039490D"/>
    <w:rsid w:val="00394E6C"/>
    <w:rsid w:val="00396AC1"/>
    <w:rsid w:val="003A011B"/>
    <w:rsid w:val="003A1210"/>
    <w:rsid w:val="003A15D9"/>
    <w:rsid w:val="003A22FD"/>
    <w:rsid w:val="003A3476"/>
    <w:rsid w:val="003A38F4"/>
    <w:rsid w:val="003A5152"/>
    <w:rsid w:val="003A54EA"/>
    <w:rsid w:val="003B009D"/>
    <w:rsid w:val="003B09DC"/>
    <w:rsid w:val="003B10D9"/>
    <w:rsid w:val="003B1ED0"/>
    <w:rsid w:val="003B1EFF"/>
    <w:rsid w:val="003B32A4"/>
    <w:rsid w:val="003B4100"/>
    <w:rsid w:val="003B515C"/>
    <w:rsid w:val="003B550A"/>
    <w:rsid w:val="003B5E6A"/>
    <w:rsid w:val="003C09B1"/>
    <w:rsid w:val="003C15CF"/>
    <w:rsid w:val="003C184A"/>
    <w:rsid w:val="003C27D5"/>
    <w:rsid w:val="003C2A85"/>
    <w:rsid w:val="003C4878"/>
    <w:rsid w:val="003C52CA"/>
    <w:rsid w:val="003D035E"/>
    <w:rsid w:val="003D12AD"/>
    <w:rsid w:val="003D374E"/>
    <w:rsid w:val="003D61B8"/>
    <w:rsid w:val="003E0AB8"/>
    <w:rsid w:val="003E33DC"/>
    <w:rsid w:val="003E5363"/>
    <w:rsid w:val="003E7F9B"/>
    <w:rsid w:val="003E7FA2"/>
    <w:rsid w:val="003F12EC"/>
    <w:rsid w:val="003F1A99"/>
    <w:rsid w:val="003F1E2D"/>
    <w:rsid w:val="003F1E51"/>
    <w:rsid w:val="003F2E1B"/>
    <w:rsid w:val="003F3471"/>
    <w:rsid w:val="003F35EE"/>
    <w:rsid w:val="003F4649"/>
    <w:rsid w:val="003F50D6"/>
    <w:rsid w:val="003F6777"/>
    <w:rsid w:val="003F74CD"/>
    <w:rsid w:val="003F768C"/>
    <w:rsid w:val="004002CC"/>
    <w:rsid w:val="00400AC4"/>
    <w:rsid w:val="00401A3D"/>
    <w:rsid w:val="00401E2D"/>
    <w:rsid w:val="004029B8"/>
    <w:rsid w:val="0040474A"/>
    <w:rsid w:val="00404E6E"/>
    <w:rsid w:val="004053B2"/>
    <w:rsid w:val="00406C04"/>
    <w:rsid w:val="00411E5C"/>
    <w:rsid w:val="00412767"/>
    <w:rsid w:val="00412E28"/>
    <w:rsid w:val="00413BA7"/>
    <w:rsid w:val="00414276"/>
    <w:rsid w:val="00414BB3"/>
    <w:rsid w:val="00414DFF"/>
    <w:rsid w:val="00414FE7"/>
    <w:rsid w:val="004156FF"/>
    <w:rsid w:val="00415BD1"/>
    <w:rsid w:val="00417EB4"/>
    <w:rsid w:val="00420CF7"/>
    <w:rsid w:val="00421742"/>
    <w:rsid w:val="00421ABD"/>
    <w:rsid w:val="00421D38"/>
    <w:rsid w:val="00430512"/>
    <w:rsid w:val="00430B9D"/>
    <w:rsid w:val="00430D02"/>
    <w:rsid w:val="004312A4"/>
    <w:rsid w:val="004330EA"/>
    <w:rsid w:val="00433D94"/>
    <w:rsid w:val="004351AE"/>
    <w:rsid w:val="004379E8"/>
    <w:rsid w:val="00441286"/>
    <w:rsid w:val="00441FD4"/>
    <w:rsid w:val="004433BC"/>
    <w:rsid w:val="004436B9"/>
    <w:rsid w:val="004440D0"/>
    <w:rsid w:val="00444DDB"/>
    <w:rsid w:val="004452B4"/>
    <w:rsid w:val="00446231"/>
    <w:rsid w:val="004511FF"/>
    <w:rsid w:val="00451FCE"/>
    <w:rsid w:val="00453735"/>
    <w:rsid w:val="004539EB"/>
    <w:rsid w:val="00455D7A"/>
    <w:rsid w:val="0045740A"/>
    <w:rsid w:val="00457E61"/>
    <w:rsid w:val="00461772"/>
    <w:rsid w:val="00462570"/>
    <w:rsid w:val="00462ACC"/>
    <w:rsid w:val="004630C1"/>
    <w:rsid w:val="00463D5F"/>
    <w:rsid w:val="00466085"/>
    <w:rsid w:val="00467D9C"/>
    <w:rsid w:val="004702A8"/>
    <w:rsid w:val="00470EC8"/>
    <w:rsid w:val="00470FA1"/>
    <w:rsid w:val="00471E59"/>
    <w:rsid w:val="00473058"/>
    <w:rsid w:val="0047337E"/>
    <w:rsid w:val="0047358B"/>
    <w:rsid w:val="004738C8"/>
    <w:rsid w:val="00474FC5"/>
    <w:rsid w:val="004757F3"/>
    <w:rsid w:val="00476458"/>
    <w:rsid w:val="00476809"/>
    <w:rsid w:val="00477E65"/>
    <w:rsid w:val="00483262"/>
    <w:rsid w:val="00483983"/>
    <w:rsid w:val="00484A22"/>
    <w:rsid w:val="0048508D"/>
    <w:rsid w:val="00485880"/>
    <w:rsid w:val="004862D6"/>
    <w:rsid w:val="004867D9"/>
    <w:rsid w:val="00486D03"/>
    <w:rsid w:val="0048794A"/>
    <w:rsid w:val="004908FD"/>
    <w:rsid w:val="00490ACB"/>
    <w:rsid w:val="00492272"/>
    <w:rsid w:val="00492FD2"/>
    <w:rsid w:val="00493FDE"/>
    <w:rsid w:val="004972D7"/>
    <w:rsid w:val="004A08A6"/>
    <w:rsid w:val="004A0F28"/>
    <w:rsid w:val="004A1297"/>
    <w:rsid w:val="004A1474"/>
    <w:rsid w:val="004A165B"/>
    <w:rsid w:val="004A1E87"/>
    <w:rsid w:val="004A450E"/>
    <w:rsid w:val="004A4E34"/>
    <w:rsid w:val="004A4FC7"/>
    <w:rsid w:val="004A55D2"/>
    <w:rsid w:val="004A5AD1"/>
    <w:rsid w:val="004A5BFA"/>
    <w:rsid w:val="004B2DED"/>
    <w:rsid w:val="004B4677"/>
    <w:rsid w:val="004B50EC"/>
    <w:rsid w:val="004B5784"/>
    <w:rsid w:val="004B66FC"/>
    <w:rsid w:val="004B7BA1"/>
    <w:rsid w:val="004C180B"/>
    <w:rsid w:val="004C326E"/>
    <w:rsid w:val="004C3412"/>
    <w:rsid w:val="004C49D8"/>
    <w:rsid w:val="004C5F8B"/>
    <w:rsid w:val="004C62C5"/>
    <w:rsid w:val="004C6C41"/>
    <w:rsid w:val="004D0C12"/>
    <w:rsid w:val="004D0C8F"/>
    <w:rsid w:val="004D14FD"/>
    <w:rsid w:val="004D4929"/>
    <w:rsid w:val="004D4B9E"/>
    <w:rsid w:val="004D53EA"/>
    <w:rsid w:val="004D58F7"/>
    <w:rsid w:val="004D6D9E"/>
    <w:rsid w:val="004D750B"/>
    <w:rsid w:val="004D77EC"/>
    <w:rsid w:val="004E00C9"/>
    <w:rsid w:val="004E1C7F"/>
    <w:rsid w:val="004E47F9"/>
    <w:rsid w:val="004E4BF1"/>
    <w:rsid w:val="004E4EAE"/>
    <w:rsid w:val="004E544D"/>
    <w:rsid w:val="004E6A1C"/>
    <w:rsid w:val="004E6A61"/>
    <w:rsid w:val="004E6B57"/>
    <w:rsid w:val="004E6DF1"/>
    <w:rsid w:val="004E71C2"/>
    <w:rsid w:val="004E7D23"/>
    <w:rsid w:val="004F019D"/>
    <w:rsid w:val="004F1045"/>
    <w:rsid w:val="004F144A"/>
    <w:rsid w:val="004F2A3A"/>
    <w:rsid w:val="004F3D4C"/>
    <w:rsid w:val="004F3DEE"/>
    <w:rsid w:val="004F3E6A"/>
    <w:rsid w:val="004F54FA"/>
    <w:rsid w:val="004F63FE"/>
    <w:rsid w:val="004F6611"/>
    <w:rsid w:val="0050051A"/>
    <w:rsid w:val="00500964"/>
    <w:rsid w:val="00501D82"/>
    <w:rsid w:val="005023E9"/>
    <w:rsid w:val="00502B01"/>
    <w:rsid w:val="005047B8"/>
    <w:rsid w:val="00505DC1"/>
    <w:rsid w:val="005067F7"/>
    <w:rsid w:val="00506B71"/>
    <w:rsid w:val="00506E3C"/>
    <w:rsid w:val="005074F9"/>
    <w:rsid w:val="005125AC"/>
    <w:rsid w:val="00512718"/>
    <w:rsid w:val="00512DE8"/>
    <w:rsid w:val="00516A6B"/>
    <w:rsid w:val="00521AB1"/>
    <w:rsid w:val="005225AB"/>
    <w:rsid w:val="00522A22"/>
    <w:rsid w:val="00523F78"/>
    <w:rsid w:val="00523FA1"/>
    <w:rsid w:val="00524222"/>
    <w:rsid w:val="005244A1"/>
    <w:rsid w:val="0052453D"/>
    <w:rsid w:val="005251B7"/>
    <w:rsid w:val="005260C6"/>
    <w:rsid w:val="00526139"/>
    <w:rsid w:val="005263C8"/>
    <w:rsid w:val="005306DC"/>
    <w:rsid w:val="00532383"/>
    <w:rsid w:val="0053268A"/>
    <w:rsid w:val="0053432C"/>
    <w:rsid w:val="0053561C"/>
    <w:rsid w:val="005370E7"/>
    <w:rsid w:val="00544823"/>
    <w:rsid w:val="0054652C"/>
    <w:rsid w:val="00547380"/>
    <w:rsid w:val="00547463"/>
    <w:rsid w:val="00547AE3"/>
    <w:rsid w:val="00547EF1"/>
    <w:rsid w:val="00550331"/>
    <w:rsid w:val="0055065C"/>
    <w:rsid w:val="005506D0"/>
    <w:rsid w:val="00551197"/>
    <w:rsid w:val="00551294"/>
    <w:rsid w:val="0055145D"/>
    <w:rsid w:val="00551764"/>
    <w:rsid w:val="00551DB6"/>
    <w:rsid w:val="00552FDD"/>
    <w:rsid w:val="00553D11"/>
    <w:rsid w:val="0055431B"/>
    <w:rsid w:val="0055522D"/>
    <w:rsid w:val="00557BD2"/>
    <w:rsid w:val="00557E61"/>
    <w:rsid w:val="00561841"/>
    <w:rsid w:val="00562B42"/>
    <w:rsid w:val="0056304D"/>
    <w:rsid w:val="00563EDA"/>
    <w:rsid w:val="005647DF"/>
    <w:rsid w:val="005651EB"/>
    <w:rsid w:val="00566120"/>
    <w:rsid w:val="0056690C"/>
    <w:rsid w:val="00567DD9"/>
    <w:rsid w:val="00571591"/>
    <w:rsid w:val="005720F5"/>
    <w:rsid w:val="00572B16"/>
    <w:rsid w:val="00572F2E"/>
    <w:rsid w:val="00572F40"/>
    <w:rsid w:val="005737BE"/>
    <w:rsid w:val="00574A4B"/>
    <w:rsid w:val="005755B3"/>
    <w:rsid w:val="005766DE"/>
    <w:rsid w:val="00577438"/>
    <w:rsid w:val="00580B17"/>
    <w:rsid w:val="00580E32"/>
    <w:rsid w:val="005810BD"/>
    <w:rsid w:val="00583583"/>
    <w:rsid w:val="00584969"/>
    <w:rsid w:val="00584FD7"/>
    <w:rsid w:val="00585AB2"/>
    <w:rsid w:val="00585DE5"/>
    <w:rsid w:val="005908B2"/>
    <w:rsid w:val="00590A44"/>
    <w:rsid w:val="00591C6B"/>
    <w:rsid w:val="005929EE"/>
    <w:rsid w:val="005953DF"/>
    <w:rsid w:val="0059699A"/>
    <w:rsid w:val="00596CCD"/>
    <w:rsid w:val="005A13E0"/>
    <w:rsid w:val="005A217B"/>
    <w:rsid w:val="005A2C89"/>
    <w:rsid w:val="005A2FF1"/>
    <w:rsid w:val="005A30D0"/>
    <w:rsid w:val="005A35AD"/>
    <w:rsid w:val="005A3607"/>
    <w:rsid w:val="005A48D8"/>
    <w:rsid w:val="005A5517"/>
    <w:rsid w:val="005B0DC3"/>
    <w:rsid w:val="005B110E"/>
    <w:rsid w:val="005B393D"/>
    <w:rsid w:val="005B41AC"/>
    <w:rsid w:val="005B4B73"/>
    <w:rsid w:val="005B4E24"/>
    <w:rsid w:val="005B5764"/>
    <w:rsid w:val="005B5B16"/>
    <w:rsid w:val="005B62B9"/>
    <w:rsid w:val="005B6DEB"/>
    <w:rsid w:val="005C153A"/>
    <w:rsid w:val="005C44A2"/>
    <w:rsid w:val="005C4727"/>
    <w:rsid w:val="005C51B8"/>
    <w:rsid w:val="005C5595"/>
    <w:rsid w:val="005C6692"/>
    <w:rsid w:val="005C7018"/>
    <w:rsid w:val="005D053D"/>
    <w:rsid w:val="005D3B1A"/>
    <w:rsid w:val="005D3B35"/>
    <w:rsid w:val="005D45B1"/>
    <w:rsid w:val="005D504A"/>
    <w:rsid w:val="005D51F8"/>
    <w:rsid w:val="005D733E"/>
    <w:rsid w:val="005D7ADD"/>
    <w:rsid w:val="005E09F8"/>
    <w:rsid w:val="005E0E3C"/>
    <w:rsid w:val="005E29B7"/>
    <w:rsid w:val="005E2B2D"/>
    <w:rsid w:val="005E32C2"/>
    <w:rsid w:val="005E6628"/>
    <w:rsid w:val="005E66D4"/>
    <w:rsid w:val="005E6842"/>
    <w:rsid w:val="005F1930"/>
    <w:rsid w:val="005F33E2"/>
    <w:rsid w:val="005F429E"/>
    <w:rsid w:val="005F4317"/>
    <w:rsid w:val="005F4A41"/>
    <w:rsid w:val="005F4BCC"/>
    <w:rsid w:val="005F5A73"/>
    <w:rsid w:val="005F5CAE"/>
    <w:rsid w:val="005F6893"/>
    <w:rsid w:val="00601C35"/>
    <w:rsid w:val="006022F6"/>
    <w:rsid w:val="0060372C"/>
    <w:rsid w:val="00603CE6"/>
    <w:rsid w:val="006043FA"/>
    <w:rsid w:val="00606886"/>
    <w:rsid w:val="00606BD8"/>
    <w:rsid w:val="00607D40"/>
    <w:rsid w:val="00610A43"/>
    <w:rsid w:val="006126EE"/>
    <w:rsid w:val="00612D89"/>
    <w:rsid w:val="00614D19"/>
    <w:rsid w:val="00615629"/>
    <w:rsid w:val="00617603"/>
    <w:rsid w:val="00620DA7"/>
    <w:rsid w:val="00622B64"/>
    <w:rsid w:val="00622F80"/>
    <w:rsid w:val="00623B9C"/>
    <w:rsid w:val="006268CA"/>
    <w:rsid w:val="006307DB"/>
    <w:rsid w:val="0063100D"/>
    <w:rsid w:val="006320CF"/>
    <w:rsid w:val="00632267"/>
    <w:rsid w:val="006334CD"/>
    <w:rsid w:val="00633CDF"/>
    <w:rsid w:val="00633D62"/>
    <w:rsid w:val="00636D98"/>
    <w:rsid w:val="00637136"/>
    <w:rsid w:val="0064273D"/>
    <w:rsid w:val="006429CF"/>
    <w:rsid w:val="0064314B"/>
    <w:rsid w:val="006437D2"/>
    <w:rsid w:val="00643D06"/>
    <w:rsid w:val="006460A1"/>
    <w:rsid w:val="0064671F"/>
    <w:rsid w:val="00650936"/>
    <w:rsid w:val="006516D1"/>
    <w:rsid w:val="00653D36"/>
    <w:rsid w:val="0065405E"/>
    <w:rsid w:val="00654540"/>
    <w:rsid w:val="006547D4"/>
    <w:rsid w:val="00654F64"/>
    <w:rsid w:val="0065511D"/>
    <w:rsid w:val="0065587B"/>
    <w:rsid w:val="006568F2"/>
    <w:rsid w:val="00656C9D"/>
    <w:rsid w:val="00657E7D"/>
    <w:rsid w:val="00661E2F"/>
    <w:rsid w:val="006620D6"/>
    <w:rsid w:val="006637EC"/>
    <w:rsid w:val="00663D16"/>
    <w:rsid w:val="00663D80"/>
    <w:rsid w:val="006645B2"/>
    <w:rsid w:val="00666A31"/>
    <w:rsid w:val="00667B93"/>
    <w:rsid w:val="00667F28"/>
    <w:rsid w:val="00670969"/>
    <w:rsid w:val="00670E5C"/>
    <w:rsid w:val="00671287"/>
    <w:rsid w:val="006718DF"/>
    <w:rsid w:val="00671945"/>
    <w:rsid w:val="00671A36"/>
    <w:rsid w:val="00671FD0"/>
    <w:rsid w:val="00673998"/>
    <w:rsid w:val="006748A1"/>
    <w:rsid w:val="00675831"/>
    <w:rsid w:val="0067600C"/>
    <w:rsid w:val="00676CB6"/>
    <w:rsid w:val="00677698"/>
    <w:rsid w:val="0068012E"/>
    <w:rsid w:val="0068071C"/>
    <w:rsid w:val="006815A5"/>
    <w:rsid w:val="00681703"/>
    <w:rsid w:val="006836B2"/>
    <w:rsid w:val="00683772"/>
    <w:rsid w:val="00683A31"/>
    <w:rsid w:val="006841F5"/>
    <w:rsid w:val="00684C71"/>
    <w:rsid w:val="00685F04"/>
    <w:rsid w:val="00686E9C"/>
    <w:rsid w:val="00687FD8"/>
    <w:rsid w:val="00692409"/>
    <w:rsid w:val="0069461B"/>
    <w:rsid w:val="006956E0"/>
    <w:rsid w:val="00695AFC"/>
    <w:rsid w:val="00695C69"/>
    <w:rsid w:val="006969E8"/>
    <w:rsid w:val="00697FB7"/>
    <w:rsid w:val="006A188D"/>
    <w:rsid w:val="006A18A5"/>
    <w:rsid w:val="006A38A7"/>
    <w:rsid w:val="006A5352"/>
    <w:rsid w:val="006A5C74"/>
    <w:rsid w:val="006B0D02"/>
    <w:rsid w:val="006B12AB"/>
    <w:rsid w:val="006B13B8"/>
    <w:rsid w:val="006B1548"/>
    <w:rsid w:val="006B1B4D"/>
    <w:rsid w:val="006B28D3"/>
    <w:rsid w:val="006B3388"/>
    <w:rsid w:val="006B34E5"/>
    <w:rsid w:val="006B3B9A"/>
    <w:rsid w:val="006B512E"/>
    <w:rsid w:val="006B5536"/>
    <w:rsid w:val="006B685F"/>
    <w:rsid w:val="006B7610"/>
    <w:rsid w:val="006C2C83"/>
    <w:rsid w:val="006C6AA7"/>
    <w:rsid w:val="006C71CD"/>
    <w:rsid w:val="006D04F0"/>
    <w:rsid w:val="006D1B4D"/>
    <w:rsid w:val="006D2361"/>
    <w:rsid w:val="006D27E7"/>
    <w:rsid w:val="006D3A56"/>
    <w:rsid w:val="006D3C9F"/>
    <w:rsid w:val="006D5725"/>
    <w:rsid w:val="006D5C01"/>
    <w:rsid w:val="006D6BEC"/>
    <w:rsid w:val="006D7628"/>
    <w:rsid w:val="006D79ED"/>
    <w:rsid w:val="006E1334"/>
    <w:rsid w:val="006E16BC"/>
    <w:rsid w:val="006E1C64"/>
    <w:rsid w:val="006E2313"/>
    <w:rsid w:val="006E35BE"/>
    <w:rsid w:val="006E454C"/>
    <w:rsid w:val="006E4A94"/>
    <w:rsid w:val="006E4D1F"/>
    <w:rsid w:val="006E7E35"/>
    <w:rsid w:val="006F16E3"/>
    <w:rsid w:val="006F1D4D"/>
    <w:rsid w:val="006F26CF"/>
    <w:rsid w:val="006F3F13"/>
    <w:rsid w:val="006F47B2"/>
    <w:rsid w:val="006F5672"/>
    <w:rsid w:val="006F7613"/>
    <w:rsid w:val="006F7DF0"/>
    <w:rsid w:val="0070003C"/>
    <w:rsid w:val="00700507"/>
    <w:rsid w:val="00701497"/>
    <w:rsid w:val="00701D38"/>
    <w:rsid w:val="00703835"/>
    <w:rsid w:val="00703C83"/>
    <w:rsid w:val="00704063"/>
    <w:rsid w:val="007044AF"/>
    <w:rsid w:val="00704F80"/>
    <w:rsid w:val="0070549A"/>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2E0C"/>
    <w:rsid w:val="007336A6"/>
    <w:rsid w:val="0073529B"/>
    <w:rsid w:val="007354AE"/>
    <w:rsid w:val="00737D58"/>
    <w:rsid w:val="007411D2"/>
    <w:rsid w:val="0074198E"/>
    <w:rsid w:val="00744D15"/>
    <w:rsid w:val="007452C9"/>
    <w:rsid w:val="00745E21"/>
    <w:rsid w:val="00746421"/>
    <w:rsid w:val="007464D5"/>
    <w:rsid w:val="007465AE"/>
    <w:rsid w:val="0075027C"/>
    <w:rsid w:val="00750AAB"/>
    <w:rsid w:val="00751A20"/>
    <w:rsid w:val="00751BA6"/>
    <w:rsid w:val="007520A2"/>
    <w:rsid w:val="00752565"/>
    <w:rsid w:val="00753C43"/>
    <w:rsid w:val="007545F1"/>
    <w:rsid w:val="0075527F"/>
    <w:rsid w:val="00756D7D"/>
    <w:rsid w:val="00757EB9"/>
    <w:rsid w:val="007628D4"/>
    <w:rsid w:val="007631CA"/>
    <w:rsid w:val="00763A8A"/>
    <w:rsid w:val="00763C9C"/>
    <w:rsid w:val="00764256"/>
    <w:rsid w:val="00765292"/>
    <w:rsid w:val="00765C28"/>
    <w:rsid w:val="00765F8A"/>
    <w:rsid w:val="00767728"/>
    <w:rsid w:val="00767A96"/>
    <w:rsid w:val="0077121F"/>
    <w:rsid w:val="0077145A"/>
    <w:rsid w:val="00771A20"/>
    <w:rsid w:val="00772321"/>
    <w:rsid w:val="00775022"/>
    <w:rsid w:val="00775133"/>
    <w:rsid w:val="007757D2"/>
    <w:rsid w:val="007762D0"/>
    <w:rsid w:val="00777EA1"/>
    <w:rsid w:val="00781638"/>
    <w:rsid w:val="00781785"/>
    <w:rsid w:val="00783082"/>
    <w:rsid w:val="0078310C"/>
    <w:rsid w:val="00783407"/>
    <w:rsid w:val="00783EC1"/>
    <w:rsid w:val="00783FC5"/>
    <w:rsid w:val="00786A0D"/>
    <w:rsid w:val="00787CD9"/>
    <w:rsid w:val="007904D1"/>
    <w:rsid w:val="0079163E"/>
    <w:rsid w:val="007931FE"/>
    <w:rsid w:val="007934B4"/>
    <w:rsid w:val="00793752"/>
    <w:rsid w:val="00794FA2"/>
    <w:rsid w:val="00796335"/>
    <w:rsid w:val="007967F1"/>
    <w:rsid w:val="007971CF"/>
    <w:rsid w:val="00797FF0"/>
    <w:rsid w:val="007A0146"/>
    <w:rsid w:val="007A0312"/>
    <w:rsid w:val="007A188F"/>
    <w:rsid w:val="007A4A02"/>
    <w:rsid w:val="007A5B96"/>
    <w:rsid w:val="007A7809"/>
    <w:rsid w:val="007A798E"/>
    <w:rsid w:val="007B15A9"/>
    <w:rsid w:val="007B23EB"/>
    <w:rsid w:val="007B5617"/>
    <w:rsid w:val="007B60B7"/>
    <w:rsid w:val="007B6114"/>
    <w:rsid w:val="007B7A85"/>
    <w:rsid w:val="007B7FF7"/>
    <w:rsid w:val="007C1083"/>
    <w:rsid w:val="007C16A1"/>
    <w:rsid w:val="007C2B3C"/>
    <w:rsid w:val="007C3E48"/>
    <w:rsid w:val="007C4873"/>
    <w:rsid w:val="007C55DF"/>
    <w:rsid w:val="007C6164"/>
    <w:rsid w:val="007C6525"/>
    <w:rsid w:val="007D13F1"/>
    <w:rsid w:val="007D14BC"/>
    <w:rsid w:val="007D2A8A"/>
    <w:rsid w:val="007D3F25"/>
    <w:rsid w:val="007D4D09"/>
    <w:rsid w:val="007D5F2A"/>
    <w:rsid w:val="007E1D10"/>
    <w:rsid w:val="007E28C8"/>
    <w:rsid w:val="007E346A"/>
    <w:rsid w:val="007E3615"/>
    <w:rsid w:val="007E3D45"/>
    <w:rsid w:val="007E4086"/>
    <w:rsid w:val="007E4EF9"/>
    <w:rsid w:val="007E5038"/>
    <w:rsid w:val="007E5E06"/>
    <w:rsid w:val="007E6C3F"/>
    <w:rsid w:val="007E7D40"/>
    <w:rsid w:val="007E7E1C"/>
    <w:rsid w:val="007F0BE6"/>
    <w:rsid w:val="007F1218"/>
    <w:rsid w:val="007F1F64"/>
    <w:rsid w:val="007F2D01"/>
    <w:rsid w:val="007F312A"/>
    <w:rsid w:val="007F353B"/>
    <w:rsid w:val="007F392B"/>
    <w:rsid w:val="007F4F97"/>
    <w:rsid w:val="007F617D"/>
    <w:rsid w:val="007F6970"/>
    <w:rsid w:val="007F72F9"/>
    <w:rsid w:val="00800511"/>
    <w:rsid w:val="00802A26"/>
    <w:rsid w:val="00802F9E"/>
    <w:rsid w:val="00804D25"/>
    <w:rsid w:val="0080576D"/>
    <w:rsid w:val="00807476"/>
    <w:rsid w:val="008079F0"/>
    <w:rsid w:val="00810246"/>
    <w:rsid w:val="00810397"/>
    <w:rsid w:val="008108EC"/>
    <w:rsid w:val="00812859"/>
    <w:rsid w:val="008129BE"/>
    <w:rsid w:val="00812B92"/>
    <w:rsid w:val="00813090"/>
    <w:rsid w:val="008139F8"/>
    <w:rsid w:val="00813C40"/>
    <w:rsid w:val="00813D3B"/>
    <w:rsid w:val="00816841"/>
    <w:rsid w:val="00817228"/>
    <w:rsid w:val="00817EE2"/>
    <w:rsid w:val="008220A1"/>
    <w:rsid w:val="00822C60"/>
    <w:rsid w:val="00824BBC"/>
    <w:rsid w:val="008250B1"/>
    <w:rsid w:val="00826BFF"/>
    <w:rsid w:val="00826C5E"/>
    <w:rsid w:val="00826D74"/>
    <w:rsid w:val="00826F9D"/>
    <w:rsid w:val="0083043C"/>
    <w:rsid w:val="008307D0"/>
    <w:rsid w:val="0083099E"/>
    <w:rsid w:val="00831C3E"/>
    <w:rsid w:val="00833D48"/>
    <w:rsid w:val="0083588F"/>
    <w:rsid w:val="0083787A"/>
    <w:rsid w:val="008378AF"/>
    <w:rsid w:val="008405B5"/>
    <w:rsid w:val="00841986"/>
    <w:rsid w:val="0084204D"/>
    <w:rsid w:val="00842240"/>
    <w:rsid w:val="008434CE"/>
    <w:rsid w:val="00843980"/>
    <w:rsid w:val="00843C8B"/>
    <w:rsid w:val="00844B6C"/>
    <w:rsid w:val="00844C4F"/>
    <w:rsid w:val="008452F6"/>
    <w:rsid w:val="00846971"/>
    <w:rsid w:val="00847081"/>
    <w:rsid w:val="00847812"/>
    <w:rsid w:val="00850AE3"/>
    <w:rsid w:val="00852820"/>
    <w:rsid w:val="008543BC"/>
    <w:rsid w:val="008567F4"/>
    <w:rsid w:val="00856C16"/>
    <w:rsid w:val="0085722C"/>
    <w:rsid w:val="0086024A"/>
    <w:rsid w:val="0086279D"/>
    <w:rsid w:val="00863EC6"/>
    <w:rsid w:val="00865740"/>
    <w:rsid w:val="00865F8E"/>
    <w:rsid w:val="00866626"/>
    <w:rsid w:val="0086721B"/>
    <w:rsid w:val="008678B2"/>
    <w:rsid w:val="008679DA"/>
    <w:rsid w:val="00870752"/>
    <w:rsid w:val="0087187E"/>
    <w:rsid w:val="008722FD"/>
    <w:rsid w:val="00873C0E"/>
    <w:rsid w:val="0087455F"/>
    <w:rsid w:val="0087490B"/>
    <w:rsid w:val="00876B3E"/>
    <w:rsid w:val="00877EDD"/>
    <w:rsid w:val="0088011A"/>
    <w:rsid w:val="00880B41"/>
    <w:rsid w:val="00882036"/>
    <w:rsid w:val="008826E3"/>
    <w:rsid w:val="0088309F"/>
    <w:rsid w:val="00885672"/>
    <w:rsid w:val="0088645B"/>
    <w:rsid w:val="008878C5"/>
    <w:rsid w:val="00887CB2"/>
    <w:rsid w:val="00887EC3"/>
    <w:rsid w:val="0089103C"/>
    <w:rsid w:val="00891320"/>
    <w:rsid w:val="00894BB1"/>
    <w:rsid w:val="00895306"/>
    <w:rsid w:val="0089657F"/>
    <w:rsid w:val="008A0791"/>
    <w:rsid w:val="008A3439"/>
    <w:rsid w:val="008A4CDA"/>
    <w:rsid w:val="008A51A9"/>
    <w:rsid w:val="008A65D4"/>
    <w:rsid w:val="008A672F"/>
    <w:rsid w:val="008A77D5"/>
    <w:rsid w:val="008B0E38"/>
    <w:rsid w:val="008B0FD0"/>
    <w:rsid w:val="008B2190"/>
    <w:rsid w:val="008B3710"/>
    <w:rsid w:val="008B3869"/>
    <w:rsid w:val="008B43B8"/>
    <w:rsid w:val="008B477C"/>
    <w:rsid w:val="008B6A24"/>
    <w:rsid w:val="008B7354"/>
    <w:rsid w:val="008C1B2C"/>
    <w:rsid w:val="008C26AA"/>
    <w:rsid w:val="008C289C"/>
    <w:rsid w:val="008C3A92"/>
    <w:rsid w:val="008C4CC9"/>
    <w:rsid w:val="008C56C5"/>
    <w:rsid w:val="008C668E"/>
    <w:rsid w:val="008C6852"/>
    <w:rsid w:val="008C71D6"/>
    <w:rsid w:val="008D07C6"/>
    <w:rsid w:val="008D2ED3"/>
    <w:rsid w:val="008D3479"/>
    <w:rsid w:val="008D3ED2"/>
    <w:rsid w:val="008D4964"/>
    <w:rsid w:val="008D6F0A"/>
    <w:rsid w:val="008E22CC"/>
    <w:rsid w:val="008E242C"/>
    <w:rsid w:val="008E51E1"/>
    <w:rsid w:val="008E5A16"/>
    <w:rsid w:val="008E5A67"/>
    <w:rsid w:val="008E5E80"/>
    <w:rsid w:val="008E6A2C"/>
    <w:rsid w:val="008E72A0"/>
    <w:rsid w:val="008F01B3"/>
    <w:rsid w:val="008F1229"/>
    <w:rsid w:val="008F197C"/>
    <w:rsid w:val="008F219B"/>
    <w:rsid w:val="008F2654"/>
    <w:rsid w:val="008F326B"/>
    <w:rsid w:val="008F43AD"/>
    <w:rsid w:val="008F46E8"/>
    <w:rsid w:val="008F4805"/>
    <w:rsid w:val="008F66E3"/>
    <w:rsid w:val="008F6C21"/>
    <w:rsid w:val="008F7967"/>
    <w:rsid w:val="00900478"/>
    <w:rsid w:val="00900CAA"/>
    <w:rsid w:val="009013CA"/>
    <w:rsid w:val="00901F2D"/>
    <w:rsid w:val="00902C00"/>
    <w:rsid w:val="00903903"/>
    <w:rsid w:val="00903F83"/>
    <w:rsid w:val="009041C9"/>
    <w:rsid w:val="009049AC"/>
    <w:rsid w:val="00906804"/>
    <w:rsid w:val="009079AA"/>
    <w:rsid w:val="00910013"/>
    <w:rsid w:val="00910059"/>
    <w:rsid w:val="009115DA"/>
    <w:rsid w:val="00912474"/>
    <w:rsid w:val="00913425"/>
    <w:rsid w:val="00915C18"/>
    <w:rsid w:val="009167FA"/>
    <w:rsid w:val="0091704E"/>
    <w:rsid w:val="0091781B"/>
    <w:rsid w:val="00917B6D"/>
    <w:rsid w:val="0092086A"/>
    <w:rsid w:val="009208C7"/>
    <w:rsid w:val="00920BBC"/>
    <w:rsid w:val="00921238"/>
    <w:rsid w:val="009218C4"/>
    <w:rsid w:val="00922473"/>
    <w:rsid w:val="00922591"/>
    <w:rsid w:val="00922686"/>
    <w:rsid w:val="009228F8"/>
    <w:rsid w:val="00922EB0"/>
    <w:rsid w:val="0092432D"/>
    <w:rsid w:val="0092467B"/>
    <w:rsid w:val="0092494D"/>
    <w:rsid w:val="00925AC9"/>
    <w:rsid w:val="00930018"/>
    <w:rsid w:val="009302D3"/>
    <w:rsid w:val="00932B19"/>
    <w:rsid w:val="00933087"/>
    <w:rsid w:val="009362CE"/>
    <w:rsid w:val="00936909"/>
    <w:rsid w:val="00936A76"/>
    <w:rsid w:val="00936A80"/>
    <w:rsid w:val="00940BFA"/>
    <w:rsid w:val="009412FC"/>
    <w:rsid w:val="009413A3"/>
    <w:rsid w:val="009422EA"/>
    <w:rsid w:val="00942BA8"/>
    <w:rsid w:val="00943B8F"/>
    <w:rsid w:val="0094591D"/>
    <w:rsid w:val="00945C5B"/>
    <w:rsid w:val="00946B4C"/>
    <w:rsid w:val="009479C6"/>
    <w:rsid w:val="009500DD"/>
    <w:rsid w:val="00950F9D"/>
    <w:rsid w:val="00952E53"/>
    <w:rsid w:val="00955351"/>
    <w:rsid w:val="00955F1A"/>
    <w:rsid w:val="00956250"/>
    <w:rsid w:val="009567B0"/>
    <w:rsid w:val="00956C83"/>
    <w:rsid w:val="00957296"/>
    <w:rsid w:val="00957F4F"/>
    <w:rsid w:val="00961605"/>
    <w:rsid w:val="00962749"/>
    <w:rsid w:val="009627B8"/>
    <w:rsid w:val="00962849"/>
    <w:rsid w:val="0096309E"/>
    <w:rsid w:val="009649BF"/>
    <w:rsid w:val="00964D67"/>
    <w:rsid w:val="00965D23"/>
    <w:rsid w:val="00965EF0"/>
    <w:rsid w:val="009662B0"/>
    <w:rsid w:val="0096635C"/>
    <w:rsid w:val="00966DD9"/>
    <w:rsid w:val="00966E9D"/>
    <w:rsid w:val="009676FA"/>
    <w:rsid w:val="00967878"/>
    <w:rsid w:val="0097112C"/>
    <w:rsid w:val="00971213"/>
    <w:rsid w:val="00973154"/>
    <w:rsid w:val="00973470"/>
    <w:rsid w:val="009736BF"/>
    <w:rsid w:val="009738C0"/>
    <w:rsid w:val="009740CF"/>
    <w:rsid w:val="0097435B"/>
    <w:rsid w:val="009745F0"/>
    <w:rsid w:val="009757A3"/>
    <w:rsid w:val="009812BD"/>
    <w:rsid w:val="0098200B"/>
    <w:rsid w:val="00982B57"/>
    <w:rsid w:val="00983A99"/>
    <w:rsid w:val="00983FBF"/>
    <w:rsid w:val="009844BC"/>
    <w:rsid w:val="00984E34"/>
    <w:rsid w:val="009866CC"/>
    <w:rsid w:val="009878F4"/>
    <w:rsid w:val="00987C28"/>
    <w:rsid w:val="009903FA"/>
    <w:rsid w:val="00991912"/>
    <w:rsid w:val="00991AF2"/>
    <w:rsid w:val="00992FEE"/>
    <w:rsid w:val="00993C05"/>
    <w:rsid w:val="009949B8"/>
    <w:rsid w:val="009960D1"/>
    <w:rsid w:val="0099699F"/>
    <w:rsid w:val="00996D9A"/>
    <w:rsid w:val="00997799"/>
    <w:rsid w:val="009A02D1"/>
    <w:rsid w:val="009A076B"/>
    <w:rsid w:val="009A17FE"/>
    <w:rsid w:val="009A187D"/>
    <w:rsid w:val="009A1F4E"/>
    <w:rsid w:val="009A4757"/>
    <w:rsid w:val="009A4AAA"/>
    <w:rsid w:val="009A5E8B"/>
    <w:rsid w:val="009A6503"/>
    <w:rsid w:val="009A73E3"/>
    <w:rsid w:val="009A7F32"/>
    <w:rsid w:val="009B13B2"/>
    <w:rsid w:val="009B230C"/>
    <w:rsid w:val="009B29C7"/>
    <w:rsid w:val="009B2EAC"/>
    <w:rsid w:val="009B3D92"/>
    <w:rsid w:val="009B52E0"/>
    <w:rsid w:val="009B594D"/>
    <w:rsid w:val="009B5A37"/>
    <w:rsid w:val="009B7283"/>
    <w:rsid w:val="009C0385"/>
    <w:rsid w:val="009C06A4"/>
    <w:rsid w:val="009C0F11"/>
    <w:rsid w:val="009C1D28"/>
    <w:rsid w:val="009D0181"/>
    <w:rsid w:val="009D060F"/>
    <w:rsid w:val="009D1080"/>
    <w:rsid w:val="009D10C2"/>
    <w:rsid w:val="009D4FE3"/>
    <w:rsid w:val="009D54D4"/>
    <w:rsid w:val="009D54ED"/>
    <w:rsid w:val="009D5A7A"/>
    <w:rsid w:val="009D5B65"/>
    <w:rsid w:val="009D6CB4"/>
    <w:rsid w:val="009E10D6"/>
    <w:rsid w:val="009E2310"/>
    <w:rsid w:val="009E27CF"/>
    <w:rsid w:val="009E2AD9"/>
    <w:rsid w:val="009E57C5"/>
    <w:rsid w:val="009E5BA3"/>
    <w:rsid w:val="009E69EF"/>
    <w:rsid w:val="009F0EE9"/>
    <w:rsid w:val="009F1067"/>
    <w:rsid w:val="009F130D"/>
    <w:rsid w:val="009F3395"/>
    <w:rsid w:val="009F3AF7"/>
    <w:rsid w:val="009F4281"/>
    <w:rsid w:val="009F5230"/>
    <w:rsid w:val="009F5CD0"/>
    <w:rsid w:val="009F619F"/>
    <w:rsid w:val="009F6343"/>
    <w:rsid w:val="009F696B"/>
    <w:rsid w:val="009F7856"/>
    <w:rsid w:val="009F7E38"/>
    <w:rsid w:val="00A0148D"/>
    <w:rsid w:val="00A01693"/>
    <w:rsid w:val="00A02393"/>
    <w:rsid w:val="00A02A3E"/>
    <w:rsid w:val="00A0396B"/>
    <w:rsid w:val="00A03DEE"/>
    <w:rsid w:val="00A03E0F"/>
    <w:rsid w:val="00A0473A"/>
    <w:rsid w:val="00A04E18"/>
    <w:rsid w:val="00A10583"/>
    <w:rsid w:val="00A108E5"/>
    <w:rsid w:val="00A11251"/>
    <w:rsid w:val="00A11493"/>
    <w:rsid w:val="00A138B3"/>
    <w:rsid w:val="00A13A07"/>
    <w:rsid w:val="00A14EF5"/>
    <w:rsid w:val="00A16975"/>
    <w:rsid w:val="00A1780F"/>
    <w:rsid w:val="00A20255"/>
    <w:rsid w:val="00A2218B"/>
    <w:rsid w:val="00A2279B"/>
    <w:rsid w:val="00A23B53"/>
    <w:rsid w:val="00A25CEC"/>
    <w:rsid w:val="00A269DD"/>
    <w:rsid w:val="00A2709F"/>
    <w:rsid w:val="00A27AD2"/>
    <w:rsid w:val="00A30D81"/>
    <w:rsid w:val="00A30EA4"/>
    <w:rsid w:val="00A34C1F"/>
    <w:rsid w:val="00A352A4"/>
    <w:rsid w:val="00A35D46"/>
    <w:rsid w:val="00A3664E"/>
    <w:rsid w:val="00A374F6"/>
    <w:rsid w:val="00A40E79"/>
    <w:rsid w:val="00A412D3"/>
    <w:rsid w:val="00A416D1"/>
    <w:rsid w:val="00A42289"/>
    <w:rsid w:val="00A42783"/>
    <w:rsid w:val="00A42AE9"/>
    <w:rsid w:val="00A42E8A"/>
    <w:rsid w:val="00A441A5"/>
    <w:rsid w:val="00A4560C"/>
    <w:rsid w:val="00A45989"/>
    <w:rsid w:val="00A469B0"/>
    <w:rsid w:val="00A50B68"/>
    <w:rsid w:val="00A50C75"/>
    <w:rsid w:val="00A51C41"/>
    <w:rsid w:val="00A52885"/>
    <w:rsid w:val="00A53931"/>
    <w:rsid w:val="00A539A0"/>
    <w:rsid w:val="00A542AE"/>
    <w:rsid w:val="00A546B5"/>
    <w:rsid w:val="00A551F8"/>
    <w:rsid w:val="00A56EE6"/>
    <w:rsid w:val="00A57D06"/>
    <w:rsid w:val="00A57EE2"/>
    <w:rsid w:val="00A60914"/>
    <w:rsid w:val="00A61B36"/>
    <w:rsid w:val="00A65009"/>
    <w:rsid w:val="00A65AD2"/>
    <w:rsid w:val="00A667C7"/>
    <w:rsid w:val="00A70F6F"/>
    <w:rsid w:val="00A712E6"/>
    <w:rsid w:val="00A71A81"/>
    <w:rsid w:val="00A7276F"/>
    <w:rsid w:val="00A72C17"/>
    <w:rsid w:val="00A72EA4"/>
    <w:rsid w:val="00A74663"/>
    <w:rsid w:val="00A760AC"/>
    <w:rsid w:val="00A76B16"/>
    <w:rsid w:val="00A77531"/>
    <w:rsid w:val="00A77C09"/>
    <w:rsid w:val="00A77E7B"/>
    <w:rsid w:val="00A80151"/>
    <w:rsid w:val="00A8070A"/>
    <w:rsid w:val="00A808E7"/>
    <w:rsid w:val="00A81A60"/>
    <w:rsid w:val="00A822AB"/>
    <w:rsid w:val="00A824DD"/>
    <w:rsid w:val="00A82888"/>
    <w:rsid w:val="00A83173"/>
    <w:rsid w:val="00A84B55"/>
    <w:rsid w:val="00A85C1C"/>
    <w:rsid w:val="00A8639C"/>
    <w:rsid w:val="00A901C5"/>
    <w:rsid w:val="00A914BC"/>
    <w:rsid w:val="00A92626"/>
    <w:rsid w:val="00A9409D"/>
    <w:rsid w:val="00A94AA0"/>
    <w:rsid w:val="00A94E7D"/>
    <w:rsid w:val="00A95D3D"/>
    <w:rsid w:val="00A96D7D"/>
    <w:rsid w:val="00AA0E71"/>
    <w:rsid w:val="00AA2A6D"/>
    <w:rsid w:val="00AA3993"/>
    <w:rsid w:val="00AA435C"/>
    <w:rsid w:val="00AA5BD8"/>
    <w:rsid w:val="00AB00F5"/>
    <w:rsid w:val="00AB21A7"/>
    <w:rsid w:val="00AB3124"/>
    <w:rsid w:val="00AB3ADB"/>
    <w:rsid w:val="00AB4DF6"/>
    <w:rsid w:val="00AB6673"/>
    <w:rsid w:val="00AB7515"/>
    <w:rsid w:val="00AB7BB4"/>
    <w:rsid w:val="00AC0C34"/>
    <w:rsid w:val="00AC1393"/>
    <w:rsid w:val="00AC3C37"/>
    <w:rsid w:val="00AC3CB5"/>
    <w:rsid w:val="00AC4195"/>
    <w:rsid w:val="00AC4EF5"/>
    <w:rsid w:val="00AC6456"/>
    <w:rsid w:val="00AC7FFA"/>
    <w:rsid w:val="00AD1A88"/>
    <w:rsid w:val="00AD2884"/>
    <w:rsid w:val="00AD2ADF"/>
    <w:rsid w:val="00AD325C"/>
    <w:rsid w:val="00AD3B08"/>
    <w:rsid w:val="00AD46D5"/>
    <w:rsid w:val="00AD67F6"/>
    <w:rsid w:val="00AE0068"/>
    <w:rsid w:val="00AE189C"/>
    <w:rsid w:val="00AE21F8"/>
    <w:rsid w:val="00AE3356"/>
    <w:rsid w:val="00AE3562"/>
    <w:rsid w:val="00AE464D"/>
    <w:rsid w:val="00AE4D44"/>
    <w:rsid w:val="00AE4FF6"/>
    <w:rsid w:val="00AE5BD9"/>
    <w:rsid w:val="00AE5C81"/>
    <w:rsid w:val="00AE6681"/>
    <w:rsid w:val="00AE6B35"/>
    <w:rsid w:val="00AE7DFC"/>
    <w:rsid w:val="00AF0756"/>
    <w:rsid w:val="00AF161B"/>
    <w:rsid w:val="00AF1FBE"/>
    <w:rsid w:val="00AF403C"/>
    <w:rsid w:val="00AF4CB0"/>
    <w:rsid w:val="00AF51F8"/>
    <w:rsid w:val="00AF5380"/>
    <w:rsid w:val="00AF5737"/>
    <w:rsid w:val="00AF59B3"/>
    <w:rsid w:val="00AF665C"/>
    <w:rsid w:val="00AF6997"/>
    <w:rsid w:val="00AF6C19"/>
    <w:rsid w:val="00B011FB"/>
    <w:rsid w:val="00B01566"/>
    <w:rsid w:val="00B022B9"/>
    <w:rsid w:val="00B042B0"/>
    <w:rsid w:val="00B05398"/>
    <w:rsid w:val="00B06DA9"/>
    <w:rsid w:val="00B07DF2"/>
    <w:rsid w:val="00B107DB"/>
    <w:rsid w:val="00B10BAE"/>
    <w:rsid w:val="00B10C75"/>
    <w:rsid w:val="00B12427"/>
    <w:rsid w:val="00B12431"/>
    <w:rsid w:val="00B124EE"/>
    <w:rsid w:val="00B12D1E"/>
    <w:rsid w:val="00B12DF8"/>
    <w:rsid w:val="00B141C5"/>
    <w:rsid w:val="00B14625"/>
    <w:rsid w:val="00B15466"/>
    <w:rsid w:val="00B21998"/>
    <w:rsid w:val="00B2199D"/>
    <w:rsid w:val="00B21F66"/>
    <w:rsid w:val="00B224A5"/>
    <w:rsid w:val="00B226B1"/>
    <w:rsid w:val="00B22DAA"/>
    <w:rsid w:val="00B23D43"/>
    <w:rsid w:val="00B23E0A"/>
    <w:rsid w:val="00B26059"/>
    <w:rsid w:val="00B27883"/>
    <w:rsid w:val="00B30355"/>
    <w:rsid w:val="00B307D2"/>
    <w:rsid w:val="00B33415"/>
    <w:rsid w:val="00B334AA"/>
    <w:rsid w:val="00B35DDB"/>
    <w:rsid w:val="00B36B52"/>
    <w:rsid w:val="00B36CA6"/>
    <w:rsid w:val="00B37502"/>
    <w:rsid w:val="00B37E43"/>
    <w:rsid w:val="00B40017"/>
    <w:rsid w:val="00B4014E"/>
    <w:rsid w:val="00B4099B"/>
    <w:rsid w:val="00B43506"/>
    <w:rsid w:val="00B44723"/>
    <w:rsid w:val="00B44BEF"/>
    <w:rsid w:val="00B45021"/>
    <w:rsid w:val="00B4553F"/>
    <w:rsid w:val="00B45DFE"/>
    <w:rsid w:val="00B553BA"/>
    <w:rsid w:val="00B55E77"/>
    <w:rsid w:val="00B56324"/>
    <w:rsid w:val="00B57EA3"/>
    <w:rsid w:val="00B60042"/>
    <w:rsid w:val="00B60641"/>
    <w:rsid w:val="00B611C2"/>
    <w:rsid w:val="00B66586"/>
    <w:rsid w:val="00B66A59"/>
    <w:rsid w:val="00B705C0"/>
    <w:rsid w:val="00B72CEB"/>
    <w:rsid w:val="00B73529"/>
    <w:rsid w:val="00B7502A"/>
    <w:rsid w:val="00B75195"/>
    <w:rsid w:val="00B75A96"/>
    <w:rsid w:val="00B763EC"/>
    <w:rsid w:val="00B76EAE"/>
    <w:rsid w:val="00B770C8"/>
    <w:rsid w:val="00B80235"/>
    <w:rsid w:val="00B80955"/>
    <w:rsid w:val="00B82653"/>
    <w:rsid w:val="00B82911"/>
    <w:rsid w:val="00B82F09"/>
    <w:rsid w:val="00B840C4"/>
    <w:rsid w:val="00B85846"/>
    <w:rsid w:val="00B85DC3"/>
    <w:rsid w:val="00B8707C"/>
    <w:rsid w:val="00B875ED"/>
    <w:rsid w:val="00B87D09"/>
    <w:rsid w:val="00B90695"/>
    <w:rsid w:val="00B90DF7"/>
    <w:rsid w:val="00B914B5"/>
    <w:rsid w:val="00B9273B"/>
    <w:rsid w:val="00B92802"/>
    <w:rsid w:val="00B936C6"/>
    <w:rsid w:val="00B94131"/>
    <w:rsid w:val="00B95A76"/>
    <w:rsid w:val="00B97867"/>
    <w:rsid w:val="00B97A03"/>
    <w:rsid w:val="00B97C36"/>
    <w:rsid w:val="00B97F35"/>
    <w:rsid w:val="00BA060C"/>
    <w:rsid w:val="00BA1447"/>
    <w:rsid w:val="00BA14CB"/>
    <w:rsid w:val="00BA43BB"/>
    <w:rsid w:val="00BA454D"/>
    <w:rsid w:val="00BA53AF"/>
    <w:rsid w:val="00BA6440"/>
    <w:rsid w:val="00BA6CBB"/>
    <w:rsid w:val="00BA734E"/>
    <w:rsid w:val="00BB10A2"/>
    <w:rsid w:val="00BB2182"/>
    <w:rsid w:val="00BB2526"/>
    <w:rsid w:val="00BB3A64"/>
    <w:rsid w:val="00BB4BDA"/>
    <w:rsid w:val="00BB5024"/>
    <w:rsid w:val="00BB7DEC"/>
    <w:rsid w:val="00BC1373"/>
    <w:rsid w:val="00BC1C45"/>
    <w:rsid w:val="00BC1E59"/>
    <w:rsid w:val="00BC446C"/>
    <w:rsid w:val="00BC4847"/>
    <w:rsid w:val="00BC48C7"/>
    <w:rsid w:val="00BC5C0A"/>
    <w:rsid w:val="00BC5EA4"/>
    <w:rsid w:val="00BC7DA5"/>
    <w:rsid w:val="00BD02BF"/>
    <w:rsid w:val="00BD15BE"/>
    <w:rsid w:val="00BD165D"/>
    <w:rsid w:val="00BD27E4"/>
    <w:rsid w:val="00BD4B01"/>
    <w:rsid w:val="00BD5D5C"/>
    <w:rsid w:val="00BD7A97"/>
    <w:rsid w:val="00BD7BDE"/>
    <w:rsid w:val="00BD7DB1"/>
    <w:rsid w:val="00BE00E5"/>
    <w:rsid w:val="00BE41A4"/>
    <w:rsid w:val="00BE45DF"/>
    <w:rsid w:val="00BE49E3"/>
    <w:rsid w:val="00BE57C9"/>
    <w:rsid w:val="00BE621F"/>
    <w:rsid w:val="00BF0129"/>
    <w:rsid w:val="00BF4DEF"/>
    <w:rsid w:val="00BF5C85"/>
    <w:rsid w:val="00BF5DEA"/>
    <w:rsid w:val="00BF6BC7"/>
    <w:rsid w:val="00BF6DFD"/>
    <w:rsid w:val="00C02D79"/>
    <w:rsid w:val="00C039B9"/>
    <w:rsid w:val="00C043B0"/>
    <w:rsid w:val="00C043E6"/>
    <w:rsid w:val="00C04947"/>
    <w:rsid w:val="00C04C04"/>
    <w:rsid w:val="00C0526F"/>
    <w:rsid w:val="00C10AFC"/>
    <w:rsid w:val="00C112AD"/>
    <w:rsid w:val="00C1177D"/>
    <w:rsid w:val="00C1318D"/>
    <w:rsid w:val="00C1423B"/>
    <w:rsid w:val="00C1424D"/>
    <w:rsid w:val="00C15B51"/>
    <w:rsid w:val="00C16096"/>
    <w:rsid w:val="00C160E7"/>
    <w:rsid w:val="00C16F14"/>
    <w:rsid w:val="00C17968"/>
    <w:rsid w:val="00C20537"/>
    <w:rsid w:val="00C2118D"/>
    <w:rsid w:val="00C2161A"/>
    <w:rsid w:val="00C21911"/>
    <w:rsid w:val="00C23E74"/>
    <w:rsid w:val="00C23EA9"/>
    <w:rsid w:val="00C247AF"/>
    <w:rsid w:val="00C2647A"/>
    <w:rsid w:val="00C26C47"/>
    <w:rsid w:val="00C2735D"/>
    <w:rsid w:val="00C27EF4"/>
    <w:rsid w:val="00C30AE5"/>
    <w:rsid w:val="00C314A3"/>
    <w:rsid w:val="00C32BEA"/>
    <w:rsid w:val="00C332BB"/>
    <w:rsid w:val="00C3445A"/>
    <w:rsid w:val="00C34BA8"/>
    <w:rsid w:val="00C35A1C"/>
    <w:rsid w:val="00C35CD6"/>
    <w:rsid w:val="00C418CA"/>
    <w:rsid w:val="00C4308C"/>
    <w:rsid w:val="00C4426A"/>
    <w:rsid w:val="00C45668"/>
    <w:rsid w:val="00C46709"/>
    <w:rsid w:val="00C46C9E"/>
    <w:rsid w:val="00C474D6"/>
    <w:rsid w:val="00C47C67"/>
    <w:rsid w:val="00C53782"/>
    <w:rsid w:val="00C543F3"/>
    <w:rsid w:val="00C543F4"/>
    <w:rsid w:val="00C5543B"/>
    <w:rsid w:val="00C554E8"/>
    <w:rsid w:val="00C56701"/>
    <w:rsid w:val="00C56BF6"/>
    <w:rsid w:val="00C575F5"/>
    <w:rsid w:val="00C601DD"/>
    <w:rsid w:val="00C61309"/>
    <w:rsid w:val="00C6226B"/>
    <w:rsid w:val="00C63130"/>
    <w:rsid w:val="00C64493"/>
    <w:rsid w:val="00C6480F"/>
    <w:rsid w:val="00C64B3E"/>
    <w:rsid w:val="00C66104"/>
    <w:rsid w:val="00C66663"/>
    <w:rsid w:val="00C66A18"/>
    <w:rsid w:val="00C66B98"/>
    <w:rsid w:val="00C6763B"/>
    <w:rsid w:val="00C71057"/>
    <w:rsid w:val="00C71ACE"/>
    <w:rsid w:val="00C71DE6"/>
    <w:rsid w:val="00C728A3"/>
    <w:rsid w:val="00C72B15"/>
    <w:rsid w:val="00C72C7D"/>
    <w:rsid w:val="00C72C8B"/>
    <w:rsid w:val="00C7310E"/>
    <w:rsid w:val="00C74350"/>
    <w:rsid w:val="00C74A0E"/>
    <w:rsid w:val="00C75DF0"/>
    <w:rsid w:val="00C76482"/>
    <w:rsid w:val="00C77809"/>
    <w:rsid w:val="00C81067"/>
    <w:rsid w:val="00C81674"/>
    <w:rsid w:val="00C81C46"/>
    <w:rsid w:val="00C828A1"/>
    <w:rsid w:val="00C83191"/>
    <w:rsid w:val="00C839E2"/>
    <w:rsid w:val="00C851A3"/>
    <w:rsid w:val="00C85ABB"/>
    <w:rsid w:val="00C85AE2"/>
    <w:rsid w:val="00C85F63"/>
    <w:rsid w:val="00C86C51"/>
    <w:rsid w:val="00C90E15"/>
    <w:rsid w:val="00C9163E"/>
    <w:rsid w:val="00C92160"/>
    <w:rsid w:val="00C94233"/>
    <w:rsid w:val="00C94D76"/>
    <w:rsid w:val="00C9524D"/>
    <w:rsid w:val="00C96F08"/>
    <w:rsid w:val="00CA0F15"/>
    <w:rsid w:val="00CA121F"/>
    <w:rsid w:val="00CA2A49"/>
    <w:rsid w:val="00CA325E"/>
    <w:rsid w:val="00CA5197"/>
    <w:rsid w:val="00CA676E"/>
    <w:rsid w:val="00CA70EA"/>
    <w:rsid w:val="00CA7112"/>
    <w:rsid w:val="00CA7573"/>
    <w:rsid w:val="00CB0660"/>
    <w:rsid w:val="00CB0A20"/>
    <w:rsid w:val="00CB1550"/>
    <w:rsid w:val="00CB167C"/>
    <w:rsid w:val="00CB20D9"/>
    <w:rsid w:val="00CB39C4"/>
    <w:rsid w:val="00CB44B5"/>
    <w:rsid w:val="00CB5343"/>
    <w:rsid w:val="00CB5E2B"/>
    <w:rsid w:val="00CB7E33"/>
    <w:rsid w:val="00CC02F1"/>
    <w:rsid w:val="00CC1A20"/>
    <w:rsid w:val="00CC1C2F"/>
    <w:rsid w:val="00CC4783"/>
    <w:rsid w:val="00CC4816"/>
    <w:rsid w:val="00CC483F"/>
    <w:rsid w:val="00CC4C1D"/>
    <w:rsid w:val="00CC4FF6"/>
    <w:rsid w:val="00CC5212"/>
    <w:rsid w:val="00CC5BC8"/>
    <w:rsid w:val="00CC5C57"/>
    <w:rsid w:val="00CC5C9E"/>
    <w:rsid w:val="00CC69C3"/>
    <w:rsid w:val="00CD0990"/>
    <w:rsid w:val="00CD28ED"/>
    <w:rsid w:val="00CD406C"/>
    <w:rsid w:val="00CD437E"/>
    <w:rsid w:val="00CD6AB1"/>
    <w:rsid w:val="00CD7388"/>
    <w:rsid w:val="00CE29EE"/>
    <w:rsid w:val="00CE582F"/>
    <w:rsid w:val="00CE7056"/>
    <w:rsid w:val="00CE77F3"/>
    <w:rsid w:val="00CF068F"/>
    <w:rsid w:val="00CF08F9"/>
    <w:rsid w:val="00CF0FF2"/>
    <w:rsid w:val="00CF181A"/>
    <w:rsid w:val="00CF4882"/>
    <w:rsid w:val="00CF5229"/>
    <w:rsid w:val="00CF578F"/>
    <w:rsid w:val="00CF646B"/>
    <w:rsid w:val="00CF6979"/>
    <w:rsid w:val="00CF69A9"/>
    <w:rsid w:val="00D00307"/>
    <w:rsid w:val="00D00ED8"/>
    <w:rsid w:val="00D01032"/>
    <w:rsid w:val="00D01236"/>
    <w:rsid w:val="00D01AA1"/>
    <w:rsid w:val="00D034BB"/>
    <w:rsid w:val="00D045AA"/>
    <w:rsid w:val="00D05D75"/>
    <w:rsid w:val="00D06C2C"/>
    <w:rsid w:val="00D07573"/>
    <w:rsid w:val="00D07A5C"/>
    <w:rsid w:val="00D07E10"/>
    <w:rsid w:val="00D11283"/>
    <w:rsid w:val="00D129DC"/>
    <w:rsid w:val="00D12A00"/>
    <w:rsid w:val="00D12A10"/>
    <w:rsid w:val="00D13887"/>
    <w:rsid w:val="00D14002"/>
    <w:rsid w:val="00D14280"/>
    <w:rsid w:val="00D145E6"/>
    <w:rsid w:val="00D16D14"/>
    <w:rsid w:val="00D173D9"/>
    <w:rsid w:val="00D209F1"/>
    <w:rsid w:val="00D227CD"/>
    <w:rsid w:val="00D22E21"/>
    <w:rsid w:val="00D25DE2"/>
    <w:rsid w:val="00D30B64"/>
    <w:rsid w:val="00D31D2B"/>
    <w:rsid w:val="00D33F3B"/>
    <w:rsid w:val="00D34211"/>
    <w:rsid w:val="00D347B1"/>
    <w:rsid w:val="00D34B58"/>
    <w:rsid w:val="00D35191"/>
    <w:rsid w:val="00D3519B"/>
    <w:rsid w:val="00D353BE"/>
    <w:rsid w:val="00D35AD3"/>
    <w:rsid w:val="00D363A8"/>
    <w:rsid w:val="00D37241"/>
    <w:rsid w:val="00D37A44"/>
    <w:rsid w:val="00D37B64"/>
    <w:rsid w:val="00D410A9"/>
    <w:rsid w:val="00D41351"/>
    <w:rsid w:val="00D42A1F"/>
    <w:rsid w:val="00D42F23"/>
    <w:rsid w:val="00D441B4"/>
    <w:rsid w:val="00D45B8B"/>
    <w:rsid w:val="00D460DB"/>
    <w:rsid w:val="00D461F9"/>
    <w:rsid w:val="00D47258"/>
    <w:rsid w:val="00D505F1"/>
    <w:rsid w:val="00D51D46"/>
    <w:rsid w:val="00D51EE7"/>
    <w:rsid w:val="00D525D2"/>
    <w:rsid w:val="00D52CE0"/>
    <w:rsid w:val="00D53098"/>
    <w:rsid w:val="00D53CD5"/>
    <w:rsid w:val="00D56AE2"/>
    <w:rsid w:val="00D571DA"/>
    <w:rsid w:val="00D57482"/>
    <w:rsid w:val="00D574F2"/>
    <w:rsid w:val="00D601D1"/>
    <w:rsid w:val="00D60281"/>
    <w:rsid w:val="00D6249F"/>
    <w:rsid w:val="00D631DE"/>
    <w:rsid w:val="00D65414"/>
    <w:rsid w:val="00D655A8"/>
    <w:rsid w:val="00D67705"/>
    <w:rsid w:val="00D70FF9"/>
    <w:rsid w:val="00D72CCF"/>
    <w:rsid w:val="00D73075"/>
    <w:rsid w:val="00D76293"/>
    <w:rsid w:val="00D764A8"/>
    <w:rsid w:val="00D77174"/>
    <w:rsid w:val="00D80308"/>
    <w:rsid w:val="00D8053C"/>
    <w:rsid w:val="00D814A3"/>
    <w:rsid w:val="00D81969"/>
    <w:rsid w:val="00D82667"/>
    <w:rsid w:val="00D826E0"/>
    <w:rsid w:val="00D83AC9"/>
    <w:rsid w:val="00D83BA7"/>
    <w:rsid w:val="00D84B29"/>
    <w:rsid w:val="00D8635E"/>
    <w:rsid w:val="00D869D4"/>
    <w:rsid w:val="00D86C77"/>
    <w:rsid w:val="00D86CCB"/>
    <w:rsid w:val="00D87375"/>
    <w:rsid w:val="00D87BF1"/>
    <w:rsid w:val="00D87E90"/>
    <w:rsid w:val="00D90120"/>
    <w:rsid w:val="00D90DCC"/>
    <w:rsid w:val="00D9251A"/>
    <w:rsid w:val="00D928E2"/>
    <w:rsid w:val="00D93449"/>
    <w:rsid w:val="00D9426F"/>
    <w:rsid w:val="00D96108"/>
    <w:rsid w:val="00D974DA"/>
    <w:rsid w:val="00D97643"/>
    <w:rsid w:val="00D97886"/>
    <w:rsid w:val="00DA4F16"/>
    <w:rsid w:val="00DA51B2"/>
    <w:rsid w:val="00DB0955"/>
    <w:rsid w:val="00DB17AF"/>
    <w:rsid w:val="00DB1B9C"/>
    <w:rsid w:val="00DB1FD2"/>
    <w:rsid w:val="00DB21A4"/>
    <w:rsid w:val="00DB28ED"/>
    <w:rsid w:val="00DB352C"/>
    <w:rsid w:val="00DB3ACA"/>
    <w:rsid w:val="00DB5483"/>
    <w:rsid w:val="00DB59EF"/>
    <w:rsid w:val="00DB59F3"/>
    <w:rsid w:val="00DB60F7"/>
    <w:rsid w:val="00DB62C6"/>
    <w:rsid w:val="00DB73AB"/>
    <w:rsid w:val="00DB7CA0"/>
    <w:rsid w:val="00DC0120"/>
    <w:rsid w:val="00DC04F0"/>
    <w:rsid w:val="00DC13A3"/>
    <w:rsid w:val="00DC1595"/>
    <w:rsid w:val="00DC172C"/>
    <w:rsid w:val="00DC221A"/>
    <w:rsid w:val="00DC2874"/>
    <w:rsid w:val="00DC2B0D"/>
    <w:rsid w:val="00DC30DE"/>
    <w:rsid w:val="00DC32DE"/>
    <w:rsid w:val="00DC3DB2"/>
    <w:rsid w:val="00DC4C17"/>
    <w:rsid w:val="00DC4EC5"/>
    <w:rsid w:val="00DC505D"/>
    <w:rsid w:val="00DC5138"/>
    <w:rsid w:val="00DC5458"/>
    <w:rsid w:val="00DC65F6"/>
    <w:rsid w:val="00DC740F"/>
    <w:rsid w:val="00DC749D"/>
    <w:rsid w:val="00DD1CBE"/>
    <w:rsid w:val="00DD24E9"/>
    <w:rsid w:val="00DD35F4"/>
    <w:rsid w:val="00DD3840"/>
    <w:rsid w:val="00DD3E31"/>
    <w:rsid w:val="00DD4F35"/>
    <w:rsid w:val="00DD793F"/>
    <w:rsid w:val="00DE13B4"/>
    <w:rsid w:val="00DE17F0"/>
    <w:rsid w:val="00DE263A"/>
    <w:rsid w:val="00DE2916"/>
    <w:rsid w:val="00DE2B61"/>
    <w:rsid w:val="00DE31AC"/>
    <w:rsid w:val="00DE3D90"/>
    <w:rsid w:val="00DE3E54"/>
    <w:rsid w:val="00DE5A41"/>
    <w:rsid w:val="00DE5AB4"/>
    <w:rsid w:val="00DE7340"/>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37F0"/>
    <w:rsid w:val="00E05687"/>
    <w:rsid w:val="00E05DC9"/>
    <w:rsid w:val="00E072AD"/>
    <w:rsid w:val="00E07403"/>
    <w:rsid w:val="00E1063D"/>
    <w:rsid w:val="00E11736"/>
    <w:rsid w:val="00E1194C"/>
    <w:rsid w:val="00E11AF6"/>
    <w:rsid w:val="00E12826"/>
    <w:rsid w:val="00E129F5"/>
    <w:rsid w:val="00E1301C"/>
    <w:rsid w:val="00E14A3D"/>
    <w:rsid w:val="00E1543D"/>
    <w:rsid w:val="00E15658"/>
    <w:rsid w:val="00E1569C"/>
    <w:rsid w:val="00E169A4"/>
    <w:rsid w:val="00E17133"/>
    <w:rsid w:val="00E20DA9"/>
    <w:rsid w:val="00E2198A"/>
    <w:rsid w:val="00E22719"/>
    <w:rsid w:val="00E22E48"/>
    <w:rsid w:val="00E22EA1"/>
    <w:rsid w:val="00E23208"/>
    <w:rsid w:val="00E23C1F"/>
    <w:rsid w:val="00E23CCC"/>
    <w:rsid w:val="00E245DF"/>
    <w:rsid w:val="00E260DC"/>
    <w:rsid w:val="00E2792E"/>
    <w:rsid w:val="00E27D70"/>
    <w:rsid w:val="00E308E9"/>
    <w:rsid w:val="00E30C20"/>
    <w:rsid w:val="00E312FA"/>
    <w:rsid w:val="00E3392A"/>
    <w:rsid w:val="00E358B7"/>
    <w:rsid w:val="00E3600C"/>
    <w:rsid w:val="00E36140"/>
    <w:rsid w:val="00E372A0"/>
    <w:rsid w:val="00E408D3"/>
    <w:rsid w:val="00E4285C"/>
    <w:rsid w:val="00E42DF8"/>
    <w:rsid w:val="00E43716"/>
    <w:rsid w:val="00E43C72"/>
    <w:rsid w:val="00E45D2F"/>
    <w:rsid w:val="00E4722B"/>
    <w:rsid w:val="00E474E5"/>
    <w:rsid w:val="00E53320"/>
    <w:rsid w:val="00E540F5"/>
    <w:rsid w:val="00E54B68"/>
    <w:rsid w:val="00E559A6"/>
    <w:rsid w:val="00E55C4B"/>
    <w:rsid w:val="00E55D64"/>
    <w:rsid w:val="00E560FB"/>
    <w:rsid w:val="00E56547"/>
    <w:rsid w:val="00E569E2"/>
    <w:rsid w:val="00E5706A"/>
    <w:rsid w:val="00E60345"/>
    <w:rsid w:val="00E62088"/>
    <w:rsid w:val="00E6333A"/>
    <w:rsid w:val="00E6344F"/>
    <w:rsid w:val="00E64440"/>
    <w:rsid w:val="00E670BB"/>
    <w:rsid w:val="00E70F3B"/>
    <w:rsid w:val="00E72D99"/>
    <w:rsid w:val="00E730C8"/>
    <w:rsid w:val="00E73EFE"/>
    <w:rsid w:val="00E74F51"/>
    <w:rsid w:val="00E769CB"/>
    <w:rsid w:val="00E77734"/>
    <w:rsid w:val="00E77B1B"/>
    <w:rsid w:val="00E80C05"/>
    <w:rsid w:val="00E81C4E"/>
    <w:rsid w:val="00E81F08"/>
    <w:rsid w:val="00E8291D"/>
    <w:rsid w:val="00E83F3B"/>
    <w:rsid w:val="00E84A51"/>
    <w:rsid w:val="00E86CFD"/>
    <w:rsid w:val="00E87F74"/>
    <w:rsid w:val="00E90A2B"/>
    <w:rsid w:val="00E90BF8"/>
    <w:rsid w:val="00E90EB8"/>
    <w:rsid w:val="00E9107D"/>
    <w:rsid w:val="00E9116F"/>
    <w:rsid w:val="00E91519"/>
    <w:rsid w:val="00E92462"/>
    <w:rsid w:val="00E929BF"/>
    <w:rsid w:val="00E9438C"/>
    <w:rsid w:val="00E94A8C"/>
    <w:rsid w:val="00E97A75"/>
    <w:rsid w:val="00EA0A42"/>
    <w:rsid w:val="00EA155C"/>
    <w:rsid w:val="00EA1F1F"/>
    <w:rsid w:val="00EA430B"/>
    <w:rsid w:val="00EA4E5D"/>
    <w:rsid w:val="00EA5415"/>
    <w:rsid w:val="00EA59A7"/>
    <w:rsid w:val="00EA6F48"/>
    <w:rsid w:val="00EB0398"/>
    <w:rsid w:val="00EB2C23"/>
    <w:rsid w:val="00EB2F6C"/>
    <w:rsid w:val="00EB3348"/>
    <w:rsid w:val="00EB3EB2"/>
    <w:rsid w:val="00EB59DF"/>
    <w:rsid w:val="00EB66B4"/>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3E06"/>
    <w:rsid w:val="00ED4364"/>
    <w:rsid w:val="00ED798E"/>
    <w:rsid w:val="00ED7F1F"/>
    <w:rsid w:val="00EE0C51"/>
    <w:rsid w:val="00EE0F44"/>
    <w:rsid w:val="00EE1B6F"/>
    <w:rsid w:val="00EE1E0F"/>
    <w:rsid w:val="00EE35CA"/>
    <w:rsid w:val="00EE3B6F"/>
    <w:rsid w:val="00EE3BB5"/>
    <w:rsid w:val="00EE43B8"/>
    <w:rsid w:val="00EE5FA1"/>
    <w:rsid w:val="00EE6A95"/>
    <w:rsid w:val="00EE7557"/>
    <w:rsid w:val="00EE7A01"/>
    <w:rsid w:val="00EF082A"/>
    <w:rsid w:val="00EF0A2A"/>
    <w:rsid w:val="00EF1520"/>
    <w:rsid w:val="00EF20D0"/>
    <w:rsid w:val="00EF398A"/>
    <w:rsid w:val="00EF3B71"/>
    <w:rsid w:val="00EF4C5B"/>
    <w:rsid w:val="00EF5522"/>
    <w:rsid w:val="00EF55A1"/>
    <w:rsid w:val="00EF6E16"/>
    <w:rsid w:val="00EF6F11"/>
    <w:rsid w:val="00F004E5"/>
    <w:rsid w:val="00F013A8"/>
    <w:rsid w:val="00F0158D"/>
    <w:rsid w:val="00F01952"/>
    <w:rsid w:val="00F01A17"/>
    <w:rsid w:val="00F02982"/>
    <w:rsid w:val="00F02A4A"/>
    <w:rsid w:val="00F04B3A"/>
    <w:rsid w:val="00F059AD"/>
    <w:rsid w:val="00F05D60"/>
    <w:rsid w:val="00F0761A"/>
    <w:rsid w:val="00F11867"/>
    <w:rsid w:val="00F1202F"/>
    <w:rsid w:val="00F125E0"/>
    <w:rsid w:val="00F12996"/>
    <w:rsid w:val="00F13B92"/>
    <w:rsid w:val="00F13C83"/>
    <w:rsid w:val="00F13C9A"/>
    <w:rsid w:val="00F13EA4"/>
    <w:rsid w:val="00F142A9"/>
    <w:rsid w:val="00F14F3D"/>
    <w:rsid w:val="00F167A0"/>
    <w:rsid w:val="00F202D9"/>
    <w:rsid w:val="00F20843"/>
    <w:rsid w:val="00F2092B"/>
    <w:rsid w:val="00F20A1F"/>
    <w:rsid w:val="00F20FA4"/>
    <w:rsid w:val="00F21B64"/>
    <w:rsid w:val="00F22A5A"/>
    <w:rsid w:val="00F23294"/>
    <w:rsid w:val="00F23C67"/>
    <w:rsid w:val="00F23EB7"/>
    <w:rsid w:val="00F25EC2"/>
    <w:rsid w:val="00F27D34"/>
    <w:rsid w:val="00F30BBF"/>
    <w:rsid w:val="00F30C9B"/>
    <w:rsid w:val="00F326E1"/>
    <w:rsid w:val="00F33F75"/>
    <w:rsid w:val="00F340A4"/>
    <w:rsid w:val="00F34B21"/>
    <w:rsid w:val="00F360B8"/>
    <w:rsid w:val="00F36273"/>
    <w:rsid w:val="00F3645F"/>
    <w:rsid w:val="00F368F2"/>
    <w:rsid w:val="00F36B0F"/>
    <w:rsid w:val="00F36E17"/>
    <w:rsid w:val="00F377C5"/>
    <w:rsid w:val="00F40218"/>
    <w:rsid w:val="00F4051B"/>
    <w:rsid w:val="00F4098D"/>
    <w:rsid w:val="00F446D1"/>
    <w:rsid w:val="00F44FB1"/>
    <w:rsid w:val="00F45BF4"/>
    <w:rsid w:val="00F45CE7"/>
    <w:rsid w:val="00F46343"/>
    <w:rsid w:val="00F46C5A"/>
    <w:rsid w:val="00F46C69"/>
    <w:rsid w:val="00F47F78"/>
    <w:rsid w:val="00F5056A"/>
    <w:rsid w:val="00F5118D"/>
    <w:rsid w:val="00F51ACB"/>
    <w:rsid w:val="00F55B0C"/>
    <w:rsid w:val="00F60ED9"/>
    <w:rsid w:val="00F6402D"/>
    <w:rsid w:val="00F64696"/>
    <w:rsid w:val="00F66A13"/>
    <w:rsid w:val="00F71857"/>
    <w:rsid w:val="00F71F0B"/>
    <w:rsid w:val="00F72173"/>
    <w:rsid w:val="00F73448"/>
    <w:rsid w:val="00F73E6A"/>
    <w:rsid w:val="00F75DE1"/>
    <w:rsid w:val="00F7763F"/>
    <w:rsid w:val="00F808FC"/>
    <w:rsid w:val="00F81CAD"/>
    <w:rsid w:val="00F83166"/>
    <w:rsid w:val="00F8320E"/>
    <w:rsid w:val="00F83DE6"/>
    <w:rsid w:val="00F844E6"/>
    <w:rsid w:val="00F84833"/>
    <w:rsid w:val="00F85F35"/>
    <w:rsid w:val="00F860CF"/>
    <w:rsid w:val="00F9082A"/>
    <w:rsid w:val="00F90E4D"/>
    <w:rsid w:val="00F910F8"/>
    <w:rsid w:val="00F92011"/>
    <w:rsid w:val="00F92CEA"/>
    <w:rsid w:val="00F9383A"/>
    <w:rsid w:val="00F96286"/>
    <w:rsid w:val="00FA06E5"/>
    <w:rsid w:val="00FA1E13"/>
    <w:rsid w:val="00FA1FB4"/>
    <w:rsid w:val="00FA305C"/>
    <w:rsid w:val="00FA5B02"/>
    <w:rsid w:val="00FA6209"/>
    <w:rsid w:val="00FA7648"/>
    <w:rsid w:val="00FA770F"/>
    <w:rsid w:val="00FB0F4D"/>
    <w:rsid w:val="00FB2FF2"/>
    <w:rsid w:val="00FB307B"/>
    <w:rsid w:val="00FB30E9"/>
    <w:rsid w:val="00FB3C66"/>
    <w:rsid w:val="00FB3D80"/>
    <w:rsid w:val="00FB41CC"/>
    <w:rsid w:val="00FB4670"/>
    <w:rsid w:val="00FB524F"/>
    <w:rsid w:val="00FB65AA"/>
    <w:rsid w:val="00FB6DC3"/>
    <w:rsid w:val="00FB73A8"/>
    <w:rsid w:val="00FB7A17"/>
    <w:rsid w:val="00FB7CFF"/>
    <w:rsid w:val="00FC11F8"/>
    <w:rsid w:val="00FC1F2C"/>
    <w:rsid w:val="00FC36C5"/>
    <w:rsid w:val="00FC383E"/>
    <w:rsid w:val="00FC4BEC"/>
    <w:rsid w:val="00FC575D"/>
    <w:rsid w:val="00FC5B7D"/>
    <w:rsid w:val="00FC64B5"/>
    <w:rsid w:val="00FC7134"/>
    <w:rsid w:val="00FC7231"/>
    <w:rsid w:val="00FD0BF1"/>
    <w:rsid w:val="00FD191D"/>
    <w:rsid w:val="00FD1FBF"/>
    <w:rsid w:val="00FD3CFC"/>
    <w:rsid w:val="00FD68AA"/>
    <w:rsid w:val="00FD691D"/>
    <w:rsid w:val="00FE3104"/>
    <w:rsid w:val="00FE31E3"/>
    <w:rsid w:val="00FE497F"/>
    <w:rsid w:val="00FE5BB2"/>
    <w:rsid w:val="00FE5F36"/>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1">
    <w:name w:val="Unresolved Mention1"/>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 w:type="character" w:customStyle="1" w:styleId="UnresolvedMention2">
    <w:name w:val="Unresolved Mention2"/>
    <w:basedOn w:val="DefaultParagraphFont"/>
    <w:uiPriority w:val="99"/>
    <w:semiHidden/>
    <w:unhideWhenUsed/>
    <w:rsid w:val="00775022"/>
    <w:rPr>
      <w:color w:val="605E5C"/>
      <w:shd w:val="clear" w:color="auto" w:fill="E1DFDD"/>
    </w:rPr>
  </w:style>
  <w:style w:type="paragraph" w:styleId="Revision">
    <w:name w:val="Revision"/>
    <w:hidden/>
    <w:uiPriority w:val="99"/>
    <w:semiHidden/>
    <w:rsid w:val="00335FCD"/>
    <w:pPr>
      <w:spacing w:after="0" w:line="240" w:lineRule="auto"/>
    </w:pPr>
    <w:rPr>
      <w:lang w:val="en-GB"/>
    </w:rPr>
  </w:style>
  <w:style w:type="character" w:styleId="UnresolvedMention">
    <w:name w:val="Unresolved Mention"/>
    <w:basedOn w:val="DefaultParagraphFont"/>
    <w:uiPriority w:val="99"/>
    <w:semiHidden/>
    <w:unhideWhenUsed/>
    <w:rsid w:val="000E3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s.rsc.org/en/content/articlelanding/2022/CS/D0CS01079K" TargetMode="External"/><Relationship Id="rId3" Type="http://schemas.openxmlformats.org/officeDocument/2006/relationships/hyperlink" Target="https://onlinelibrary.wiley.com/doi/full/10.1002/ange.201600943" TargetMode="External"/><Relationship Id="rId7" Type="http://schemas.openxmlformats.org/officeDocument/2006/relationships/hyperlink" Target="https://www.nature.com/articles/s43586-022-00164-0" TargetMode="External"/><Relationship Id="rId2" Type="http://schemas.openxmlformats.org/officeDocument/2006/relationships/hyperlink" Target="https://pubs.rsc.org/en/content/articlelanding/2013/CY/c3cy00573a" TargetMode="External"/><Relationship Id="rId1" Type="http://schemas.openxmlformats.org/officeDocument/2006/relationships/hyperlink" Target="https://onlinelibrary.wiley.com/doi/full/10.1002/aesr.202000043" TargetMode="External"/><Relationship Id="rId6" Type="http://schemas.openxmlformats.org/officeDocument/2006/relationships/hyperlink" Target="https://pubs.acs.org/doi/10.1021/acs.chemrev.8b00705" TargetMode="External"/><Relationship Id="rId5" Type="http://schemas.openxmlformats.org/officeDocument/2006/relationships/hyperlink" Target="https://www.science.org/doi/10.1126/sciadv.1701290" TargetMode="External"/><Relationship Id="rId10" Type="http://schemas.openxmlformats.org/officeDocument/2006/relationships/hyperlink" Target="https://www.cell.com/joule/pdf/S2542-4351(19)30467-2.pdf" TargetMode="External"/><Relationship Id="rId4" Type="http://schemas.openxmlformats.org/officeDocument/2006/relationships/hyperlink" Target="https://www.nature.com/articles/s41467-022-33391-w" TargetMode="External"/><Relationship Id="rId9" Type="http://schemas.openxmlformats.org/officeDocument/2006/relationships/hyperlink" Target="https://onlinelibrary.wiley.com/doi/abs/10.1002/aenm.202270056"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D77E66D4-F167-4419-AD12-CAADA463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28785</Words>
  <Characters>181347</Characters>
  <Application>Microsoft Office Word</Application>
  <DocSecurity>0</DocSecurity>
  <Lines>1511</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90</cp:revision>
  <dcterms:created xsi:type="dcterms:W3CDTF">2023-02-21T10:21:00Z</dcterms:created>
  <dcterms:modified xsi:type="dcterms:W3CDTF">2023-02-24T16:33:00Z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id="DIflBxxH"/&gt;&lt;style id="http://www.zotero.org/styles/green-chemistry" hasBibliography="1" bibliographyStyleHasBeenSet="1"/&gt;&lt;prefs&gt;&lt;pref name="fieldType" value="Field"/&gt;&lt;/prefs&gt;&lt;/data&gt;</vt:lpwstr>
  </property>
</Properties>
</file>