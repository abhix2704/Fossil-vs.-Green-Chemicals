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AEE90" w14:textId="77777777" w:rsidR="00E15608" w:rsidRPr="002D4245" w:rsidRDefault="00E15608" w:rsidP="00577897">
      <w:pPr>
        <w:pStyle w:val="Heading1"/>
        <w:spacing w:before="0" w:after="160"/>
        <w:rPr>
          <w:rFonts w:asciiTheme="minorHAnsi" w:hAnsiTheme="minorHAnsi" w:cstheme="minorHAnsi"/>
          <w:lang w:val="en-US"/>
        </w:rPr>
      </w:pPr>
      <w:bookmarkStart w:id="0" w:name="_Hlk128129518"/>
      <w:commentRangeStart w:id="1"/>
      <w:r>
        <w:rPr>
          <w:rFonts w:asciiTheme="minorHAnsi" w:hAnsiTheme="minorHAnsi" w:cstheme="minorHAnsi"/>
          <w:lang w:val="en-US"/>
        </w:rPr>
        <w:t>Energy</w:t>
      </w:r>
      <w:r w:rsidRPr="002D4245">
        <w:rPr>
          <w:rFonts w:asciiTheme="minorHAnsi" w:hAnsiTheme="minorHAnsi" w:cstheme="minorHAnsi"/>
          <w:lang w:val="en-US"/>
        </w:rPr>
        <w:t xml:space="preserve"> crisis in Europe revamps </w:t>
      </w:r>
      <w:r>
        <w:rPr>
          <w:rFonts w:asciiTheme="minorHAnsi" w:hAnsiTheme="minorHAnsi" w:cstheme="minorHAnsi"/>
          <w:lang w:val="en-US"/>
        </w:rPr>
        <w:t>the economic competitiveness</w:t>
      </w:r>
      <w:r w:rsidRPr="001F470A">
        <w:rPr>
          <w:rFonts w:asciiTheme="minorHAnsi" w:hAnsiTheme="minorHAnsi" w:cstheme="minorHAnsi"/>
          <w:lang w:val="en-US"/>
        </w:rPr>
        <w:t xml:space="preserve"> </w:t>
      </w:r>
      <w:r>
        <w:rPr>
          <w:rFonts w:asciiTheme="minorHAnsi" w:hAnsiTheme="minorHAnsi" w:cstheme="minorHAnsi"/>
          <w:lang w:val="en-US"/>
        </w:rPr>
        <w:t xml:space="preserve">of </w:t>
      </w:r>
      <w:r w:rsidRPr="002D4245">
        <w:rPr>
          <w:rFonts w:asciiTheme="minorHAnsi" w:hAnsiTheme="minorHAnsi" w:cstheme="minorHAnsi"/>
          <w:lang w:val="en-US"/>
        </w:rPr>
        <w:t>green chemicals</w:t>
      </w:r>
      <w:commentRangeEnd w:id="1"/>
      <w:r w:rsidR="001B4155">
        <w:rPr>
          <w:rStyle w:val="CommentReference"/>
          <w:rFonts w:asciiTheme="minorHAnsi" w:eastAsiaTheme="minorHAnsi" w:hAnsiTheme="minorHAnsi" w:cstheme="minorBidi"/>
          <w:b w:val="0"/>
          <w:lang w:val="en-GB"/>
        </w:rPr>
        <w:commentReference w:id="1"/>
      </w:r>
    </w:p>
    <w:p w14:paraId="592EF276" w14:textId="77777777" w:rsidR="00E15608" w:rsidRPr="00A868B1" w:rsidRDefault="00E15608" w:rsidP="00577897">
      <w:pPr>
        <w:jc w:val="both"/>
        <w:rPr>
          <w:rFonts w:cstheme="minorHAnsi"/>
          <w:vertAlign w:val="superscript"/>
          <w:lang w:val="en-US"/>
        </w:rPr>
      </w:pPr>
      <w:commentRangeStart w:id="2"/>
      <w:proofErr w:type="spellStart"/>
      <w:r w:rsidRPr="00A868B1">
        <w:rPr>
          <w:rFonts w:cstheme="minorHAnsi"/>
          <w:lang w:val="en-US"/>
        </w:rPr>
        <w:t>Abhinandan</w:t>
      </w:r>
      <w:proofErr w:type="spellEnd"/>
      <w:r w:rsidRPr="00A868B1">
        <w:rPr>
          <w:rFonts w:cstheme="minorHAnsi"/>
          <w:lang w:val="en-US"/>
        </w:rPr>
        <w:t> </w:t>
      </w:r>
      <w:commentRangeEnd w:id="2"/>
      <w:proofErr w:type="spellStart"/>
      <w:r w:rsidR="00525F1E">
        <w:rPr>
          <w:rStyle w:val="CommentReference"/>
          <w:lang w:val="en-GB"/>
        </w:rPr>
        <w:commentReference w:id="2"/>
      </w:r>
      <w:r w:rsidRPr="00A868B1">
        <w:rPr>
          <w:rFonts w:cstheme="minorHAnsi"/>
          <w:lang w:val="en-US"/>
        </w:rPr>
        <w:t>Nabera</w:t>
      </w:r>
      <w:proofErr w:type="spellEnd"/>
      <w:r w:rsidRPr="00A868B1">
        <w:rPr>
          <w:rFonts w:cstheme="minorHAnsi"/>
          <w:lang w:val="en-US"/>
        </w:rPr>
        <w:t xml:space="preserve">, </w:t>
      </w:r>
      <w:proofErr w:type="spellStart"/>
      <w:r w:rsidRPr="00A868B1">
        <w:rPr>
          <w:rFonts w:cstheme="minorHAnsi"/>
          <w:lang w:val="en-US"/>
        </w:rPr>
        <w:t>Ioan</w:t>
      </w:r>
      <w:proofErr w:type="spellEnd"/>
      <w:r w:rsidRPr="00A868B1">
        <w:rPr>
          <w:rFonts w:cstheme="minorHAnsi"/>
          <w:lang w:val="en-US"/>
        </w:rPr>
        <w:noBreakHyphen/>
        <w:t>Robert </w:t>
      </w:r>
      <w:proofErr w:type="spellStart"/>
      <w:r w:rsidRPr="00A868B1">
        <w:rPr>
          <w:rFonts w:cstheme="minorHAnsi"/>
          <w:lang w:val="en-US"/>
        </w:rPr>
        <w:t>Istrate</w:t>
      </w:r>
      <w:proofErr w:type="spellEnd"/>
      <w:r w:rsidRPr="00A868B1">
        <w:rPr>
          <w:rFonts w:cstheme="minorHAnsi"/>
          <w:lang w:val="en-US"/>
        </w:rPr>
        <w:t xml:space="preserve">, </w:t>
      </w:r>
      <w:r w:rsidRPr="00A868B1">
        <w:rPr>
          <w:lang w:val="en-US"/>
        </w:rPr>
        <w:t xml:space="preserve">Antonio José Martín, </w:t>
      </w:r>
      <w:r w:rsidRPr="00A868B1">
        <w:rPr>
          <w:rFonts w:cstheme="minorHAnsi"/>
          <w:lang w:val="en-US"/>
        </w:rPr>
        <w:t>Javier Pérez</w:t>
      </w:r>
      <w:r w:rsidRPr="00A868B1">
        <w:rPr>
          <w:rFonts w:cstheme="minorHAnsi"/>
          <w:lang w:val="en-US"/>
        </w:rPr>
        <w:noBreakHyphen/>
        <w:t>Ramírez</w:t>
      </w:r>
      <w:r w:rsidRPr="00A868B1">
        <w:rPr>
          <w:rFonts w:cstheme="minorHAnsi"/>
          <w:vertAlign w:val="superscript"/>
          <w:lang w:val="en-US"/>
        </w:rPr>
        <w:t>*</w:t>
      </w:r>
      <w:r w:rsidRPr="00A868B1">
        <w:rPr>
          <w:rFonts w:cstheme="minorHAnsi"/>
          <w:lang w:val="en-US"/>
        </w:rPr>
        <w:t xml:space="preserve"> and Gonzalo Guillén</w:t>
      </w:r>
      <w:r w:rsidRPr="00A868B1">
        <w:rPr>
          <w:rFonts w:cstheme="minorHAnsi"/>
          <w:lang w:val="en-US"/>
        </w:rPr>
        <w:noBreakHyphen/>
        <w:t>Gosálbez</w:t>
      </w:r>
      <w:r w:rsidRPr="00A868B1">
        <w:rPr>
          <w:rFonts w:cstheme="minorHAnsi"/>
          <w:vertAlign w:val="superscript"/>
          <w:lang w:val="en-US"/>
        </w:rPr>
        <w:t>*</w:t>
      </w:r>
    </w:p>
    <w:p w14:paraId="79188523" w14:textId="77777777" w:rsidR="00E15608" w:rsidRPr="00E15608" w:rsidRDefault="00E15608" w:rsidP="00577897">
      <w:pPr>
        <w:jc w:val="both"/>
        <w:rPr>
          <w:rFonts w:cstheme="minorHAnsi"/>
          <w:sz w:val="20"/>
          <w:szCs w:val="20"/>
          <w:lang w:val="en-US"/>
        </w:rPr>
      </w:pPr>
      <w:r w:rsidRPr="00E15608">
        <w:rPr>
          <w:rFonts w:cstheme="minorHAnsi"/>
          <w:sz w:val="20"/>
          <w:szCs w:val="20"/>
          <w:lang w:val="en-US"/>
        </w:rPr>
        <w:t>Institute for Chemical and Bioengineering, Department of Chemistry and Applied Biosciences, ETH Zürich, Vladimir</w:t>
      </w:r>
      <w:r w:rsidRPr="00E15608">
        <w:rPr>
          <w:rFonts w:cstheme="minorHAnsi"/>
          <w:sz w:val="20"/>
          <w:szCs w:val="20"/>
          <w:lang w:val="en-US"/>
        </w:rPr>
        <w:noBreakHyphen/>
        <w:t>Prelog</w:t>
      </w:r>
      <w:r w:rsidRPr="00E15608">
        <w:rPr>
          <w:rFonts w:cstheme="minorHAnsi"/>
          <w:sz w:val="20"/>
          <w:szCs w:val="20"/>
          <w:lang w:val="en-US"/>
        </w:rPr>
        <w:noBreakHyphen/>
        <w:t>Weg 1, Zürich 8093, Switzerland</w:t>
      </w:r>
    </w:p>
    <w:p w14:paraId="3CB87B9D" w14:textId="180C93DB" w:rsidR="00E15608" w:rsidRPr="00E15608" w:rsidRDefault="00E15608" w:rsidP="00577897">
      <w:pPr>
        <w:jc w:val="both"/>
        <w:rPr>
          <w:rFonts w:cstheme="minorHAnsi"/>
          <w:sz w:val="20"/>
          <w:szCs w:val="20"/>
          <w:lang w:val="en-US"/>
        </w:rPr>
      </w:pPr>
      <w:r w:rsidRPr="00E15608">
        <w:rPr>
          <w:rFonts w:cstheme="minorHAnsi"/>
          <w:sz w:val="20"/>
          <w:szCs w:val="20"/>
          <w:lang w:val="en-US"/>
        </w:rPr>
        <w:t>*Corresponding authors:</w:t>
      </w:r>
      <w:r w:rsidRPr="00E15608">
        <w:rPr>
          <w:rStyle w:val="Hyperlink"/>
          <w:rFonts w:cstheme="minorHAnsi"/>
          <w:sz w:val="20"/>
          <w:szCs w:val="20"/>
          <w:lang w:val="en-US"/>
        </w:rPr>
        <w:t xml:space="preserve"> jpr@chem.ethz.ch</w:t>
      </w:r>
      <w:r w:rsidRPr="00E15608">
        <w:rPr>
          <w:rFonts w:cstheme="minorHAnsi"/>
          <w:sz w:val="20"/>
          <w:szCs w:val="20"/>
          <w:lang w:val="en-US"/>
        </w:rPr>
        <w:t xml:space="preserve">; </w:t>
      </w:r>
      <w:r>
        <w:fldChar w:fldCharType="begin"/>
      </w:r>
      <w:r w:rsidRPr="009B3089">
        <w:rPr>
          <w:lang w:val="en-US"/>
          <w:rPrChange w:id="3" w:author="Pérez-Ramirez  Javier" w:date="2023-03-01T13:46:00Z">
            <w:rPr/>
          </w:rPrChange>
        </w:rPr>
        <w:instrText>HYPERLINK "mailto:gonzalo.guillen.gosalbez@chem.ethz.ch"</w:instrText>
      </w:r>
      <w:r>
        <w:fldChar w:fldCharType="separate"/>
      </w:r>
      <w:r w:rsidRPr="00E15608">
        <w:rPr>
          <w:rStyle w:val="Hyperlink"/>
          <w:rFonts w:cstheme="minorHAnsi"/>
          <w:sz w:val="20"/>
          <w:szCs w:val="20"/>
          <w:lang w:val="en-US"/>
        </w:rPr>
        <w:t>gonzalo.guillen.gosalbez@chem.ethz.ch</w:t>
      </w:r>
      <w:r>
        <w:rPr>
          <w:rStyle w:val="Hyperlink"/>
          <w:rFonts w:cstheme="minorHAnsi"/>
          <w:sz w:val="20"/>
          <w:szCs w:val="20"/>
          <w:lang w:val="en-US"/>
        </w:rPr>
        <w:fldChar w:fldCharType="end"/>
      </w:r>
      <w:del w:id="4" w:author="Pérez-Ramirez  Javier" w:date="2023-03-01T14:00:00Z">
        <w:r w:rsidRPr="00E15608" w:rsidDel="00314664">
          <w:rPr>
            <w:rStyle w:val="Hyperlink"/>
            <w:rFonts w:cstheme="minorHAnsi"/>
            <w:sz w:val="20"/>
            <w:szCs w:val="20"/>
            <w:lang w:val="en-US"/>
          </w:rPr>
          <w:delText xml:space="preserve">  </w:delText>
        </w:r>
      </w:del>
    </w:p>
    <w:p w14:paraId="0C6AFF18" w14:textId="77777777" w:rsidR="00E15608" w:rsidRPr="009C0F11" w:rsidRDefault="00E15608" w:rsidP="00577897">
      <w:pPr>
        <w:pStyle w:val="Heading2"/>
        <w:jc w:val="both"/>
        <w:rPr>
          <w:rFonts w:cstheme="minorHAnsi"/>
        </w:rPr>
      </w:pPr>
      <w:r>
        <w:rPr>
          <w:rFonts w:cstheme="minorHAnsi"/>
        </w:rPr>
        <w:t>Abstract</w:t>
      </w:r>
    </w:p>
    <w:p w14:paraId="7FC8F303" w14:textId="75006EE8" w:rsidR="00E15608" w:rsidRPr="00E15608" w:rsidRDefault="00E15608" w:rsidP="00577897">
      <w:pPr>
        <w:jc w:val="both"/>
        <w:rPr>
          <w:lang w:val="en-US"/>
        </w:rPr>
      </w:pPr>
      <w:r w:rsidRPr="00E15608">
        <w:rPr>
          <w:lang w:val="en-US"/>
        </w:rPr>
        <w:t>Ammonia and methanol are versatile platform chemicals heavily relying on natural gas as feedstock and energy source, resulting in vulnerability to supply disruption and a large share of CO</w:t>
      </w:r>
      <w:r w:rsidRPr="00E15608">
        <w:rPr>
          <w:vertAlign w:val="subscript"/>
          <w:lang w:val="en-US"/>
        </w:rPr>
        <w:t>2</w:t>
      </w:r>
      <w:r w:rsidRPr="00E15608">
        <w:rPr>
          <w:lang w:val="en-US"/>
        </w:rPr>
        <w:t xml:space="preserve"> emissions within the chemical industry. Extensive research has been conducted to identify </w:t>
      </w:r>
      <w:r w:rsidR="00E6237D">
        <w:rPr>
          <w:lang w:val="en-US"/>
        </w:rPr>
        <w:t>low-carbon</w:t>
      </w:r>
      <w:r w:rsidRPr="00E15608">
        <w:rPr>
          <w:lang w:val="en-US"/>
        </w:rPr>
        <w:t xml:space="preserve"> production routes based on renewable feedstocks, but the relatively higher costs </w:t>
      </w:r>
      <w:r w:rsidR="00680DC1">
        <w:rPr>
          <w:lang w:val="en-US"/>
        </w:rPr>
        <w:t>act as</w:t>
      </w:r>
      <w:r w:rsidRPr="00E15608">
        <w:rPr>
          <w:lang w:val="en-US"/>
        </w:rPr>
        <w:t xml:space="preserve"> </w:t>
      </w:r>
      <w:r w:rsidR="00E6237D">
        <w:rPr>
          <w:lang w:val="en-US"/>
        </w:rPr>
        <w:t xml:space="preserve">a </w:t>
      </w:r>
      <w:r w:rsidRPr="00E15608">
        <w:rPr>
          <w:lang w:val="en-US"/>
        </w:rPr>
        <w:t>bottleneck. Here, we show how an unprecedented crisis of soaring energy prices in Europe</w:t>
      </w:r>
      <w:r w:rsidR="0032143F">
        <w:rPr>
          <w:lang w:val="en-US"/>
        </w:rPr>
        <w:t xml:space="preserve">, </w:t>
      </w:r>
      <w:r w:rsidR="0032143F" w:rsidRPr="0032143F">
        <w:rPr>
          <w:lang w:val="en-US"/>
        </w:rPr>
        <w:t>triggered by a lower offer of natural gas in the market,</w:t>
      </w:r>
      <w:r w:rsidRPr="00E15608">
        <w:rPr>
          <w:lang w:val="en-US"/>
        </w:rPr>
        <w:t xml:space="preserve"> </w:t>
      </w:r>
      <w:r w:rsidR="00F40AD5">
        <w:rPr>
          <w:lang w:val="en-US"/>
        </w:rPr>
        <w:t>may have</w:t>
      </w:r>
      <w:r w:rsidRPr="00E15608">
        <w:rPr>
          <w:lang w:val="en-US"/>
        </w:rPr>
        <w:t xml:space="preserve"> radically change</w:t>
      </w:r>
      <w:r w:rsidR="00F40AD5">
        <w:rPr>
          <w:lang w:val="en-US"/>
        </w:rPr>
        <w:t xml:space="preserve">d this situation, equalizing </w:t>
      </w:r>
      <w:r w:rsidRPr="00E15608">
        <w:rPr>
          <w:lang w:val="en-US"/>
        </w:rPr>
        <w:t xml:space="preserve">the economic competitiveness of </w:t>
      </w:r>
      <w:r w:rsidR="00F40AD5">
        <w:rPr>
          <w:lang w:val="en-US"/>
        </w:rPr>
        <w:t>fossil- and green-based routes</w:t>
      </w:r>
      <w:r w:rsidRPr="00E15608">
        <w:rPr>
          <w:lang w:val="en-US"/>
        </w:rPr>
        <w:t xml:space="preserve">. </w:t>
      </w:r>
      <w:commentRangeStart w:id="5"/>
      <w:r w:rsidRPr="00E15608">
        <w:rPr>
          <w:lang w:val="en-US"/>
        </w:rPr>
        <w:t>For example,</w:t>
      </w:r>
      <w:commentRangeEnd w:id="5"/>
      <w:r w:rsidR="00B8611B">
        <w:rPr>
          <w:rStyle w:val="CommentReference"/>
          <w:lang w:val="en-GB"/>
        </w:rPr>
        <w:commentReference w:id="5"/>
      </w:r>
      <w:r w:rsidRPr="00E15608">
        <w:rPr>
          <w:lang w:val="en-US"/>
        </w:rPr>
        <w:t xml:space="preserve"> the production cost of green ammonia </w:t>
      </w:r>
      <w:r w:rsidRPr="00E15608">
        <w:rPr>
          <w:i/>
          <w:iCs/>
          <w:lang w:val="en-US"/>
        </w:rPr>
        <w:t>via</w:t>
      </w:r>
      <w:r w:rsidRPr="00E15608">
        <w:rPr>
          <w:lang w:val="en-US"/>
        </w:rPr>
        <w:t xml:space="preserve"> wind electrolysis has been competitive with the fossil counterpart </w:t>
      </w:r>
      <w:del w:id="6" w:author="Pérez-Ramirez  Javier" w:date="2023-03-01T14:27:00Z">
        <w:r w:rsidRPr="00E15608" w:rsidDel="00EC5042">
          <w:rPr>
            <w:lang w:val="en-US"/>
          </w:rPr>
          <w:delText xml:space="preserve">for six months </w:delText>
        </w:r>
      </w:del>
      <w:r w:rsidRPr="00E15608">
        <w:rPr>
          <w:lang w:val="en-US"/>
        </w:rPr>
        <w:t xml:space="preserve">since </w:t>
      </w:r>
      <w:commentRangeStart w:id="7"/>
      <w:r w:rsidRPr="00E15608">
        <w:rPr>
          <w:lang w:val="en-US"/>
        </w:rPr>
        <w:t xml:space="preserve">December 2021. </w:t>
      </w:r>
      <w:commentRangeEnd w:id="7"/>
      <w:r w:rsidR="00EC5042">
        <w:rPr>
          <w:rStyle w:val="CommentReference"/>
          <w:lang w:val="en-GB"/>
        </w:rPr>
        <w:commentReference w:id="7"/>
      </w:r>
      <w:r w:rsidRPr="00E15608">
        <w:rPr>
          <w:lang w:val="en-US"/>
        </w:rPr>
        <w:t xml:space="preserve">This </w:t>
      </w:r>
      <w:del w:id="8" w:author="Pérez-Ramirez  Javier" w:date="2023-03-01T14:27:00Z">
        <w:r w:rsidRPr="00E15608" w:rsidDel="00EC5042">
          <w:rPr>
            <w:lang w:val="en-US"/>
          </w:rPr>
          <w:delText xml:space="preserve">unexpected </w:delText>
        </w:r>
      </w:del>
      <w:r w:rsidRPr="00E15608">
        <w:rPr>
          <w:lang w:val="en-US"/>
        </w:rPr>
        <w:t>turn of events may represent the chance for Europe to lead the renewable transition in the chemical industry upon a joint action of the academy, industry, and policymakers.</w:t>
      </w:r>
    </w:p>
    <w:p w14:paraId="5B1FBC3D" w14:textId="77777777" w:rsidR="00E15608" w:rsidRPr="00E15608" w:rsidRDefault="00E15608" w:rsidP="00577897">
      <w:pPr>
        <w:jc w:val="both"/>
        <w:rPr>
          <w:lang w:val="en-US"/>
        </w:rPr>
      </w:pPr>
      <w:r w:rsidRPr="00E15608">
        <w:rPr>
          <w:rFonts w:cstheme="minorHAnsi"/>
          <w:b/>
          <w:u w:val="single"/>
          <w:lang w:val="en-US"/>
        </w:rPr>
        <w:t>Introduction</w:t>
      </w:r>
    </w:p>
    <w:p w14:paraId="397D88ED" w14:textId="13A394CD" w:rsidR="00C2058C" w:rsidRDefault="00E15608" w:rsidP="00577897">
      <w:pPr>
        <w:jc w:val="both"/>
        <w:rPr>
          <w:rFonts w:cstheme="minorHAnsi"/>
          <w:lang w:val="en-US"/>
        </w:rPr>
      </w:pPr>
      <w:r w:rsidRPr="00E15608">
        <w:rPr>
          <w:rFonts w:cstheme="minorHAnsi"/>
          <w:lang w:val="en-US"/>
        </w:rPr>
        <w:t xml:space="preserve">The chemical industry is the </w:t>
      </w:r>
      <w:commentRangeStart w:id="9"/>
      <w:r w:rsidRPr="00E15608">
        <w:rPr>
          <w:rFonts w:cstheme="minorHAnsi"/>
          <w:lang w:val="en-US"/>
        </w:rPr>
        <w:t xml:space="preserve">industrial </w:t>
      </w:r>
      <w:commentRangeEnd w:id="9"/>
      <w:r w:rsidR="00EC5042">
        <w:rPr>
          <w:rStyle w:val="CommentReference"/>
          <w:lang w:val="en-GB"/>
        </w:rPr>
        <w:commentReference w:id="9"/>
      </w:r>
      <w:r w:rsidRPr="00E15608">
        <w:rPr>
          <w:rFonts w:cstheme="minorHAnsi"/>
          <w:lang w:val="en-US"/>
        </w:rPr>
        <w:t>sector with the highest energy demand due to its strong reliance on fossil fuels as feedstock and heating utilities. About 14% and 8% of global oil and gas, respectively, are consumed by the chemical industry</w:t>
      </w:r>
      <w:r>
        <w:rPr>
          <w:rFonts w:cstheme="minorHAnsi"/>
        </w:rPr>
        <w:fldChar w:fldCharType="begin"/>
      </w:r>
      <w:r w:rsidR="00373CEC">
        <w:rPr>
          <w:rFonts w:cstheme="minorHAnsi"/>
          <w:lang w:val="en-US"/>
        </w:rPr>
        <w:instrText xml:space="preserve"> ADDIN ZOTERO_ITEM CSL_CITATION {"citationID":"pltcfBP0","properties":{"formattedCitation":"\\super 1\\nosupersub{}","plainCitation":"1","noteIndex":0},"citationItems":[{"id":21438,"uris":["http://zotero.org/users/9157291/items/T22NA9KH"],"itemData":{"id":21438,"type":"report","language":"en","page":"132","publisher":"International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w:t>
      </w:r>
      <w:r>
        <w:rPr>
          <w:rFonts w:cstheme="minorHAnsi"/>
        </w:rPr>
        <w:fldChar w:fldCharType="end"/>
      </w:r>
      <w:r w:rsidRPr="00E15608">
        <w:rPr>
          <w:rFonts w:cstheme="minorHAnsi"/>
          <w:lang w:val="en-US"/>
        </w:rPr>
        <w:t>, which is also responsible for 5.6 Gt CO</w:t>
      </w:r>
      <w:r w:rsidRPr="00E15608">
        <w:rPr>
          <w:rFonts w:cstheme="minorHAnsi"/>
          <w:vertAlign w:val="subscript"/>
          <w:lang w:val="en-US"/>
        </w:rPr>
        <w:t>2</w:t>
      </w:r>
      <w:r w:rsidRPr="00E15608">
        <w:rPr>
          <w:rFonts w:cstheme="minorHAnsi"/>
          <w:lang w:val="en-US"/>
        </w:rPr>
        <w:t>-eq yr</w:t>
      </w:r>
      <w:r w:rsidRPr="00F62A8C">
        <w:rPr>
          <w:vertAlign w:val="superscript"/>
          <w:lang w:val="en-US"/>
        </w:rPr>
        <w:t>−1</w:t>
      </w:r>
      <w:r w:rsidRPr="00E15608">
        <w:rPr>
          <w:rFonts w:cstheme="minorHAnsi"/>
          <w:lang w:val="en-US"/>
        </w:rPr>
        <w:t xml:space="preserve"> (including direct and indirect emissions), equivalent to roughly 10% of global anthropogenic greenhouse gas (GHG) emissions</w:t>
      </w:r>
      <w:r>
        <w:rPr>
          <w:rFonts w:cstheme="minorHAnsi"/>
        </w:rPr>
        <w:fldChar w:fldCharType="begin"/>
      </w:r>
      <w:r w:rsidR="00373CEC">
        <w:rPr>
          <w:rFonts w:cstheme="minorHAnsi"/>
          <w:lang w:val="en-US"/>
        </w:rPr>
        <w:instrText xml:space="preserve"> ADDIN ZOTERO_ITEM CSL_CITATION {"citationID":"y29xtEap","properties":{"formattedCitation":"\\super 2,3\\nosupersub{}","plainCitation":"2,3","noteIndex":0},"citationItems":[{"id":21450,"uris":["http://zotero.org/users/9157291/items/PW4PTV2I"],"itemData":{"id":21450,"type":"article-journal","abstract":"Chemicals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21376,"uris":["http://zotero.org/users/9157291/items/8IVAJAL9"],"itemData":{"id":21376,"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2,3</w:t>
      </w:r>
      <w:r>
        <w:rPr>
          <w:rFonts w:cstheme="minorHAnsi"/>
        </w:rPr>
        <w:fldChar w:fldCharType="end"/>
      </w:r>
      <w:r w:rsidRPr="00E15608">
        <w:rPr>
          <w:rFonts w:cstheme="minorHAnsi"/>
          <w:lang w:val="en-US"/>
        </w:rPr>
        <w:t xml:space="preserve">. Ammonia, methanol, </w:t>
      </w:r>
      <w:commentRangeStart w:id="10"/>
      <w:r w:rsidRPr="00E15608">
        <w:rPr>
          <w:rFonts w:cstheme="minorHAnsi"/>
          <w:lang w:val="en-US"/>
        </w:rPr>
        <w:t xml:space="preserve">ethylene, and propylene </w:t>
      </w:r>
      <w:commentRangeEnd w:id="10"/>
      <w:r w:rsidR="00BC411F">
        <w:rPr>
          <w:rStyle w:val="CommentReference"/>
          <w:lang w:val="en-GB"/>
        </w:rPr>
        <w:commentReference w:id="10"/>
      </w:r>
      <w:r w:rsidRPr="00E15608">
        <w:rPr>
          <w:rFonts w:cstheme="minorHAnsi"/>
          <w:lang w:val="en-US"/>
        </w:rPr>
        <w:t xml:space="preserve">are </w:t>
      </w:r>
      <w:del w:id="11" w:author="Pérez-Ramirez  Javier" w:date="2023-03-01T14:37:00Z">
        <w:r w:rsidRPr="00E15608" w:rsidDel="001548C8">
          <w:rPr>
            <w:rFonts w:cstheme="minorHAnsi"/>
            <w:lang w:val="en-US"/>
          </w:rPr>
          <w:delText xml:space="preserve">the </w:delText>
        </w:r>
      </w:del>
      <w:r w:rsidRPr="00E15608">
        <w:rPr>
          <w:rFonts w:cstheme="minorHAnsi"/>
          <w:lang w:val="en-US"/>
        </w:rPr>
        <w:t xml:space="preserve">primary building blocks of the chemical industry, </w:t>
      </w:r>
      <w:del w:id="12" w:author="Pérez-Ramirez  Javier" w:date="2023-03-01T14:38:00Z">
        <w:r w:rsidRPr="00E15608" w:rsidDel="001548C8">
          <w:rPr>
            <w:rFonts w:cstheme="minorHAnsi"/>
            <w:lang w:val="en-US"/>
          </w:rPr>
          <w:delText xml:space="preserve">which are further </w:delText>
        </w:r>
      </w:del>
      <w:ins w:id="13" w:author="Pérez-Ramirez  Javier" w:date="2023-03-01T14:38:00Z">
        <w:r w:rsidR="001548C8">
          <w:rPr>
            <w:rFonts w:cstheme="minorHAnsi"/>
            <w:lang w:val="en-US"/>
          </w:rPr>
          <w:t xml:space="preserve">being </w:t>
        </w:r>
      </w:ins>
      <w:r w:rsidRPr="00E15608">
        <w:rPr>
          <w:rFonts w:cstheme="minorHAnsi"/>
          <w:lang w:val="en-US"/>
        </w:rPr>
        <w:t xml:space="preserve">used as raw materials </w:t>
      </w:r>
      <w:proofErr w:type="gramStart"/>
      <w:r w:rsidRPr="00E15608">
        <w:rPr>
          <w:rFonts w:cstheme="minorHAnsi"/>
          <w:lang w:val="en-US"/>
        </w:rPr>
        <w:t>for the production of</w:t>
      </w:r>
      <w:proofErr w:type="gramEnd"/>
      <w:r w:rsidRPr="00E15608">
        <w:rPr>
          <w:rFonts w:cstheme="minorHAnsi"/>
          <w:lang w:val="en-US"/>
        </w:rPr>
        <w:t xml:space="preserve"> a myriad of valuable products in a wide range of applications. Ammonia, in particular, is </w:t>
      </w:r>
      <w:del w:id="14" w:author="Pérez-Ramirez  Javier" w:date="2023-03-01T14:38:00Z">
        <w:r w:rsidRPr="00E15608" w:rsidDel="001548C8">
          <w:rPr>
            <w:rFonts w:cstheme="minorHAnsi"/>
            <w:lang w:val="en-US"/>
          </w:rPr>
          <w:delText xml:space="preserve">a </w:delText>
        </w:r>
      </w:del>
      <w:r w:rsidRPr="00E15608">
        <w:rPr>
          <w:rFonts w:cstheme="minorHAnsi"/>
          <w:lang w:val="en-US"/>
        </w:rPr>
        <w:t xml:space="preserve">critical </w:t>
      </w:r>
      <w:del w:id="15" w:author="Pérez-Ramirez  Javier" w:date="2023-03-01T14:38:00Z">
        <w:r w:rsidRPr="00E15608" w:rsidDel="001548C8">
          <w:rPr>
            <w:rFonts w:cstheme="minorHAnsi"/>
            <w:lang w:val="en-US"/>
          </w:rPr>
          <w:delText xml:space="preserve">feedstock </w:delText>
        </w:r>
      </w:del>
      <w:r w:rsidRPr="00E15608">
        <w:rPr>
          <w:rFonts w:cstheme="minorHAnsi"/>
          <w:lang w:val="en-US"/>
        </w:rPr>
        <w:t>for nitrogen fertilizers, which are essential to ensure global food security</w:t>
      </w:r>
      <w:r>
        <w:rPr>
          <w:rFonts w:cstheme="minorHAnsi"/>
        </w:rPr>
        <w:fldChar w:fldCharType="begin"/>
      </w:r>
      <w:r w:rsidR="00373CEC">
        <w:rPr>
          <w:rFonts w:cstheme="minorHAnsi"/>
          <w:lang w:val="en-US"/>
        </w:rPr>
        <w:instrText xml:space="preserve"> ADDIN ZOTERO_ITEM CSL_CITATION {"citationID":"yNeX2kju","properties":{"formattedCitation":"\\super 4,5\\nosupersub{}","plainCitation":"4,5","noteIndex":0},"citationItems":[{"id":21434,"uris":["http://zotero.org/users/9157291/items/IIB456LG"],"itemData":{"id":21434,"type":"article-journal","abstract":"On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4,5</w:t>
      </w:r>
      <w:r>
        <w:rPr>
          <w:rFonts w:cstheme="minorHAnsi"/>
        </w:rPr>
        <w:fldChar w:fldCharType="end"/>
      </w:r>
      <w:r w:rsidRPr="00E15608">
        <w:rPr>
          <w:rFonts w:cstheme="minorHAnsi"/>
          <w:lang w:val="en-US"/>
        </w:rPr>
        <w:t xml:space="preserve">. Similarly, methanol is </w:t>
      </w:r>
      <w:del w:id="16" w:author="Pérez-Ramirez  Javier" w:date="2023-03-01T14:38:00Z">
        <w:r w:rsidRPr="00E15608" w:rsidDel="001548C8">
          <w:rPr>
            <w:rFonts w:cstheme="minorHAnsi"/>
            <w:lang w:val="en-US"/>
          </w:rPr>
          <w:delText>used as</w:delText>
        </w:r>
      </w:del>
      <w:ins w:id="17" w:author="Pérez-Ramirez  Javier" w:date="2023-03-01T14:38:00Z">
        <w:r w:rsidR="001548C8">
          <w:rPr>
            <w:rFonts w:cstheme="minorHAnsi"/>
            <w:lang w:val="en-US"/>
          </w:rPr>
          <w:t>a</w:t>
        </w:r>
      </w:ins>
      <w:r w:rsidRPr="00E15608">
        <w:rPr>
          <w:rFonts w:cstheme="minorHAnsi"/>
          <w:lang w:val="en-US"/>
        </w:rPr>
        <w:t xml:space="preserve"> building block </w:t>
      </w:r>
      <w:del w:id="18" w:author="Pérez-Ramirez  Javier" w:date="2023-03-01T14:39:00Z">
        <w:r w:rsidRPr="00E15608" w:rsidDel="001548C8">
          <w:rPr>
            <w:rFonts w:cstheme="minorHAnsi"/>
            <w:lang w:val="en-US"/>
          </w:rPr>
          <w:delText xml:space="preserve">in </w:delText>
        </w:r>
      </w:del>
      <w:ins w:id="19" w:author="Pérez-Ramirez  Javier" w:date="2023-03-01T14:39:00Z">
        <w:r w:rsidR="001548C8">
          <w:rPr>
            <w:rFonts w:cstheme="minorHAnsi"/>
            <w:lang w:val="en-US"/>
          </w:rPr>
          <w:t>for the manufacture of</w:t>
        </w:r>
        <w:r w:rsidR="001548C8" w:rsidRPr="00E15608">
          <w:rPr>
            <w:rFonts w:cstheme="minorHAnsi"/>
            <w:lang w:val="en-US"/>
          </w:rPr>
          <w:t xml:space="preserve"> </w:t>
        </w:r>
      </w:ins>
      <w:r w:rsidRPr="00E15608">
        <w:rPr>
          <w:rFonts w:cstheme="minorHAnsi"/>
          <w:lang w:val="en-US"/>
        </w:rPr>
        <w:t>formic acid, acetic acid, dimethyl ether, and methylamine</w:t>
      </w:r>
      <w:commentRangeStart w:id="20"/>
      <w:r w:rsidRPr="00E15608">
        <w:rPr>
          <w:rFonts w:cstheme="minorHAnsi"/>
          <w:lang w:val="en-US"/>
        </w:rPr>
        <w:t>, among others</w:t>
      </w:r>
      <w:commentRangeEnd w:id="20"/>
      <w:r w:rsidR="001548C8">
        <w:rPr>
          <w:rStyle w:val="CommentReference"/>
          <w:lang w:val="en-GB"/>
        </w:rPr>
        <w:commentReference w:id="20"/>
      </w:r>
      <w:r w:rsidRPr="00E15608">
        <w:rPr>
          <w:rFonts w:cstheme="minorHAnsi"/>
          <w:lang w:val="en-US"/>
        </w:rPr>
        <w:t>, and can serve in turn as an intermediate to olefins and aromatics</w:t>
      </w:r>
      <w:r>
        <w:rPr>
          <w:rFonts w:cstheme="minorHAnsi"/>
        </w:rPr>
        <w:fldChar w:fldCharType="begin"/>
      </w:r>
      <w:r w:rsidR="00373CEC">
        <w:rPr>
          <w:rFonts w:cstheme="minorHAnsi"/>
          <w:lang w:val="en-US"/>
        </w:rPr>
        <w:instrText xml:space="preserve"> ADDIN ZOTERO_ITEM CSL_CITATION {"citationID":"HRf3s6LA","properties":{"formattedCitation":"\\super 1,6\\nosupersub{}","plainCitation":"1,6","noteIndex":0},"citationItems":[{"id":21438,"uris":["http://zotero.org/users/9157291/items/T22NA9KH"],"itemData":{"id":21438,"type":"report","language":"en","page":"132","publisher":"International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fertilisers","URL":"www.iea.org","author":[{"family":"IEA","given":""}],"issued":{"date-parts":[["2018"]]}}},{"id":21435,"uris":["http://zotero.org/users/9157291/items/RURRENJ6"],"itemData":{"id":21435,"type":"article-journal","abstract":"Methanol,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1,6</w:t>
      </w:r>
      <w:r>
        <w:rPr>
          <w:rFonts w:cstheme="minorHAnsi"/>
        </w:rPr>
        <w:fldChar w:fldCharType="end"/>
      </w:r>
      <w:r w:rsidRPr="00E15608">
        <w:rPr>
          <w:rFonts w:cstheme="minorHAnsi"/>
          <w:lang w:val="en-US"/>
        </w:rPr>
        <w:t xml:space="preserve">. </w:t>
      </w:r>
    </w:p>
    <w:p w14:paraId="6B855DA1" w14:textId="6CBEDD21" w:rsidR="00E15608" w:rsidRPr="00E15608" w:rsidRDefault="00E15608" w:rsidP="00577897">
      <w:pPr>
        <w:jc w:val="both"/>
        <w:rPr>
          <w:rFonts w:cstheme="minorHAnsi"/>
          <w:lang w:val="en-US"/>
        </w:rPr>
      </w:pPr>
      <w:r w:rsidRPr="00E15608">
        <w:rPr>
          <w:rFonts w:cstheme="minorHAnsi"/>
          <w:lang w:val="en-US"/>
        </w:rPr>
        <w:t>Nowadays, ammonia and methanol production are based on syngas (</w:t>
      </w:r>
      <w:ins w:id="21" w:author="Pérez-Ramirez  Javier" w:date="2023-03-01T14:51:00Z">
        <w:r w:rsidR="008E19D0">
          <w:rPr>
            <w:rFonts w:cstheme="minorHAnsi"/>
            <w:lang w:val="en-US"/>
          </w:rPr>
          <w:t>mixture of CO and H</w:t>
        </w:r>
        <w:r w:rsidR="008E19D0" w:rsidRPr="008E19D0">
          <w:rPr>
            <w:rFonts w:cstheme="minorHAnsi"/>
            <w:vertAlign w:val="subscript"/>
            <w:lang w:val="en-US"/>
            <w:rPrChange w:id="22" w:author="Pérez-Ramirez  Javier" w:date="2023-03-01T14:51:00Z">
              <w:rPr>
                <w:rFonts w:cstheme="minorHAnsi"/>
                <w:lang w:val="en-US"/>
              </w:rPr>
            </w:rPrChange>
          </w:rPr>
          <w:t>2</w:t>
        </w:r>
      </w:ins>
      <w:del w:id="23" w:author="Pérez-Ramirez  Javier" w:date="2023-03-01T14:51:00Z">
        <w:r w:rsidRPr="00E15608" w:rsidDel="008E19D0">
          <w:rPr>
            <w:rFonts w:cstheme="minorHAnsi"/>
            <w:lang w:val="en-US"/>
          </w:rPr>
          <w:delText>a mixture of carbon monoxide and hydrogen with variable composition</w:delText>
        </w:r>
      </w:del>
      <w:r w:rsidRPr="00E15608">
        <w:rPr>
          <w:rFonts w:cstheme="minorHAnsi"/>
          <w:lang w:val="en-US"/>
        </w:rPr>
        <w:t xml:space="preserve">) mostly obtained from steam reforming of natural gas. Hydrogen is combined with nitrogen typically over an Fe-based catalyst to produce ammonia </w:t>
      </w:r>
      <w:r w:rsidRPr="00E15608">
        <w:rPr>
          <w:rFonts w:cstheme="minorHAnsi"/>
          <w:i/>
          <w:lang w:val="en-US"/>
        </w:rPr>
        <w:t>via</w:t>
      </w:r>
      <w:r w:rsidRPr="00E15608">
        <w:rPr>
          <w:rFonts w:cstheme="minorHAnsi"/>
          <w:lang w:val="en-US"/>
        </w:rPr>
        <w:t xml:space="preserve"> the energy-intensive Haber-Bosch process at high pressure and temperature (&gt;200 bar and &gt;400 °C)</w:t>
      </w:r>
      <w:r>
        <w:rPr>
          <w:rFonts w:cstheme="minorHAnsi"/>
        </w:rPr>
        <w:fldChar w:fldCharType="begin"/>
      </w:r>
      <w:r w:rsidR="00373CEC">
        <w:rPr>
          <w:rFonts w:cstheme="minorHAnsi"/>
          <w:lang w:val="en-US"/>
        </w:rPr>
        <w:instrText xml:space="preserve"> ADDIN ZOTERO_ITEM CSL_CITATION {"citationID":"S0Zv0Qse","properties":{"formattedCitation":"\\super 7\\nosupersub{}","plainCitation":"7","noteIndex":0},"citationItems":[{"id":26687,"uris":["http://zotero.org/users/9157291/items/A2US8TDS"],"itemData":{"id":26687,"type":"article-journal","abstract":"Due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7</w:t>
      </w:r>
      <w:r>
        <w:rPr>
          <w:rFonts w:cstheme="minorHAnsi"/>
        </w:rPr>
        <w:fldChar w:fldCharType="end"/>
      </w:r>
      <w:r w:rsidRPr="00E15608">
        <w:rPr>
          <w:rFonts w:cstheme="minorHAnsi"/>
          <w:lang w:val="en-US"/>
        </w:rPr>
        <w:t xml:space="preserve">. In fact, about 70% of </w:t>
      </w:r>
      <w:ins w:id="24" w:author="Pérez-Ramirez  Javier" w:date="2023-03-01T14:59:00Z">
        <w:r w:rsidR="00F11D0A">
          <w:rPr>
            <w:rFonts w:cstheme="minorHAnsi"/>
            <w:lang w:val="en-US"/>
          </w:rPr>
          <w:t xml:space="preserve">the </w:t>
        </w:r>
      </w:ins>
      <w:r w:rsidRPr="00E15608">
        <w:rPr>
          <w:rFonts w:cstheme="minorHAnsi"/>
          <w:lang w:val="en-US"/>
        </w:rPr>
        <w:t xml:space="preserve">global ammonia production uses natural gas as feedstock and energy source, absorbing about 20% of the industrial natural gas demand and releasing </w:t>
      </w:r>
      <w:r w:rsidRPr="00E15608">
        <w:rPr>
          <w:rFonts w:cstheme="minorHAnsi"/>
          <w:i/>
          <w:lang w:val="en-US"/>
        </w:rPr>
        <w:t xml:space="preserve">ca. </w:t>
      </w:r>
      <w:r w:rsidR="008C6FD3">
        <w:rPr>
          <w:rFonts w:cstheme="minorHAnsi"/>
          <w:lang w:val="en-US"/>
        </w:rPr>
        <w:t>0.5</w:t>
      </w:r>
      <w:r>
        <w:rPr>
          <w:rFonts w:cstheme="minorHAnsi"/>
          <w:lang w:val="en-US"/>
        </w:rPr>
        <w:t> </w:t>
      </w:r>
      <w:r w:rsidR="003B742D">
        <w:rPr>
          <w:rFonts w:cstheme="minorHAnsi"/>
          <w:lang w:val="en-US"/>
        </w:rPr>
        <w:t>G</w:t>
      </w:r>
      <w:r w:rsidRPr="00E15608">
        <w:rPr>
          <w:rFonts w:cstheme="minorHAnsi"/>
          <w:lang w:val="en-US"/>
        </w:rPr>
        <w:t>t</w:t>
      </w:r>
      <w:r>
        <w:rPr>
          <w:rFonts w:cstheme="minorHAnsi"/>
          <w:lang w:val="en-US"/>
        </w:rPr>
        <w:t> </w:t>
      </w:r>
      <w:r w:rsidRPr="00E15608">
        <w:rPr>
          <w:rFonts w:cstheme="minorHAnsi"/>
          <w:lang w:val="en-US"/>
        </w:rPr>
        <w:t>CO</w:t>
      </w:r>
      <w:r w:rsidRPr="00E15608">
        <w:rPr>
          <w:rFonts w:cstheme="minorHAnsi"/>
          <w:vertAlign w:val="subscript"/>
          <w:lang w:val="en-US"/>
        </w:rPr>
        <w:t>2</w:t>
      </w:r>
      <w:r>
        <w:rPr>
          <w:rFonts w:cstheme="minorHAnsi"/>
          <w:lang w:val="en-US"/>
        </w:rPr>
        <w:noBreakHyphen/>
      </w:r>
      <w:r w:rsidRPr="00E15608">
        <w:rPr>
          <w:rFonts w:cstheme="minorHAnsi"/>
          <w:lang w:val="en-US"/>
        </w:rPr>
        <w:t>eq</w:t>
      </w:r>
      <w:r>
        <w:rPr>
          <w:rFonts w:cstheme="minorHAnsi"/>
          <w:lang w:val="en-US"/>
        </w:rPr>
        <w:t> </w:t>
      </w:r>
      <w:r w:rsidRPr="00E15608">
        <w:rPr>
          <w:rFonts w:cstheme="minorHAnsi"/>
          <w:lang w:val="en-US"/>
        </w:rPr>
        <w:t>yr</w:t>
      </w:r>
      <w:r w:rsidRPr="00F62A8C">
        <w:rPr>
          <w:vertAlign w:val="superscript"/>
          <w:lang w:val="en-US"/>
        </w:rPr>
        <w:t>−1</w:t>
      </w:r>
      <w:r>
        <w:rPr>
          <w:lang w:val="en-US"/>
        </w:rPr>
        <w:t xml:space="preserve"> over the life cycle</w:t>
      </w:r>
      <w:r w:rsidR="00632D88">
        <w:rPr>
          <w:lang w:val="en-US"/>
        </w:rPr>
        <w:t xml:space="preserve"> (equivalent to 9.3% of the chemical sector’s emissions)</w:t>
      </w:r>
      <w:r>
        <w:rPr>
          <w:rFonts w:cstheme="minorHAnsi"/>
        </w:rPr>
        <w:fldChar w:fldCharType="begin"/>
      </w:r>
      <w:r w:rsidR="00373CEC">
        <w:rPr>
          <w:rFonts w:cstheme="minorHAnsi"/>
          <w:lang w:val="en-US"/>
        </w:rPr>
        <w:instrText xml:space="preserve"> ADDIN ZOTERO_ITEM CSL_CITATION {"citationID":"V02EbNMd","properties":{"formattedCitation":"\\super 8\\nosupersub{}","plainCitation":"8","noteIndex":0},"citationItems":[{"id":21575,"uris":["http://zotero.org/users/9157291/items/U2JU5DYJ"],"itemData":{"id":21575,"type":"report","language":"en","note":"DOI: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8</w:t>
      </w:r>
      <w:r>
        <w:rPr>
          <w:rFonts w:cstheme="minorHAnsi"/>
        </w:rPr>
        <w:fldChar w:fldCharType="end"/>
      </w:r>
      <w:r>
        <w:rPr>
          <w:lang w:val="en-US"/>
        </w:rPr>
        <w:t>.</w:t>
      </w:r>
      <w:r>
        <w:rPr>
          <w:rFonts w:cstheme="minorHAnsi"/>
          <w:lang w:val="en-US"/>
        </w:rPr>
        <w:t xml:space="preserve"> The standard process for methanol production requires hydrogenation of CO </w:t>
      </w:r>
      <w:commentRangeStart w:id="25"/>
      <w:r>
        <w:rPr>
          <w:rFonts w:cstheme="minorHAnsi"/>
          <w:lang w:val="en-US"/>
        </w:rPr>
        <w:t>and CO</w:t>
      </w:r>
      <w:r w:rsidRPr="008B11E7">
        <w:rPr>
          <w:rFonts w:cstheme="minorHAnsi"/>
          <w:vertAlign w:val="subscript"/>
          <w:lang w:val="en-US"/>
        </w:rPr>
        <w:t>2</w:t>
      </w:r>
      <w:commentRangeEnd w:id="25"/>
      <w:r w:rsidR="00F11D0A">
        <w:rPr>
          <w:rStyle w:val="CommentReference"/>
          <w:lang w:val="en-GB"/>
        </w:rPr>
        <w:commentReference w:id="25"/>
      </w:r>
      <w:r>
        <w:rPr>
          <w:rFonts w:cstheme="minorHAnsi"/>
          <w:lang w:val="en-US"/>
        </w:rPr>
        <w:t xml:space="preserve"> at high pressure and </w:t>
      </w:r>
      <w:commentRangeStart w:id="26"/>
      <w:r>
        <w:rPr>
          <w:rFonts w:cstheme="minorHAnsi"/>
          <w:lang w:val="en-US"/>
        </w:rPr>
        <w:t xml:space="preserve">relatively mild temperature (&gt;35 bar and &gt;200 °C) </w:t>
      </w:r>
      <w:commentRangeEnd w:id="26"/>
      <w:r w:rsidR="00F11D0A">
        <w:rPr>
          <w:rStyle w:val="CommentReference"/>
          <w:lang w:val="en-GB"/>
        </w:rPr>
        <w:commentReference w:id="26"/>
      </w:r>
      <w:r>
        <w:rPr>
          <w:rFonts w:cstheme="minorHAnsi"/>
          <w:lang w:val="en-US"/>
        </w:rPr>
        <w:t>over a Cu-Zn-Al catalyst</w:t>
      </w:r>
      <w:r>
        <w:rPr>
          <w:rFonts w:cstheme="minorHAnsi"/>
          <w:lang w:val="en-US"/>
        </w:rPr>
        <w:fldChar w:fldCharType="begin"/>
      </w:r>
      <w:r w:rsidR="00373CEC">
        <w:rPr>
          <w:rFonts w:cstheme="minorHAnsi"/>
          <w:lang w:val="en-US"/>
        </w:rPr>
        <w:instrText xml:space="preserve"> ADDIN ZOTERO_ITEM CSL_CITATION {"citationID":"yD0gL3Xb","properties":{"formattedCitation":"\\super 9\\nosupersub{}","plainCitation":"9","noteIndex":0},"citationItems":[{"id":26686,"uris":["http://zotero.org/users/9157291/items/DPZPTWUU"],"itemData":{"id":26686,"type":"article-journal","abstract":"CO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Pr>
          <w:rFonts w:cstheme="minorHAnsi"/>
          <w:lang w:val="en-US"/>
        </w:rPr>
        <w:fldChar w:fldCharType="separate"/>
      </w:r>
      <w:r w:rsidRPr="00E15608">
        <w:rPr>
          <w:rFonts w:ascii="Calibri" w:hAnsi="Calibri" w:cs="Calibri"/>
          <w:szCs w:val="24"/>
          <w:vertAlign w:val="superscript"/>
          <w:lang w:val="en-US"/>
        </w:rPr>
        <w:t>9</w:t>
      </w:r>
      <w:r>
        <w:rPr>
          <w:rFonts w:cstheme="minorHAnsi"/>
          <w:lang w:val="en-US"/>
        </w:rPr>
        <w:fldChar w:fldCharType="end"/>
      </w:r>
      <w:r>
        <w:rPr>
          <w:rFonts w:cstheme="minorHAnsi"/>
          <w:lang w:val="en-US"/>
        </w:rPr>
        <w:t xml:space="preserve">. Similarly to ammonia, </w:t>
      </w:r>
      <w:r w:rsidRPr="00E15608">
        <w:rPr>
          <w:rFonts w:cstheme="minorHAnsi"/>
          <w:lang w:val="en-US"/>
        </w:rPr>
        <w:t>65% of global methanol relies on natural gas as feedstock</w:t>
      </w:r>
      <w:r>
        <w:rPr>
          <w:rFonts w:cstheme="minorHAnsi"/>
        </w:rPr>
        <w:fldChar w:fldCharType="begin"/>
      </w:r>
      <w:r w:rsidR="00373CEC">
        <w:rPr>
          <w:rFonts w:cstheme="minorHAnsi"/>
          <w:lang w:val="en-US"/>
        </w:rPr>
        <w:instrText xml:space="preserve"> ADDIN ZOTERO_ITEM CSL_CITATION {"citationID":"i1Yu5aBj","properties":{"formattedCitation":"\\super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10</w:t>
      </w:r>
      <w:r>
        <w:rPr>
          <w:rFonts w:cstheme="minorHAnsi"/>
        </w:rPr>
        <w:fldChar w:fldCharType="end"/>
      </w:r>
      <w:r w:rsidRPr="00E15608">
        <w:rPr>
          <w:rFonts w:cstheme="minorHAnsi"/>
          <w:lang w:val="en-US"/>
        </w:rPr>
        <w:t>, while the life cycle GHG emissions from global production</w:t>
      </w:r>
      <w:r>
        <w:rPr>
          <w:rFonts w:cstheme="minorHAnsi"/>
        </w:rPr>
        <w:fldChar w:fldCharType="begin"/>
      </w:r>
      <w:r w:rsidR="00373CEC">
        <w:rPr>
          <w:rFonts w:cstheme="minorHAnsi"/>
          <w:lang w:val="en-US"/>
        </w:rPr>
        <w:instrText xml:space="preserve"> ADDIN ZOTERO_ITEM CSL_CITATION {"citationID":"EQG4Rf4i","properties":{"formattedCitation":"\\super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10</w:t>
      </w:r>
      <w:r>
        <w:rPr>
          <w:rFonts w:cstheme="minorHAnsi"/>
        </w:rPr>
        <w:fldChar w:fldCharType="end"/>
      </w:r>
      <w:r w:rsidRPr="00E15608">
        <w:rPr>
          <w:rFonts w:cstheme="minorHAnsi"/>
          <w:lang w:val="en-US"/>
        </w:rPr>
        <w:t xml:space="preserve"> are around </w:t>
      </w:r>
      <w:r w:rsidR="00303986">
        <w:rPr>
          <w:rFonts w:cstheme="minorHAnsi"/>
          <w:lang w:val="en-US"/>
        </w:rPr>
        <w:t>0.3</w:t>
      </w:r>
      <w:r w:rsidRPr="00E15608">
        <w:rPr>
          <w:rFonts w:cstheme="minorHAnsi"/>
          <w:lang w:val="en-US"/>
        </w:rPr>
        <w:t xml:space="preserve"> </w:t>
      </w:r>
      <w:r w:rsidR="003B742D">
        <w:rPr>
          <w:rFonts w:cstheme="minorHAnsi"/>
          <w:lang w:val="en-US"/>
        </w:rPr>
        <w:t>G</w:t>
      </w:r>
      <w:r w:rsidRPr="00E15608">
        <w:rPr>
          <w:rFonts w:cstheme="minorHAnsi"/>
          <w:lang w:val="en-US"/>
        </w:rPr>
        <w:t>t CO</w:t>
      </w:r>
      <w:r w:rsidRPr="00E15608">
        <w:rPr>
          <w:rFonts w:cstheme="minorHAnsi"/>
          <w:vertAlign w:val="subscript"/>
          <w:lang w:val="en-US"/>
        </w:rPr>
        <w:t>2</w:t>
      </w:r>
      <w:r w:rsidRPr="00E15608">
        <w:rPr>
          <w:rFonts w:cstheme="minorHAnsi"/>
          <w:lang w:val="en-US"/>
        </w:rPr>
        <w:t>-</w:t>
      </w:r>
      <w:del w:id="27" w:author="Pérez-Ramirez  Javier" w:date="2023-03-01T15:01:00Z">
        <w:r w:rsidRPr="00E15608" w:rsidDel="00F11D0A">
          <w:rPr>
            <w:rFonts w:cstheme="minorHAnsi"/>
            <w:lang w:val="en-US"/>
          </w:rPr>
          <w:delText xml:space="preserve">eq </w:delText>
        </w:r>
      </w:del>
      <w:ins w:id="28" w:author="Pérez-Ramirez  Javier" w:date="2023-03-01T15:01:00Z">
        <w:r w:rsidR="00F11D0A" w:rsidRPr="00E15608">
          <w:rPr>
            <w:rFonts w:cstheme="minorHAnsi"/>
            <w:lang w:val="en-US"/>
          </w:rPr>
          <w:t>eq</w:t>
        </w:r>
        <w:r w:rsidR="00F11D0A">
          <w:rPr>
            <w:rFonts w:cstheme="minorHAnsi"/>
            <w:lang w:val="en-US"/>
          </w:rPr>
          <w:t> </w:t>
        </w:r>
      </w:ins>
      <w:r w:rsidRPr="00E15608">
        <w:rPr>
          <w:rFonts w:cstheme="minorHAnsi"/>
          <w:lang w:val="en-US"/>
        </w:rPr>
        <w:t>yr</w:t>
      </w:r>
      <w:r w:rsidRPr="00F62A8C">
        <w:rPr>
          <w:vertAlign w:val="superscript"/>
          <w:lang w:val="en-US"/>
        </w:rPr>
        <w:t>−1</w:t>
      </w:r>
      <w:r w:rsidR="009758DC">
        <w:rPr>
          <w:vertAlign w:val="superscript"/>
          <w:lang w:val="en-US"/>
        </w:rPr>
        <w:t xml:space="preserve"> </w:t>
      </w:r>
      <w:r w:rsidR="009758DC">
        <w:rPr>
          <w:lang w:val="en-US"/>
        </w:rPr>
        <w:t>(</w:t>
      </w:r>
      <w:r w:rsidR="007272CE">
        <w:rPr>
          <w:lang w:val="en-US"/>
        </w:rPr>
        <w:t>5.4</w:t>
      </w:r>
      <w:r w:rsidR="009758DC">
        <w:rPr>
          <w:lang w:val="en-US"/>
        </w:rPr>
        <w:t xml:space="preserve">% </w:t>
      </w:r>
      <w:r w:rsidR="006E19C6">
        <w:rPr>
          <w:lang w:val="en-US"/>
        </w:rPr>
        <w:t>of</w:t>
      </w:r>
      <w:r w:rsidR="009758DC">
        <w:rPr>
          <w:lang w:val="en-US"/>
        </w:rPr>
        <w:t xml:space="preserve"> </w:t>
      </w:r>
      <w:r w:rsidR="00721B94">
        <w:rPr>
          <w:lang w:val="en-US"/>
        </w:rPr>
        <w:t xml:space="preserve">the </w:t>
      </w:r>
      <w:r w:rsidR="009758DC">
        <w:rPr>
          <w:lang w:val="en-US"/>
        </w:rPr>
        <w:t xml:space="preserve">chemical </w:t>
      </w:r>
      <w:r w:rsidR="000772EB">
        <w:rPr>
          <w:lang w:val="en-US"/>
        </w:rPr>
        <w:t>sector</w:t>
      </w:r>
      <w:r w:rsidR="00191B7F">
        <w:rPr>
          <w:lang w:val="en-US"/>
        </w:rPr>
        <w:t>’s emissions</w:t>
      </w:r>
      <w:r w:rsidR="009758DC">
        <w:rPr>
          <w:lang w:val="en-US"/>
        </w:rPr>
        <w:t>)</w:t>
      </w:r>
      <w:r>
        <w:rPr>
          <w:lang w:val="en-US"/>
        </w:rPr>
        <w:t xml:space="preserve">, </w:t>
      </w:r>
      <w:commentRangeStart w:id="29"/>
      <w:r>
        <w:rPr>
          <w:lang w:val="en-US"/>
        </w:rPr>
        <w:t>despite the involvement of CO</w:t>
      </w:r>
      <w:r w:rsidRPr="00E25E40">
        <w:rPr>
          <w:vertAlign w:val="subscript"/>
          <w:lang w:val="en-US"/>
        </w:rPr>
        <w:t>2</w:t>
      </w:r>
      <w:r>
        <w:rPr>
          <w:lang w:val="en-US"/>
        </w:rPr>
        <w:t xml:space="preserve"> in the reaction</w:t>
      </w:r>
      <w:r w:rsidRPr="00E15608">
        <w:rPr>
          <w:rFonts w:cstheme="minorHAnsi"/>
          <w:lang w:val="en-US"/>
        </w:rPr>
        <w:t>.</w:t>
      </w:r>
      <w:r w:rsidRPr="00E15608" w:rsidDel="0015737E">
        <w:rPr>
          <w:rFonts w:cstheme="minorHAnsi"/>
          <w:lang w:val="en-US"/>
        </w:rPr>
        <w:t xml:space="preserve"> </w:t>
      </w:r>
      <w:commentRangeEnd w:id="29"/>
      <w:r w:rsidR="00F11D0A">
        <w:rPr>
          <w:rStyle w:val="CommentReference"/>
          <w:lang w:val="en-GB"/>
        </w:rPr>
        <w:commentReference w:id="29"/>
      </w:r>
    </w:p>
    <w:p w14:paraId="7665D1C9" w14:textId="48E099D1" w:rsidR="00E15608" w:rsidRPr="00E15608" w:rsidRDefault="00E15608" w:rsidP="00577897">
      <w:pPr>
        <w:jc w:val="both"/>
        <w:rPr>
          <w:rFonts w:cstheme="minorHAnsi"/>
          <w:lang w:val="en-US"/>
        </w:rPr>
      </w:pPr>
      <w:r w:rsidRPr="00E15608">
        <w:rPr>
          <w:rFonts w:cstheme="minorHAnsi"/>
          <w:lang w:val="en-US"/>
        </w:rPr>
        <w:t xml:space="preserve">Incumbent </w:t>
      </w:r>
      <w:commentRangeStart w:id="30"/>
      <w:r w:rsidRPr="00E15608">
        <w:rPr>
          <w:rFonts w:cstheme="minorHAnsi"/>
          <w:lang w:val="en-US"/>
        </w:rPr>
        <w:t xml:space="preserve">ammonia </w:t>
      </w:r>
      <w:commentRangeEnd w:id="30"/>
      <w:r w:rsidR="00F11D0A">
        <w:rPr>
          <w:rStyle w:val="CommentReference"/>
          <w:lang w:val="en-GB"/>
        </w:rPr>
        <w:commentReference w:id="30"/>
      </w:r>
      <w:r w:rsidRPr="00E15608">
        <w:rPr>
          <w:rFonts w:cstheme="minorHAnsi"/>
          <w:lang w:val="en-US"/>
        </w:rPr>
        <w:t>and methanol production routes are significant obstacles to meet climate goals and the planetary boundary for climate change</w:t>
      </w:r>
      <w:r>
        <w:rPr>
          <w:rFonts w:cstheme="minorHAnsi"/>
        </w:rPr>
        <w:fldChar w:fldCharType="begin"/>
      </w:r>
      <w:r w:rsidR="00373CEC">
        <w:rPr>
          <w:rFonts w:cstheme="minorHAnsi"/>
          <w:lang w:val="en-US"/>
        </w:rPr>
        <w:instrText xml:space="preserve"> ADDIN ZOTERO_ITEM CSL_CITATION {"citationID":"C8DRQ09Q","properties":{"formattedCitation":"\\super 11,12\\nosupersub{}","plainCitation":"11,12","noteIndex":0},"citationItems":[{"id":3216,"uris":["http://zotero.org/users/9157291/items/AFKW7KRC"],"itemData":{"id":3216,"type":"article-journal","abstract":"At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w:t>
      </w:r>
      <w:r>
        <w:rPr>
          <w:rFonts w:cstheme="minorHAnsi"/>
        </w:rPr>
        <w:fldChar w:fldCharType="end"/>
      </w:r>
      <w:r w:rsidRPr="00E15608">
        <w:rPr>
          <w:rFonts w:cstheme="minorHAnsi"/>
          <w:lang w:val="en-US"/>
        </w:rPr>
        <w:t xml:space="preserve">. These two compounds are labelled as </w:t>
      </w:r>
      <w:ins w:id="31" w:author="Pérez-Ramirez  Javier" w:date="2023-03-01T15:30:00Z">
        <w:r w:rsidR="00B8611B">
          <w:rPr>
            <w:rFonts w:cstheme="minorHAnsi"/>
            <w:lang w:val="en-US"/>
          </w:rPr>
          <w:t>‘</w:t>
        </w:r>
      </w:ins>
      <w:r w:rsidRPr="00E15608">
        <w:rPr>
          <w:rFonts w:cstheme="minorHAnsi"/>
          <w:lang w:val="en-US"/>
        </w:rPr>
        <w:t>hard-to-abate commodities</w:t>
      </w:r>
      <w:ins w:id="32" w:author="Pérez-Ramirez  Javier" w:date="2023-03-01T15:30:00Z">
        <w:r w:rsidR="00B8611B">
          <w:rPr>
            <w:rFonts w:cstheme="minorHAnsi"/>
            <w:lang w:val="en-US"/>
          </w:rPr>
          <w:t>’</w:t>
        </w:r>
      </w:ins>
      <w:r w:rsidRPr="00E15608">
        <w:rPr>
          <w:rFonts w:cstheme="minorHAnsi"/>
          <w:lang w:val="en-US"/>
        </w:rPr>
        <w:t xml:space="preserve"> primarily due to their mentioned dependence on fossil carbon </w:t>
      </w:r>
      <w:commentRangeStart w:id="33"/>
      <w:r w:rsidRPr="00E15608">
        <w:rPr>
          <w:rFonts w:cstheme="minorHAnsi"/>
          <w:lang w:val="en-US"/>
        </w:rPr>
        <w:t>in the form of natural gas</w:t>
      </w:r>
      <w:commentRangeEnd w:id="33"/>
      <w:r w:rsidR="00B8611B">
        <w:rPr>
          <w:rStyle w:val="CommentReference"/>
          <w:lang w:val="en-GB"/>
        </w:rPr>
        <w:commentReference w:id="33"/>
      </w:r>
      <w:r>
        <w:rPr>
          <w:rFonts w:cstheme="minorHAnsi"/>
        </w:rPr>
        <w:fldChar w:fldCharType="begin"/>
      </w:r>
      <w:r w:rsidR="00373CEC">
        <w:rPr>
          <w:rFonts w:cstheme="minorHAnsi"/>
          <w:lang w:val="en-US"/>
        </w:rPr>
        <w:instrText xml:space="preserve"> ADDIN ZOTERO_ITEM CSL_CITATION {"citationID":"dxYuhHe8","properties":{"formattedCitation":"\\super 13,14\\nosupersub{}","plainCitation":"13,14","noteIndex":0},"citationItems":[{"id":12909,"uris":["http://zotero.org/users/9157291/items/8ISWY7WE"],"itemData":{"id":12909,"type":"article-journal","abstract":"Zachary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J."},{"family":"Manthiram","given":"Karthish"}],"issued":{"date-parts":[["2017",9,6]]}}},{"id":11508,"uris":["http://zotero.org/users/9157291/items/DJ8S6JBW"],"itemData":{"id":11508,"type":"article-journal","abstract":"The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13,14</w:t>
      </w:r>
      <w:r>
        <w:rPr>
          <w:rFonts w:cstheme="minorHAnsi"/>
        </w:rPr>
        <w:fldChar w:fldCharType="end"/>
      </w:r>
      <w:r w:rsidRPr="00E15608">
        <w:rPr>
          <w:rFonts w:cstheme="minorHAnsi"/>
          <w:lang w:val="en-US"/>
        </w:rPr>
        <w:t xml:space="preserve">. Low-carbon production of ammonia could be realized by </w:t>
      </w:r>
      <w:del w:id="34" w:author="Pérez-Ramirez  Javier" w:date="2023-03-01T15:32:00Z">
        <w:r w:rsidRPr="00E15608" w:rsidDel="0027787C">
          <w:rPr>
            <w:rFonts w:cstheme="minorHAnsi"/>
            <w:lang w:val="en-US"/>
          </w:rPr>
          <w:delText xml:space="preserve">feeding </w:delText>
        </w:r>
      </w:del>
      <w:ins w:id="35" w:author="Pérez-Ramirez  Javier" w:date="2023-03-01T15:32:00Z">
        <w:r w:rsidR="0027787C">
          <w:rPr>
            <w:rFonts w:cstheme="minorHAnsi"/>
            <w:lang w:val="en-US"/>
          </w:rPr>
          <w:t>running</w:t>
        </w:r>
        <w:r w:rsidR="0027787C" w:rsidRPr="00E15608">
          <w:rPr>
            <w:rFonts w:cstheme="minorHAnsi"/>
            <w:lang w:val="en-US"/>
          </w:rPr>
          <w:t xml:space="preserve"> </w:t>
        </w:r>
      </w:ins>
      <w:r w:rsidRPr="00E15608">
        <w:rPr>
          <w:rFonts w:cstheme="minorHAnsi"/>
          <w:lang w:val="en-US"/>
        </w:rPr>
        <w:t>the Haber-Bosch process with hydrogen produced from water electrolysis powered by renewable energy sources like wind or solar (green Haber-Bosch)</w:t>
      </w:r>
      <w:r>
        <w:rPr>
          <w:rFonts w:cstheme="minorHAnsi"/>
        </w:rPr>
        <w:fldChar w:fldCharType="begin"/>
      </w:r>
      <w:r w:rsidR="00373CEC">
        <w:rPr>
          <w:rFonts w:cstheme="minorHAnsi"/>
          <w:lang w:val="en-US"/>
        </w:rPr>
        <w:instrText xml:space="preserve"> ADDIN ZOTERO_ITEM CSL_CITATION {"citationID":"zsRcaa2G","properties":{"formattedCitation":"\\super 8,15\\nosupersub{}","plainCitation":"8,15","noteIndex":0},"citationItems":[{"id":21575,"uris":["http://zotero.org/users/9157291/items/U2JU5DYJ"],"itemData":{"id":21575,"type":"report","language":"en","note":"DOI: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8,15</w:t>
      </w:r>
      <w:r>
        <w:rPr>
          <w:rFonts w:cstheme="minorHAnsi"/>
        </w:rPr>
        <w:fldChar w:fldCharType="end"/>
      </w:r>
      <w:r w:rsidRPr="00E15608">
        <w:rPr>
          <w:rFonts w:cstheme="minorHAnsi"/>
          <w:lang w:val="en-US"/>
        </w:rPr>
        <w:t>. This hybrid electro-thermocatalytic scheme is under intense development and has been claimed to be the first implementable low</w:t>
      </w:r>
      <w:r w:rsidR="00C678B2">
        <w:rPr>
          <w:rFonts w:cstheme="minorHAnsi"/>
          <w:lang w:val="en-US"/>
        </w:rPr>
        <w:t>-</w:t>
      </w:r>
      <w:r w:rsidRPr="00E15608">
        <w:rPr>
          <w:rFonts w:cstheme="minorHAnsi"/>
          <w:lang w:val="en-US"/>
        </w:rPr>
        <w:t>carbon alternative</w:t>
      </w:r>
      <w:r w:rsidRPr="00E15608">
        <w:rPr>
          <w:rFonts w:cstheme="minorHAnsi"/>
          <w:lang w:val="en-US"/>
        </w:rPr>
        <w:fldChar w:fldCharType="begin"/>
      </w:r>
      <w:r w:rsidR="00373CEC">
        <w:rPr>
          <w:rFonts w:cstheme="minorHAnsi"/>
          <w:lang w:val="en-US"/>
        </w:rPr>
        <w:instrText xml:space="preserve"> ADDIN ZOTERO_ITEM CSL_CITATION {"citationID":"ex5E9pap","properties":{"formattedCitation":"\\super 16\\nosupersub{}","plainCitation":"16","noteIndex":0},"citationItems":[{"id":26685,"uris":["http://zotero.org/users/9157291/items/DLIJZIUV"],"itemData":{"id":26685,"type":"article-journal","abstract":"Most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Technology Review","page":"230-244","source":"IngentaConnect","title":"Review of Recent Progress in Green Ammonia Synthesis : Decarbonisation of fertiliser and fuels via green synthesis","title-short":"Review of Recent Progress in Green Ammonia Synthesis","volume":"66","author":[{"family":"Smart","given":"Katie"}],"issued":{"date-parts":[["2022",7,12]]}}}],"schema":"https://github.com/citation-style-language/schema/raw/master/csl-citation.json"}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16</w:t>
      </w:r>
      <w:r w:rsidRPr="00E15608">
        <w:rPr>
          <w:rFonts w:cstheme="minorHAnsi"/>
          <w:lang w:val="en-US"/>
        </w:rPr>
        <w:fldChar w:fldCharType="end"/>
      </w:r>
      <w:r w:rsidRPr="00E15608">
        <w:rPr>
          <w:rFonts w:cstheme="minorHAnsi"/>
          <w:lang w:val="en-US"/>
        </w:rPr>
        <w:t xml:space="preserve">. A longer-term option such as direct electrocatalytic reduction of nitrogen at large or small scale is highly attractive due to its </w:t>
      </w:r>
      <w:del w:id="36" w:author="Pérez-Ramirez  Javier" w:date="2023-03-01T15:32:00Z">
        <w:r w:rsidRPr="00E15608" w:rsidDel="0027787C">
          <w:rPr>
            <w:rFonts w:cstheme="minorHAnsi"/>
            <w:lang w:val="en-US"/>
          </w:rPr>
          <w:delText xml:space="preserve">straightforward </w:delText>
        </w:r>
      </w:del>
      <w:r w:rsidRPr="00E15608">
        <w:rPr>
          <w:rFonts w:cstheme="minorHAnsi"/>
          <w:lang w:val="en-US"/>
        </w:rPr>
        <w:t xml:space="preserve">connection to renewable electricity sources, but </w:t>
      </w:r>
      <w:commentRangeStart w:id="37"/>
      <w:r w:rsidRPr="00E15608">
        <w:rPr>
          <w:rFonts w:cstheme="minorHAnsi"/>
          <w:lang w:val="en-US"/>
        </w:rPr>
        <w:t>it is currently limited to laboratory scale</w:t>
      </w:r>
      <w:commentRangeEnd w:id="37"/>
      <w:r w:rsidR="0027787C">
        <w:rPr>
          <w:rStyle w:val="CommentReference"/>
          <w:lang w:val="en-GB"/>
        </w:rPr>
        <w:commentReference w:id="37"/>
      </w:r>
      <w:r w:rsidRPr="00E15608">
        <w:rPr>
          <w:rFonts w:cstheme="minorHAnsi"/>
          <w:lang w:val="en-US"/>
        </w:rPr>
        <w:t>. As for methanol, the required conversion of CO</w:t>
      </w:r>
      <w:r w:rsidRPr="00E15608">
        <w:rPr>
          <w:rFonts w:cstheme="minorHAnsi"/>
          <w:vertAlign w:val="subscript"/>
          <w:lang w:val="en-US"/>
        </w:rPr>
        <w:t>2</w:t>
      </w:r>
      <w:r w:rsidRPr="00E15608">
        <w:rPr>
          <w:rFonts w:cstheme="minorHAnsi"/>
          <w:lang w:val="en-US"/>
        </w:rPr>
        <w:t xml:space="preserve"> into CO via the reverse water gas shift reaction is a highly optimized technology. Nevertheless, recent breakthrough discoveries </w:t>
      </w:r>
      <w:r w:rsidRPr="00E15608">
        <w:rPr>
          <w:rFonts w:cstheme="minorHAnsi"/>
          <w:lang w:val="en-US"/>
        </w:rPr>
        <w:lastRenderedPageBreak/>
        <w:t>of catalytic materials such as promoted indium oxide</w:t>
      </w:r>
      <w:r w:rsidRPr="00E15608">
        <w:rPr>
          <w:rFonts w:cstheme="minorHAnsi"/>
          <w:lang w:val="en-US"/>
        </w:rPr>
        <w:fldChar w:fldCharType="begin"/>
      </w:r>
      <w:r w:rsidR="00373CEC">
        <w:rPr>
          <w:rFonts w:cstheme="minorHAnsi"/>
          <w:lang w:val="en-US"/>
        </w:rPr>
        <w:instrText xml:space="preserve"> ADDIN ZOTERO_ITEM CSL_CITATION {"citationID":"q8kb5qW2","properties":{"formattedCitation":"\\super 17,18\\nosupersub{}","plainCitation":"17,18","noteIndex":0},"citationItems":[{"id":26684,"uris":["http://zotero.org/users/9157291/items/BU8CS79N"],"itemData":{"id":26684,"type":"article-journal","abstract":"Methanol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Chemie","DOI":"10.1002/ange.201600943","ISSN":"1521-3757","issue":"21","language":"en","note":"_eprint: https://onlinelibrary.wiley.com/doi/pdf/10.1002/ange.201600943","page":"6369-6373","source":"Wiley Online Library","title":"Indium Oxide as a Superior Catalyst for Methanol Synthesis by CO2 Hydrogenation","volume":"128","author":[{"family":"Martin","given":"Oliver"},{"family":"Martín","given":"Antonio J."},{"family":"Mondelli","given":"Cecilia"},{"family":"Mitchell","given":"Sharon"},{"family":"Segawa","given":"Takuya F."},{"family":"Hauert","given":"Roland"},{"family":"Drouilly","given":"Charlotte"},{"family":"Curulla-Ferré","given":"Daniel"},{"family":"Pérez-Ramírez","given":"Javier"}],"issued":{"date-parts":[["2016"]]}}},{"id":26683,"uris":["http://zotero.org/users/9157291/items/DUJ2VT33"],"itemData":{"id":26683,"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17,18</w:t>
      </w:r>
      <w:r w:rsidRPr="00E15608">
        <w:rPr>
          <w:rFonts w:cstheme="minorHAnsi"/>
          <w:lang w:val="en-US"/>
        </w:rPr>
        <w:fldChar w:fldCharType="end"/>
      </w:r>
      <w:r w:rsidRPr="00E15608">
        <w:rPr>
          <w:rFonts w:cstheme="minorHAnsi"/>
          <w:lang w:val="en-US"/>
        </w:rPr>
        <w:t xml:space="preserve"> or zinc-zirconium oxide</w:t>
      </w:r>
      <w:r w:rsidRPr="00E15608">
        <w:rPr>
          <w:rFonts w:cstheme="minorHAnsi"/>
          <w:lang w:val="en-US"/>
        </w:rPr>
        <w:fldChar w:fldCharType="begin"/>
      </w:r>
      <w:r w:rsidR="00373CEC">
        <w:rPr>
          <w:rFonts w:cstheme="minorHAnsi"/>
          <w:lang w:val="en-US"/>
        </w:rPr>
        <w:instrText xml:space="preserve"> ADDIN ZOTERO_ITEM CSL_CITATION {"citationID":"tZ4iLRHP","properties":{"formattedCitation":"\\super 19\\nosupersub{}","plainCitation":"19","noteIndex":0},"citationItems":[{"id":26682,"uris":["http://zotero.org/users/9157291/items/GSWCS3NY"],"itemData":{"id":26682,"type":"article-journal","abstract":"Although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19</w:t>
      </w:r>
      <w:r w:rsidRPr="00E15608">
        <w:rPr>
          <w:rFonts w:cstheme="minorHAnsi"/>
          <w:lang w:val="en-US"/>
        </w:rPr>
        <w:fldChar w:fldCharType="end"/>
      </w:r>
      <w:r w:rsidRPr="00E15608">
        <w:rPr>
          <w:rFonts w:cstheme="minorHAnsi"/>
          <w:lang w:val="en-US"/>
        </w:rPr>
        <w:t xml:space="preserve"> have opened the door to</w:t>
      </w:r>
      <w:r w:rsidRPr="00E15608" w:rsidDel="00B10C75">
        <w:rPr>
          <w:rFonts w:cstheme="minorHAnsi"/>
          <w:lang w:val="en-US"/>
        </w:rPr>
        <w:t xml:space="preserve"> </w:t>
      </w:r>
      <w:r w:rsidRPr="00E15608">
        <w:rPr>
          <w:rFonts w:cstheme="minorHAnsi"/>
          <w:lang w:val="en-US"/>
        </w:rPr>
        <w:t>directly hydrogenate CO</w:t>
      </w:r>
      <w:r w:rsidRPr="00E15608">
        <w:rPr>
          <w:rFonts w:cstheme="minorHAnsi"/>
          <w:vertAlign w:val="subscript"/>
          <w:lang w:val="en-US"/>
        </w:rPr>
        <w:t>2</w:t>
      </w:r>
      <w:r w:rsidRPr="00E15608">
        <w:rPr>
          <w:rFonts w:cstheme="minorHAnsi"/>
          <w:lang w:val="en-US"/>
        </w:rPr>
        <w:t xml:space="preserve"> into methanol. These catalytic technologies, in combination with carbon capture and production of low</w:t>
      </w:r>
      <w:r w:rsidR="00F70843">
        <w:rPr>
          <w:rFonts w:cstheme="minorHAnsi"/>
          <w:lang w:val="en-US"/>
        </w:rPr>
        <w:t>-</w:t>
      </w:r>
      <w:r w:rsidRPr="00E15608">
        <w:rPr>
          <w:rFonts w:cstheme="minorHAnsi"/>
          <w:lang w:val="en-US"/>
        </w:rPr>
        <w:t>carbon hydrogen</w:t>
      </w:r>
      <w:r w:rsidRPr="00E15608">
        <w:rPr>
          <w:rFonts w:cstheme="minorHAnsi"/>
          <w:lang w:val="en-US"/>
        </w:rPr>
        <w:fldChar w:fldCharType="begin"/>
      </w:r>
      <w:r w:rsidR="00373CEC">
        <w:rPr>
          <w:rFonts w:cstheme="minorHAnsi"/>
          <w:lang w:val="en-US"/>
        </w:rPr>
        <w:instrText xml:space="preserve"> ADDIN ZOTERO_ITEM CSL_CITATION {"citationID":"xE4lTznH","properties":{"formattedCitation":"\\super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10</w:t>
      </w:r>
      <w:r w:rsidRPr="00E15608">
        <w:rPr>
          <w:rFonts w:cstheme="minorHAnsi"/>
          <w:lang w:val="en-US"/>
        </w:rPr>
        <w:fldChar w:fldCharType="end"/>
      </w:r>
      <w:r w:rsidRPr="00E15608">
        <w:rPr>
          <w:rFonts w:cstheme="minorHAnsi"/>
          <w:lang w:val="en-US"/>
        </w:rPr>
        <w:t>, can sustain a greener methanol production. Regarding the electrocatalytic route, methanol remains as a minor product in the direct electrocatalytic conversion of CO</w:t>
      </w:r>
      <w:r w:rsidRPr="00E15608">
        <w:rPr>
          <w:rFonts w:cstheme="minorHAnsi"/>
          <w:vertAlign w:val="subscript"/>
          <w:lang w:val="en-US"/>
        </w:rPr>
        <w:t>2</w:t>
      </w:r>
      <w:r w:rsidRPr="00E15608">
        <w:rPr>
          <w:rFonts w:cstheme="minorHAnsi"/>
          <w:lang w:val="en-US"/>
        </w:rPr>
        <w:t>, and has thus not yet signaled promise for upscaling</w:t>
      </w:r>
      <w:r w:rsidRPr="00E15608">
        <w:rPr>
          <w:rFonts w:cstheme="minorHAnsi"/>
          <w:lang w:val="en-US"/>
        </w:rPr>
        <w:fldChar w:fldCharType="begin"/>
      </w:r>
      <w:r w:rsidR="00373CEC">
        <w:rPr>
          <w:rFonts w:cstheme="minorHAnsi"/>
          <w:lang w:val="en-US"/>
        </w:rPr>
        <w:instrText xml:space="preserve"> ADDIN ZOTERO_ITEM CSL_CITATION {"citationID":"txTPOE0x","properties":{"formattedCitation":"\\super 20\\nosupersub{}","plainCitation":"20","noteIndex":0},"citationItems":[{"id":26681,"uris":["http://zotero.org/users/9157291/items/L7BUP9ZA"],"itemData":{"id":26681,"type":"article-journal","abstract":"To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20</w:t>
      </w:r>
      <w:r w:rsidRPr="00E15608">
        <w:rPr>
          <w:rFonts w:cstheme="minorHAnsi"/>
          <w:lang w:val="en-US"/>
        </w:rPr>
        <w:fldChar w:fldCharType="end"/>
      </w:r>
      <w:r w:rsidRPr="00E15608">
        <w:rPr>
          <w:rFonts w:cstheme="minorHAnsi"/>
          <w:lang w:val="en-US"/>
        </w:rPr>
        <w:t xml:space="preserve">. </w:t>
      </w:r>
    </w:p>
    <w:p w14:paraId="3B2E063A" w14:textId="2BB40280" w:rsidR="00E15608" w:rsidRDefault="00E15608" w:rsidP="00577897">
      <w:pPr>
        <w:jc w:val="both"/>
        <w:rPr>
          <w:rFonts w:cstheme="minorHAnsi"/>
          <w:lang w:val="en-US"/>
        </w:rPr>
      </w:pPr>
      <w:r w:rsidRPr="00E15608">
        <w:rPr>
          <w:rFonts w:cstheme="minorHAnsi"/>
          <w:lang w:val="en-US"/>
        </w:rPr>
        <w:t>Overall, prior works have demonstrated the technical feasibility</w:t>
      </w:r>
      <w:r w:rsidRPr="00E15608">
        <w:rPr>
          <w:rFonts w:cstheme="minorHAnsi"/>
          <w:lang w:val="en-US"/>
        </w:rPr>
        <w:fldChar w:fldCharType="begin"/>
      </w:r>
      <w:r w:rsidR="00373CEC">
        <w:rPr>
          <w:rFonts w:cstheme="minorHAnsi"/>
          <w:lang w:val="en-US"/>
        </w:rPr>
        <w:instrText xml:space="preserve"> ADDIN ZOTERO_ITEM CSL_CITATION {"citationID":"WRVksAsW","properties":{"formattedCitation":"\\super 8,15,21,22\\nosupersub{}","plainCitation":"8,15,21,22","noteIndex":0},"citationItems":[{"id":21575,"uris":["http://zotero.org/users/9157291/items/U2JU5DYJ"],"itemData":{"id":21575,"type":"report","language":"en","note":"DOI: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Fernanda"}],"accessed":{"date-parts":[["2022",12,9]]},"issued":{"date-parts":[["2022"]]}}},{"id":6022,"uris":["http://zotero.org/users/9157291/items/VCI52L9Z"],"itemData":{"id":6022,"type":"report","language":"en","page":"60","publisher":"International Energy Agency","source":"Zotero","title":"Technology Roadmap Energy and GHG Reductions in the Chemical Industry via Catalytic Processes","author":[{"family":"IEA","given":""}],"issued":{"date-parts":[["2013"]]}}},{"id":21407,"uris":["http://zotero.org/users/9157291/items/27ZU9RRM"],"itemData":{"id":21407,"type":"article-journal","abstract":"Carbon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8,15,21,22</w:t>
      </w:r>
      <w:r w:rsidRPr="00E15608">
        <w:rPr>
          <w:rFonts w:cstheme="minorHAnsi"/>
          <w:lang w:val="en-US"/>
        </w:rPr>
        <w:fldChar w:fldCharType="end"/>
      </w:r>
      <w:r w:rsidRPr="00E15608">
        <w:rPr>
          <w:rFonts w:cstheme="minorHAnsi"/>
          <w:lang w:val="en-US"/>
        </w:rPr>
        <w:t xml:space="preserve"> and potential climate benefits</w:t>
      </w:r>
      <w:r w:rsidRPr="00E15608">
        <w:rPr>
          <w:rFonts w:cstheme="minorHAnsi"/>
          <w:lang w:val="en-US"/>
        </w:rPr>
        <w:fldChar w:fldCharType="begin"/>
      </w:r>
      <w:r w:rsidR="00373CEC">
        <w:rPr>
          <w:rFonts w:cstheme="minorHAnsi"/>
          <w:lang w:val="en-US"/>
        </w:rPr>
        <w:instrText xml:space="preserve"> ADDIN ZOTERO_ITEM CSL_CITATION {"citationID":"4uxQQGaL","properties":{"formattedCitation":"\\super 11,23\\uc0\\u8211{}25\\nosupersub{}","plainCitation":"11,23–25","noteIndex":0},"citationItems":[{"id":3216,"uris":["http://zotero.org/users/9157291/items/AFKW7KRC"],"itemData":{"id":3216,"type":"article-journal","abstract":"At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16155,"uris":["http://zotero.org/users/9157291/items/9MFRQVYI"],"itemData":{"id":16155,"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2915,"uris":["http://zotero.org/users/9157291/items/F2TCR293"],"itemData":{"id":2915,"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11,23–25</w:t>
      </w:r>
      <w:r w:rsidRPr="00E15608">
        <w:rPr>
          <w:rFonts w:cstheme="minorHAnsi"/>
          <w:lang w:val="en-US"/>
        </w:rPr>
        <w:fldChar w:fldCharType="end"/>
      </w:r>
      <w:r w:rsidRPr="00E15608">
        <w:rPr>
          <w:rFonts w:cstheme="minorHAnsi"/>
          <w:vertAlign w:val="superscript"/>
          <w:lang w:val="en-US"/>
        </w:rPr>
        <w:t xml:space="preserve"> </w:t>
      </w:r>
      <w:r w:rsidRPr="00E15608">
        <w:rPr>
          <w:rFonts w:cstheme="minorHAnsi"/>
          <w:lang w:val="en-US"/>
        </w:rPr>
        <w:t>of most developed options for low</w:t>
      </w:r>
      <w:r w:rsidR="00D17994">
        <w:rPr>
          <w:rFonts w:cstheme="minorHAnsi"/>
          <w:lang w:val="en-US"/>
        </w:rPr>
        <w:t>-</w:t>
      </w:r>
      <w:r w:rsidRPr="00E15608">
        <w:rPr>
          <w:rFonts w:cstheme="minorHAnsi"/>
          <w:lang w:val="en-US"/>
        </w:rPr>
        <w:t>carbon chemicals</w:t>
      </w:r>
      <w:r w:rsidR="00D17994">
        <w:rPr>
          <w:rFonts w:cstheme="minorHAnsi"/>
          <w:lang w:val="en-US"/>
        </w:rPr>
        <w:t xml:space="preserve"> production</w:t>
      </w:r>
      <w:r w:rsidRPr="00E15608">
        <w:rPr>
          <w:rFonts w:cstheme="minorHAnsi"/>
          <w:lang w:val="en-US"/>
        </w:rPr>
        <w:t xml:space="preserve">. Unfortunately, another common denominator is the prediction of production costs at least doubling those attainable by fossil-based </w:t>
      </w:r>
      <w:r w:rsidR="00D17994">
        <w:rPr>
          <w:rFonts w:cstheme="minorHAnsi"/>
          <w:lang w:val="en-US"/>
        </w:rPr>
        <w:t>routes</w:t>
      </w:r>
      <w:r>
        <w:rPr>
          <w:rFonts w:cstheme="minorHAnsi"/>
        </w:rPr>
        <w:fldChar w:fldCharType="begin"/>
      </w:r>
      <w:r w:rsidR="00373CEC">
        <w:rPr>
          <w:rFonts w:cstheme="minorHAnsi"/>
          <w:lang w:val="en-US"/>
        </w:rPr>
        <w:instrText xml:space="preserve"> ADDIN ZOTERO_ITEM CSL_CITATION {"citationID":"sPb4ycfd","properties":{"formattedCitation":"\\super 11,12,26\\nosupersub{}","plainCitation":"11,12,26","noteIndex":0},"citationItems":[{"id":3215,"uris":["http://zotero.org/users/9157291/items/69SKN82T"],"itemData":{"id":3215,"type":"article-journal","abstract":"The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11,12,26</w:t>
      </w:r>
      <w:r>
        <w:rPr>
          <w:rFonts w:cstheme="minorHAnsi"/>
        </w:rPr>
        <w:fldChar w:fldCharType="end"/>
      </w:r>
      <w:r w:rsidRPr="00E15608">
        <w:rPr>
          <w:rFonts w:cstheme="minorHAnsi"/>
          <w:lang w:val="en-US"/>
        </w:rPr>
        <w:t>. This is a consequence of the historically higher costs of renewable feedstocks (</w:t>
      </w:r>
      <w:r w:rsidRPr="00E15608">
        <w:rPr>
          <w:rFonts w:cstheme="minorHAnsi"/>
          <w:i/>
          <w:iCs/>
          <w:lang w:val="en-US"/>
        </w:rPr>
        <w:t>i.e.</w:t>
      </w:r>
      <w:r w:rsidRPr="00E15608">
        <w:rPr>
          <w:rFonts w:cstheme="minorHAnsi"/>
          <w:lang w:val="en-US"/>
        </w:rPr>
        <w:t>, renewable hydrogen</w:t>
      </w:r>
      <w:r w:rsidRPr="00E15608">
        <w:rPr>
          <w:rFonts w:cstheme="minorHAnsi"/>
          <w:vertAlign w:val="subscript"/>
          <w:lang w:val="en-US"/>
        </w:rPr>
        <w:t xml:space="preserve"> </w:t>
      </w:r>
      <w:r w:rsidRPr="00E15608">
        <w:rPr>
          <w:rFonts w:cstheme="minorHAnsi"/>
          <w:lang w:val="en-US"/>
        </w:rPr>
        <w:t>and captured CO</w:t>
      </w:r>
      <w:r w:rsidRPr="00E15608">
        <w:rPr>
          <w:rFonts w:cstheme="minorHAnsi"/>
          <w:vertAlign w:val="subscript"/>
          <w:lang w:val="en-US"/>
        </w:rPr>
        <w:t>2</w:t>
      </w:r>
      <w:r w:rsidRPr="00E15608">
        <w:rPr>
          <w:rFonts w:cstheme="minorHAnsi"/>
          <w:lang w:val="en-US"/>
        </w:rPr>
        <w:t>) compared with natural gas</w:t>
      </w:r>
      <w:r>
        <w:rPr>
          <w:rFonts w:cstheme="minorHAnsi"/>
        </w:rPr>
        <w:fldChar w:fldCharType="begin"/>
      </w:r>
      <w:r w:rsidR="00373CEC">
        <w:rPr>
          <w:rFonts w:cstheme="minorHAnsi"/>
          <w:lang w:val="en-US"/>
        </w:rPr>
        <w:instrText xml:space="preserve"> ADDIN ZOTERO_ITEM CSL_CITATION {"citationID":"WvOX4aq3","properties":{"formattedCitation":"\\super 11,12\\nosupersub{}","plainCitation":"11,12","noteIndex":0},"citationItems":[{"id":3216,"uris":["http://zotero.org/users/9157291/items/AFKW7KRC"],"itemData":{"id":3216,"type":"article-journal","abstract":"At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w:t>
      </w:r>
      <w:r>
        <w:rPr>
          <w:rFonts w:cstheme="minorHAnsi"/>
        </w:rPr>
        <w:fldChar w:fldCharType="end"/>
      </w:r>
      <w:r w:rsidRPr="00E15608">
        <w:rPr>
          <w:rFonts w:cstheme="minorHAnsi"/>
          <w:lang w:val="en-US"/>
        </w:rPr>
        <w:t>. However, this picture has abruptly changed since natural gas has experienced a sharp increase in prices over the last two years, primarily due to the skyrocketing inflation</w:t>
      </w:r>
      <w:r w:rsidR="001913B5">
        <w:rPr>
          <w:rFonts w:cstheme="minorHAnsi"/>
          <w:lang w:val="en-US"/>
        </w:rPr>
        <w:t xml:space="preserve"> following the COVID-19 pandemic</w:t>
      </w:r>
      <w:r w:rsidRPr="00E15608">
        <w:rPr>
          <w:rFonts w:cstheme="minorHAnsi"/>
          <w:lang w:val="en-US"/>
        </w:rPr>
        <w:t xml:space="preserve"> and the global energy crisis caused by the </w:t>
      </w:r>
      <w:commentRangeStart w:id="38"/>
      <w:r w:rsidRPr="00E15608">
        <w:rPr>
          <w:rFonts w:cstheme="minorHAnsi"/>
          <w:lang w:val="en-US"/>
        </w:rPr>
        <w:t>Russian</w:t>
      </w:r>
      <w:ins w:id="39" w:author="Pérez-Ramirez  Javier" w:date="2023-03-01T15:37:00Z">
        <w:r w:rsidR="0027787C">
          <w:rPr>
            <w:rFonts w:cstheme="minorHAnsi"/>
            <w:lang w:val="en-US"/>
          </w:rPr>
          <w:t>-</w:t>
        </w:r>
      </w:ins>
      <w:del w:id="40" w:author="Pérez-Ramirez  Javier" w:date="2023-03-01T15:37:00Z">
        <w:r w:rsidRPr="00E15608" w:rsidDel="0027787C">
          <w:rPr>
            <w:rFonts w:cstheme="minorHAnsi"/>
            <w:lang w:val="en-US"/>
          </w:rPr>
          <w:delText xml:space="preserve"> invasion of </w:delText>
        </w:r>
      </w:del>
      <w:r w:rsidRPr="00E15608">
        <w:rPr>
          <w:rFonts w:cstheme="minorHAnsi"/>
          <w:lang w:val="en-US"/>
        </w:rPr>
        <w:t>Ukraine</w:t>
      </w:r>
      <w:ins w:id="41" w:author="Pérez-Ramirez  Javier" w:date="2023-03-01T15:37:00Z">
        <w:r w:rsidR="0027787C">
          <w:rPr>
            <w:rFonts w:cstheme="minorHAnsi"/>
            <w:lang w:val="en-US"/>
          </w:rPr>
          <w:t xml:space="preserve"> war</w:t>
        </w:r>
      </w:ins>
      <w:commentRangeEnd w:id="38"/>
      <w:ins w:id="42" w:author="Pérez-Ramirez  Javier" w:date="2023-03-01T15:38:00Z">
        <w:r w:rsidR="0027787C">
          <w:rPr>
            <w:rStyle w:val="CommentReference"/>
            <w:lang w:val="en-GB"/>
          </w:rPr>
          <w:commentReference w:id="38"/>
        </w:r>
      </w:ins>
      <w:r w:rsidRPr="00E15608">
        <w:rPr>
          <w:rFonts w:cstheme="minorHAnsi"/>
          <w:lang w:val="en-US"/>
        </w:rPr>
        <w:t>. Energy supply disruption as a result of the new geopolitical scenario has severely affected Europe, where monthly average natural gas spot prices have increased from 560 USD t</w:t>
      </w:r>
      <w:r w:rsidRPr="00F62A8C">
        <w:rPr>
          <w:vertAlign w:val="superscript"/>
          <w:lang w:val="en-US"/>
        </w:rPr>
        <w:t>−</w:t>
      </w:r>
      <w:r w:rsidRPr="00E15608">
        <w:rPr>
          <w:rFonts w:cstheme="minorHAnsi"/>
          <w:vertAlign w:val="superscript"/>
          <w:lang w:val="en-US"/>
        </w:rPr>
        <w:t>1</w:t>
      </w:r>
      <w:r w:rsidRPr="00E15608">
        <w:rPr>
          <w:rFonts w:cstheme="minorHAnsi"/>
          <w:lang w:val="en-US"/>
        </w:rPr>
        <w:t xml:space="preserve"> in July 2021 to 2,300 USD t</w:t>
      </w:r>
      <w:r w:rsidRPr="00F62A8C">
        <w:rPr>
          <w:vertAlign w:val="superscript"/>
          <w:lang w:val="en-US"/>
        </w:rPr>
        <w:t>−</w:t>
      </w:r>
      <w:r w:rsidRPr="00E15608">
        <w:rPr>
          <w:rFonts w:cstheme="minorHAnsi"/>
          <w:vertAlign w:val="superscript"/>
          <w:lang w:val="en-US"/>
        </w:rPr>
        <w:t>1</w:t>
      </w:r>
      <w:r w:rsidRPr="00E15608">
        <w:rPr>
          <w:rFonts w:cstheme="minorHAnsi"/>
          <w:lang w:val="en-US"/>
        </w:rPr>
        <w:t xml:space="preserve"> as of July 2022, while the price of grid electricity has </w:t>
      </w:r>
      <w:r w:rsidR="00F24E46">
        <w:rPr>
          <w:rFonts w:cstheme="minorHAnsi"/>
          <w:lang w:val="en-US"/>
        </w:rPr>
        <w:t xml:space="preserve">increased from </w:t>
      </w:r>
      <w:r w:rsidR="00DB527E">
        <w:rPr>
          <w:rFonts w:cstheme="minorHAnsi"/>
          <w:lang w:val="en-US"/>
        </w:rPr>
        <w:t>81 USD MWh</w:t>
      </w:r>
      <w:r w:rsidR="00DB527E" w:rsidRPr="00DB527E">
        <w:rPr>
          <w:rFonts w:cstheme="minorHAnsi"/>
          <w:vertAlign w:val="superscript"/>
          <w:lang w:val="en-US"/>
        </w:rPr>
        <w:t>-1</w:t>
      </w:r>
      <w:r w:rsidR="00DB527E">
        <w:rPr>
          <w:rFonts w:cstheme="minorHAnsi"/>
          <w:lang w:val="en-US"/>
        </w:rPr>
        <w:t xml:space="preserve"> to 315 USD MWh</w:t>
      </w:r>
      <w:r w:rsidR="00DB527E" w:rsidRPr="00DB527E">
        <w:rPr>
          <w:rFonts w:cstheme="minorHAnsi"/>
          <w:vertAlign w:val="superscript"/>
          <w:lang w:val="en-US"/>
        </w:rPr>
        <w:t>-1</w:t>
      </w:r>
      <w:r w:rsidR="00DB527E">
        <w:rPr>
          <w:rFonts w:cstheme="minorHAnsi"/>
          <w:lang w:val="en-US"/>
        </w:rPr>
        <w:t xml:space="preserve"> </w:t>
      </w:r>
      <w:r w:rsidR="00CA3E0C">
        <w:rPr>
          <w:rFonts w:cstheme="minorHAnsi"/>
          <w:lang w:val="en-US"/>
        </w:rPr>
        <w:t>within the same period</w:t>
      </w:r>
      <w:r>
        <w:rPr>
          <w:rFonts w:cstheme="minorHAnsi"/>
        </w:rPr>
        <w:fldChar w:fldCharType="begin"/>
      </w:r>
      <w:r w:rsidR="00373CEC">
        <w:rPr>
          <w:rFonts w:cstheme="minorHAnsi"/>
          <w:lang w:val="en-US"/>
        </w:rPr>
        <w:instrText xml:space="preserve"> ADDIN ZOTERO_ITEM CSL_CITATION {"citationID":"OU7CFv9C","properties":{"formattedCitation":"\\super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This drastic change has had severe consequences for the European chemical industry</w:t>
      </w:r>
      <w:r>
        <w:rPr>
          <w:rFonts w:cstheme="minorHAnsi"/>
        </w:rPr>
        <w:fldChar w:fldCharType="begin"/>
      </w:r>
      <w:r w:rsidR="00373CEC">
        <w:rPr>
          <w:rFonts w:cstheme="minorHAnsi"/>
          <w:lang w:val="en-US"/>
        </w:rPr>
        <w:instrText xml:space="preserve"> ADDIN ZOTERO_ITEM CSL_CITATION {"citationID":"zYSz1A3k","properties":{"formattedCitation":"\\super 28\\nosupersub{}","plainCitation":"28","noteIndex":0},"citationItems":[{"id":21408,"uris":["http://zotero.org/users/9157291/items/3FV7ZVAG"],"itemData":{"id":21408,"type":"report","publisher":"European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28</w:t>
      </w:r>
      <w:r>
        <w:rPr>
          <w:rFonts w:cstheme="minorHAnsi"/>
        </w:rPr>
        <w:fldChar w:fldCharType="end"/>
      </w:r>
      <w:r w:rsidRPr="00E15608">
        <w:rPr>
          <w:rFonts w:cstheme="minorHAnsi"/>
          <w:lang w:val="en-US"/>
        </w:rPr>
        <w:t>. For example, more than half of Europe’s ammonia production capacity (</w:t>
      </w:r>
      <w:r w:rsidR="00E351AF">
        <w:rPr>
          <w:rFonts w:cstheme="minorHAnsi"/>
          <w:lang w:val="en-US"/>
        </w:rPr>
        <w:t xml:space="preserve">around </w:t>
      </w:r>
      <w:r w:rsidR="00DC5D33">
        <w:rPr>
          <w:rFonts w:cstheme="minorHAnsi"/>
          <w:lang w:val="en-US"/>
        </w:rPr>
        <w:t>8</w:t>
      </w:r>
      <w:r w:rsidR="00B47402">
        <w:rPr>
          <w:rFonts w:cstheme="minorHAnsi"/>
          <w:lang w:val="en-US"/>
        </w:rPr>
        <w:t xml:space="preserve">% of </w:t>
      </w:r>
      <w:r w:rsidR="00541701">
        <w:rPr>
          <w:rFonts w:cstheme="minorHAnsi"/>
          <w:lang w:val="en-US"/>
        </w:rPr>
        <w:t xml:space="preserve">the </w:t>
      </w:r>
      <w:r w:rsidR="00B47402">
        <w:rPr>
          <w:rFonts w:cstheme="minorHAnsi"/>
          <w:lang w:val="en-US"/>
        </w:rPr>
        <w:t xml:space="preserve">global </w:t>
      </w:r>
      <w:r w:rsidR="00E60736">
        <w:rPr>
          <w:rFonts w:cstheme="minorHAnsi"/>
          <w:lang w:val="en-US"/>
        </w:rPr>
        <w:t>production</w:t>
      </w:r>
      <w:r w:rsidRPr="00E15608">
        <w:rPr>
          <w:rFonts w:cstheme="minorHAnsi"/>
          <w:lang w:val="en-US"/>
        </w:rPr>
        <w:t>)</w:t>
      </w:r>
      <w:r>
        <w:rPr>
          <w:rFonts w:cstheme="minorHAnsi"/>
        </w:rPr>
        <w:fldChar w:fldCharType="begin"/>
      </w:r>
      <w:r w:rsidR="00373CEC">
        <w:rPr>
          <w:rFonts w:cstheme="minorHAnsi"/>
          <w:lang w:val="en-US"/>
        </w:rPr>
        <w:instrText xml:space="preserve"> ADDIN ZOTERO_ITEM CSL_CITATION {"citationID":"oeRqOW4i","properties":{"formattedCitation":"\\super 15\\nosupersub{}","plainCitation":"15","noteIndex":0},"citationItems":[{"id":21410,"uris":["http://zotero.org/users/9157291/items/86IUUBD4"],"itemData":{"id":21410,"type":"report","publisher":"DECHEMA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15</w:t>
      </w:r>
      <w:r>
        <w:rPr>
          <w:rFonts w:cstheme="minorHAnsi"/>
        </w:rPr>
        <w:fldChar w:fldCharType="end"/>
      </w:r>
      <w:r w:rsidRPr="00E15608">
        <w:rPr>
          <w:rFonts w:cstheme="minorHAnsi"/>
          <w:lang w:val="en-US"/>
        </w:rPr>
        <w:t xml:space="preserve"> was paused during 2022 due to gas prices</w:t>
      </w:r>
      <w:r>
        <w:rPr>
          <w:rFonts w:cstheme="minorHAnsi"/>
        </w:rPr>
        <w:fldChar w:fldCharType="begin"/>
      </w:r>
      <w:r w:rsidR="00373CEC">
        <w:rPr>
          <w:rFonts w:cstheme="minorHAnsi"/>
          <w:lang w:val="en-US"/>
        </w:rPr>
        <w:instrText xml:space="preserve"> ADDIN ZOTERO_ITEM CSL_CITATION {"citationID":"OFI4q7zf","properties":{"formattedCitation":"\\super 29,30\\nosupersub{}","plainCitation":"29,30","noteIndex":0},"citationItems":[{"id":21431,"uris":["http://zotero.org/users/9157291/items/ZNIINMHR"],"itemData":{"id":21431,"type":"article-newspaper","abstract":"Europe’s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21430,"uris":["http://zotero.org/users/9157291/items/J9GLHR82"],"itemData":{"id":21430,"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Pr>
          <w:rFonts w:cstheme="minorHAnsi"/>
        </w:rPr>
        <w:fldChar w:fldCharType="separate"/>
      </w:r>
      <w:r w:rsidR="00373CEC" w:rsidRPr="009B3089">
        <w:rPr>
          <w:rFonts w:ascii="Calibri" w:hAnsi="Calibri" w:cs="Calibri"/>
          <w:szCs w:val="24"/>
          <w:vertAlign w:val="superscript"/>
          <w:lang w:val="en-US"/>
          <w:rPrChange w:id="43" w:author="Pérez-Ramirez  Javier" w:date="2023-03-01T13:46:00Z">
            <w:rPr>
              <w:rFonts w:ascii="Calibri" w:hAnsi="Calibri" w:cs="Calibri"/>
              <w:szCs w:val="24"/>
              <w:vertAlign w:val="superscript"/>
            </w:rPr>
          </w:rPrChange>
        </w:rPr>
        <w:t>29,30</w:t>
      </w:r>
      <w:r>
        <w:rPr>
          <w:rFonts w:cstheme="minorHAnsi"/>
        </w:rPr>
        <w:fldChar w:fldCharType="end"/>
      </w:r>
      <w:r w:rsidRPr="00E15608">
        <w:rPr>
          <w:rFonts w:cstheme="minorHAnsi"/>
          <w:lang w:val="en-US"/>
        </w:rPr>
        <w:t xml:space="preserve">. This new scenario in Europe could, in principle, improve the economic competitiveness of green ammonia and methanol while accelerating the renewable transition in the European chemical industry. </w:t>
      </w:r>
      <w:commentRangeStart w:id="44"/>
      <w:r w:rsidRPr="00E15608">
        <w:rPr>
          <w:rFonts w:cstheme="minorHAnsi"/>
          <w:lang w:val="en-US"/>
        </w:rPr>
        <w:t xml:space="preserve">The </w:t>
      </w:r>
      <w:commentRangeEnd w:id="44"/>
      <w:r w:rsidR="0027787C">
        <w:rPr>
          <w:rStyle w:val="CommentReference"/>
          <w:lang w:val="en-GB"/>
        </w:rPr>
        <w:commentReference w:id="44"/>
      </w:r>
      <w:r w:rsidRPr="00E15608">
        <w:rPr>
          <w:rFonts w:cstheme="minorHAnsi"/>
          <w:lang w:val="en-US"/>
        </w:rPr>
        <w:t xml:space="preserve">question of whether green chemicals may show both environmental and economic superiority in the present </w:t>
      </w:r>
      <w:proofErr w:type="gramStart"/>
      <w:r w:rsidRPr="00E15608">
        <w:rPr>
          <w:rFonts w:cstheme="minorHAnsi"/>
          <w:lang w:val="en-US"/>
        </w:rPr>
        <w:t>state of affairs</w:t>
      </w:r>
      <w:proofErr w:type="gramEnd"/>
      <w:r w:rsidRPr="00E15608">
        <w:rPr>
          <w:rFonts w:cstheme="minorHAnsi"/>
          <w:lang w:val="en-US"/>
        </w:rPr>
        <w:t xml:space="preserve"> has yet to be explored</w:t>
      </w:r>
      <w:r w:rsidRPr="002D4245">
        <w:rPr>
          <w:rFonts w:cstheme="minorHAnsi"/>
          <w:lang w:val="en-US"/>
        </w:rPr>
        <w:t xml:space="preserve">. </w:t>
      </w:r>
    </w:p>
    <w:p w14:paraId="6FB1C2CC" w14:textId="077BC57A" w:rsidR="00E15608" w:rsidRPr="00002D89" w:rsidRDefault="00E15608" w:rsidP="00577897">
      <w:pPr>
        <w:jc w:val="both"/>
        <w:rPr>
          <w:rFonts w:cstheme="minorHAnsi"/>
          <w:lang w:val="en-US"/>
        </w:rPr>
      </w:pPr>
      <w:r>
        <w:rPr>
          <w:rFonts w:cstheme="minorHAnsi"/>
          <w:lang w:val="en-US"/>
        </w:rPr>
        <w:t>We fill this critical research gap by estimating</w:t>
      </w:r>
      <w:r w:rsidRPr="002D4245">
        <w:rPr>
          <w:rFonts w:cstheme="minorHAnsi"/>
          <w:lang w:val="en-US"/>
        </w:rPr>
        <w:t xml:space="preserve"> the production costs fo</w:t>
      </w:r>
      <w:r>
        <w:rPr>
          <w:rFonts w:cstheme="minorHAnsi"/>
          <w:lang w:val="en-US"/>
        </w:rPr>
        <w:t xml:space="preserve">r fossil </w:t>
      </w:r>
      <w:r w:rsidRPr="002D4245">
        <w:rPr>
          <w:rFonts w:cstheme="minorHAnsi"/>
          <w:lang w:val="en-US"/>
        </w:rPr>
        <w:t>and green ammonia and methanol in Europe</w:t>
      </w:r>
      <w:r>
        <w:rPr>
          <w:rFonts w:cstheme="minorHAnsi"/>
          <w:lang w:val="en-US"/>
        </w:rPr>
        <w:t xml:space="preserve"> applying techno-economic assessments based on detailed process simulations </w:t>
      </w:r>
      <w:r w:rsidRPr="002D4245">
        <w:rPr>
          <w:rFonts w:cstheme="minorHAnsi"/>
          <w:lang w:val="en-US"/>
        </w:rPr>
        <w:t xml:space="preserve">considering </w:t>
      </w:r>
      <w:r>
        <w:rPr>
          <w:rFonts w:cstheme="minorHAnsi"/>
          <w:lang w:val="en-US"/>
        </w:rPr>
        <w:t>the monthly fluctuation in natural gas and electricity</w:t>
      </w:r>
      <w:r w:rsidRPr="002D4245">
        <w:rPr>
          <w:rFonts w:cstheme="minorHAnsi"/>
          <w:lang w:val="en-US"/>
        </w:rPr>
        <w:t xml:space="preserve"> price</w:t>
      </w:r>
      <w:r>
        <w:rPr>
          <w:rFonts w:cstheme="minorHAnsi"/>
          <w:lang w:val="en-US"/>
        </w:rPr>
        <w:t>s</w:t>
      </w:r>
      <w:r w:rsidRPr="002D4245">
        <w:rPr>
          <w:rFonts w:cstheme="minorHAnsi"/>
          <w:lang w:val="en-US"/>
        </w:rPr>
        <w:t>.</w:t>
      </w:r>
      <w:r w:rsidRPr="00E15608">
        <w:rPr>
          <w:rFonts w:cstheme="minorHAnsi"/>
          <w:lang w:val="en-US"/>
        </w:rPr>
        <w:t xml:space="preserve"> For ammonia production, we investigate the Haber-Bosch process considering four typical hydrogen sources</w:t>
      </w:r>
      <w:r>
        <w:rPr>
          <w:rFonts w:cstheme="minorHAnsi"/>
        </w:rPr>
        <w:fldChar w:fldCharType="begin"/>
      </w:r>
      <w:r w:rsidR="00373CEC">
        <w:rPr>
          <w:rFonts w:cstheme="minorHAnsi"/>
          <w:lang w:val="en-US"/>
        </w:rPr>
        <w:instrText xml:space="preserve"> ADDIN ZOTERO_ITEM CSL_CITATION {"citationID":"WotvQdaP","properties":{"formattedCitation":"\\super 15\\nosupersub{}","plainCitation":"15","noteIndex":0},"citationItems":[{"id":21410,"uris":["http://zotero.org/users/9157291/items/86IUUBD4"],"itemData":{"id":21410,"type":"report","publisher":"DECHEMA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15</w:t>
      </w:r>
      <w:r>
        <w:rPr>
          <w:rFonts w:cstheme="minorHAnsi"/>
        </w:rPr>
        <w:fldChar w:fldCharType="end"/>
      </w:r>
      <w:r w:rsidRPr="00E15608">
        <w:rPr>
          <w:rFonts w:cstheme="minorHAnsi"/>
          <w:lang w:val="en-US"/>
        </w:rPr>
        <w:t xml:space="preserve">: i) grey hydrogen from steam methane reforming (SMR) using natural gas, ii) green hydrogen from water electrolysis using on-shore wind electricity, iii) green hydrogen from water electrolysis using solar photovoltaic (PV) electricity, and iv) blue hydrogen from </w:t>
      </w:r>
      <w:r w:rsidRPr="002D4245">
        <w:rPr>
          <w:rFonts w:cstheme="minorHAnsi"/>
          <w:lang w:val="en-US"/>
        </w:rPr>
        <w:t>SMR coupled with carbon capture and storage (CCS)</w:t>
      </w:r>
      <w:r>
        <w:rPr>
          <w:rFonts w:cstheme="minorHAnsi"/>
          <w:lang w:val="en-US"/>
        </w:rPr>
        <w:t>. Similarly, we compare four alternative production routes for methanol: i) conventional synthesis from natural gas, ii) 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wind-based electrolytic hydrogen, iii) </w:t>
      </w:r>
      <w:r>
        <w:rPr>
          <w:rFonts w:cstheme="minorHAnsi"/>
          <w:lang w:val="en-US"/>
        </w:rPr>
        <w:t>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solar PV-based electrolytic hydrogen, and iv) </w:t>
      </w:r>
      <w:r>
        <w:rPr>
          <w:rFonts w:cstheme="minorHAnsi"/>
          <w:lang w:val="en-US"/>
        </w:rPr>
        <w:t>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blue hydrogen </w:t>
      </w:r>
      <w:r w:rsidRPr="002D4245">
        <w:rPr>
          <w:rFonts w:cstheme="minorHAnsi"/>
          <w:lang w:val="en-US"/>
        </w:rPr>
        <w:t>–</w:t>
      </w:r>
      <w:r w:rsidRPr="00E15608">
        <w:rPr>
          <w:rFonts w:cstheme="minorHAnsi"/>
          <w:lang w:val="en-US"/>
        </w:rPr>
        <w:t>SMR coupled with CCS</w:t>
      </w:r>
      <w:r w:rsidRPr="002D4245">
        <w:rPr>
          <w:rFonts w:cstheme="minorHAnsi"/>
          <w:lang w:val="en-US"/>
        </w:rPr>
        <w:t>–</w:t>
      </w:r>
      <w:r w:rsidRPr="00E15608">
        <w:rPr>
          <w:rFonts w:cstheme="minorHAnsi"/>
          <w:lang w:val="en-US"/>
        </w:rPr>
        <w:t>. In all cases, we consider that CO</w:t>
      </w:r>
      <w:r w:rsidRPr="00E15608">
        <w:rPr>
          <w:rFonts w:cstheme="minorHAnsi"/>
          <w:vertAlign w:val="subscript"/>
          <w:lang w:val="en-US"/>
        </w:rPr>
        <w:t>2</w:t>
      </w:r>
      <w:r w:rsidRPr="00E15608">
        <w:rPr>
          <w:rFonts w:cstheme="minorHAnsi"/>
          <w:lang w:val="en-US"/>
        </w:rPr>
        <w:t xml:space="preserve"> is captured from the atmosphere by direct air capture (DAC) due to its high potential to reduce GHG emissions with reduced risk of burdens shifting</w:t>
      </w:r>
      <w:r>
        <w:rPr>
          <w:rFonts w:cstheme="minorHAnsi"/>
        </w:rPr>
        <w:fldChar w:fldCharType="begin"/>
      </w:r>
      <w:r w:rsidR="00373CEC">
        <w:rPr>
          <w:rFonts w:cstheme="minorHAnsi"/>
          <w:lang w:val="en-US"/>
        </w:rPr>
        <w:instrText xml:space="preserve"> ADDIN ZOTERO_ITEM CSL_CITATION {"citationID":"flt1PZ4A","properties":{"formattedCitation":"\\super 23\\nosupersub{}","plainCitation":"23","noteIndex":0},"citationItems":[{"id":79,"uris":["http://zotero.org/users/9157291/items/VK4IQBHF"],"itemData":{"id":79,"type":"article-journal","abstract":"The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23</w:t>
      </w:r>
      <w:r>
        <w:rPr>
          <w:rFonts w:cstheme="minorHAnsi"/>
        </w:rPr>
        <w:fldChar w:fldCharType="end"/>
      </w:r>
      <w:r w:rsidRPr="00E15608">
        <w:rPr>
          <w:rFonts w:cstheme="minorHAnsi"/>
          <w:lang w:val="en-US"/>
        </w:rPr>
        <w:t xml:space="preserve">. Further details of production routes are presented in the </w:t>
      </w:r>
      <w:del w:id="45" w:author="Pérez-Ramirez  Javier" w:date="2023-03-01T15:41:00Z">
        <w:r w:rsidR="004968B2" w:rsidDel="000710CE">
          <w:rPr>
            <w:rFonts w:cstheme="minorHAnsi"/>
            <w:lang w:val="en-US"/>
          </w:rPr>
          <w:delText>m</w:delText>
        </w:r>
        <w:r w:rsidRPr="00E15608" w:rsidDel="000710CE">
          <w:rPr>
            <w:rFonts w:cstheme="minorHAnsi"/>
            <w:lang w:val="en-US"/>
          </w:rPr>
          <w:delText>ethods</w:delText>
        </w:r>
        <w:r w:rsidR="009A3FA8" w:rsidDel="000710CE">
          <w:rPr>
            <w:rFonts w:cstheme="minorHAnsi"/>
            <w:lang w:val="en-US"/>
          </w:rPr>
          <w:delText xml:space="preserve"> </w:delText>
        </w:r>
      </w:del>
      <w:ins w:id="46" w:author="Pérez-Ramirez  Javier" w:date="2023-03-01T15:41:00Z">
        <w:r w:rsidR="000710CE">
          <w:rPr>
            <w:rFonts w:cstheme="minorHAnsi"/>
            <w:lang w:val="en-US"/>
          </w:rPr>
          <w:t>M</w:t>
        </w:r>
        <w:r w:rsidR="000710CE" w:rsidRPr="00E15608">
          <w:rPr>
            <w:rFonts w:cstheme="minorHAnsi"/>
            <w:lang w:val="en-US"/>
          </w:rPr>
          <w:t>ethods</w:t>
        </w:r>
        <w:r w:rsidR="000710CE">
          <w:rPr>
            <w:rFonts w:cstheme="minorHAnsi"/>
            <w:lang w:val="en-US"/>
          </w:rPr>
          <w:t xml:space="preserve"> </w:t>
        </w:r>
      </w:ins>
      <w:r w:rsidR="009A3FA8">
        <w:rPr>
          <w:rFonts w:cstheme="minorHAnsi"/>
          <w:lang w:val="en-US"/>
        </w:rPr>
        <w:t>section</w:t>
      </w:r>
      <w:r w:rsidRPr="00E15608">
        <w:rPr>
          <w:rFonts w:cstheme="minorHAnsi"/>
          <w:lang w:val="en-US"/>
        </w:rPr>
        <w:t>.</w:t>
      </w:r>
    </w:p>
    <w:p w14:paraId="118B0340" w14:textId="77777777" w:rsidR="00E15608" w:rsidRPr="002D4245" w:rsidRDefault="00E15608" w:rsidP="00577897">
      <w:pPr>
        <w:pStyle w:val="Heading2"/>
        <w:jc w:val="both"/>
        <w:rPr>
          <w:lang w:val="en-US"/>
        </w:rPr>
      </w:pPr>
      <w:r w:rsidRPr="002D4245">
        <w:rPr>
          <w:lang w:val="en-US"/>
        </w:rPr>
        <w:t>Results</w:t>
      </w:r>
    </w:p>
    <w:p w14:paraId="1D085A89" w14:textId="0EBEC0F4" w:rsidR="00E15608" w:rsidRDefault="00E15608" w:rsidP="00577897">
      <w:pPr>
        <w:pStyle w:val="Heading3"/>
        <w:jc w:val="both"/>
      </w:pPr>
      <w:commentRangeStart w:id="47"/>
      <w:r>
        <w:t xml:space="preserve">Sharp </w:t>
      </w:r>
      <w:commentRangeEnd w:id="47"/>
      <w:r w:rsidR="00525F1E">
        <w:rPr>
          <w:rStyle w:val="CommentReference"/>
          <w:rFonts w:asciiTheme="minorHAnsi" w:eastAsiaTheme="minorHAnsi" w:hAnsiTheme="minorHAnsi" w:cstheme="minorBidi"/>
          <w:b w:val="0"/>
        </w:rPr>
        <w:commentReference w:id="47"/>
      </w:r>
      <w:r>
        <w:t xml:space="preserve">increase in the cost of fossil ammonia and methanol </w:t>
      </w:r>
      <w:commentRangeStart w:id="48"/>
      <w:r>
        <w:t xml:space="preserve">in the period </w:t>
      </w:r>
      <w:ins w:id="49" w:author="Pérez-Ramirez  Javier" w:date="2023-03-01T15:41:00Z">
        <w:r w:rsidR="000710CE">
          <w:t xml:space="preserve">of </w:t>
        </w:r>
      </w:ins>
      <w:r>
        <w:t>January 2019-November 2022</w:t>
      </w:r>
      <w:commentRangeEnd w:id="48"/>
      <w:r w:rsidR="00CA7375">
        <w:rPr>
          <w:rStyle w:val="CommentReference"/>
          <w:rFonts w:asciiTheme="minorHAnsi" w:eastAsiaTheme="minorHAnsi" w:hAnsiTheme="minorHAnsi" w:cstheme="minorBidi"/>
          <w:b w:val="0"/>
        </w:rPr>
        <w:commentReference w:id="48"/>
      </w:r>
    </w:p>
    <w:p w14:paraId="6485FAA8" w14:textId="5A1FD9C3" w:rsidR="00E15608" w:rsidRPr="00E15608" w:rsidRDefault="00E15608" w:rsidP="00577897">
      <w:pPr>
        <w:jc w:val="both"/>
        <w:rPr>
          <w:rFonts w:cstheme="minorHAnsi"/>
          <w:lang w:val="en-US"/>
        </w:rPr>
      </w:pPr>
      <w:r w:rsidRPr="00E15608">
        <w:rPr>
          <w:rFonts w:cstheme="minorHAnsi"/>
          <w:lang w:val="en-US"/>
        </w:rPr>
        <w:t xml:space="preserve">Considering the natural gas spot prices in Europe, the production cost (not the market price, but rather the production cost estimated </w:t>
      </w:r>
      <w:r w:rsidRPr="00E15608">
        <w:rPr>
          <w:rFonts w:cstheme="minorHAnsi"/>
          <w:i/>
          <w:lang w:val="en-US"/>
        </w:rPr>
        <w:t>via</w:t>
      </w:r>
      <w:r w:rsidRPr="00E15608">
        <w:rPr>
          <w:rFonts w:cstheme="minorHAnsi"/>
          <w:lang w:val="en-US"/>
        </w:rPr>
        <w:t xml:space="preserve"> techno-economic models, which should be close to the former value) for fossil ammonia increased from an average of 376 USD t</w:t>
      </w:r>
      <w:r w:rsidRPr="00DC221A">
        <w:rPr>
          <w:vertAlign w:val="superscript"/>
          <w:lang w:val="en-US"/>
        </w:rPr>
        <w:t>−</w:t>
      </w:r>
      <w:r w:rsidRPr="00E15608">
        <w:rPr>
          <w:rFonts w:cstheme="minorHAnsi"/>
          <w:vertAlign w:val="superscript"/>
          <w:lang w:val="en-US"/>
        </w:rPr>
        <w:t xml:space="preserve">1 </w:t>
      </w:r>
      <w:r w:rsidRPr="00E15608">
        <w:rPr>
          <w:rFonts w:cstheme="minorHAnsi"/>
          <w:lang w:val="en-US"/>
        </w:rPr>
        <w:t>in the period 2019-2020 to 1,344 USD t</w:t>
      </w:r>
      <w:r w:rsidRPr="00996D9A">
        <w:rPr>
          <w:vertAlign w:val="superscript"/>
          <w:lang w:val="en-US"/>
        </w:rPr>
        <w:t>−</w:t>
      </w:r>
      <w:r w:rsidRPr="00E15608">
        <w:rPr>
          <w:rFonts w:cstheme="minorHAnsi"/>
          <w:vertAlign w:val="superscript"/>
          <w:lang w:val="en-US"/>
        </w:rPr>
        <w:t xml:space="preserve">1 </w:t>
      </w:r>
      <w:r w:rsidRPr="00E15608">
        <w:rPr>
          <w:rFonts w:cstheme="minorHAnsi"/>
          <w:lang w:val="en-US"/>
        </w:rPr>
        <w:t>as of November 2022 (</w:t>
      </w:r>
      <w:r w:rsidRPr="00C543F3">
        <w:rPr>
          <w:rFonts w:cstheme="minorHAnsi"/>
        </w:rPr>
        <w:fldChar w:fldCharType="begin"/>
      </w:r>
      <w:r w:rsidRPr="00E15608">
        <w:rPr>
          <w:rFonts w:cstheme="minorHAnsi"/>
          <w:lang w:val="en-US"/>
        </w:rPr>
        <w:instrText xml:space="preserve"> REF _Ref124437537 \h  \* MERGEFORMAT </w:instrText>
      </w:r>
      <w:r w:rsidRPr="00C543F3">
        <w:rPr>
          <w:rFonts w:cstheme="minorHAnsi"/>
        </w:rPr>
      </w:r>
      <w:r w:rsidRPr="00C543F3">
        <w:rPr>
          <w:rFonts w:cstheme="minorHAnsi"/>
        </w:rPr>
        <w:fldChar w:fldCharType="separate"/>
      </w:r>
      <w:r w:rsidRPr="00E15608">
        <w:rPr>
          <w:lang w:val="en-US"/>
        </w:rPr>
        <w:t xml:space="preserve">Fig. </w:t>
      </w:r>
      <w:r w:rsidRPr="00E15608">
        <w:rPr>
          <w:noProof/>
          <w:lang w:val="en-US"/>
        </w:rPr>
        <w:t>1</w:t>
      </w:r>
      <w:r w:rsidRPr="00C543F3">
        <w:rPr>
          <w:rFonts w:cstheme="minorHAnsi"/>
        </w:rPr>
        <w:fldChar w:fldCharType="end"/>
      </w:r>
      <w:r w:rsidRPr="00E15608">
        <w:rPr>
          <w:rFonts w:cstheme="minorHAnsi"/>
          <w:lang w:val="en-US"/>
        </w:rPr>
        <w:t>a). Similarly, the cost of fossil methanol reached 1,181 USD t</w:t>
      </w:r>
      <w:r w:rsidRPr="00996D9A">
        <w:rPr>
          <w:vertAlign w:val="superscript"/>
          <w:lang w:val="en-US"/>
        </w:rPr>
        <w:t>−</w:t>
      </w:r>
      <w:r w:rsidRPr="00E15608">
        <w:rPr>
          <w:rFonts w:cstheme="minorHAnsi"/>
          <w:vertAlign w:val="superscript"/>
          <w:lang w:val="en-US"/>
        </w:rPr>
        <w:t xml:space="preserve">1 </w:t>
      </w:r>
      <w:r w:rsidRPr="00E15608">
        <w:rPr>
          <w:rFonts w:cstheme="minorHAnsi"/>
          <w:lang w:val="en-US"/>
        </w:rPr>
        <w:t>in November 2022, compared with 212 USD t</w:t>
      </w:r>
      <w:r w:rsidRPr="00240B65">
        <w:rPr>
          <w:vertAlign w:val="superscript"/>
          <w:lang w:val="en-US"/>
        </w:rPr>
        <w:t>−</w:t>
      </w:r>
      <w:r w:rsidRPr="00E15608">
        <w:rPr>
          <w:rFonts w:cstheme="minorHAnsi"/>
          <w:vertAlign w:val="superscript"/>
          <w:lang w:val="en-US"/>
        </w:rPr>
        <w:t xml:space="preserve">1 </w:t>
      </w:r>
      <w:r w:rsidRPr="00E15608">
        <w:rPr>
          <w:rFonts w:cstheme="minorHAnsi"/>
          <w:lang w:val="en-US"/>
        </w:rPr>
        <w:t>in the period 2019-2020 (</w:t>
      </w:r>
      <w:r w:rsidRPr="00C543F3">
        <w:rPr>
          <w:rFonts w:cstheme="minorHAnsi"/>
        </w:rPr>
        <w:fldChar w:fldCharType="begin"/>
      </w:r>
      <w:r w:rsidRPr="00E15608">
        <w:rPr>
          <w:rFonts w:cstheme="minorHAnsi"/>
          <w:lang w:val="en-US"/>
        </w:rPr>
        <w:instrText xml:space="preserve"> REF _Ref124437537 \h  \* MERGEFORMAT </w:instrText>
      </w:r>
      <w:r w:rsidRPr="00C543F3">
        <w:rPr>
          <w:rFonts w:cstheme="minorHAnsi"/>
        </w:rPr>
      </w:r>
      <w:r w:rsidRPr="00C543F3">
        <w:rPr>
          <w:rFonts w:cstheme="minorHAnsi"/>
        </w:rPr>
        <w:fldChar w:fldCharType="separate"/>
      </w:r>
      <w:r w:rsidRPr="00E15608">
        <w:rPr>
          <w:lang w:val="en-US"/>
        </w:rPr>
        <w:t xml:space="preserve">Fig. </w:t>
      </w:r>
      <w:r w:rsidRPr="00E15608">
        <w:rPr>
          <w:noProof/>
          <w:lang w:val="en-US"/>
        </w:rPr>
        <w:t>1</w:t>
      </w:r>
      <w:r w:rsidRPr="00C543F3">
        <w:rPr>
          <w:rFonts w:cstheme="minorHAnsi"/>
        </w:rPr>
        <w:fldChar w:fldCharType="end"/>
      </w:r>
      <w:r w:rsidRPr="00E15608">
        <w:rPr>
          <w:rFonts w:cstheme="minorHAnsi"/>
          <w:lang w:val="en-US"/>
        </w:rPr>
        <w:t>b). Natural gas prices and chemical production costs have increased steadily since 2020 due to the rising inflation as a consequence of the COVID-19 pandemic. Since February 2022, after the Russian invasion of Ukraine, natural gas prices have fluctuated considerably, and so have the production costs. For example, ammonia production cost ranges from 1,101</w:t>
      </w:r>
      <w:r w:rsidR="007C38EE">
        <w:rPr>
          <w:rFonts w:cstheme="minorHAnsi"/>
          <w:lang w:val="en-US"/>
        </w:rPr>
        <w:t> </w:t>
      </w:r>
      <w:r w:rsidRPr="00E15608">
        <w:rPr>
          <w:rFonts w:cstheme="minorHAnsi"/>
          <w:lang w:val="en-US"/>
        </w:rPr>
        <w:t>USD t</w:t>
      </w:r>
      <w:r w:rsidRPr="00240B65">
        <w:rPr>
          <w:vertAlign w:val="superscript"/>
          <w:lang w:val="en-US"/>
        </w:rPr>
        <w:t>−</w:t>
      </w:r>
      <w:r w:rsidRPr="00E15608">
        <w:rPr>
          <w:rFonts w:cstheme="minorHAnsi"/>
          <w:vertAlign w:val="superscript"/>
          <w:lang w:val="en-US"/>
        </w:rPr>
        <w:t>1</w:t>
      </w:r>
      <w:r w:rsidRPr="00E15608">
        <w:rPr>
          <w:rFonts w:cstheme="minorHAnsi"/>
          <w:lang w:val="en-US"/>
        </w:rPr>
        <w:t xml:space="preserve"> in February 2022 to 2,427 USD t</w:t>
      </w:r>
      <w:r w:rsidRPr="00240B65">
        <w:rPr>
          <w:vertAlign w:val="superscript"/>
          <w:lang w:val="en-US"/>
        </w:rPr>
        <w:t>−</w:t>
      </w:r>
      <w:r w:rsidRPr="00E15608">
        <w:rPr>
          <w:rFonts w:cstheme="minorHAnsi"/>
          <w:vertAlign w:val="superscript"/>
          <w:lang w:val="en-US"/>
        </w:rPr>
        <w:t>1</w:t>
      </w:r>
      <w:r w:rsidRPr="00E15608">
        <w:rPr>
          <w:rFonts w:cstheme="minorHAnsi"/>
          <w:lang w:val="en-US"/>
        </w:rPr>
        <w:t xml:space="preserve"> in August 2022 (peak of natural gas spot prices). Overall, compared to July</w:t>
      </w:r>
      <w:r w:rsidR="007F6EDA">
        <w:rPr>
          <w:rFonts w:cstheme="minorHAnsi"/>
          <w:lang w:val="en-US"/>
        </w:rPr>
        <w:t> </w:t>
      </w:r>
      <w:r w:rsidRPr="00E15608">
        <w:rPr>
          <w:rFonts w:cstheme="minorHAnsi"/>
          <w:lang w:val="en-US"/>
        </w:rPr>
        <w:t>2021, the estimated production cost for fossil ammonia and methanol rose by 102% and 146%, respectively, in November 2022, assuming the production process would consume the natural gas sold in the European market at its current price.</w:t>
      </w:r>
    </w:p>
    <w:p w14:paraId="02EDE46A" w14:textId="7ABF33F8" w:rsidR="00E15608" w:rsidRPr="002A6534" w:rsidRDefault="00E15608" w:rsidP="00577897">
      <w:pPr>
        <w:jc w:val="both"/>
        <w:rPr>
          <w:rFonts w:cstheme="minorHAnsi"/>
          <w:lang w:val="en-US"/>
        </w:rPr>
      </w:pPr>
      <w:r w:rsidRPr="00E15608">
        <w:rPr>
          <w:rFonts w:cstheme="minorHAnsi"/>
          <w:lang w:val="en-US"/>
        </w:rPr>
        <w:t xml:space="preserve">Here we assume the natural gas spot prices </w:t>
      </w:r>
      <w:r w:rsidR="000E1A0C" w:rsidRPr="00E15608">
        <w:rPr>
          <w:rFonts w:cstheme="minorHAnsi"/>
          <w:lang w:val="en-US"/>
        </w:rPr>
        <w:t xml:space="preserve">at the Title Transfer Facility (TTF) </w:t>
      </w:r>
      <w:r w:rsidR="000E1A0C">
        <w:rPr>
          <w:rFonts w:cstheme="minorHAnsi"/>
          <w:lang w:val="en-US"/>
        </w:rPr>
        <w:t xml:space="preserve">trading </w:t>
      </w:r>
      <w:r w:rsidR="000E1A0C" w:rsidRPr="00E15608">
        <w:rPr>
          <w:rFonts w:cstheme="minorHAnsi"/>
          <w:lang w:val="en-US"/>
        </w:rPr>
        <w:t>hub in the Netherlands</w:t>
      </w:r>
      <w:r w:rsidRPr="00E15608">
        <w:rPr>
          <w:rFonts w:cstheme="minorHAnsi"/>
          <w:lang w:val="en-US"/>
        </w:rPr>
        <w:t xml:space="preserve">. The Dutch TTF hub has gained significant importance due to its high trade volumes, and currently acts as an European and global </w:t>
      </w:r>
      <w:r w:rsidRPr="00E15608">
        <w:rPr>
          <w:rFonts w:cstheme="minorHAnsi"/>
          <w:lang w:val="en-US"/>
        </w:rPr>
        <w:lastRenderedPageBreak/>
        <w:t>benchmark for natural gas prices</w:t>
      </w:r>
      <w:r>
        <w:rPr>
          <w:rFonts w:cstheme="minorHAnsi"/>
        </w:rPr>
        <w:fldChar w:fldCharType="begin"/>
      </w:r>
      <w:r w:rsidR="00373CEC">
        <w:rPr>
          <w:rFonts w:cstheme="minorHAnsi"/>
          <w:lang w:val="en-US"/>
        </w:rPr>
        <w:instrText xml:space="preserve"> ADDIN ZOTERO_ITEM CSL_CITATION {"citationID":"Uv3GWV4l","properties":{"formattedCitation":"\\super 31\\nosupersub{}","plainCitation":"31","noteIndex":0},"citationItems":[{"id":21338,"uris":["http://zotero.org/users/9157291/items/KY7YU3FE"],"itemData":{"id":21338,"type":"report","language":"en","publisher":"The Oxford Institute for Energy Studies","source":"Zotero","title":"European Traded Gas Hubs: the supremacy of TTF","author":[{"family":"Heather","given":"Patrick"}],"issued":{"date-parts":[["2022",5]]}}}],"schema":"https://github.com/citation-style-language/schema/raw/master/csl-citation.json"}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31</w:t>
      </w:r>
      <w:r>
        <w:rPr>
          <w:rFonts w:cstheme="minorHAnsi"/>
        </w:rPr>
        <w:fldChar w:fldCharType="end"/>
      </w:r>
      <w:r w:rsidRPr="00E15608">
        <w:rPr>
          <w:rFonts w:cstheme="minorHAnsi"/>
          <w:lang w:val="en-US"/>
        </w:rPr>
        <w:t xml:space="preserve">. We acknowledge that companies with ongoing long-term contracts may secure a more </w:t>
      </w:r>
      <w:r w:rsidR="005F2655" w:rsidRPr="00E15608">
        <w:rPr>
          <w:rFonts w:cstheme="minorHAnsi"/>
          <w:lang w:val="en-US"/>
        </w:rPr>
        <w:t>favorable</w:t>
      </w:r>
      <w:r w:rsidRPr="00E15608">
        <w:rPr>
          <w:rFonts w:cstheme="minorHAnsi"/>
          <w:lang w:val="en-US"/>
        </w:rPr>
        <w:t xml:space="preserve"> gas price compared to the current spot price, and the production cost would be lower as well. Yet, the extent to which ongoing contracts have been affected by the energy crisis remains largely unknown because of confidentiality clauses. Consequently, we validated our estimated production costs by comparing them against actual market prices during a period of stability before market disruption in 2022. In this regard, our estimates align well with ammonia market prices over the period from July 2019 to July 2022 (</w:t>
      </w:r>
      <w:r w:rsidRPr="00972966">
        <w:rPr>
          <w:rFonts w:cstheme="minorHAnsi"/>
          <w:lang w:val="en-US"/>
        </w:rPr>
        <w:t>Fig. S</w:t>
      </w:r>
      <w:r w:rsidR="0030594D">
        <w:rPr>
          <w:rFonts w:cstheme="minorHAnsi"/>
          <w:lang w:val="en-US"/>
        </w:rPr>
        <w:t>5</w:t>
      </w:r>
      <w:r w:rsidR="006B2020">
        <w:rPr>
          <w:rFonts w:cstheme="minorHAnsi"/>
          <w:lang w:val="en-US"/>
        </w:rPr>
        <w:t xml:space="preserve"> of the ESI</w:t>
      </w:r>
      <w:r w:rsidRPr="00E15608">
        <w:rPr>
          <w:rFonts w:cstheme="minorHAnsi"/>
          <w:lang w:val="en-US"/>
        </w:rPr>
        <w:t>) and methanol market prices over the period from January</w:t>
      </w:r>
      <w:r w:rsidR="00E3407F">
        <w:rPr>
          <w:rFonts w:cstheme="minorHAnsi"/>
          <w:lang w:val="en-US"/>
        </w:rPr>
        <w:t> </w:t>
      </w:r>
      <w:r w:rsidRPr="00E15608">
        <w:rPr>
          <w:rFonts w:cstheme="minorHAnsi"/>
          <w:lang w:val="en-US"/>
        </w:rPr>
        <w:t>2015 and November 2022 (</w:t>
      </w:r>
      <w:r w:rsidRPr="002A6534">
        <w:rPr>
          <w:rFonts w:cstheme="minorHAnsi"/>
          <w:lang w:val="en-US"/>
        </w:rPr>
        <w:t>Fig. S</w:t>
      </w:r>
      <w:r w:rsidR="002A6534">
        <w:rPr>
          <w:rFonts w:cstheme="minorHAnsi"/>
          <w:lang w:val="en-US"/>
        </w:rPr>
        <w:t>6</w:t>
      </w:r>
      <w:r w:rsidR="006B2020">
        <w:rPr>
          <w:rFonts w:cstheme="minorHAnsi"/>
          <w:lang w:val="en-US"/>
        </w:rPr>
        <w:t xml:space="preserve"> of the ESI</w:t>
      </w:r>
      <w:r w:rsidRPr="002A6534">
        <w:rPr>
          <w:rFonts w:cstheme="minorHAnsi"/>
          <w:lang w:val="en-US"/>
        </w:rPr>
        <w:t>).</w:t>
      </w:r>
    </w:p>
    <w:p w14:paraId="7B6060C4" w14:textId="77777777" w:rsidR="00E15608" w:rsidRDefault="00E15608" w:rsidP="00577897">
      <w:pPr>
        <w:keepNext/>
        <w:spacing w:after="0"/>
        <w:jc w:val="both"/>
      </w:pPr>
      <w:r>
        <w:rPr>
          <w:noProof/>
          <w:lang w:val="en-US"/>
        </w:rPr>
        <w:drawing>
          <wp:inline distT="0" distB="0" distL="0" distR="0" wp14:anchorId="27B7D989" wp14:editId="53211B1C">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3B6D2A21" w14:textId="685AB9BF" w:rsidR="00E15608" w:rsidRPr="000A5E68" w:rsidRDefault="00E15608" w:rsidP="00577897">
      <w:pPr>
        <w:pStyle w:val="Caption"/>
        <w:jc w:val="both"/>
        <w:rPr>
          <w:rFonts w:cstheme="minorHAnsi"/>
          <w:i w:val="0"/>
          <w:color w:val="auto"/>
          <w:sz w:val="20"/>
        </w:rPr>
      </w:pPr>
      <w:bookmarkStart w:id="50" w:name="_Ref124437537"/>
      <w:commentRangeStart w:id="51"/>
      <w:commentRangeStart w:id="52"/>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Pr>
          <w:b/>
          <w:i w:val="0"/>
          <w:noProof/>
          <w:color w:val="auto"/>
          <w:sz w:val="20"/>
        </w:rPr>
        <w:t>1</w:t>
      </w:r>
      <w:r w:rsidRPr="002D452C">
        <w:rPr>
          <w:b/>
          <w:i w:val="0"/>
          <w:color w:val="auto"/>
          <w:sz w:val="20"/>
        </w:rPr>
        <w:fldChar w:fldCharType="end"/>
      </w:r>
      <w:bookmarkEnd w:id="50"/>
      <w:r>
        <w:rPr>
          <w:b/>
          <w:i w:val="0"/>
          <w:color w:val="auto"/>
          <w:sz w:val="20"/>
        </w:rPr>
        <w:t>.</w:t>
      </w:r>
      <w:r w:rsidRPr="002D452C">
        <w:rPr>
          <w:b/>
          <w:i w:val="0"/>
          <w:color w:val="auto"/>
          <w:sz w:val="20"/>
        </w:rPr>
        <w:t xml:space="preserve"> </w:t>
      </w:r>
      <w:commentRangeEnd w:id="51"/>
      <w:r w:rsidR="00525F1E">
        <w:rPr>
          <w:rStyle w:val="CommentReference"/>
          <w:i w:val="0"/>
          <w:iCs w:val="0"/>
          <w:color w:val="auto"/>
        </w:rPr>
        <w:commentReference w:id="51"/>
      </w:r>
      <w:commentRangeEnd w:id="52"/>
      <w:r w:rsidR="00525F1E">
        <w:rPr>
          <w:rStyle w:val="CommentReference"/>
          <w:i w:val="0"/>
          <w:iCs w:val="0"/>
          <w:color w:val="auto"/>
        </w:rPr>
        <w:commentReference w:id="52"/>
      </w:r>
      <w:r>
        <w:rPr>
          <w:b/>
          <w:i w:val="0"/>
          <w:color w:val="auto"/>
          <w:sz w:val="20"/>
        </w:rPr>
        <w:t>Natural gas spot prices and</w:t>
      </w:r>
      <w:r w:rsidRPr="002D452C">
        <w:rPr>
          <w:b/>
          <w:i w:val="0"/>
          <w:color w:val="auto"/>
          <w:sz w:val="20"/>
        </w:rPr>
        <w:t xml:space="preserve"> production cost for fossil ammonia and methanol in Europe</w:t>
      </w:r>
      <w:r>
        <w:rPr>
          <w:b/>
          <w:i w:val="0"/>
          <w:color w:val="auto"/>
          <w:sz w:val="20"/>
        </w:rPr>
        <w:t>.</w:t>
      </w:r>
      <w:r w:rsidRPr="00D96108">
        <w:rPr>
          <w:i w:val="0"/>
          <w:color w:val="auto"/>
          <w:sz w:val="20"/>
        </w:rPr>
        <w:t xml:space="preserve"> </w:t>
      </w:r>
      <w:commentRangeStart w:id="53"/>
      <w:r w:rsidRPr="00CA7375">
        <w:rPr>
          <w:b/>
          <w:bCs/>
          <w:i w:val="0"/>
          <w:color w:val="auto"/>
          <w:sz w:val="20"/>
          <w:rPrChange w:id="54" w:author="Pérez-Ramirez  Javier" w:date="2023-03-02T07:42:00Z">
            <w:rPr>
              <w:i w:val="0"/>
              <w:color w:val="auto"/>
              <w:sz w:val="20"/>
            </w:rPr>
          </w:rPrChange>
        </w:rPr>
        <w:t>(a)</w:t>
      </w:r>
      <w:r>
        <w:rPr>
          <w:i w:val="0"/>
          <w:color w:val="auto"/>
          <w:sz w:val="20"/>
        </w:rPr>
        <w:t xml:space="preserve"> </w:t>
      </w:r>
      <w:commentRangeEnd w:id="53"/>
      <w:r w:rsidR="00CA7375">
        <w:rPr>
          <w:rStyle w:val="CommentReference"/>
          <w:i w:val="0"/>
          <w:iCs w:val="0"/>
          <w:color w:val="auto"/>
        </w:rPr>
        <w:commentReference w:id="53"/>
      </w:r>
      <w:r>
        <w:rPr>
          <w:i w:val="0"/>
          <w:color w:val="auto"/>
          <w:sz w:val="20"/>
        </w:rPr>
        <w:t>Fossil</w:t>
      </w:r>
      <w:r w:rsidRPr="00177D33">
        <w:rPr>
          <w:i w:val="0"/>
          <w:color w:val="auto"/>
          <w:sz w:val="20"/>
        </w:rPr>
        <w:t xml:space="preserve"> ammonia </w:t>
      </w:r>
      <w:r>
        <w:rPr>
          <w:i w:val="0"/>
          <w:color w:val="auto"/>
          <w:sz w:val="20"/>
        </w:rPr>
        <w:t>produced</w:t>
      </w:r>
      <w:r w:rsidRPr="00177D33">
        <w:rPr>
          <w:i w:val="0"/>
          <w:color w:val="auto"/>
          <w:sz w:val="20"/>
        </w:rPr>
        <w:t xml:space="preserve"> </w:t>
      </w:r>
      <w:r w:rsidRPr="002E6830">
        <w:rPr>
          <w:color w:val="auto"/>
          <w:sz w:val="20"/>
        </w:rPr>
        <w:t>via</w:t>
      </w:r>
      <w:r w:rsidRPr="00177D33">
        <w:rPr>
          <w:i w:val="0"/>
          <w:color w:val="auto"/>
          <w:sz w:val="20"/>
        </w:rPr>
        <w:t xml:space="preserve"> the Haber-Bosch process </w:t>
      </w:r>
      <w:r>
        <w:rPr>
          <w:i w:val="0"/>
          <w:color w:val="auto"/>
          <w:sz w:val="20"/>
        </w:rPr>
        <w:t xml:space="preserve">with </w:t>
      </w:r>
      <w:r w:rsidRPr="00177D33">
        <w:rPr>
          <w:i w:val="0"/>
          <w:color w:val="auto"/>
          <w:sz w:val="20"/>
        </w:rPr>
        <w:t>grey hydrogen from steam methane reforming (SMR) using natural gas</w:t>
      </w:r>
      <w:r>
        <w:rPr>
          <w:i w:val="0"/>
          <w:color w:val="auto"/>
          <w:sz w:val="20"/>
        </w:rPr>
        <w:t xml:space="preserve"> as feedstock.</w:t>
      </w:r>
      <w:r w:rsidRPr="00177D33">
        <w:rPr>
          <w:i w:val="0"/>
          <w:color w:val="auto"/>
          <w:sz w:val="20"/>
        </w:rPr>
        <w:t xml:space="preserve"> </w:t>
      </w:r>
      <w:r w:rsidRPr="00CA7375">
        <w:rPr>
          <w:b/>
          <w:bCs/>
          <w:i w:val="0"/>
          <w:color w:val="auto"/>
          <w:sz w:val="20"/>
          <w:rPrChange w:id="55" w:author="Pérez-Ramirez  Javier" w:date="2023-03-02T07:42:00Z">
            <w:rPr>
              <w:i w:val="0"/>
              <w:color w:val="auto"/>
              <w:sz w:val="20"/>
            </w:rPr>
          </w:rPrChange>
        </w:rPr>
        <w:t>(b)</w:t>
      </w:r>
      <w:r>
        <w:rPr>
          <w:i w:val="0"/>
          <w:color w:val="auto"/>
          <w:sz w:val="20"/>
        </w:rPr>
        <w:t xml:space="preserve"> Fossil methanol </w:t>
      </w:r>
      <w:r w:rsidRPr="008679DA">
        <w:rPr>
          <w:i w:val="0"/>
          <w:color w:val="auto"/>
          <w:sz w:val="20"/>
        </w:rPr>
        <w:t>synthesis</w:t>
      </w:r>
      <w:r>
        <w:rPr>
          <w:i w:val="0"/>
          <w:color w:val="auto"/>
          <w:sz w:val="20"/>
        </w:rPr>
        <w:t>ed</w:t>
      </w:r>
      <w:r w:rsidRPr="008679DA">
        <w:rPr>
          <w:i w:val="0"/>
          <w:color w:val="auto"/>
          <w:sz w:val="20"/>
        </w:rPr>
        <w:t xml:space="preserve"> from natural gas</w:t>
      </w:r>
      <w:r>
        <w:rPr>
          <w:i w:val="0"/>
          <w:color w:val="auto"/>
          <w:sz w:val="20"/>
        </w:rPr>
        <w:t xml:space="preserve">. The necessary information for the economic calculations (CAPEX and OPEX) comes from process simulations. Calculations were performed considering the effect of inflation and the monthly </w:t>
      </w:r>
      <w:r w:rsidRPr="00EB66B4">
        <w:rPr>
          <w:i w:val="0"/>
          <w:color w:val="auto"/>
          <w:sz w:val="20"/>
        </w:rPr>
        <w:t>fluctuation</w:t>
      </w:r>
      <w:r>
        <w:rPr>
          <w:i w:val="0"/>
          <w:color w:val="auto"/>
          <w:sz w:val="20"/>
        </w:rPr>
        <w:t>s</w:t>
      </w:r>
      <w:r w:rsidRPr="00EB66B4">
        <w:rPr>
          <w:i w:val="0"/>
          <w:color w:val="auto"/>
          <w:sz w:val="20"/>
        </w:rPr>
        <w:t xml:space="preserve"> in natural gas and electricity prices</w:t>
      </w:r>
      <w:r>
        <w:rPr>
          <w:i w:val="0"/>
          <w:color w:val="auto"/>
          <w:sz w:val="20"/>
        </w:rPr>
        <w:t xml:space="preserve"> (the evolution of electricity prices in Europe is displayed in </w:t>
      </w:r>
      <w:r w:rsidRPr="00BE7D92">
        <w:rPr>
          <w:i w:val="0"/>
          <w:color w:val="auto"/>
          <w:sz w:val="20"/>
        </w:rPr>
        <w:t>Fig. S</w:t>
      </w:r>
      <w:r w:rsidR="00BE7D92">
        <w:rPr>
          <w:i w:val="0"/>
          <w:color w:val="auto"/>
          <w:sz w:val="20"/>
        </w:rPr>
        <w:t>3</w:t>
      </w:r>
      <w:r w:rsidR="009C14B6">
        <w:rPr>
          <w:i w:val="0"/>
          <w:color w:val="auto"/>
          <w:sz w:val="20"/>
        </w:rPr>
        <w:t xml:space="preserve"> of the ESI</w:t>
      </w:r>
      <w:r>
        <w:rPr>
          <w:i w:val="0"/>
          <w:color w:val="auto"/>
          <w:sz w:val="20"/>
        </w:rPr>
        <w:t>). We validated our estimates with data from July</w:t>
      </w:r>
      <w:r w:rsidR="0084347B">
        <w:rPr>
          <w:i w:val="0"/>
          <w:color w:val="auto"/>
          <w:sz w:val="20"/>
        </w:rPr>
        <w:t> </w:t>
      </w:r>
      <w:r>
        <w:rPr>
          <w:i w:val="0"/>
          <w:color w:val="auto"/>
          <w:sz w:val="20"/>
        </w:rPr>
        <w:t>2019 to June 2022 for ammonia and from January 2015 to November 2022 for methanol (</w:t>
      </w:r>
      <w:r w:rsidRPr="00BE7D92">
        <w:rPr>
          <w:i w:val="0"/>
          <w:color w:val="auto"/>
          <w:sz w:val="20"/>
        </w:rPr>
        <w:t>see Fig. S</w:t>
      </w:r>
      <w:r w:rsidR="00BE7D92">
        <w:rPr>
          <w:i w:val="0"/>
          <w:color w:val="auto"/>
          <w:sz w:val="20"/>
        </w:rPr>
        <w:t>5</w:t>
      </w:r>
      <w:r w:rsidRPr="00BE7D92">
        <w:rPr>
          <w:i w:val="0"/>
          <w:color w:val="auto"/>
          <w:sz w:val="20"/>
        </w:rPr>
        <w:t xml:space="preserve"> and </w:t>
      </w:r>
      <w:r w:rsidR="00E126DB">
        <w:rPr>
          <w:i w:val="0"/>
          <w:color w:val="auto"/>
          <w:sz w:val="20"/>
        </w:rPr>
        <w:t xml:space="preserve">Fig. </w:t>
      </w:r>
      <w:r w:rsidRPr="00BE7D92">
        <w:rPr>
          <w:i w:val="0"/>
          <w:color w:val="auto"/>
          <w:sz w:val="20"/>
        </w:rPr>
        <w:t>S</w:t>
      </w:r>
      <w:r w:rsidR="009C14B6">
        <w:rPr>
          <w:i w:val="0"/>
          <w:color w:val="auto"/>
          <w:sz w:val="20"/>
        </w:rPr>
        <w:t>6 of the ESI</w:t>
      </w:r>
      <w:r w:rsidRPr="00BE7D92">
        <w:rPr>
          <w:i w:val="0"/>
          <w:color w:val="auto"/>
          <w:sz w:val="20"/>
        </w:rPr>
        <w:t xml:space="preserve">, </w:t>
      </w:r>
      <w:r w:rsidRPr="00DE7340">
        <w:rPr>
          <w:i w:val="0"/>
          <w:color w:val="auto"/>
          <w:sz w:val="20"/>
        </w:rPr>
        <w:t>respectively</w:t>
      </w:r>
      <w:r>
        <w:rPr>
          <w:i w:val="0"/>
          <w:color w:val="auto"/>
          <w:sz w:val="20"/>
        </w:rPr>
        <w:t>). Notably, ammonia and methanol</w:t>
      </w:r>
      <w:r w:rsidRPr="003A22FD">
        <w:rPr>
          <w:i w:val="0"/>
          <w:color w:val="auto"/>
          <w:sz w:val="20"/>
        </w:rPr>
        <w:t xml:space="preserve"> production costs have increased steadily since 2020</w:t>
      </w:r>
      <w:r>
        <w:rPr>
          <w:i w:val="0"/>
          <w:color w:val="auto"/>
          <w:sz w:val="20"/>
        </w:rPr>
        <w:t>,</w:t>
      </w:r>
      <w:r w:rsidRPr="003A22FD">
        <w:rPr>
          <w:i w:val="0"/>
          <w:color w:val="auto"/>
          <w:sz w:val="20"/>
        </w:rPr>
        <w:t xml:space="preserve"> due to the rising inflation as a consequence of the COVID-19 pandemic</w:t>
      </w:r>
      <w:r>
        <w:rPr>
          <w:i w:val="0"/>
          <w:color w:val="auto"/>
          <w:sz w:val="20"/>
        </w:rPr>
        <w:t>, with a sharp increase</w:t>
      </w:r>
      <w:r w:rsidRPr="003A22FD">
        <w:rPr>
          <w:i w:val="0"/>
          <w:color w:val="auto"/>
          <w:sz w:val="20"/>
        </w:rPr>
        <w:t xml:space="preserve"> </w:t>
      </w:r>
      <w:r>
        <w:rPr>
          <w:i w:val="0"/>
          <w:color w:val="auto"/>
          <w:sz w:val="20"/>
        </w:rPr>
        <w:t>s</w:t>
      </w:r>
      <w:r w:rsidRPr="003A22FD">
        <w:rPr>
          <w:i w:val="0"/>
          <w:color w:val="auto"/>
          <w:sz w:val="20"/>
        </w:rPr>
        <w:t>ince February 2022, after the Russian invasion of Ukraine</w:t>
      </w:r>
      <w:r>
        <w:rPr>
          <w:i w:val="0"/>
          <w:color w:val="auto"/>
          <w:sz w:val="20"/>
        </w:rPr>
        <w:t>.</w:t>
      </w:r>
    </w:p>
    <w:p w14:paraId="65F6062F" w14:textId="77777777" w:rsidR="00E15608" w:rsidRPr="00D52CE0" w:rsidRDefault="00E15608" w:rsidP="00577897">
      <w:pPr>
        <w:pStyle w:val="Heading3"/>
        <w:jc w:val="both"/>
      </w:pPr>
      <w:commentRangeStart w:id="56"/>
      <w:commentRangeStart w:id="57"/>
      <w:commentRangeStart w:id="58"/>
      <w:r>
        <w:t>Cost</w:t>
      </w:r>
      <w:commentRangeEnd w:id="56"/>
      <w:r>
        <w:rPr>
          <w:rStyle w:val="CommentReference"/>
          <w:rFonts w:asciiTheme="minorHAnsi" w:eastAsiaTheme="minorHAnsi" w:hAnsiTheme="minorHAnsi" w:cstheme="minorBidi"/>
          <w:b w:val="0"/>
        </w:rPr>
        <w:commentReference w:id="56"/>
      </w:r>
      <w:commentRangeEnd w:id="57"/>
      <w:r w:rsidR="00516D83">
        <w:rPr>
          <w:rStyle w:val="CommentReference"/>
          <w:rFonts w:asciiTheme="minorHAnsi" w:eastAsiaTheme="minorHAnsi" w:hAnsiTheme="minorHAnsi" w:cstheme="minorBidi"/>
          <w:b w:val="0"/>
        </w:rPr>
        <w:commentReference w:id="57"/>
      </w:r>
      <w:commentRangeEnd w:id="58"/>
      <w:r w:rsidR="00525F1E">
        <w:rPr>
          <w:rStyle w:val="CommentReference"/>
          <w:rFonts w:asciiTheme="minorHAnsi" w:eastAsiaTheme="minorHAnsi" w:hAnsiTheme="minorHAnsi" w:cstheme="minorBidi"/>
          <w:b w:val="0"/>
        </w:rPr>
        <w:commentReference w:id="58"/>
      </w:r>
      <w:r>
        <w:t>-competitive green ammonia and methanol</w:t>
      </w:r>
      <w:r w:rsidDel="00064C7D">
        <w:t xml:space="preserve"> </w:t>
      </w:r>
      <w:r>
        <w:t>due to the energy crisis</w:t>
      </w:r>
    </w:p>
    <w:p w14:paraId="2A581CE1" w14:textId="31BA9C9A" w:rsidR="00E15608" w:rsidRDefault="00E15608" w:rsidP="00577897">
      <w:pPr>
        <w:jc w:val="both"/>
        <w:rPr>
          <w:rFonts w:cstheme="minorHAnsi"/>
          <w:lang w:val="en-US"/>
        </w:rPr>
      </w:pPr>
      <w:r w:rsidRPr="00E15608">
        <w:rPr>
          <w:rFonts w:cstheme="minorHAnsi"/>
          <w:lang w:val="en-US"/>
        </w:rPr>
        <w:t>We next study the economic competitiveness of green production routes for ammonia and methanol, assuming a hydrogen cost linked to the specific technology deployed and a CO</w:t>
      </w:r>
      <w:r w:rsidRPr="00E15608">
        <w:rPr>
          <w:rFonts w:cstheme="minorHAnsi"/>
          <w:vertAlign w:val="subscript"/>
          <w:lang w:val="en-US"/>
        </w:rPr>
        <w:t>2</w:t>
      </w:r>
      <w:r w:rsidRPr="00E15608">
        <w:rPr>
          <w:rFonts w:cstheme="minorHAnsi"/>
          <w:lang w:val="en-US"/>
        </w:rPr>
        <w:t xml:space="preserve"> cost from DAC linked to the natural gas and electricity price, considering in turn the impact of inflation on the utilities and capital expenditures. Green ammonia produced with hydrogen from water electrolysis using on-shore wind electricity turns cost-competitive at natural gas prices of around 1,700 USD t</w:t>
      </w:r>
      <w:r w:rsidRPr="00996D9A">
        <w:rPr>
          <w:vertAlign w:val="superscript"/>
          <w:lang w:val="en-US"/>
        </w:rPr>
        <w:t>−</w:t>
      </w:r>
      <w:r w:rsidRPr="00E15608">
        <w:rPr>
          <w:rFonts w:cstheme="minorHAnsi"/>
          <w:vertAlign w:val="superscript"/>
          <w:lang w:val="en-US"/>
        </w:rPr>
        <w:t>1</w:t>
      </w:r>
      <w:r w:rsidRPr="00E15608">
        <w:rPr>
          <w:rFonts w:cstheme="minorHAnsi"/>
          <w:lang w:val="en-US"/>
        </w:rPr>
        <w:t xml:space="preserve">. Hence, we find that green ammonia </w:t>
      </w:r>
      <w:r w:rsidRPr="00E15608">
        <w:rPr>
          <w:rFonts w:cstheme="minorHAnsi"/>
          <w:i/>
          <w:lang w:val="en-US"/>
        </w:rPr>
        <w:t>via</w:t>
      </w:r>
      <w:r w:rsidRPr="00E15608">
        <w:rPr>
          <w:rFonts w:cstheme="minorHAnsi"/>
          <w:lang w:val="en-US"/>
        </w:rPr>
        <w:t xml:space="preserve"> wind-based electrolysis became cost-competitive relative to fossil ammonia from December 2021 to October 2022 for a period of six months (</w:t>
      </w:r>
      <w:r w:rsidRPr="00307194">
        <w:rPr>
          <w:rFonts w:cstheme="minorHAnsi"/>
        </w:rPr>
        <w:fldChar w:fldCharType="begin"/>
      </w:r>
      <w:r w:rsidRPr="00E15608">
        <w:rPr>
          <w:rFonts w:cstheme="minorHAnsi"/>
          <w:lang w:val="en-US"/>
        </w:rPr>
        <w:instrText xml:space="preserve"> REF _Ref121495662 \h  \* MERGEFORMAT </w:instrText>
      </w:r>
      <w:r w:rsidRPr="00307194">
        <w:rPr>
          <w:rFonts w:cstheme="minorHAnsi"/>
        </w:rPr>
      </w:r>
      <w:r w:rsidRPr="00307194">
        <w:rPr>
          <w:rFonts w:cstheme="minorHAnsi"/>
        </w:rPr>
        <w:fldChar w:fldCharType="separate"/>
      </w:r>
      <w:r w:rsidRPr="00E15608">
        <w:rPr>
          <w:rFonts w:cstheme="minorHAnsi"/>
          <w:lang w:val="en-US"/>
        </w:rPr>
        <w:t xml:space="preserve">Fig. </w:t>
      </w:r>
      <w:r w:rsidRPr="00E15608">
        <w:rPr>
          <w:rFonts w:cstheme="minorHAnsi"/>
          <w:noProof/>
          <w:lang w:val="en-US"/>
        </w:rPr>
        <w:t>2</w:t>
      </w:r>
      <w:r w:rsidRPr="00307194">
        <w:rPr>
          <w:rFonts w:cstheme="minorHAnsi"/>
        </w:rPr>
        <w:fldChar w:fldCharType="end"/>
      </w:r>
      <w:r w:rsidRPr="00E15608">
        <w:rPr>
          <w:rFonts w:cstheme="minorHAnsi"/>
          <w:lang w:val="en-US"/>
        </w:rPr>
        <w:t>a), with production costs in the range from 1,290 to 1,590 USD t</w:t>
      </w:r>
      <w:r w:rsidRPr="00F4051B">
        <w:rPr>
          <w:vertAlign w:val="superscript"/>
          <w:lang w:val="en-US"/>
        </w:rPr>
        <w:t>−</w:t>
      </w:r>
      <w:r w:rsidRPr="00E15608">
        <w:rPr>
          <w:rFonts w:cstheme="minorHAnsi"/>
          <w:vertAlign w:val="superscript"/>
          <w:lang w:val="en-US"/>
        </w:rPr>
        <w:t>1</w:t>
      </w:r>
      <w:r w:rsidRPr="00E15608">
        <w:rPr>
          <w:rFonts w:cstheme="minorHAnsi"/>
          <w:lang w:val="en-US"/>
        </w:rPr>
        <w:t xml:space="preserve"> ammonia. In contrast, green ammonia </w:t>
      </w:r>
      <w:r w:rsidRPr="00E15608">
        <w:rPr>
          <w:rFonts w:cstheme="minorHAnsi"/>
          <w:i/>
          <w:lang w:val="en-US"/>
        </w:rPr>
        <w:t>via</w:t>
      </w:r>
      <w:r w:rsidRPr="00E15608">
        <w:rPr>
          <w:rFonts w:cstheme="minorHAnsi"/>
          <w:lang w:val="en-US"/>
        </w:rPr>
        <w:t xml:space="preserve"> solar PV-based electrolytic hydrogen became competitive around the peak of natural gas spot prices in August 2022 (</w:t>
      </w:r>
      <w:r w:rsidRPr="008B0FD0">
        <w:rPr>
          <w:rFonts w:cstheme="minorHAnsi"/>
        </w:rPr>
        <w:fldChar w:fldCharType="begin"/>
      </w:r>
      <w:r w:rsidRPr="00E15608">
        <w:rPr>
          <w:rFonts w:cstheme="minorHAnsi"/>
          <w:lang w:val="en-US"/>
        </w:rPr>
        <w:instrText xml:space="preserve"> REF _Ref121495662 \h  \* MERGEFORMAT </w:instrText>
      </w:r>
      <w:r w:rsidRPr="008B0FD0">
        <w:rPr>
          <w:rFonts w:cstheme="minorHAnsi"/>
        </w:rPr>
      </w:r>
      <w:r w:rsidRPr="008B0FD0">
        <w:rPr>
          <w:rFonts w:cstheme="minorHAnsi"/>
        </w:rPr>
        <w:fldChar w:fldCharType="separate"/>
      </w:r>
      <w:r w:rsidRPr="00E15608">
        <w:rPr>
          <w:rFonts w:cstheme="minorHAnsi"/>
          <w:lang w:val="en-US"/>
        </w:rPr>
        <w:t xml:space="preserve">Fig. </w:t>
      </w:r>
      <w:r w:rsidRPr="00E15608">
        <w:rPr>
          <w:rFonts w:cstheme="minorHAnsi"/>
          <w:noProof/>
          <w:lang w:val="en-US"/>
        </w:rPr>
        <w:t>2</w:t>
      </w:r>
      <w:r w:rsidRPr="008B0FD0">
        <w:rPr>
          <w:rFonts w:cstheme="minorHAnsi"/>
        </w:rPr>
        <w:fldChar w:fldCharType="end"/>
      </w:r>
      <w:r w:rsidRPr="00E15608">
        <w:rPr>
          <w:rFonts w:cstheme="minorHAnsi"/>
          <w:lang w:val="en-US"/>
        </w:rPr>
        <w:t xml:space="preserve">b). This is due to the higher cost of hydrogen from solar PV-based electrolysis, which shows a lower capacity factor compared to wind power (16.1 to 17.5%, for solar PV, </w:t>
      </w:r>
      <w:r w:rsidRPr="00E15608">
        <w:rPr>
          <w:rFonts w:cstheme="minorHAnsi"/>
          <w:i/>
          <w:lang w:val="en-US"/>
        </w:rPr>
        <w:t>v</w:t>
      </w:r>
      <w:r w:rsidRPr="00E15608">
        <w:rPr>
          <w:rFonts w:cstheme="minorHAnsi"/>
          <w:lang w:val="en-US"/>
        </w:rPr>
        <w:t xml:space="preserve">s. </w:t>
      </w:r>
      <w:r w:rsidRPr="002D4245">
        <w:rPr>
          <w:rFonts w:cstheme="minorHAnsi"/>
          <w:lang w:val="en-US"/>
        </w:rPr>
        <w:t>35.6% to 39%</w:t>
      </w:r>
      <w:r>
        <w:rPr>
          <w:rFonts w:cstheme="minorHAnsi"/>
          <w:lang w:val="en-US"/>
        </w:rPr>
        <w:t xml:space="preserve"> for wind</w:t>
      </w:r>
      <w:r w:rsidRPr="002D4245">
        <w:rPr>
          <w:rFonts w:cstheme="minorHAnsi"/>
          <w:lang w:val="en-US"/>
        </w:rPr>
        <w:t>)</w:t>
      </w:r>
      <w:r>
        <w:rPr>
          <w:rFonts w:cstheme="minorHAnsi"/>
          <w:lang w:val="en-US"/>
        </w:rPr>
        <w:fldChar w:fldCharType="begin"/>
      </w:r>
      <w:r w:rsidR="00373CEC">
        <w:rPr>
          <w:rFonts w:cstheme="minorHAnsi"/>
          <w:lang w:val="en-US"/>
        </w:rPr>
        <w:instrText xml:space="preserve"> ADDIN ZOTERO_ITEM CSL_CITATION {"citationID":"4WsfGQvU","properties":{"formattedCitation":"\\super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Pr>
          <w:rFonts w:cstheme="minorHAnsi"/>
          <w:lang w:val="en-US"/>
        </w:rPr>
        <w:fldChar w:fldCharType="separate"/>
      </w:r>
      <w:r w:rsidRPr="00E15608">
        <w:rPr>
          <w:rFonts w:ascii="Calibri" w:hAnsi="Calibri" w:cs="Calibri"/>
          <w:szCs w:val="24"/>
          <w:vertAlign w:val="superscript"/>
          <w:lang w:val="en-US"/>
        </w:rPr>
        <w:t>32</w:t>
      </w:r>
      <w:r>
        <w:rPr>
          <w:rFonts w:cstheme="minorHAnsi"/>
          <w:lang w:val="en-US"/>
        </w:rPr>
        <w:fldChar w:fldCharType="end"/>
      </w:r>
      <w:r w:rsidRPr="002D4245">
        <w:rPr>
          <w:rFonts w:cstheme="minorHAnsi"/>
          <w:lang w:val="en-US"/>
        </w:rPr>
        <w:t xml:space="preserve">. </w:t>
      </w:r>
      <w:r w:rsidRPr="006D3A56">
        <w:rPr>
          <w:rFonts w:cstheme="minorHAnsi"/>
          <w:lang w:val="en-US"/>
        </w:rPr>
        <w:t xml:space="preserve">Ammonia production with blue hydrogen –SMR coupled with CCS– follows the same pattern as standard fossil ammonia, being slightly </w:t>
      </w:r>
      <w:r>
        <w:rPr>
          <w:rFonts w:cstheme="minorHAnsi"/>
          <w:lang w:val="en-US"/>
        </w:rPr>
        <w:t xml:space="preserve">more </w:t>
      </w:r>
      <w:r w:rsidRPr="006D3A56">
        <w:rPr>
          <w:rFonts w:cstheme="minorHAnsi"/>
          <w:lang w:val="en-US"/>
        </w:rPr>
        <w:t>expensive than the conventional route due to the additional cost of CCS (</w:t>
      </w:r>
      <w:r w:rsidRPr="006D3A56">
        <w:rPr>
          <w:rFonts w:cstheme="minorHAnsi"/>
        </w:rPr>
        <w:fldChar w:fldCharType="begin"/>
      </w:r>
      <w:r w:rsidRPr="00E15608">
        <w:rPr>
          <w:rFonts w:cstheme="minorHAnsi"/>
          <w:lang w:val="en-US"/>
        </w:rPr>
        <w:instrText xml:space="preserve"> REF _Ref121495662 \h  \* MERGEFORMAT </w:instrText>
      </w:r>
      <w:r w:rsidRPr="006D3A56">
        <w:rPr>
          <w:rFonts w:cstheme="minorHAnsi"/>
        </w:rPr>
      </w:r>
      <w:r w:rsidRPr="006D3A56">
        <w:rPr>
          <w:rFonts w:cstheme="minorHAnsi"/>
        </w:rPr>
        <w:fldChar w:fldCharType="separate"/>
      </w:r>
      <w:r w:rsidRPr="00E15608">
        <w:rPr>
          <w:rFonts w:cstheme="minorHAnsi"/>
          <w:lang w:val="en-US"/>
        </w:rPr>
        <w:t>Fig. </w:t>
      </w:r>
      <w:r w:rsidRPr="00E15608">
        <w:rPr>
          <w:rFonts w:cstheme="minorHAnsi"/>
          <w:noProof/>
          <w:lang w:val="en-US"/>
        </w:rPr>
        <w:t>2</w:t>
      </w:r>
      <w:r w:rsidRPr="006D3A56">
        <w:rPr>
          <w:rFonts w:cstheme="minorHAnsi"/>
        </w:rPr>
        <w:fldChar w:fldCharType="end"/>
      </w:r>
      <w:r w:rsidRPr="006D3A56">
        <w:rPr>
          <w:rFonts w:cstheme="minorHAnsi"/>
          <w:lang w:val="en-US"/>
        </w:rPr>
        <w:t>c).</w:t>
      </w:r>
    </w:p>
    <w:p w14:paraId="1158BB7C" w14:textId="77777777" w:rsidR="00E15608" w:rsidRPr="00E15608" w:rsidRDefault="00E15608" w:rsidP="00577897">
      <w:pPr>
        <w:jc w:val="both"/>
        <w:rPr>
          <w:rFonts w:cstheme="minorHAnsi"/>
          <w:lang w:val="en-US"/>
        </w:rPr>
      </w:pPr>
      <w:r w:rsidRPr="00E15608">
        <w:rPr>
          <w:rFonts w:cstheme="minorHAnsi"/>
          <w:lang w:val="en-US"/>
        </w:rPr>
        <w:t>Green methanol produced with wind-based electrolytic hydrogen and DAC CO</w:t>
      </w:r>
      <w:r w:rsidRPr="00E15608">
        <w:rPr>
          <w:rFonts w:cstheme="minorHAnsi"/>
          <w:vertAlign w:val="subscript"/>
          <w:lang w:val="en-US"/>
        </w:rPr>
        <w:t>2</w:t>
      </w:r>
      <w:r w:rsidRPr="00E15608">
        <w:rPr>
          <w:rFonts w:cstheme="minorHAnsi"/>
          <w:lang w:val="en-US"/>
        </w:rPr>
        <w:t xml:space="preserve"> becomes economically competitive at natural gas prices of around 3,100 USD t</w:t>
      </w:r>
      <w:r w:rsidRPr="00E15608">
        <w:rPr>
          <w:rFonts w:cstheme="minorHAnsi"/>
          <w:vertAlign w:val="superscript"/>
          <w:lang w:val="en-US"/>
        </w:rPr>
        <w:t>−1</w:t>
      </w:r>
      <w:r w:rsidRPr="00E15608">
        <w:rPr>
          <w:rFonts w:cstheme="minorHAnsi"/>
          <w:lang w:val="en-US"/>
        </w:rPr>
        <w:t xml:space="preserve"> (</w:t>
      </w:r>
      <w:r w:rsidRPr="00996D9A">
        <w:rPr>
          <w:rFonts w:cstheme="minorHAnsi"/>
        </w:rPr>
        <w:fldChar w:fldCharType="begin"/>
      </w:r>
      <w:r w:rsidRPr="00E15608">
        <w:rPr>
          <w:rFonts w:cstheme="minorHAnsi"/>
          <w:lang w:val="en-US"/>
        </w:rPr>
        <w:instrText xml:space="preserve"> REF _Ref121495662 \h  \* MERGEFORMAT </w:instrText>
      </w:r>
      <w:r w:rsidRPr="00996D9A">
        <w:rPr>
          <w:rFonts w:cstheme="minorHAnsi"/>
        </w:rPr>
      </w:r>
      <w:r w:rsidRPr="00996D9A">
        <w:rPr>
          <w:rFonts w:cstheme="minorHAnsi"/>
        </w:rPr>
        <w:fldChar w:fldCharType="separate"/>
      </w:r>
      <w:r w:rsidRPr="00E15608">
        <w:rPr>
          <w:rFonts w:cstheme="minorHAnsi"/>
          <w:lang w:val="en-US"/>
        </w:rPr>
        <w:t xml:space="preserve">Fig. </w:t>
      </w:r>
      <w:r w:rsidRPr="00E15608">
        <w:rPr>
          <w:rFonts w:cstheme="minorHAnsi"/>
          <w:noProof/>
          <w:lang w:val="en-US"/>
        </w:rPr>
        <w:t>2</w:t>
      </w:r>
      <w:r w:rsidRPr="00996D9A">
        <w:rPr>
          <w:rFonts w:cstheme="minorHAnsi"/>
        </w:rPr>
        <w:fldChar w:fldCharType="end"/>
      </w:r>
      <w:r w:rsidRPr="00E15608">
        <w:rPr>
          <w:rFonts w:cstheme="minorHAnsi"/>
          <w:lang w:val="en-US"/>
        </w:rPr>
        <w:t xml:space="preserve">d), with the break-even natural gas price largely depending again on the </w:t>
      </w:r>
      <w:commentRangeStart w:id="59"/>
      <w:r w:rsidRPr="00E15608">
        <w:rPr>
          <w:rFonts w:cstheme="minorHAnsi"/>
          <w:lang w:val="en-US"/>
        </w:rPr>
        <w:lastRenderedPageBreak/>
        <w:t xml:space="preserve">levelized </w:t>
      </w:r>
      <w:commentRangeEnd w:id="59"/>
      <w:r w:rsidR="002C2BAC">
        <w:rPr>
          <w:rStyle w:val="CommentReference"/>
          <w:lang w:val="en-GB"/>
        </w:rPr>
        <w:commentReference w:id="59"/>
      </w:r>
      <w:r w:rsidRPr="00E15608">
        <w:rPr>
          <w:rFonts w:cstheme="minorHAnsi"/>
          <w:lang w:val="en-US"/>
        </w:rPr>
        <w:t xml:space="preserve">cost of hydrogen. Thus, methanol production </w:t>
      </w:r>
      <w:r w:rsidRPr="00E15608">
        <w:rPr>
          <w:rFonts w:cstheme="minorHAnsi"/>
          <w:i/>
          <w:lang w:val="en-US"/>
        </w:rPr>
        <w:t>via</w:t>
      </w:r>
      <w:r w:rsidRPr="00E15608">
        <w:rPr>
          <w:rFonts w:cstheme="minorHAnsi"/>
          <w:lang w:val="en-US"/>
        </w:rPr>
        <w:t xml:space="preserve"> this route became cost competitive only at the peak of natural gas prices in August 2022. Meanwhile, the solar PV-based route never became economically appealing (</w:t>
      </w:r>
      <w:r w:rsidRPr="00996D9A">
        <w:rPr>
          <w:rFonts w:cstheme="minorHAnsi"/>
        </w:rPr>
        <w:fldChar w:fldCharType="begin"/>
      </w:r>
      <w:r w:rsidRPr="00E15608">
        <w:rPr>
          <w:rFonts w:cstheme="minorHAnsi"/>
          <w:lang w:val="en-US"/>
        </w:rPr>
        <w:instrText xml:space="preserve"> REF _Ref121495662 \h  \* MERGEFORMAT </w:instrText>
      </w:r>
      <w:r w:rsidRPr="00996D9A">
        <w:rPr>
          <w:rFonts w:cstheme="minorHAnsi"/>
        </w:rPr>
      </w:r>
      <w:r w:rsidRPr="00996D9A">
        <w:rPr>
          <w:rFonts w:cstheme="minorHAnsi"/>
        </w:rPr>
        <w:fldChar w:fldCharType="separate"/>
      </w:r>
      <w:r w:rsidRPr="00E15608">
        <w:rPr>
          <w:rFonts w:cstheme="minorHAnsi"/>
          <w:lang w:val="en-US"/>
        </w:rPr>
        <w:t xml:space="preserve">Fig. </w:t>
      </w:r>
      <w:r w:rsidRPr="00E15608">
        <w:rPr>
          <w:rFonts w:cstheme="minorHAnsi"/>
          <w:noProof/>
          <w:lang w:val="en-US"/>
        </w:rPr>
        <w:t>2</w:t>
      </w:r>
      <w:r w:rsidRPr="00996D9A">
        <w:rPr>
          <w:rFonts w:cstheme="minorHAnsi"/>
        </w:rPr>
        <w:fldChar w:fldCharType="end"/>
      </w:r>
      <w:r w:rsidRPr="00E15608">
        <w:rPr>
          <w:rFonts w:cstheme="minorHAnsi"/>
          <w:lang w:val="en-US"/>
        </w:rPr>
        <w:t>e). For the case of methanol production from DAC CO</w:t>
      </w:r>
      <w:r w:rsidRPr="00E15608">
        <w:rPr>
          <w:rFonts w:cstheme="minorHAnsi"/>
          <w:vertAlign w:val="subscript"/>
          <w:lang w:val="en-US"/>
        </w:rPr>
        <w:t>2</w:t>
      </w:r>
      <w:r w:rsidRPr="00E15608">
        <w:rPr>
          <w:rFonts w:cstheme="minorHAnsi"/>
          <w:lang w:val="en-US"/>
        </w:rPr>
        <w:t xml:space="preserve"> and blue hydrogen, the cost of production was, on average, 182% higher than fossil methanol due to the additional cost of CCS and captured CO</w:t>
      </w:r>
      <w:r w:rsidRPr="00E15608">
        <w:rPr>
          <w:rFonts w:cstheme="minorHAnsi"/>
          <w:vertAlign w:val="subscript"/>
          <w:lang w:val="en-US"/>
        </w:rPr>
        <w:t>2</w:t>
      </w:r>
      <w:r w:rsidRPr="00E15608">
        <w:rPr>
          <w:rFonts w:cstheme="minorHAnsi"/>
          <w:lang w:val="en-US"/>
        </w:rPr>
        <w:t xml:space="preserve"> (</w:t>
      </w:r>
      <w:r w:rsidRPr="00F20A1F">
        <w:rPr>
          <w:rFonts w:cstheme="minorHAnsi"/>
        </w:rPr>
        <w:fldChar w:fldCharType="begin"/>
      </w:r>
      <w:r w:rsidRPr="00E15608">
        <w:rPr>
          <w:rFonts w:cstheme="minorHAnsi"/>
          <w:lang w:val="en-US"/>
        </w:rPr>
        <w:instrText xml:space="preserve"> REF _Ref121495662 \h  \* MERGEFORMAT </w:instrText>
      </w:r>
      <w:r w:rsidRPr="00F20A1F">
        <w:rPr>
          <w:rFonts w:cstheme="minorHAnsi"/>
        </w:rPr>
      </w:r>
      <w:r w:rsidRPr="00F20A1F">
        <w:rPr>
          <w:rFonts w:cstheme="minorHAnsi"/>
        </w:rPr>
        <w:fldChar w:fldCharType="separate"/>
      </w:r>
      <w:r w:rsidRPr="00E15608">
        <w:rPr>
          <w:rFonts w:cstheme="minorHAnsi"/>
          <w:lang w:val="en-US"/>
        </w:rPr>
        <w:t xml:space="preserve">Fig. </w:t>
      </w:r>
      <w:r w:rsidRPr="00E15608">
        <w:rPr>
          <w:rFonts w:cstheme="minorHAnsi"/>
          <w:noProof/>
          <w:lang w:val="en-US"/>
        </w:rPr>
        <w:t>2</w:t>
      </w:r>
      <w:r w:rsidRPr="00F20A1F">
        <w:rPr>
          <w:rFonts w:cstheme="minorHAnsi"/>
        </w:rPr>
        <w:fldChar w:fldCharType="end"/>
      </w:r>
      <w:r w:rsidRPr="00E15608">
        <w:rPr>
          <w:rFonts w:cstheme="minorHAnsi"/>
          <w:lang w:val="en-US"/>
        </w:rPr>
        <w:t>f).</w:t>
      </w:r>
    </w:p>
    <w:p w14:paraId="141D2C10" w14:textId="77777777" w:rsidR="00E15608" w:rsidRPr="002D4245" w:rsidRDefault="00E15608" w:rsidP="00577897">
      <w:pPr>
        <w:spacing w:after="0"/>
        <w:jc w:val="both"/>
        <w:rPr>
          <w:rFonts w:cstheme="minorHAnsi"/>
        </w:rPr>
      </w:pPr>
      <w:r>
        <w:rPr>
          <w:rFonts w:cstheme="minorHAnsi"/>
          <w:noProof/>
          <w:lang w:val="en-US"/>
        </w:rPr>
        <w:drawing>
          <wp:inline distT="0" distB="0" distL="0" distR="0" wp14:anchorId="3819DFCF" wp14:editId="53ABCB7C">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3E301524" w14:textId="0B74E82A" w:rsidR="00E15608" w:rsidRPr="00E15608" w:rsidRDefault="00E15608" w:rsidP="00577897">
      <w:pPr>
        <w:jc w:val="both"/>
        <w:rPr>
          <w:rFonts w:cstheme="minorHAnsi"/>
          <w:iCs/>
          <w:sz w:val="20"/>
          <w:szCs w:val="20"/>
          <w:lang w:val="en-US"/>
        </w:rPr>
      </w:pPr>
      <w:bookmarkStart w:id="60" w:name="_Ref121495662"/>
      <w:commentRangeStart w:id="61"/>
      <w:commentRangeStart w:id="62"/>
      <w:r w:rsidRPr="00E15608">
        <w:rPr>
          <w:rFonts w:cstheme="minorHAnsi"/>
          <w:b/>
          <w:sz w:val="20"/>
          <w:lang w:val="en-US"/>
        </w:rPr>
        <w:t>Fig</w:t>
      </w:r>
      <w:commentRangeEnd w:id="61"/>
      <w:r>
        <w:rPr>
          <w:rStyle w:val="CommentReference"/>
        </w:rPr>
        <w:commentReference w:id="61"/>
      </w:r>
      <w:commentRangeEnd w:id="62"/>
      <w:r w:rsidR="00A71815">
        <w:rPr>
          <w:rStyle w:val="CommentReference"/>
          <w:lang w:val="en-GB"/>
        </w:rPr>
        <w:commentReference w:id="62"/>
      </w:r>
      <w:r w:rsidRPr="00E15608">
        <w:rPr>
          <w:rFonts w:cstheme="minorHAnsi"/>
          <w:b/>
          <w:sz w:val="20"/>
          <w:lang w:val="en-US"/>
        </w:rPr>
        <w:t xml:space="preserve">. </w:t>
      </w:r>
      <w:commentRangeStart w:id="63"/>
      <w:r w:rsidRPr="00EC47A0">
        <w:rPr>
          <w:rFonts w:cstheme="minorHAnsi"/>
          <w:b/>
          <w:i/>
          <w:sz w:val="20"/>
        </w:rPr>
        <w:fldChar w:fldCharType="begin"/>
      </w:r>
      <w:r w:rsidRPr="00E15608">
        <w:rPr>
          <w:rFonts w:cstheme="minorHAnsi"/>
          <w:b/>
          <w:sz w:val="20"/>
          <w:lang w:val="en-US"/>
        </w:rPr>
        <w:instrText xml:space="preserve"> SEQ Fig. \* ARABIC </w:instrText>
      </w:r>
      <w:r w:rsidRPr="00EC47A0">
        <w:rPr>
          <w:rFonts w:cstheme="minorHAnsi"/>
          <w:b/>
          <w:i/>
          <w:sz w:val="20"/>
        </w:rPr>
        <w:fldChar w:fldCharType="separate"/>
      </w:r>
      <w:r w:rsidRPr="00E15608">
        <w:rPr>
          <w:rFonts w:cstheme="minorHAnsi"/>
          <w:b/>
          <w:noProof/>
          <w:sz w:val="20"/>
          <w:lang w:val="en-US"/>
        </w:rPr>
        <w:t>2</w:t>
      </w:r>
      <w:r w:rsidRPr="00EC47A0">
        <w:rPr>
          <w:rFonts w:cstheme="minorHAnsi"/>
          <w:b/>
          <w:i/>
          <w:sz w:val="20"/>
        </w:rPr>
        <w:fldChar w:fldCharType="end"/>
      </w:r>
      <w:bookmarkEnd w:id="60"/>
      <w:r w:rsidRPr="00E15608">
        <w:rPr>
          <w:rFonts w:cstheme="minorHAnsi"/>
          <w:b/>
          <w:sz w:val="20"/>
          <w:lang w:val="en-US"/>
        </w:rPr>
        <w:t xml:space="preserve">. </w:t>
      </w:r>
      <w:commentRangeEnd w:id="63"/>
      <w:r w:rsidR="002C2BAC">
        <w:rPr>
          <w:rStyle w:val="CommentReference"/>
          <w:lang w:val="en-GB"/>
        </w:rPr>
        <w:commentReference w:id="63"/>
      </w:r>
      <w:r w:rsidRPr="00E15608">
        <w:rPr>
          <w:rFonts w:cstheme="minorHAnsi"/>
          <w:b/>
          <w:sz w:val="20"/>
          <w:lang w:val="en-US"/>
        </w:rPr>
        <w:t xml:space="preserve">Production cost for green ammonia and methanol in Europe compared with the fossil </w:t>
      </w:r>
      <w:commentRangeStart w:id="64"/>
      <w:r w:rsidRPr="00E15608">
        <w:rPr>
          <w:rFonts w:cstheme="minorHAnsi"/>
          <w:b/>
          <w:sz w:val="20"/>
          <w:lang w:val="en-US"/>
        </w:rPr>
        <w:t xml:space="preserve">(natural gas-based) </w:t>
      </w:r>
      <w:commentRangeEnd w:id="64"/>
      <w:r w:rsidR="002C2BAC">
        <w:rPr>
          <w:rStyle w:val="CommentReference"/>
          <w:lang w:val="en-GB"/>
        </w:rPr>
        <w:commentReference w:id="64"/>
      </w:r>
      <w:r w:rsidRPr="00E15608">
        <w:rPr>
          <w:rFonts w:cstheme="minorHAnsi"/>
          <w:b/>
          <w:sz w:val="20"/>
          <w:lang w:val="en-US"/>
        </w:rPr>
        <w:t xml:space="preserve">counterpart. </w:t>
      </w:r>
      <w:r w:rsidRPr="00E15608">
        <w:rPr>
          <w:rFonts w:cstheme="minorHAnsi"/>
          <w:sz w:val="20"/>
          <w:lang w:val="en-US"/>
        </w:rPr>
        <w:t xml:space="preserve">Green </w:t>
      </w:r>
      <w:r w:rsidRPr="00E15608">
        <w:rPr>
          <w:sz w:val="20"/>
          <w:szCs w:val="20"/>
          <w:lang w:val="en-US"/>
        </w:rPr>
        <w:t xml:space="preserve">ammonia produced </w:t>
      </w:r>
      <w:r w:rsidRPr="00E15608">
        <w:rPr>
          <w:i/>
          <w:sz w:val="20"/>
          <w:szCs w:val="20"/>
          <w:lang w:val="en-US"/>
        </w:rPr>
        <w:t>via</w:t>
      </w:r>
      <w:r w:rsidRPr="00E15608">
        <w:rPr>
          <w:sz w:val="20"/>
          <w:szCs w:val="20"/>
          <w:lang w:val="en-US"/>
        </w:rPr>
        <w:t xml:space="preserve"> the Haber-Bosch process with green hydrogen from water electrolysis using </w:t>
      </w:r>
      <w:commentRangeStart w:id="65"/>
      <w:ins w:id="66" w:author="Pérez-Ramirez  Javier" w:date="2023-03-02T07:41:00Z">
        <w:r w:rsidR="00CA7375" w:rsidRPr="003C1465">
          <w:rPr>
            <w:b/>
            <w:bCs/>
            <w:sz w:val="20"/>
            <w:szCs w:val="20"/>
            <w:lang w:val="en-US"/>
            <w:rPrChange w:id="67" w:author="Pérez-Ramirez  Javier" w:date="2023-03-02T07:44:00Z">
              <w:rPr>
                <w:sz w:val="20"/>
                <w:szCs w:val="20"/>
                <w:lang w:val="en-US"/>
              </w:rPr>
            </w:rPrChange>
          </w:rPr>
          <w:t>(a)</w:t>
        </w:r>
        <w:r w:rsidR="00CA7375">
          <w:rPr>
            <w:sz w:val="20"/>
            <w:szCs w:val="20"/>
            <w:lang w:val="en-US"/>
          </w:rPr>
          <w:t xml:space="preserve"> </w:t>
        </w:r>
        <w:commentRangeEnd w:id="65"/>
        <w:r w:rsidR="00CA7375">
          <w:rPr>
            <w:rStyle w:val="CommentReference"/>
            <w:lang w:val="en-GB"/>
          </w:rPr>
          <w:commentReference w:id="65"/>
        </w:r>
      </w:ins>
      <w:r w:rsidRPr="00E15608">
        <w:rPr>
          <w:sz w:val="20"/>
          <w:szCs w:val="20"/>
          <w:lang w:val="en-US"/>
        </w:rPr>
        <w:t>on-shore wind electricity</w:t>
      </w:r>
      <w:del w:id="68" w:author="Pérez-Ramirez  Javier" w:date="2023-03-02T07:41:00Z">
        <w:r w:rsidRPr="00E15608" w:rsidDel="00CA7375">
          <w:rPr>
            <w:sz w:val="20"/>
            <w:szCs w:val="20"/>
            <w:lang w:val="en-US"/>
          </w:rPr>
          <w:delText xml:space="preserve"> (a)</w:delText>
        </w:r>
      </w:del>
      <w:r w:rsidRPr="00E15608">
        <w:rPr>
          <w:sz w:val="20"/>
          <w:szCs w:val="20"/>
          <w:lang w:val="en-US"/>
        </w:rPr>
        <w:t xml:space="preserve"> or </w:t>
      </w:r>
      <w:ins w:id="69" w:author="Pérez-Ramirez  Javier" w:date="2023-03-02T07:41:00Z">
        <w:r w:rsidR="00CA7375" w:rsidRPr="003C1465">
          <w:rPr>
            <w:b/>
            <w:bCs/>
            <w:sz w:val="20"/>
            <w:szCs w:val="20"/>
            <w:lang w:val="en-US"/>
            <w:rPrChange w:id="70" w:author="Pérez-Ramirez  Javier" w:date="2023-03-02T07:44:00Z">
              <w:rPr>
                <w:sz w:val="20"/>
                <w:szCs w:val="20"/>
                <w:lang w:val="en-US"/>
              </w:rPr>
            </w:rPrChange>
          </w:rPr>
          <w:t>(b)</w:t>
        </w:r>
        <w:r w:rsidR="00CA7375">
          <w:rPr>
            <w:sz w:val="20"/>
            <w:szCs w:val="20"/>
            <w:lang w:val="en-US"/>
          </w:rPr>
          <w:t xml:space="preserve"> </w:t>
        </w:r>
      </w:ins>
      <w:r w:rsidRPr="00E15608">
        <w:rPr>
          <w:sz w:val="20"/>
          <w:szCs w:val="20"/>
          <w:lang w:val="en-US"/>
        </w:rPr>
        <w:t>solar photovoltaic (PV) electricity</w:t>
      </w:r>
      <w:del w:id="71" w:author="Pérez-Ramirez  Javier" w:date="2023-03-02T07:44:00Z">
        <w:r w:rsidRPr="00E15608" w:rsidDel="003C1465">
          <w:rPr>
            <w:sz w:val="20"/>
            <w:szCs w:val="20"/>
            <w:lang w:val="en-US"/>
          </w:rPr>
          <w:delText xml:space="preserve"> (b)</w:delText>
        </w:r>
      </w:del>
      <w:r w:rsidRPr="00E15608">
        <w:rPr>
          <w:sz w:val="20"/>
          <w:szCs w:val="20"/>
          <w:lang w:val="en-US"/>
        </w:rPr>
        <w:t xml:space="preserve"> and</w:t>
      </w:r>
      <w:ins w:id="72" w:author="Pérez-Ramirez  Javier" w:date="2023-03-02T07:44:00Z">
        <w:r w:rsidR="003C1465">
          <w:rPr>
            <w:sz w:val="20"/>
            <w:szCs w:val="20"/>
            <w:lang w:val="en-US"/>
          </w:rPr>
          <w:t xml:space="preserve"> </w:t>
        </w:r>
        <w:r w:rsidR="003C1465" w:rsidRPr="003C1465">
          <w:rPr>
            <w:b/>
            <w:bCs/>
            <w:sz w:val="20"/>
            <w:szCs w:val="20"/>
            <w:lang w:val="en-US"/>
            <w:rPrChange w:id="73" w:author="Pérez-Ramirez  Javier" w:date="2023-03-02T07:44:00Z">
              <w:rPr>
                <w:sz w:val="20"/>
                <w:szCs w:val="20"/>
                <w:lang w:val="en-US"/>
              </w:rPr>
            </w:rPrChange>
          </w:rPr>
          <w:t>(c)</w:t>
        </w:r>
      </w:ins>
      <w:r w:rsidRPr="00E15608">
        <w:rPr>
          <w:sz w:val="20"/>
          <w:szCs w:val="20"/>
          <w:lang w:val="en-US"/>
        </w:rPr>
        <w:t xml:space="preserve"> blue hydrogen from steam methane reforming (SMR) coupled with carbon capture and storage (CCS)</w:t>
      </w:r>
      <w:del w:id="74" w:author="Pérez-Ramirez  Javier" w:date="2023-03-02T07:44:00Z">
        <w:r w:rsidRPr="00E15608" w:rsidDel="003C1465">
          <w:rPr>
            <w:sz w:val="20"/>
            <w:szCs w:val="20"/>
            <w:lang w:val="en-US"/>
          </w:rPr>
          <w:delText xml:space="preserve"> </w:delText>
        </w:r>
        <w:r w:rsidRPr="00CA7375" w:rsidDel="003C1465">
          <w:rPr>
            <w:sz w:val="20"/>
            <w:szCs w:val="20"/>
            <w:highlight w:val="yellow"/>
            <w:lang w:val="en-US"/>
            <w:rPrChange w:id="75" w:author="Pérez-Ramirez  Javier" w:date="2023-03-02T07:42:00Z">
              <w:rPr>
                <w:sz w:val="20"/>
                <w:szCs w:val="20"/>
                <w:lang w:val="en-US"/>
              </w:rPr>
            </w:rPrChange>
          </w:rPr>
          <w:delText>(c)</w:delText>
        </w:r>
      </w:del>
      <w:r w:rsidRPr="00CA7375">
        <w:rPr>
          <w:sz w:val="20"/>
          <w:szCs w:val="20"/>
          <w:highlight w:val="yellow"/>
          <w:lang w:val="en-US"/>
          <w:rPrChange w:id="76" w:author="Pérez-Ramirez  Javier" w:date="2023-03-02T07:42:00Z">
            <w:rPr>
              <w:sz w:val="20"/>
              <w:szCs w:val="20"/>
              <w:lang w:val="en-US"/>
            </w:rPr>
          </w:rPrChange>
        </w:rPr>
        <w:t>.</w:t>
      </w:r>
      <w:r w:rsidRPr="00E15608">
        <w:rPr>
          <w:sz w:val="20"/>
          <w:szCs w:val="20"/>
          <w:lang w:val="en-US"/>
        </w:rPr>
        <w:t xml:space="preserve"> Methanol synthesized from captured CO</w:t>
      </w:r>
      <w:r w:rsidRPr="00E15608">
        <w:rPr>
          <w:sz w:val="20"/>
          <w:szCs w:val="20"/>
          <w:vertAlign w:val="subscript"/>
          <w:lang w:val="en-US"/>
        </w:rPr>
        <w:t>2</w:t>
      </w:r>
      <w:r w:rsidRPr="00E15608">
        <w:rPr>
          <w:sz w:val="20"/>
          <w:szCs w:val="20"/>
          <w:lang w:val="en-US"/>
        </w:rPr>
        <w:t xml:space="preserve"> and </w:t>
      </w:r>
      <w:bookmarkStart w:id="77" w:name="_Hlk124438456"/>
      <w:r w:rsidRPr="00E15608">
        <w:rPr>
          <w:sz w:val="20"/>
          <w:szCs w:val="20"/>
          <w:lang w:val="en-US"/>
        </w:rPr>
        <w:t xml:space="preserve">wind-based electrolytic hydrogen </w:t>
      </w:r>
      <w:bookmarkEnd w:id="77"/>
      <w:commentRangeStart w:id="78"/>
      <w:r w:rsidRPr="00E15608">
        <w:rPr>
          <w:sz w:val="20"/>
          <w:szCs w:val="20"/>
          <w:lang w:val="en-US"/>
        </w:rPr>
        <w:t xml:space="preserve">(d), PV-based electrolytic hydrogen (e) or blue hydrogen –SMR coupled with CCS– (f). </w:t>
      </w:r>
      <w:commentRangeEnd w:id="78"/>
      <w:r w:rsidR="003C1465">
        <w:rPr>
          <w:rStyle w:val="CommentReference"/>
          <w:lang w:val="en-GB"/>
        </w:rPr>
        <w:commentReference w:id="78"/>
      </w:r>
      <w:r w:rsidRPr="00E15608">
        <w:rPr>
          <w:sz w:val="20"/>
          <w:szCs w:val="20"/>
          <w:lang w:val="en-US"/>
        </w:rPr>
        <w:t>As in Fig. 1, the calculations are based on rigorous simulations and consider</w:t>
      </w:r>
      <w:r w:rsidRPr="00E15608">
        <w:rPr>
          <w:sz w:val="20"/>
          <w:lang w:val="en-US"/>
        </w:rPr>
        <w:t xml:space="preserve"> the effect </w:t>
      </w:r>
      <w:r w:rsidRPr="00E15608">
        <w:rPr>
          <w:sz w:val="20"/>
          <w:lang w:val="en-US"/>
        </w:rPr>
        <w:lastRenderedPageBreak/>
        <w:t>of inflation and the monthly</w:t>
      </w:r>
      <w:r w:rsidRPr="00E15608">
        <w:rPr>
          <w:i/>
          <w:sz w:val="20"/>
          <w:lang w:val="en-US"/>
        </w:rPr>
        <w:t xml:space="preserve"> </w:t>
      </w:r>
      <w:r w:rsidRPr="00E15608">
        <w:rPr>
          <w:sz w:val="20"/>
          <w:lang w:val="en-US"/>
        </w:rPr>
        <w:t>fluctuation</w:t>
      </w:r>
      <w:r w:rsidRPr="00E15608">
        <w:rPr>
          <w:i/>
          <w:sz w:val="20"/>
          <w:lang w:val="en-US"/>
        </w:rPr>
        <w:t>s</w:t>
      </w:r>
      <w:r w:rsidRPr="00E15608">
        <w:rPr>
          <w:sz w:val="20"/>
          <w:lang w:val="en-US"/>
        </w:rPr>
        <w:t xml:space="preserve"> in natural gas and electricity prices (the evolution of electricity prices in Europe is displayed in </w:t>
      </w:r>
      <w:r w:rsidRPr="002B1BCD">
        <w:rPr>
          <w:sz w:val="20"/>
          <w:lang w:val="en-US"/>
        </w:rPr>
        <w:t>Fig. S</w:t>
      </w:r>
      <w:r w:rsidR="002B1BCD" w:rsidRPr="002B1BCD">
        <w:rPr>
          <w:sz w:val="20"/>
          <w:lang w:val="en-US"/>
        </w:rPr>
        <w:t>3 of the ESI</w:t>
      </w:r>
      <w:r w:rsidRPr="00E15608">
        <w:rPr>
          <w:sz w:val="20"/>
          <w:lang w:val="en-US"/>
        </w:rPr>
        <w:t>)</w:t>
      </w:r>
      <w:r w:rsidRPr="00E15608">
        <w:rPr>
          <w:rFonts w:cstheme="minorHAnsi"/>
          <w:sz w:val="20"/>
          <w:szCs w:val="20"/>
          <w:lang w:val="en-US"/>
        </w:rPr>
        <w:t>. Error bars display the production cost considering the lower and upper bound for the levelized cost of hydrogen</w:t>
      </w:r>
      <w:r w:rsidR="00F33E1F">
        <w:rPr>
          <w:rFonts w:cstheme="minorHAnsi"/>
          <w:sz w:val="20"/>
          <w:szCs w:val="20"/>
          <w:lang w:val="en-US"/>
        </w:rPr>
        <w:t xml:space="preserve"> (see Table S7 of the ESI)</w:t>
      </w:r>
      <w:r w:rsidRPr="00E15608">
        <w:rPr>
          <w:rFonts w:cstheme="minorHAnsi"/>
          <w:iCs/>
          <w:sz w:val="20"/>
          <w:szCs w:val="20"/>
          <w:lang w:val="en-US"/>
        </w:rPr>
        <w:t xml:space="preserve">. Notably, ammonia production </w:t>
      </w:r>
      <w:r w:rsidRPr="00E15608">
        <w:rPr>
          <w:rFonts w:cstheme="minorHAnsi"/>
          <w:i/>
          <w:iCs/>
          <w:sz w:val="20"/>
          <w:szCs w:val="20"/>
          <w:lang w:val="en-US"/>
        </w:rPr>
        <w:t>via</w:t>
      </w:r>
      <w:r w:rsidRPr="00E15608">
        <w:rPr>
          <w:rFonts w:cstheme="minorHAnsi"/>
          <w:iCs/>
          <w:sz w:val="20"/>
          <w:szCs w:val="20"/>
          <w:lang w:val="en-US"/>
        </w:rPr>
        <w:t xml:space="preserve"> wind electrolysis arises as the most competitive green route, which has been cheaper than or similar to fossil ammonia for six months since December 2021.</w:t>
      </w:r>
    </w:p>
    <w:p w14:paraId="55A7C9D0" w14:textId="52C84B46" w:rsidR="00E15608" w:rsidRPr="00E15608" w:rsidRDefault="00E15608" w:rsidP="00577897">
      <w:pPr>
        <w:jc w:val="both"/>
        <w:rPr>
          <w:rFonts w:cstheme="minorHAnsi"/>
          <w:lang w:val="en-US"/>
        </w:rPr>
      </w:pPr>
      <w:r w:rsidRPr="00E15608">
        <w:rPr>
          <w:rFonts w:cstheme="minorHAnsi"/>
          <w:lang w:val="en-US"/>
        </w:rPr>
        <w:t xml:space="preserve">We next </w:t>
      </w:r>
      <w:r w:rsidR="00A71815" w:rsidRPr="00E15608">
        <w:rPr>
          <w:rFonts w:cstheme="minorHAnsi"/>
          <w:lang w:val="en-US"/>
        </w:rPr>
        <w:t>analyze</w:t>
      </w:r>
      <w:r w:rsidRPr="00E15608">
        <w:rPr>
          <w:rFonts w:cstheme="minorHAnsi"/>
          <w:lang w:val="en-US"/>
        </w:rPr>
        <w:t xml:space="preserve"> the breakdown of the production cost for fossil and green chemicals at different time points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E15608">
        <w:rPr>
          <w:rFonts w:cstheme="minorHAnsi"/>
          <w:lang w:val="en-US"/>
        </w:rPr>
        <w:t xml:space="preserve">). We focus on the green routes based on wind-based electrolytic hydrogen, as these were found to be the most promising routes (results for the </w:t>
      </w:r>
      <w:r w:rsidRPr="00E15608">
        <w:rPr>
          <w:lang w:val="en-US"/>
        </w:rPr>
        <w:t xml:space="preserve">other green routes are displayed in </w:t>
      </w:r>
      <w:r w:rsidRPr="00126E59">
        <w:rPr>
          <w:lang w:val="en-US"/>
        </w:rPr>
        <w:t>Fig. S</w:t>
      </w:r>
      <w:r w:rsidR="00126E59" w:rsidRPr="00126E59">
        <w:rPr>
          <w:lang w:val="en-US"/>
        </w:rPr>
        <w:t>7 of the ESI</w:t>
      </w:r>
      <w:r w:rsidRPr="00E15608">
        <w:rPr>
          <w:lang w:val="en-US"/>
        </w:rPr>
        <w:t>). Moreover, w</w:t>
      </w:r>
      <w:r w:rsidRPr="00E15608">
        <w:rPr>
          <w:rFonts w:cstheme="minorHAnsi"/>
          <w:lang w:val="en-US"/>
        </w:rPr>
        <w:t>e take average values for the years 2019 and 2020 as the natural gas and electricity prices before July 2021 were almost constant.</w:t>
      </w:r>
    </w:p>
    <w:p w14:paraId="20F61232" w14:textId="20D4A6A7" w:rsidR="00E15608" w:rsidRPr="00E15608" w:rsidRDefault="00E15608" w:rsidP="00577897">
      <w:pPr>
        <w:jc w:val="both"/>
        <w:rPr>
          <w:lang w:val="en-US"/>
        </w:rPr>
      </w:pPr>
      <w:r w:rsidRPr="00E15608">
        <w:rPr>
          <w:rFonts w:cstheme="minorHAnsi"/>
          <w:lang w:val="en-US"/>
        </w:rPr>
        <w:t>Our results show that the contribution of natural gas to the production cost for fossil ammonia increased from 21% in 2020 to 44% in July 2021 and up to 63% in November 2022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E15608">
        <w:rPr>
          <w:rFonts w:cstheme="minorHAnsi"/>
          <w:lang w:val="en-US"/>
        </w:rPr>
        <w:t>a).</w:t>
      </w:r>
      <w:r w:rsidRPr="00341573">
        <w:rPr>
          <w:rFonts w:cstheme="minorHAnsi"/>
          <w:lang w:val="en-US"/>
        </w:rPr>
        <w:t xml:space="preserve"> </w:t>
      </w:r>
      <w:r w:rsidRPr="002D4245">
        <w:rPr>
          <w:rFonts w:cstheme="minorHAnsi"/>
          <w:lang w:val="en-US"/>
        </w:rPr>
        <w:t xml:space="preserve">Similarly, </w:t>
      </w:r>
      <w:proofErr w:type="gramStart"/>
      <w:r w:rsidRPr="002D4245">
        <w:rPr>
          <w:rFonts w:cstheme="minorHAnsi"/>
          <w:lang w:val="en-US"/>
        </w:rPr>
        <w:t>for the production of</w:t>
      </w:r>
      <w:proofErr w:type="gramEnd"/>
      <w:r w:rsidRPr="002D4245">
        <w:rPr>
          <w:rFonts w:cstheme="minorHAnsi"/>
          <w:lang w:val="en-US"/>
        </w:rPr>
        <w:t xml:space="preserve">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2D4245">
        <w:rPr>
          <w:rFonts w:cstheme="minorHAnsi"/>
          <w:lang w:val="en-US"/>
        </w:rPr>
        <w:t>b).</w:t>
      </w:r>
      <w:r>
        <w:rPr>
          <w:rFonts w:cstheme="minorHAnsi"/>
          <w:lang w:val="en-US"/>
        </w:rPr>
        <w:t xml:space="preserve"> For the green routes, hydrogen represents the highest share of the production cost; up to 69-85% for green ammonia and 61-67% for green methanol, depending on the time point. </w:t>
      </w:r>
      <w:r w:rsidRPr="00E15608">
        <w:rPr>
          <w:lang w:val="en-US"/>
        </w:rPr>
        <w:t>We estimate that the average European levelized cost of wind-based electrolytic hydrogen has decreased steadily from 5.2-8.5 USD kg</w:t>
      </w:r>
      <w:r w:rsidRPr="00E15608">
        <w:rPr>
          <w:vertAlign w:val="superscript"/>
          <w:lang w:val="en-US"/>
        </w:rPr>
        <w:t xml:space="preserve">-1 </w:t>
      </w:r>
      <w:r w:rsidRPr="00E15608">
        <w:rPr>
          <w:lang w:val="en-US"/>
        </w:rPr>
        <w:t>in 2019 to 4.5-6.3 USD kg</w:t>
      </w:r>
      <w:r w:rsidRPr="00E15608">
        <w:rPr>
          <w:vertAlign w:val="superscript"/>
          <w:lang w:val="en-US"/>
        </w:rPr>
        <w:t>-1</w:t>
      </w:r>
      <w:r w:rsidRPr="00E15608">
        <w:rPr>
          <w:lang w:val="en-US"/>
        </w:rPr>
        <w:t xml:space="preserve"> by 2021, primarily driven by a reduction in the cost of on-shore wind electricity from 67 to 42 USD MWh</w:t>
      </w:r>
      <w:r w:rsidRPr="00E15608">
        <w:rPr>
          <w:vertAlign w:val="superscript"/>
          <w:lang w:val="en-US"/>
        </w:rPr>
        <w:t>-1</w:t>
      </w:r>
      <w:r w:rsidRPr="00E15608">
        <w:rPr>
          <w:lang w:val="en-US"/>
        </w:rPr>
        <w:t>, based on ref.</w:t>
      </w:r>
      <w:r>
        <w:fldChar w:fldCharType="begin"/>
      </w:r>
      <w:r w:rsidR="00373CEC">
        <w:rPr>
          <w:lang w:val="en-US"/>
        </w:rPr>
        <w:instrText xml:space="preserve"> ADDIN ZOTERO_ITEM CSL_CITATION {"citationID":"u41OseLy","properties":{"formattedCitation":"\\super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fldChar w:fldCharType="separate"/>
      </w:r>
      <w:r w:rsidRPr="00E15608">
        <w:rPr>
          <w:rFonts w:ascii="Calibri" w:hAnsi="Calibri" w:cs="Calibri"/>
          <w:szCs w:val="24"/>
          <w:vertAlign w:val="superscript"/>
          <w:lang w:val="en-US"/>
        </w:rPr>
        <w:t>32</w:t>
      </w:r>
      <w:r>
        <w:fldChar w:fldCharType="end"/>
      </w:r>
      <w:r w:rsidRPr="00E15608">
        <w:rPr>
          <w:lang w:val="en-US"/>
        </w:rPr>
        <w:t>. The hydrogen cost slightly increased in 2022 up to 5.2-7.3 USD kg</w:t>
      </w:r>
      <w:r w:rsidRPr="00E15608">
        <w:rPr>
          <w:vertAlign w:val="superscript"/>
          <w:lang w:val="en-US"/>
        </w:rPr>
        <w:t>-1</w:t>
      </w:r>
      <w:r w:rsidRPr="00E15608">
        <w:rPr>
          <w:lang w:val="en-US"/>
        </w:rPr>
        <w:t>, due to the effect of inflation. Hence, the hydrogen cost applied in this work align well with the lower bound of previous literature estimates (</w:t>
      </w:r>
      <w:r w:rsidRPr="00E15608">
        <w:rPr>
          <w:i/>
          <w:lang w:val="en-US"/>
        </w:rPr>
        <w:t>i.e.</w:t>
      </w:r>
      <w:r w:rsidRPr="00E15608">
        <w:rPr>
          <w:lang w:val="en-US"/>
        </w:rPr>
        <w:t>, between 4.6 and 10 USD kg</w:t>
      </w:r>
      <w:r w:rsidRPr="00E15608">
        <w:rPr>
          <w:vertAlign w:val="superscript"/>
          <w:lang w:val="en-US"/>
        </w:rPr>
        <w:t>-1</w:t>
      </w:r>
      <w:r w:rsidRPr="00E15608">
        <w:rPr>
          <w:lang w:val="en-US"/>
        </w:rPr>
        <w:t xml:space="preserve"> based on ref.</w:t>
      </w:r>
      <w:r>
        <w:fldChar w:fldCharType="begin"/>
      </w:r>
      <w:r w:rsidR="00373CEC">
        <w:rPr>
          <w:lang w:val="en-US"/>
        </w:rPr>
        <w:instrText xml:space="preserve"> ADDIN ZOTERO_ITEM CSL_CITATION {"citationID":"pejIi8CD","properties":{"formattedCitation":"\\super 33\\nosupersub{}","plainCitation":"33","noteIndex":0},"citationItems":[{"id":21335,"uris":["http://zotero.org/users/9157291/items/5Q9TNJYS"],"itemData":{"id":21335,"type":"article-journal","abstract":"Different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fldChar w:fldCharType="separate"/>
      </w:r>
      <w:r w:rsidRPr="00E15608">
        <w:rPr>
          <w:rFonts w:ascii="Calibri" w:hAnsi="Calibri" w:cs="Calibri"/>
          <w:szCs w:val="24"/>
          <w:vertAlign w:val="superscript"/>
          <w:lang w:val="en-US"/>
        </w:rPr>
        <w:t>33</w:t>
      </w:r>
      <w:r>
        <w:fldChar w:fldCharType="end"/>
      </w:r>
      <w:r w:rsidRPr="00E15608">
        <w:rPr>
          <w:lang w:val="en-US"/>
        </w:rPr>
        <w:t>).</w:t>
      </w:r>
    </w:p>
    <w:p w14:paraId="1B24D5A4" w14:textId="0D73995F" w:rsidR="00E15608" w:rsidRPr="004364A9" w:rsidRDefault="00E15608" w:rsidP="00577897">
      <w:pPr>
        <w:jc w:val="both"/>
        <w:rPr>
          <w:lang w:val="en-US"/>
        </w:rPr>
      </w:pPr>
      <w:r w:rsidRPr="00E15608">
        <w:rPr>
          <w:lang w:val="en-US"/>
        </w:rPr>
        <w:t>For green methanol,</w:t>
      </w:r>
      <w:r w:rsidRPr="00167C38">
        <w:rPr>
          <w:rFonts w:cstheme="minorHAnsi"/>
          <w:lang w:val="en-US"/>
        </w:rPr>
        <w:t xml:space="preserve"> </w:t>
      </w:r>
      <w:r>
        <w:rPr>
          <w:rFonts w:cstheme="minorHAnsi"/>
          <w:lang w:val="en-US"/>
        </w:rPr>
        <w:t xml:space="preserve">the </w:t>
      </w:r>
      <w:r w:rsidRPr="002D4245">
        <w:rPr>
          <w:rFonts w:cstheme="minorHAnsi"/>
          <w:lang w:val="en-US"/>
        </w:rPr>
        <w:t>CO</w:t>
      </w:r>
      <w:r w:rsidRPr="002D4245">
        <w:rPr>
          <w:rFonts w:cstheme="minorHAnsi"/>
          <w:vertAlign w:val="subscript"/>
          <w:lang w:val="en-US"/>
        </w:rPr>
        <w:t>2</w:t>
      </w:r>
      <w:r w:rsidRPr="002D4245">
        <w:rPr>
          <w:rFonts w:cstheme="minorHAnsi"/>
          <w:lang w:val="en-US"/>
        </w:rPr>
        <w:t xml:space="preserve"> </w:t>
      </w:r>
      <w:r>
        <w:rPr>
          <w:rFonts w:cstheme="minorHAnsi"/>
          <w:lang w:val="en-US"/>
        </w:rPr>
        <w:t xml:space="preserve">feedstock captured from </w:t>
      </w:r>
      <w:r w:rsidRPr="00E15608">
        <w:rPr>
          <w:rFonts w:cstheme="minorHAnsi"/>
          <w:lang w:val="en-US"/>
        </w:rPr>
        <w:t xml:space="preserve">the atmosphere by DAC accounted for about </w:t>
      </w:r>
      <w:r w:rsidRPr="002D4245">
        <w:rPr>
          <w:rFonts w:cstheme="minorHAnsi"/>
          <w:lang w:val="en-US"/>
        </w:rPr>
        <w:t>1</w:t>
      </w:r>
      <w:r>
        <w:rPr>
          <w:rFonts w:cstheme="minorHAnsi"/>
          <w:lang w:val="en-US"/>
        </w:rPr>
        <w:t>6</w:t>
      </w:r>
      <w:r w:rsidRPr="002D4245">
        <w:rPr>
          <w:rFonts w:cstheme="minorHAnsi"/>
          <w:lang w:val="en-US"/>
        </w:rPr>
        <w:t xml:space="preserve">% </w:t>
      </w:r>
      <w:r>
        <w:rPr>
          <w:rFonts w:cstheme="minorHAnsi"/>
          <w:lang w:val="en-US"/>
        </w:rPr>
        <w:t xml:space="preserve">of the production cost </w:t>
      </w:r>
      <w:r w:rsidRPr="002D4245">
        <w:rPr>
          <w:rFonts w:cstheme="minorHAnsi"/>
          <w:lang w:val="en-US"/>
        </w:rPr>
        <w:t>in 2020</w:t>
      </w:r>
      <w:r>
        <w:rPr>
          <w:rFonts w:cstheme="minorHAnsi"/>
          <w:lang w:val="en-US"/>
        </w:rPr>
        <w:t xml:space="preserve"> and up </w:t>
      </w:r>
      <w:r w:rsidRPr="002D4245">
        <w:rPr>
          <w:rFonts w:cstheme="minorHAnsi"/>
          <w:lang w:val="en-US"/>
        </w:rPr>
        <w:t xml:space="preserve">to </w:t>
      </w:r>
      <w:r>
        <w:rPr>
          <w:rFonts w:cstheme="minorHAnsi"/>
          <w:lang w:val="en-US"/>
        </w:rPr>
        <w:t>28</w:t>
      </w:r>
      <w:r w:rsidRPr="002D4245">
        <w:rPr>
          <w:rFonts w:cstheme="minorHAnsi"/>
          <w:lang w:val="en-US"/>
        </w:rPr>
        <w:t xml:space="preserve">% </w:t>
      </w:r>
      <w:r>
        <w:rPr>
          <w:rFonts w:cstheme="minorHAnsi"/>
          <w:lang w:val="en-US"/>
        </w:rPr>
        <w:t>in</w:t>
      </w:r>
      <w:r w:rsidRPr="002D4245">
        <w:rPr>
          <w:rFonts w:cstheme="minorHAnsi"/>
          <w:lang w:val="en-US"/>
        </w:rPr>
        <w:t xml:space="preserve"> </w:t>
      </w:r>
      <w:r>
        <w:rPr>
          <w:rFonts w:cstheme="minorHAnsi"/>
          <w:lang w:val="en-US"/>
        </w:rPr>
        <w:t>November</w:t>
      </w:r>
      <w:r w:rsidRPr="002D4245">
        <w:rPr>
          <w:rFonts w:cstheme="minorHAnsi"/>
          <w:lang w:val="en-US"/>
        </w:rPr>
        <w:t xml:space="preserve"> 2022.</w:t>
      </w:r>
      <w:r>
        <w:rPr>
          <w:lang w:val="en-US"/>
        </w:rPr>
        <w:t xml:space="preserve"> The higher contribution can be attributed to the increased cost </w:t>
      </w:r>
      <w:r w:rsidRPr="00E15608">
        <w:rPr>
          <w:lang w:val="en-US"/>
        </w:rPr>
        <w:t>of DAC, from an average of 246 USD t</w:t>
      </w:r>
      <w:r w:rsidRPr="00E15608">
        <w:rPr>
          <w:vertAlign w:val="superscript"/>
          <w:lang w:val="en-US"/>
        </w:rPr>
        <w:t>-1</w:t>
      </w:r>
      <w:r w:rsidRPr="00E15608">
        <w:rPr>
          <w:lang w:val="en-US"/>
        </w:rPr>
        <w:t xml:space="preserve"> CO</w:t>
      </w:r>
      <w:r w:rsidRPr="00E15608">
        <w:rPr>
          <w:vertAlign w:val="subscript"/>
          <w:lang w:val="en-US"/>
        </w:rPr>
        <w:t>2</w:t>
      </w:r>
      <w:r w:rsidRPr="00E15608">
        <w:rPr>
          <w:lang w:val="en-US"/>
        </w:rPr>
        <w:t xml:space="preserve"> in 2019 to 360 USD t</w:t>
      </w:r>
      <w:r w:rsidRPr="00E15608">
        <w:rPr>
          <w:vertAlign w:val="superscript"/>
          <w:lang w:val="en-US"/>
        </w:rPr>
        <w:t>-1</w:t>
      </w:r>
      <w:r w:rsidRPr="00E15608">
        <w:rPr>
          <w:lang w:val="en-US"/>
        </w:rPr>
        <w:t xml:space="preserve"> CO</w:t>
      </w:r>
      <w:r w:rsidRPr="00E15608">
        <w:rPr>
          <w:vertAlign w:val="subscript"/>
          <w:lang w:val="en-US"/>
        </w:rPr>
        <w:t xml:space="preserve">2 </w:t>
      </w:r>
      <w:r w:rsidRPr="00E15608">
        <w:rPr>
          <w:lang w:val="en-US"/>
        </w:rPr>
        <w:t>in 2021, reaching the highest value of 775 USD t</w:t>
      </w:r>
      <w:r w:rsidRPr="00E15608">
        <w:rPr>
          <w:vertAlign w:val="superscript"/>
          <w:lang w:val="en-US"/>
        </w:rPr>
        <w:t>-1</w:t>
      </w:r>
      <w:r w:rsidRPr="00E15608">
        <w:rPr>
          <w:lang w:val="en-US"/>
        </w:rPr>
        <w:t xml:space="preserve"> CO</w:t>
      </w:r>
      <w:r w:rsidRPr="00E15608">
        <w:rPr>
          <w:vertAlign w:val="subscript"/>
          <w:lang w:val="en-US"/>
        </w:rPr>
        <w:t xml:space="preserve">2 </w:t>
      </w:r>
      <w:r w:rsidRPr="00E15608">
        <w:rPr>
          <w:lang w:val="en-US"/>
        </w:rPr>
        <w:t xml:space="preserve">in August 2022. Here, we consider a high-temperature solvent-based </w:t>
      </w:r>
      <w:r w:rsidRPr="00E15608">
        <w:rPr>
          <w:rFonts w:cstheme="minorHAnsi"/>
          <w:lang w:val="en-US"/>
        </w:rPr>
        <w:t>DAC technology, adapted from the work by Keith</w:t>
      </w:r>
      <w:r w:rsidR="00C02986">
        <w:rPr>
          <w:rFonts w:cstheme="minorHAnsi"/>
          <w:lang w:val="en-US"/>
        </w:rPr>
        <w:t> </w:t>
      </w:r>
      <w:r w:rsidRPr="00E15608">
        <w:rPr>
          <w:rFonts w:cstheme="minorHAnsi"/>
          <w:i/>
          <w:lang w:val="en-US"/>
        </w:rPr>
        <w:t>et</w:t>
      </w:r>
      <w:r w:rsidR="00C02986">
        <w:rPr>
          <w:rFonts w:cstheme="minorHAnsi"/>
          <w:i/>
          <w:lang w:val="en-US"/>
        </w:rPr>
        <w:t> </w:t>
      </w:r>
      <w:r w:rsidRPr="00E15608">
        <w:rPr>
          <w:rFonts w:cstheme="minorHAnsi"/>
          <w:i/>
          <w:lang w:val="en-US"/>
        </w:rPr>
        <w:t>al.</w:t>
      </w:r>
      <w:r>
        <w:rPr>
          <w:rFonts w:cstheme="minorHAnsi"/>
        </w:rPr>
        <w:fldChar w:fldCharType="begin"/>
      </w:r>
      <w:r w:rsidR="00373CEC">
        <w:rPr>
          <w:rFonts w:cstheme="minorHAnsi"/>
          <w:lang w:val="en-US"/>
        </w:rPr>
        <w:instrText xml:space="preserve"> ADDIN ZOTERO_ITEM CSL_CITATION {"citationID":"buA3tSxp","properties":{"formattedCitation":"\\super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 This technology requires a</w:t>
      </w:r>
      <w:r w:rsidRPr="00E15608">
        <w:rPr>
          <w:lang w:val="en-US"/>
        </w:rPr>
        <w:t>round 0.1 t of natural gas and 77 kWh of electricity per t of CO</w:t>
      </w:r>
      <w:r w:rsidRPr="00E15608">
        <w:rPr>
          <w:vertAlign w:val="subscript"/>
          <w:lang w:val="en-US"/>
        </w:rPr>
        <w:t>2</w:t>
      </w:r>
      <w:r w:rsidRPr="00E15608">
        <w:rPr>
          <w:lang w:val="en-US"/>
        </w:rPr>
        <w:t xml:space="preserve"> captured</w:t>
      </w:r>
      <w:r>
        <w:fldChar w:fldCharType="begin"/>
      </w:r>
      <w:r w:rsidR="00373CEC">
        <w:rPr>
          <w:lang w:val="en-US"/>
        </w:rPr>
        <w:instrText xml:space="preserve"> ADDIN ZOTERO_ITEM CSL_CITATION {"citationID":"dQjUzZiY","properties":{"formattedCitation":"\\super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fldChar w:fldCharType="separate"/>
      </w:r>
      <w:r w:rsidRPr="00E15608">
        <w:rPr>
          <w:rFonts w:ascii="Calibri" w:hAnsi="Calibri" w:cs="Calibri"/>
          <w:szCs w:val="24"/>
          <w:vertAlign w:val="superscript"/>
          <w:lang w:val="en-US"/>
        </w:rPr>
        <w:t>34</w:t>
      </w:r>
      <w:r>
        <w:fldChar w:fldCharType="end"/>
      </w:r>
      <w:r w:rsidRPr="00E15608">
        <w:rPr>
          <w:lang w:val="en-US"/>
        </w:rPr>
        <w:t xml:space="preserve">. Hence, the capture cost is highly sensitive to the </w:t>
      </w:r>
      <w:r>
        <w:rPr>
          <w:rFonts w:cstheme="minorHAnsi"/>
          <w:lang w:val="en-US"/>
        </w:rPr>
        <w:t>fluctuation in natural gas and electricity</w:t>
      </w:r>
      <w:r w:rsidRPr="002D4245">
        <w:rPr>
          <w:rFonts w:cstheme="minorHAnsi"/>
          <w:lang w:val="en-US"/>
        </w:rPr>
        <w:t xml:space="preserve"> price</w:t>
      </w:r>
      <w:r>
        <w:rPr>
          <w:rFonts w:cstheme="minorHAnsi"/>
          <w:lang w:val="en-US"/>
        </w:rPr>
        <w:t>s</w:t>
      </w:r>
      <w:r w:rsidR="004364A9">
        <w:rPr>
          <w:rFonts w:cstheme="minorHAnsi"/>
          <w:lang w:val="en-US"/>
        </w:rPr>
        <w:t xml:space="preserve"> (</w:t>
      </w:r>
      <w:del w:id="79" w:author="Pérez-Ramirez  Javier" w:date="2023-03-02T07:43:00Z">
        <w:r w:rsidR="004364A9" w:rsidDel="00CA7375">
          <w:rPr>
            <w:rFonts w:cstheme="minorHAnsi"/>
            <w:lang w:val="en-US"/>
          </w:rPr>
          <w:delText xml:space="preserve">see </w:delText>
        </w:r>
      </w:del>
      <w:r w:rsidR="004364A9">
        <w:rPr>
          <w:rFonts w:cstheme="minorHAnsi"/>
          <w:lang w:val="en-US"/>
        </w:rPr>
        <w:t>Fig. S4</w:t>
      </w:r>
      <w:r w:rsidR="002E730F">
        <w:rPr>
          <w:rFonts w:cstheme="minorHAnsi"/>
          <w:lang w:val="en-US"/>
        </w:rPr>
        <w:t xml:space="preserve"> of the ESI)</w:t>
      </w:r>
      <w:r>
        <w:rPr>
          <w:rFonts w:cstheme="minorHAnsi"/>
          <w:lang w:val="en-US"/>
        </w:rPr>
        <w:t>. There are other DAC technologies,</w:t>
      </w:r>
      <w:r w:rsidRPr="00DD3E31">
        <w:rPr>
          <w:rFonts w:cstheme="minorHAnsi"/>
          <w:lang w:val="en-US"/>
        </w:rPr>
        <w:t xml:space="preserve"> </w:t>
      </w:r>
      <w:r>
        <w:rPr>
          <w:rFonts w:cstheme="minorHAnsi"/>
          <w:lang w:val="en-US"/>
        </w:rPr>
        <w:t>such as the low-temperature sorbent-based technology, that might be less dependent on natural gas</w:t>
      </w:r>
      <w:r>
        <w:rPr>
          <w:rFonts w:cstheme="minorHAnsi"/>
          <w:lang w:val="en-US"/>
        </w:rPr>
        <w:fldChar w:fldCharType="begin"/>
      </w:r>
      <w:r w:rsidR="00373CEC">
        <w:rPr>
          <w:rFonts w:cstheme="minorHAnsi"/>
          <w:lang w:val="en-US"/>
        </w:rPr>
        <w:instrText xml:space="preserve"> ADDIN ZOTERO_ITEM CSL_CITATION {"citationID":"DrrxUArr","properties":{"formattedCitation":"\\super 35\\nosupersub{}","plainCitation":"35","noteIndex":0},"citationItems":[{"id":5113,"uris":["http://zotero.org/users/9157291/items/8BY34IRX"],"itemData":{"id":5113,"type":"article-journal","abstract":"Meeting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Pr>
          <w:rFonts w:cstheme="minorHAnsi"/>
          <w:lang w:val="en-US"/>
        </w:rPr>
        <w:fldChar w:fldCharType="separate"/>
      </w:r>
      <w:r w:rsidRPr="004364A9">
        <w:rPr>
          <w:rFonts w:ascii="Calibri" w:hAnsi="Calibri" w:cs="Calibri"/>
          <w:szCs w:val="24"/>
          <w:vertAlign w:val="superscript"/>
          <w:lang w:val="en-US"/>
        </w:rPr>
        <w:t>35</w:t>
      </w:r>
      <w:r>
        <w:rPr>
          <w:rFonts w:cstheme="minorHAnsi"/>
          <w:lang w:val="en-US"/>
        </w:rPr>
        <w:fldChar w:fldCharType="end"/>
      </w:r>
      <w:r>
        <w:rPr>
          <w:rFonts w:cstheme="minorHAnsi"/>
          <w:lang w:val="en-US"/>
        </w:rPr>
        <w:t>.</w:t>
      </w:r>
    </w:p>
    <w:p w14:paraId="6F24C75F" w14:textId="77777777" w:rsidR="00E15608" w:rsidRPr="004364A9" w:rsidRDefault="00E15608" w:rsidP="00577897">
      <w:pPr>
        <w:jc w:val="both"/>
        <w:rPr>
          <w:lang w:val="en-US"/>
        </w:rPr>
      </w:pPr>
    </w:p>
    <w:p w14:paraId="71017CB2" w14:textId="77777777" w:rsidR="00E15608" w:rsidRPr="004364A9" w:rsidRDefault="00E15608" w:rsidP="00577897">
      <w:pPr>
        <w:jc w:val="both"/>
        <w:rPr>
          <w:rFonts w:cstheme="minorHAnsi"/>
          <w:lang w:val="en-US"/>
        </w:rPr>
      </w:pPr>
    </w:p>
    <w:p w14:paraId="6119BC29" w14:textId="77777777" w:rsidR="00E15608" w:rsidRDefault="00E15608" w:rsidP="00577897">
      <w:pPr>
        <w:jc w:val="both"/>
        <w:rPr>
          <w:rFonts w:cstheme="minorHAnsi"/>
          <w:lang w:val="en-US"/>
        </w:rPr>
      </w:pPr>
    </w:p>
    <w:p w14:paraId="335468B5" w14:textId="77777777" w:rsidR="00E15608" w:rsidRDefault="00E15608" w:rsidP="00577897">
      <w:pPr>
        <w:jc w:val="both"/>
        <w:rPr>
          <w:rFonts w:cstheme="minorHAnsi"/>
          <w:lang w:val="en-US"/>
        </w:rPr>
      </w:pPr>
    </w:p>
    <w:p w14:paraId="4841AC3D" w14:textId="77777777" w:rsidR="00E15608" w:rsidRPr="004364A9" w:rsidRDefault="00E15608" w:rsidP="00577897">
      <w:pPr>
        <w:jc w:val="both"/>
        <w:rPr>
          <w:lang w:val="en-US"/>
        </w:rPr>
      </w:pPr>
    </w:p>
    <w:p w14:paraId="1A797AC0" w14:textId="77777777" w:rsidR="00E15608" w:rsidRPr="004364A9" w:rsidRDefault="00E15608" w:rsidP="00577897">
      <w:pPr>
        <w:jc w:val="both"/>
        <w:rPr>
          <w:rFonts w:cstheme="minorHAnsi"/>
          <w:lang w:val="en-US"/>
        </w:rPr>
      </w:pPr>
    </w:p>
    <w:p w14:paraId="4166E261" w14:textId="77777777" w:rsidR="00E15608" w:rsidRDefault="00E15608" w:rsidP="00577897">
      <w:pPr>
        <w:keepNext/>
        <w:spacing w:after="0"/>
        <w:jc w:val="both"/>
      </w:pPr>
      <w:r>
        <w:rPr>
          <w:noProof/>
          <w:lang w:val="en-US"/>
        </w:rPr>
        <w:lastRenderedPageBreak/>
        <w:drawing>
          <wp:inline distT="0" distB="0" distL="0" distR="0" wp14:anchorId="00AA323C" wp14:editId="1C55E7A3">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230779C8" w14:textId="0D1FDC11" w:rsidR="00E15608" w:rsidRDefault="00E15608" w:rsidP="00577897">
      <w:pPr>
        <w:pStyle w:val="Caption"/>
        <w:jc w:val="both"/>
        <w:rPr>
          <w:i w:val="0"/>
          <w:color w:val="auto"/>
          <w:sz w:val="20"/>
        </w:rPr>
      </w:pPr>
      <w:bookmarkStart w:id="80" w:name="_Ref124438535"/>
      <w:r w:rsidRPr="00636D98">
        <w:rPr>
          <w:b/>
          <w:i w:val="0"/>
          <w:color w:val="auto"/>
          <w:sz w:val="20"/>
        </w:rPr>
        <w:t>Fig</w:t>
      </w:r>
      <w:del w:id="81" w:author="Pérez-Ramirez  Javier" w:date="2023-03-02T07:40:00Z">
        <w:r w:rsidRPr="00636D98" w:rsidDel="00CA7375">
          <w:rPr>
            <w:b/>
            <w:i w:val="0"/>
            <w:color w:val="auto"/>
            <w:sz w:val="20"/>
          </w:rPr>
          <w:delText xml:space="preserve">. </w:delText>
        </w:r>
      </w:del>
      <w:ins w:id="82" w:author="Pérez-Ramirez  Javier" w:date="2023-03-02T07:40:00Z">
        <w:r w:rsidR="00CA7375" w:rsidRPr="00636D98">
          <w:rPr>
            <w:b/>
            <w:i w:val="0"/>
            <w:color w:val="auto"/>
            <w:sz w:val="20"/>
          </w:rPr>
          <w:t>.</w:t>
        </w:r>
        <w:r w:rsidR="00CA7375">
          <w:rPr>
            <w:b/>
            <w:i w:val="0"/>
            <w:color w:val="auto"/>
            <w:sz w:val="20"/>
          </w:rPr>
          <w:t> </w:t>
        </w:r>
      </w:ins>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Pr="00636D98">
        <w:rPr>
          <w:b/>
          <w:i w:val="0"/>
          <w:noProof/>
          <w:color w:val="auto"/>
          <w:sz w:val="20"/>
        </w:rPr>
        <w:t>3</w:t>
      </w:r>
      <w:r w:rsidRPr="00636D98">
        <w:rPr>
          <w:b/>
          <w:i w:val="0"/>
          <w:color w:val="auto"/>
          <w:sz w:val="20"/>
        </w:rPr>
        <w:fldChar w:fldCharType="end"/>
      </w:r>
      <w:bookmarkEnd w:id="80"/>
      <w:r w:rsidRPr="00636D98">
        <w:rPr>
          <w:b/>
          <w:i w:val="0"/>
          <w:color w:val="auto"/>
          <w:sz w:val="20"/>
        </w:rPr>
        <w:t xml:space="preserve">. Breakdown of production costs for fossil and green </w:t>
      </w:r>
      <w:ins w:id="83" w:author="Pérez-Ramirez  Javier" w:date="2023-03-02T07:41:00Z">
        <w:r w:rsidR="00CA7375">
          <w:rPr>
            <w:b/>
            <w:i w:val="0"/>
            <w:color w:val="auto"/>
            <w:sz w:val="20"/>
          </w:rPr>
          <w:t xml:space="preserve">(a) </w:t>
        </w:r>
      </w:ins>
      <w:r w:rsidRPr="00636D98">
        <w:rPr>
          <w:b/>
          <w:i w:val="0"/>
          <w:color w:val="auto"/>
          <w:sz w:val="20"/>
        </w:rPr>
        <w:t xml:space="preserve">ammonia </w:t>
      </w:r>
      <w:del w:id="84" w:author="Pérez-Ramirez  Javier" w:date="2023-03-02T07:41:00Z">
        <w:r w:rsidRPr="00636D98" w:rsidDel="00CA7375">
          <w:rPr>
            <w:b/>
            <w:i w:val="0"/>
            <w:color w:val="auto"/>
            <w:sz w:val="20"/>
          </w:rPr>
          <w:delText xml:space="preserve">(a) </w:delText>
        </w:r>
      </w:del>
      <w:r w:rsidRPr="00636D98">
        <w:rPr>
          <w:b/>
          <w:i w:val="0"/>
          <w:color w:val="auto"/>
          <w:sz w:val="20"/>
        </w:rPr>
        <w:t xml:space="preserve">and </w:t>
      </w:r>
      <w:ins w:id="85" w:author="Pérez-Ramirez  Javier" w:date="2023-03-02T07:41:00Z">
        <w:r w:rsidR="00CA7375">
          <w:rPr>
            <w:b/>
            <w:i w:val="0"/>
            <w:color w:val="auto"/>
            <w:sz w:val="20"/>
          </w:rPr>
          <w:t xml:space="preserve">(b) </w:t>
        </w:r>
      </w:ins>
      <w:r w:rsidRPr="00636D98">
        <w:rPr>
          <w:b/>
          <w:i w:val="0"/>
          <w:color w:val="auto"/>
          <w:sz w:val="20"/>
        </w:rPr>
        <w:t>methanol</w:t>
      </w:r>
      <w:del w:id="86" w:author="Pérez-Ramirez  Javier" w:date="2023-03-02T07:41:00Z">
        <w:r w:rsidRPr="00636D98" w:rsidDel="00CA7375">
          <w:rPr>
            <w:b/>
            <w:i w:val="0"/>
            <w:color w:val="auto"/>
            <w:sz w:val="20"/>
          </w:rPr>
          <w:delText xml:space="preserve"> (b)</w:delText>
        </w:r>
      </w:del>
      <w:r w:rsidRPr="00636D98">
        <w:rPr>
          <w:b/>
          <w:i w:val="0"/>
          <w:color w:val="auto"/>
          <w:sz w:val="20"/>
        </w:rPr>
        <w:t xml:space="preserve">. </w:t>
      </w:r>
      <w:r w:rsidRPr="00636D98">
        <w:rPr>
          <w:i w:val="0"/>
          <w:color w:val="auto"/>
          <w:sz w:val="20"/>
        </w:rPr>
        <w:t xml:space="preserve">Only the green production routes based on hydrogen from water electrolysis using on-shore wind electricity are displayed, as these were found to be the most promising routes (the results for other green routes can be found </w:t>
      </w:r>
      <w:r w:rsidRPr="005F551D">
        <w:rPr>
          <w:i w:val="0"/>
          <w:color w:val="auto"/>
          <w:sz w:val="20"/>
        </w:rPr>
        <w:t>in Fig. S</w:t>
      </w:r>
      <w:r w:rsidR="00A16F01" w:rsidRPr="005F551D">
        <w:rPr>
          <w:i w:val="0"/>
          <w:color w:val="auto"/>
          <w:sz w:val="20"/>
        </w:rPr>
        <w:t>7 of the ESI</w:t>
      </w:r>
      <w:r w:rsidRPr="005F551D">
        <w:rPr>
          <w:i w:val="0"/>
          <w:color w:val="auto"/>
          <w:sz w:val="20"/>
        </w:rPr>
        <w:t>). Error bars</w:t>
      </w:r>
      <w:r w:rsidRPr="00636D98">
        <w:rPr>
          <w:i w:val="0"/>
          <w:color w:val="auto"/>
          <w:sz w:val="20"/>
        </w:rPr>
        <w:t xml:space="preserve"> display the production cost considering the lower and upper bound for the levelized cost of hydrogen</w:t>
      </w:r>
      <w:r w:rsidR="008826CE">
        <w:rPr>
          <w:i w:val="0"/>
          <w:color w:val="auto"/>
          <w:sz w:val="20"/>
        </w:rPr>
        <w:t xml:space="preserve"> (</w:t>
      </w:r>
      <w:del w:id="87" w:author="Pérez-Ramirez  Javier" w:date="2023-03-02T07:43:00Z">
        <w:r w:rsidR="008826CE" w:rsidDel="00CA7375">
          <w:rPr>
            <w:i w:val="0"/>
            <w:color w:val="auto"/>
            <w:sz w:val="20"/>
          </w:rPr>
          <w:delText xml:space="preserve">see </w:delText>
        </w:r>
      </w:del>
      <w:r w:rsidR="008826CE">
        <w:rPr>
          <w:i w:val="0"/>
          <w:color w:val="auto"/>
          <w:sz w:val="20"/>
        </w:rPr>
        <w:t>Table S7 of the ESI)</w:t>
      </w:r>
      <w:r w:rsidRPr="00636D98">
        <w:rPr>
          <w:i w:val="0"/>
          <w:color w:val="auto"/>
          <w:sz w:val="20"/>
        </w:rPr>
        <w:t>. The contribution of natural gas to the average production costs has increased notably, from 21% in 2020 to 63% in November 2022 for ammonia and from 48% in 2020 to 88% in November 2022 for methanol. Hydrogen has the highest contribution to the average production cost of green chemicals</w:t>
      </w:r>
      <w:r>
        <w:rPr>
          <w:i w:val="0"/>
          <w:color w:val="auto"/>
          <w:sz w:val="20"/>
        </w:rPr>
        <w:t>.</w:t>
      </w:r>
    </w:p>
    <w:p w14:paraId="70D7BFA0" w14:textId="77777777" w:rsidR="00E15608" w:rsidRPr="002D4245" w:rsidRDefault="00E15608" w:rsidP="00577897">
      <w:pPr>
        <w:pStyle w:val="Heading3"/>
        <w:jc w:val="both"/>
        <w:rPr>
          <w:lang w:val="en-US"/>
        </w:rPr>
      </w:pPr>
      <w:commentRangeStart w:id="88"/>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commentRangeEnd w:id="88"/>
      <w:r w:rsidR="0049226B">
        <w:rPr>
          <w:rStyle w:val="CommentReference"/>
          <w:rFonts w:asciiTheme="minorHAnsi" w:eastAsiaTheme="minorHAnsi" w:hAnsiTheme="minorHAnsi" w:cstheme="minorBidi"/>
          <w:b w:val="0"/>
        </w:rPr>
        <w:commentReference w:id="88"/>
      </w:r>
    </w:p>
    <w:p w14:paraId="1FDF5264" w14:textId="1D3E7BEE" w:rsidR="00E15608" w:rsidRPr="00E15608" w:rsidRDefault="00FE5A4F" w:rsidP="00577897">
      <w:pPr>
        <w:jc w:val="both"/>
        <w:rPr>
          <w:rFonts w:cstheme="minorHAnsi"/>
          <w:lang w:val="en-US"/>
        </w:rPr>
      </w:pPr>
      <w:r>
        <w:rPr>
          <w:rFonts w:cstheme="minorHAnsi"/>
          <w:lang w:val="en-US"/>
        </w:rPr>
        <w:t xml:space="preserve">We finally </w:t>
      </w:r>
      <w:r w:rsidR="00A868B1">
        <w:rPr>
          <w:rFonts w:cstheme="minorHAnsi"/>
          <w:lang w:val="en-US"/>
        </w:rPr>
        <w:t>analyze</w:t>
      </w:r>
      <w:r w:rsidR="007D2127" w:rsidRPr="007D2127">
        <w:rPr>
          <w:rFonts w:cstheme="minorHAnsi"/>
          <w:lang w:val="en-US"/>
        </w:rPr>
        <w:t xml:space="preserve"> the </w:t>
      </w:r>
      <w:r>
        <w:rPr>
          <w:rFonts w:cstheme="minorHAnsi"/>
          <w:lang w:val="en-US"/>
        </w:rPr>
        <w:t>CO</w:t>
      </w:r>
      <w:r w:rsidRPr="00FE5A4F">
        <w:rPr>
          <w:rFonts w:cstheme="minorHAnsi"/>
          <w:vertAlign w:val="subscript"/>
          <w:lang w:val="en-US"/>
        </w:rPr>
        <w:t>2</w:t>
      </w:r>
      <w:r>
        <w:rPr>
          <w:rFonts w:cstheme="minorHAnsi"/>
          <w:lang w:val="en-US"/>
        </w:rPr>
        <w:t xml:space="preserve"> avoidance </w:t>
      </w:r>
      <w:r w:rsidR="007D2127" w:rsidRPr="007D2127">
        <w:rPr>
          <w:rFonts w:cstheme="minorHAnsi"/>
          <w:lang w:val="en-US"/>
        </w:rPr>
        <w:t xml:space="preserve">cost of green ammonia and methanol, </w:t>
      </w:r>
      <w:r>
        <w:rPr>
          <w:rFonts w:cstheme="minorHAnsi"/>
          <w:lang w:val="en-US"/>
        </w:rPr>
        <w:t>that is, the cost per unit of CO</w:t>
      </w:r>
      <w:r w:rsidRPr="00FE5A4F">
        <w:rPr>
          <w:rFonts w:cstheme="minorHAnsi"/>
          <w:vertAlign w:val="subscript"/>
          <w:lang w:val="en-US"/>
        </w:rPr>
        <w:t>2</w:t>
      </w:r>
      <w:r>
        <w:rPr>
          <w:rFonts w:cstheme="minorHAnsi"/>
          <w:lang w:val="en-US"/>
        </w:rPr>
        <w:t xml:space="preserve"> avoided </w:t>
      </w:r>
      <w:r w:rsidR="00D16E92">
        <w:rPr>
          <w:rFonts w:cstheme="minorHAnsi"/>
          <w:lang w:val="en-US"/>
        </w:rPr>
        <w:t>due to the substitution of the fossil-based routes with the green counterparts</w:t>
      </w:r>
      <w:r w:rsidR="007D2127" w:rsidRPr="007D2127">
        <w:rPr>
          <w:rFonts w:cstheme="minorHAnsi"/>
          <w:lang w:val="en-US"/>
        </w:rPr>
        <w:t>.</w:t>
      </w:r>
      <w:r w:rsidR="007D2127">
        <w:rPr>
          <w:rFonts w:cstheme="minorHAnsi"/>
          <w:lang w:val="en-US"/>
        </w:rPr>
        <w:t xml:space="preserve"> </w:t>
      </w:r>
      <w:r w:rsidR="00E15608" w:rsidRPr="00E15608">
        <w:rPr>
          <w:rFonts w:cstheme="minorHAnsi"/>
          <w:lang w:val="en-US"/>
        </w:rPr>
        <w:t>In 2020 at an average natural gas price of 145 USD t</w:t>
      </w:r>
      <w:r w:rsidR="00E15608" w:rsidRPr="00E15608">
        <w:rPr>
          <w:rFonts w:cstheme="minorHAnsi"/>
          <w:vertAlign w:val="superscript"/>
          <w:lang w:val="en-US"/>
        </w:rPr>
        <w:t>−1</w:t>
      </w:r>
      <w:r w:rsidR="00E15608" w:rsidRPr="00E15608">
        <w:rPr>
          <w:rFonts w:cstheme="minorHAnsi"/>
          <w:lang w:val="en-US"/>
        </w:rPr>
        <w:t>, wind- and solar-based ammonia resulted in an avoidance cost of 572 and 1,388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respectively (</w:t>
      </w:r>
      <w:r w:rsidR="00E15608" w:rsidRPr="00767A96">
        <w:rPr>
          <w:rFonts w:cstheme="minorHAnsi"/>
        </w:rPr>
        <w:fldChar w:fldCharType="begin"/>
      </w:r>
      <w:r w:rsidR="00E15608" w:rsidRPr="00E15608">
        <w:rPr>
          <w:rFonts w:cstheme="minorHAnsi"/>
          <w:lang w:val="en-US"/>
        </w:rPr>
        <w:instrText xml:space="preserve"> REF _Ref124438738 \h  \* MERGEFORMAT </w:instrText>
      </w:r>
      <w:r w:rsidR="00E15608" w:rsidRPr="00767A96">
        <w:rPr>
          <w:rFonts w:cstheme="minorHAnsi"/>
        </w:rPr>
      </w:r>
      <w:r w:rsidR="00E15608" w:rsidRPr="00767A96">
        <w:rPr>
          <w:rFonts w:cstheme="minorHAnsi"/>
        </w:rPr>
        <w:fldChar w:fldCharType="separate"/>
      </w:r>
      <w:r w:rsidR="00E15608" w:rsidRPr="00E15608">
        <w:rPr>
          <w:lang w:val="en-US"/>
        </w:rPr>
        <w:t xml:space="preserve">Fig. </w:t>
      </w:r>
      <w:r w:rsidR="00E15608" w:rsidRPr="00E15608">
        <w:rPr>
          <w:noProof/>
          <w:lang w:val="en-US"/>
        </w:rPr>
        <w:t>4</w:t>
      </w:r>
      <w:r w:rsidR="00E15608" w:rsidRPr="00767A96">
        <w:rPr>
          <w:rFonts w:cstheme="minorHAnsi"/>
        </w:rPr>
        <w:fldChar w:fldCharType="end"/>
      </w:r>
      <w:r w:rsidR="00E15608" w:rsidRPr="00E15608">
        <w:rPr>
          <w:rFonts w:cstheme="minorHAnsi"/>
          <w:lang w:val="en-US"/>
        </w:rPr>
        <w:t xml:space="preserve">a). This cost was substantially higher for methanol, </w:t>
      </w:r>
      <w:r w:rsidR="00E15608" w:rsidRPr="00E15608">
        <w:rPr>
          <w:rFonts w:cstheme="minorHAnsi"/>
          <w:i/>
          <w:lang w:val="en-US"/>
        </w:rPr>
        <w:t>i.e.</w:t>
      </w:r>
      <w:r w:rsidR="00E15608" w:rsidRPr="00E15608">
        <w:rPr>
          <w:rFonts w:cstheme="minorHAnsi"/>
          <w:lang w:val="en-US"/>
        </w:rPr>
        <w:t>, 1,435 and 7,696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respectively (</w:t>
      </w:r>
      <w:r w:rsidR="00E15608" w:rsidRPr="00767A96">
        <w:rPr>
          <w:rFonts w:cstheme="minorHAnsi"/>
        </w:rPr>
        <w:fldChar w:fldCharType="begin"/>
      </w:r>
      <w:r w:rsidR="00E15608" w:rsidRPr="00E15608">
        <w:rPr>
          <w:rFonts w:cstheme="minorHAnsi"/>
          <w:lang w:val="en-US"/>
        </w:rPr>
        <w:instrText xml:space="preserve"> REF _Ref124438738 \h  \* MERGEFORMAT </w:instrText>
      </w:r>
      <w:r w:rsidR="00E15608" w:rsidRPr="00767A96">
        <w:rPr>
          <w:rFonts w:cstheme="minorHAnsi"/>
        </w:rPr>
      </w:r>
      <w:r w:rsidR="00E15608" w:rsidRPr="00767A96">
        <w:rPr>
          <w:rFonts w:cstheme="minorHAnsi"/>
        </w:rPr>
        <w:fldChar w:fldCharType="separate"/>
      </w:r>
      <w:r w:rsidR="00E15608" w:rsidRPr="00E15608">
        <w:rPr>
          <w:lang w:val="en-US"/>
        </w:rPr>
        <w:t xml:space="preserve">Fig. </w:t>
      </w:r>
      <w:r w:rsidR="00E15608" w:rsidRPr="00E15608">
        <w:rPr>
          <w:noProof/>
          <w:lang w:val="en-US"/>
        </w:rPr>
        <w:t>4</w:t>
      </w:r>
      <w:r w:rsidR="00E15608" w:rsidRPr="00767A96">
        <w:rPr>
          <w:rFonts w:cstheme="minorHAnsi"/>
        </w:rPr>
        <w:fldChar w:fldCharType="end"/>
      </w:r>
      <w:r w:rsidR="00E15608" w:rsidRPr="00E15608">
        <w:rPr>
          <w:rFonts w:cstheme="minorHAnsi"/>
          <w:lang w:val="en-US"/>
        </w:rPr>
        <w:t xml:space="preserve">b) in the same </w:t>
      </w:r>
      <w:r w:rsidR="00E15608" w:rsidRPr="00E15608">
        <w:rPr>
          <w:rFonts w:cstheme="minorHAnsi"/>
          <w:lang w:val="en-US"/>
        </w:rPr>
        <w:lastRenderedPageBreak/>
        <w:t>period, primarily due to the wider economic gap between fossil and green methanol. Hence, the avoidance cost of green ammonia and methanol in 2020 was way above the removal cost of bioenergy with carbon capture and storage (BECCS) and DAC with carbon capture and storage (DACCS), two of the most prominent negative emissions technologies (NETs), forecasted at 100</w:t>
      </w:r>
      <w:r w:rsidR="00E15608" w:rsidRPr="00E15608">
        <w:rPr>
          <w:rFonts w:cstheme="minorHAnsi"/>
          <w:lang w:val="en-US"/>
        </w:rPr>
        <w:noBreakHyphen/>
        <w:t>200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 and 100-300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respectively</w:t>
      </w:r>
      <w:r w:rsidR="00E15608">
        <w:rPr>
          <w:rFonts w:cstheme="minorHAnsi"/>
        </w:rPr>
        <w:fldChar w:fldCharType="begin"/>
      </w:r>
      <w:r w:rsidR="00373CEC">
        <w:rPr>
          <w:rFonts w:cstheme="minorHAnsi"/>
          <w:lang w:val="en-US"/>
        </w:rPr>
        <w:instrText xml:space="preserve"> ADDIN ZOTERO_ITEM CSL_CITATION {"citationID":"93EyLiHn","properties":{"formattedCitation":"\\super 36\\nosupersub{}","plainCitation":"36","noteIndex":0},"citationItems":[{"id":21418,"uris":["http://zotero.org/users/9157291/items/BW5WQTNZ"],"itemData":{"id":21418,"type":"article-journal","abstract":"The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E15608">
        <w:rPr>
          <w:rFonts w:cstheme="minorHAnsi"/>
        </w:rPr>
        <w:fldChar w:fldCharType="separate"/>
      </w:r>
      <w:r w:rsidR="00E15608" w:rsidRPr="00E15608">
        <w:rPr>
          <w:rFonts w:ascii="Calibri" w:hAnsi="Calibri" w:cs="Calibri"/>
          <w:szCs w:val="24"/>
          <w:vertAlign w:val="superscript"/>
          <w:lang w:val="en-US"/>
        </w:rPr>
        <w:t>36</w:t>
      </w:r>
      <w:r w:rsidR="00E15608">
        <w:rPr>
          <w:rFonts w:cstheme="minorHAnsi"/>
        </w:rPr>
        <w:fldChar w:fldCharType="end"/>
      </w:r>
      <w:r w:rsidR="00E15608" w:rsidRPr="00E15608">
        <w:rPr>
          <w:rFonts w:cstheme="minorHAnsi"/>
          <w:lang w:val="en-US"/>
        </w:rPr>
        <w:t xml:space="preserve">. However, at the peak of natural gas prices in 2022, the avoidance cost of green ammonia and methanol became negative, implying that mitigating carbon emissions </w:t>
      </w:r>
      <w:r w:rsidR="00E15608" w:rsidRPr="00E15608">
        <w:rPr>
          <w:rFonts w:cstheme="minorHAnsi"/>
          <w:i/>
          <w:lang w:val="en-US"/>
        </w:rPr>
        <w:t>via</w:t>
      </w:r>
      <w:r w:rsidR="00E15608" w:rsidRPr="00E15608">
        <w:rPr>
          <w:rFonts w:cstheme="minorHAnsi"/>
          <w:lang w:val="en-US"/>
        </w:rPr>
        <w:t xml:space="preserve"> green ammonia and methanol became economically appealing. Specifically, the win-win scenario (economic and environmental competitiveness) emerged in July 2021, reaching potential economic savings of 56 to 558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-eq avoided </w:t>
      </w:r>
      <w:r w:rsidR="00E15608" w:rsidRPr="00E15608">
        <w:rPr>
          <w:rFonts w:cstheme="minorHAnsi"/>
          <w:i/>
          <w:lang w:val="en-US"/>
        </w:rPr>
        <w:t>via</w:t>
      </w:r>
      <w:r w:rsidR="00E15608" w:rsidRPr="00E15608">
        <w:rPr>
          <w:rFonts w:cstheme="minorHAnsi"/>
          <w:lang w:val="en-US"/>
        </w:rPr>
        <w:t xml:space="preserve"> the wind-based route for ammonia production, and in August 2022 for methanol </w:t>
      </w:r>
      <w:r w:rsidR="00E15608" w:rsidRPr="00E15608">
        <w:rPr>
          <w:rFonts w:cstheme="minorHAnsi"/>
          <w:i/>
          <w:lang w:val="en-US"/>
        </w:rPr>
        <w:t>via</w:t>
      </w:r>
      <w:r w:rsidR="00E15608" w:rsidRPr="00E15608">
        <w:rPr>
          <w:rFonts w:cstheme="minorHAnsi"/>
          <w:lang w:val="en-US"/>
        </w:rPr>
        <w:t xml:space="preserve"> wind, with potential savings of 298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avoided if considering the lower end of the hydrogen cost range.</w:t>
      </w:r>
    </w:p>
    <w:p w14:paraId="55688425" w14:textId="77777777" w:rsidR="00E15608" w:rsidRDefault="00E15608" w:rsidP="00577897">
      <w:pPr>
        <w:keepNext/>
        <w:spacing w:after="0"/>
        <w:jc w:val="both"/>
      </w:pPr>
      <w:r>
        <w:rPr>
          <w:noProof/>
          <w:lang w:val="en-US"/>
        </w:rPr>
        <w:lastRenderedPageBreak/>
        <w:drawing>
          <wp:inline distT="0" distB="0" distL="0" distR="0" wp14:anchorId="26A428C4" wp14:editId="02BCB04D">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25A253AA" w14:textId="3B1DAD53" w:rsidR="00E15608" w:rsidRPr="00AE6B35" w:rsidRDefault="00E15608" w:rsidP="00577897">
      <w:pPr>
        <w:pStyle w:val="Caption"/>
        <w:jc w:val="both"/>
        <w:rPr>
          <w:rFonts w:cstheme="minorHAnsi"/>
          <w:i w:val="0"/>
          <w:color w:val="auto"/>
          <w:sz w:val="20"/>
        </w:rPr>
      </w:pPr>
      <w:bookmarkStart w:id="89" w:name="_Ref124438738"/>
      <w:r w:rsidRPr="000D2E36">
        <w:rPr>
          <w:b/>
          <w:i w:val="0"/>
          <w:color w:val="auto"/>
          <w:sz w:val="20"/>
        </w:rPr>
        <w:t>Fig</w:t>
      </w:r>
      <w:del w:id="90" w:author="Pérez-Ramirez  Javier" w:date="2023-03-02T07:40:00Z">
        <w:r w:rsidRPr="000D2E36" w:rsidDel="00CA7375">
          <w:rPr>
            <w:b/>
            <w:i w:val="0"/>
            <w:color w:val="auto"/>
            <w:sz w:val="20"/>
          </w:rPr>
          <w:delText xml:space="preserve">. </w:delText>
        </w:r>
      </w:del>
      <w:ins w:id="91" w:author="Pérez-Ramirez  Javier" w:date="2023-03-02T07:40:00Z">
        <w:r w:rsidR="00CA7375" w:rsidRPr="000D2E36">
          <w:rPr>
            <w:b/>
            <w:i w:val="0"/>
            <w:color w:val="auto"/>
            <w:sz w:val="20"/>
          </w:rPr>
          <w:t>.</w:t>
        </w:r>
        <w:r w:rsidR="00CA7375">
          <w:rPr>
            <w:b/>
            <w:i w:val="0"/>
            <w:color w:val="auto"/>
            <w:sz w:val="20"/>
          </w:rPr>
          <w:t> </w:t>
        </w:r>
      </w:ins>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89"/>
      <w:r>
        <w:rPr>
          <w:b/>
          <w:i w:val="0"/>
          <w:color w:val="auto"/>
          <w:sz w:val="20"/>
        </w:rPr>
        <w:t>.</w:t>
      </w:r>
      <w:r w:rsidRPr="00AE6B35">
        <w:rPr>
          <w:i w:val="0"/>
          <w:color w:val="auto"/>
          <w:sz w:val="20"/>
        </w:rPr>
        <w:t xml:space="preserve"> </w:t>
      </w:r>
      <w:r w:rsidRPr="00726857">
        <w:rPr>
          <w:b/>
          <w:i w:val="0"/>
          <w:color w:val="auto"/>
          <w:sz w:val="20"/>
        </w:rPr>
        <w:t>A</w:t>
      </w:r>
      <w:r w:rsidRPr="00AE6B35">
        <w:rPr>
          <w:b/>
          <w:i w:val="0"/>
          <w:color w:val="auto"/>
          <w:sz w:val="20"/>
        </w:rPr>
        <w:t xml:space="preserve">voidance costs for green </w:t>
      </w:r>
      <w:ins w:id="92" w:author="Pérez-Ramirez  Javier" w:date="2023-03-02T07:39:00Z">
        <w:r w:rsidR="00CA7375">
          <w:rPr>
            <w:b/>
            <w:i w:val="0"/>
            <w:color w:val="auto"/>
            <w:sz w:val="20"/>
          </w:rPr>
          <w:t xml:space="preserve">(a) </w:t>
        </w:r>
      </w:ins>
      <w:r w:rsidRPr="00AE6B35">
        <w:rPr>
          <w:b/>
          <w:i w:val="0"/>
          <w:color w:val="auto"/>
          <w:sz w:val="20"/>
        </w:rPr>
        <w:t xml:space="preserve">ammonia </w:t>
      </w:r>
      <w:del w:id="93" w:author="Pérez-Ramirez  Javier" w:date="2023-03-02T07:39:00Z">
        <w:r w:rsidDel="00CA7375">
          <w:rPr>
            <w:b/>
            <w:i w:val="0"/>
            <w:color w:val="auto"/>
            <w:sz w:val="20"/>
          </w:rPr>
          <w:delText xml:space="preserve">(a) </w:delText>
        </w:r>
      </w:del>
      <w:r w:rsidRPr="00AE6B35">
        <w:rPr>
          <w:b/>
          <w:i w:val="0"/>
          <w:color w:val="auto"/>
          <w:sz w:val="20"/>
        </w:rPr>
        <w:t xml:space="preserve">and </w:t>
      </w:r>
      <w:ins w:id="94" w:author="Pérez-Ramirez  Javier" w:date="2023-03-02T07:39:00Z">
        <w:r w:rsidR="00CA7375">
          <w:rPr>
            <w:b/>
            <w:i w:val="0"/>
            <w:color w:val="auto"/>
            <w:sz w:val="20"/>
          </w:rPr>
          <w:t xml:space="preserve">(b) </w:t>
        </w:r>
      </w:ins>
      <w:r w:rsidRPr="00AE6B35">
        <w:rPr>
          <w:b/>
          <w:i w:val="0"/>
          <w:color w:val="auto"/>
          <w:sz w:val="20"/>
        </w:rPr>
        <w:t>methanol</w:t>
      </w:r>
      <w:r>
        <w:rPr>
          <w:b/>
          <w:i w:val="0"/>
          <w:color w:val="auto"/>
          <w:sz w:val="20"/>
        </w:rPr>
        <w:t xml:space="preserve"> (b) production routes</w:t>
      </w:r>
      <w:r w:rsidRPr="00AE6B35">
        <w:rPr>
          <w:b/>
          <w:i w:val="0"/>
          <w:color w:val="auto"/>
          <w:sz w:val="20"/>
        </w:rPr>
        <w:t>.</w:t>
      </w:r>
      <w:r w:rsidRPr="00AE6B35">
        <w:rPr>
          <w:i w:val="0"/>
          <w:color w:val="auto"/>
          <w:sz w:val="20"/>
        </w:rPr>
        <w:t xml:space="preserve"> </w:t>
      </w:r>
      <w:r>
        <w:rPr>
          <w:i w:val="0"/>
          <w:color w:val="auto"/>
          <w:sz w:val="20"/>
        </w:rPr>
        <w:t>E</w:t>
      </w:r>
      <w:r w:rsidRPr="00AE6B35">
        <w:rPr>
          <w:i w:val="0"/>
          <w:color w:val="auto"/>
          <w:sz w:val="20"/>
        </w:rPr>
        <w:t>rror bars display the production cost considering the lower and upper bound for the levelized cost of hydrogen</w:t>
      </w:r>
      <w:r w:rsidR="004F43AE">
        <w:rPr>
          <w:i w:val="0"/>
          <w:color w:val="auto"/>
          <w:sz w:val="20"/>
        </w:rPr>
        <w:t xml:space="preserve"> (</w:t>
      </w:r>
      <w:del w:id="95" w:author="Pérez-Ramirez  Javier" w:date="2023-03-02T07:43:00Z">
        <w:r w:rsidR="004F43AE" w:rsidDel="00CA7375">
          <w:rPr>
            <w:i w:val="0"/>
            <w:color w:val="auto"/>
            <w:sz w:val="20"/>
          </w:rPr>
          <w:delText xml:space="preserve">see </w:delText>
        </w:r>
      </w:del>
      <w:r w:rsidR="004F43AE">
        <w:rPr>
          <w:i w:val="0"/>
          <w:color w:val="auto"/>
          <w:sz w:val="20"/>
        </w:rPr>
        <w:t>Table S7 of the ESI)</w:t>
      </w:r>
      <w:r w:rsidRPr="00AE6B35">
        <w:rPr>
          <w:i w:val="0"/>
          <w:color w:val="auto"/>
          <w:sz w:val="20"/>
        </w:rPr>
        <w:t>.</w:t>
      </w:r>
      <w:r w:rsidRPr="004029B8">
        <w:t xml:space="preserve"> </w:t>
      </w:r>
      <w:r>
        <w:rPr>
          <w:i w:val="0"/>
          <w:color w:val="auto"/>
          <w:sz w:val="20"/>
        </w:rPr>
        <w:t>A negative avoidance cost</w:t>
      </w:r>
      <w:r w:rsidRPr="004029B8">
        <w:rPr>
          <w:i w:val="0"/>
          <w:color w:val="auto"/>
          <w:sz w:val="20"/>
        </w:rPr>
        <w:t xml:space="preserve"> </w:t>
      </w:r>
      <w:r>
        <w:rPr>
          <w:i w:val="0"/>
          <w:color w:val="auto"/>
          <w:sz w:val="20"/>
        </w:rPr>
        <w:t xml:space="preserve">means </w:t>
      </w:r>
      <w:r w:rsidRPr="004029B8">
        <w:rPr>
          <w:i w:val="0"/>
          <w:color w:val="auto"/>
          <w:sz w:val="20"/>
        </w:rPr>
        <w:t xml:space="preserve">that </w:t>
      </w:r>
      <w:r>
        <w:rPr>
          <w:i w:val="0"/>
          <w:color w:val="auto"/>
          <w:sz w:val="20"/>
        </w:rPr>
        <w:t>costs and greenhouse gas (GHG) emissions</w:t>
      </w:r>
      <w:r w:rsidRPr="004029B8">
        <w:rPr>
          <w:i w:val="0"/>
          <w:color w:val="auto"/>
          <w:sz w:val="20"/>
        </w:rPr>
        <w:t xml:space="preserve"> could</w:t>
      </w:r>
      <w:r>
        <w:rPr>
          <w:i w:val="0"/>
          <w:color w:val="auto"/>
          <w:sz w:val="20"/>
        </w:rPr>
        <w:t xml:space="preserve"> be reduced</w:t>
      </w:r>
      <w:r w:rsidRPr="004029B8">
        <w:rPr>
          <w:i w:val="0"/>
          <w:color w:val="auto"/>
          <w:sz w:val="20"/>
        </w:rPr>
        <w:t xml:space="preserve"> simultaneously</w:t>
      </w:r>
      <w:r>
        <w:rPr>
          <w:i w:val="0"/>
          <w:color w:val="auto"/>
          <w:sz w:val="20"/>
        </w:rPr>
        <w:t xml:space="preserve">. </w:t>
      </w:r>
    </w:p>
    <w:p w14:paraId="5F705A87" w14:textId="77777777" w:rsidR="00E15608" w:rsidRPr="002D4245" w:rsidRDefault="00E15608" w:rsidP="00577897">
      <w:pPr>
        <w:pStyle w:val="Heading2"/>
        <w:jc w:val="both"/>
      </w:pPr>
      <w:r w:rsidRPr="002D4245">
        <w:t>Discussion</w:t>
      </w:r>
    </w:p>
    <w:p w14:paraId="6715BACC" w14:textId="7EA2BB23" w:rsidR="00E15608" w:rsidRPr="00AB5D57" w:rsidRDefault="00E15608" w:rsidP="00577897">
      <w:pPr>
        <w:jc w:val="both"/>
        <w:rPr>
          <w:rFonts w:cstheme="minorHAnsi"/>
          <w:lang w:val="en-US"/>
        </w:rPr>
      </w:pPr>
      <w:r w:rsidRPr="00E15608">
        <w:rPr>
          <w:rFonts w:cstheme="minorHAnsi"/>
          <w:lang w:val="en-US"/>
        </w:rPr>
        <w:t>Here we show how an unprecedented crisis of soaring natural gas and electricity prices in Europe could radically change the current landscape and improve the economic competitiveness of low</w:t>
      </w:r>
      <w:r w:rsidR="00C678B2">
        <w:rPr>
          <w:rFonts w:cstheme="minorHAnsi"/>
          <w:lang w:val="en-US"/>
        </w:rPr>
        <w:t>-</w:t>
      </w:r>
      <w:r w:rsidRPr="00E15608">
        <w:rPr>
          <w:rFonts w:cstheme="minorHAnsi"/>
          <w:lang w:val="en-US"/>
        </w:rPr>
        <w:t>carbon chemicals based on green hydrogen</w:t>
      </w:r>
      <w:r w:rsidR="00AB5D57">
        <w:rPr>
          <w:rFonts w:cstheme="minorHAnsi"/>
          <w:lang w:val="en-US"/>
        </w:rPr>
        <w:t xml:space="preserve">. </w:t>
      </w:r>
      <w:r w:rsidRPr="00E15608">
        <w:rPr>
          <w:rFonts w:cstheme="minorHAnsi"/>
          <w:lang w:val="en-US"/>
        </w:rPr>
        <w:t>Whether this situation will persist will depend on the evolution of the situation in Ukraine and the adopted measures to diversify gas suppliers (</w:t>
      </w:r>
      <w:r w:rsidRPr="00E15608">
        <w:rPr>
          <w:rFonts w:cstheme="minorHAnsi"/>
          <w:i/>
          <w:iCs/>
          <w:lang w:val="en-US"/>
        </w:rPr>
        <w:t>e.g.</w:t>
      </w:r>
      <w:r w:rsidRPr="00E15608">
        <w:rPr>
          <w:rFonts w:cstheme="minorHAnsi"/>
          <w:lang w:val="en-US"/>
        </w:rPr>
        <w:t xml:space="preserve">, increased imports of more expensive liquified natural gas). Between December 2022 and January 2023, </w:t>
      </w:r>
      <w:commentRangeStart w:id="96"/>
      <w:proofErr w:type="spellStart"/>
      <w:r w:rsidRPr="00E15608">
        <w:rPr>
          <w:rFonts w:cstheme="minorHAnsi"/>
          <w:lang w:val="en-US"/>
        </w:rPr>
        <w:t>favo</w:t>
      </w:r>
      <w:ins w:id="97" w:author="Pérez-Ramirez  Javier" w:date="2023-03-02T07:45:00Z">
        <w:r w:rsidR="003C1465">
          <w:rPr>
            <w:rFonts w:cstheme="minorHAnsi"/>
            <w:lang w:val="en-US"/>
          </w:rPr>
          <w:t>u</w:t>
        </w:r>
      </w:ins>
      <w:r w:rsidRPr="00E15608">
        <w:rPr>
          <w:rFonts w:cstheme="minorHAnsi"/>
          <w:lang w:val="en-US"/>
        </w:rPr>
        <w:t>rable</w:t>
      </w:r>
      <w:proofErr w:type="spellEnd"/>
      <w:r w:rsidRPr="00E15608">
        <w:rPr>
          <w:rFonts w:cstheme="minorHAnsi"/>
          <w:lang w:val="en-US"/>
        </w:rPr>
        <w:t xml:space="preserve"> </w:t>
      </w:r>
      <w:commentRangeEnd w:id="96"/>
      <w:r w:rsidR="003C1465">
        <w:rPr>
          <w:rStyle w:val="CommentReference"/>
          <w:lang w:val="en-GB"/>
        </w:rPr>
        <w:commentReference w:id="96"/>
      </w:r>
      <w:r w:rsidRPr="00E15608">
        <w:rPr>
          <w:rFonts w:cstheme="minorHAnsi"/>
          <w:lang w:val="en-US"/>
        </w:rPr>
        <w:t xml:space="preserve">weather and lower demand from the industry have led to a decline of the natural gas prices back to levels before the </w:t>
      </w:r>
      <w:r w:rsidRPr="003C1465">
        <w:rPr>
          <w:rFonts w:cstheme="minorHAnsi"/>
          <w:highlight w:val="yellow"/>
          <w:lang w:val="en-US"/>
          <w:rPrChange w:id="98" w:author="Pérez-Ramirez  Javier" w:date="2023-03-02T07:45:00Z">
            <w:rPr>
              <w:rFonts w:cstheme="minorHAnsi"/>
              <w:lang w:val="en-US"/>
            </w:rPr>
          </w:rPrChange>
        </w:rPr>
        <w:t>Russian invasion of Ukraine</w:t>
      </w:r>
      <w:r w:rsidRPr="003C1465">
        <w:rPr>
          <w:rFonts w:cstheme="minorHAnsi"/>
          <w:highlight w:val="yellow"/>
          <w:rPrChange w:id="99" w:author="Pérez-Ramirez  Javier" w:date="2023-03-02T07:45:00Z">
            <w:rPr>
              <w:rFonts w:cstheme="minorHAnsi"/>
            </w:rPr>
          </w:rPrChange>
        </w:rPr>
        <w:fldChar w:fldCharType="begin"/>
      </w:r>
      <w:r w:rsidR="00373CEC" w:rsidRPr="003C1465">
        <w:rPr>
          <w:rFonts w:cstheme="minorHAnsi"/>
          <w:highlight w:val="yellow"/>
          <w:lang w:val="en-US"/>
          <w:rPrChange w:id="100" w:author="Pérez-Ramirez  Javier" w:date="2023-03-02T07:45:00Z">
            <w:rPr>
              <w:rFonts w:cstheme="minorHAnsi"/>
              <w:lang w:val="en-US"/>
            </w:rPr>
          </w:rPrChange>
        </w:rPr>
        <w:instrText xml:space="preserve"> ADDIN ZOTERO_ITEM CSL_CITATION {"citationID":"zbkhZIWQ","properties":{"formattedCitation":"\\super 37\\nosupersub{}","plainCitation":"37","noteIndex":0},"citationItems":[{"id":21409,"uris":["http://zotero.org/users/9157291/items/MG9RRELQ"],"itemData":{"id":21409,"type":"webpage","abstract":"Commodity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Pr="003C1465">
        <w:rPr>
          <w:rFonts w:cstheme="minorHAnsi"/>
          <w:highlight w:val="yellow"/>
          <w:rPrChange w:id="101" w:author="Pérez-Ramirez  Javier" w:date="2023-03-02T07:45:00Z">
            <w:rPr>
              <w:rFonts w:cstheme="minorHAnsi"/>
            </w:rPr>
          </w:rPrChange>
        </w:rPr>
        <w:fldChar w:fldCharType="separate"/>
      </w:r>
      <w:r w:rsidRPr="003C1465">
        <w:rPr>
          <w:rFonts w:ascii="Calibri" w:hAnsi="Calibri" w:cs="Calibri"/>
          <w:szCs w:val="24"/>
          <w:highlight w:val="yellow"/>
          <w:vertAlign w:val="superscript"/>
          <w:lang w:val="en-US"/>
          <w:rPrChange w:id="102" w:author="Pérez-Ramirez  Javier" w:date="2023-03-02T07:45:00Z">
            <w:rPr>
              <w:rFonts w:ascii="Calibri" w:hAnsi="Calibri" w:cs="Calibri"/>
              <w:szCs w:val="24"/>
              <w:vertAlign w:val="superscript"/>
              <w:lang w:val="en-US"/>
            </w:rPr>
          </w:rPrChange>
        </w:rPr>
        <w:t>37</w:t>
      </w:r>
      <w:r w:rsidRPr="003C1465">
        <w:rPr>
          <w:rFonts w:cstheme="minorHAnsi"/>
          <w:highlight w:val="yellow"/>
          <w:rPrChange w:id="103" w:author="Pérez-Ramirez  Javier" w:date="2023-03-02T07:45:00Z">
            <w:rPr>
              <w:rFonts w:cstheme="minorHAnsi"/>
            </w:rPr>
          </w:rPrChange>
        </w:rPr>
        <w:fldChar w:fldCharType="end"/>
      </w:r>
      <w:r w:rsidRPr="00E15608">
        <w:rPr>
          <w:rFonts w:cstheme="minorHAnsi"/>
          <w:lang w:val="en-US"/>
        </w:rPr>
        <w:t>. In 2023, considering zero supply from Russia, unpredictable weather conditions, and increasing competition for liquified natural gas, securing natural gas supplies could be an obstacle</w:t>
      </w:r>
      <w:r>
        <w:rPr>
          <w:rFonts w:cstheme="minorHAnsi"/>
        </w:rPr>
        <w:fldChar w:fldCharType="begin"/>
      </w:r>
      <w:r w:rsidR="00373CEC">
        <w:rPr>
          <w:rFonts w:cstheme="minorHAnsi"/>
          <w:lang w:val="en-US"/>
        </w:rPr>
        <w:instrText xml:space="preserve"> ADDIN ZOTERO_ITEM CSL_CITATION {"citationID":"qgXxSmwb","properties":{"formattedCitation":"\\super 38\\nosupersub{}","plainCitation":"38","noteIndex":0},"citationItems":[{"id":21550,"uris":["http://zotero.org/users/9157291/items/FRW5K29Y"],"itemData":{"id":21550,"type":"report","abstract":"Summary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38</w:t>
      </w:r>
      <w:r>
        <w:rPr>
          <w:rFonts w:cstheme="minorHAnsi"/>
        </w:rPr>
        <w:fldChar w:fldCharType="end"/>
      </w:r>
      <w:r w:rsidRPr="00E15608">
        <w:rPr>
          <w:rFonts w:cstheme="minorHAnsi"/>
          <w:lang w:val="en-US"/>
        </w:rPr>
        <w:t xml:space="preserve">. The </w:t>
      </w:r>
      <w:r w:rsidRPr="00E15608">
        <w:rPr>
          <w:rFonts w:cstheme="minorHAnsi"/>
          <w:lang w:val="en-US"/>
        </w:rPr>
        <w:lastRenderedPageBreak/>
        <w:t>World Bank forecasts that natural gas prices will moderate in 2023 but remain well above the average prices registered before 2020</w:t>
      </w:r>
      <w:r>
        <w:rPr>
          <w:rFonts w:cstheme="minorHAnsi"/>
        </w:rPr>
        <w:fldChar w:fldCharType="begin"/>
      </w:r>
      <w:r w:rsidR="00373CEC">
        <w:rPr>
          <w:rFonts w:cstheme="minorHAnsi"/>
          <w:lang w:val="en-US"/>
        </w:rPr>
        <w:instrText xml:space="preserve"> ADDIN ZOTERO_ITEM CSL_CITATION {"citationID":"9c8zRxp9","properties":{"formattedCitation":"\\super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At the same time, the costs of renewable energy technologies are expected to decline due to technological advancements and the experience effect</w:t>
      </w:r>
      <w:r>
        <w:rPr>
          <w:rFonts w:cstheme="minorHAnsi"/>
        </w:rPr>
        <w:fldChar w:fldCharType="begin"/>
      </w:r>
      <w:r w:rsidR="00373CEC">
        <w:rPr>
          <w:rFonts w:cstheme="minorHAnsi"/>
          <w:lang w:val="en-US"/>
        </w:rPr>
        <w:instrText xml:space="preserve"> ADDIN ZOTERO_ITEM CSL_CITATION {"citationID":"SIBpthvb","properties":{"formattedCitation":"\\super 39\\nosupersub{}","plainCitation":"39","noteIndex":0},"citationItems":[{"id":17597,"uris":["http://zotero.org/users/9157291/items/ASFLIA5W"],"itemData":{"id":17597,"type":"article-journal","container-title":"Joule","DOI":"10.1016/j.joule.2022.08.009","ISSN":"2542-4785,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39</w:t>
      </w:r>
      <w:r>
        <w:rPr>
          <w:rFonts w:cstheme="minorHAnsi"/>
        </w:rPr>
        <w:fldChar w:fldCharType="end"/>
      </w:r>
      <w:r w:rsidRPr="00E15608">
        <w:rPr>
          <w:rFonts w:cstheme="minorHAnsi"/>
          <w:lang w:val="en-US"/>
        </w:rPr>
        <w:t>.</w:t>
      </w:r>
      <w:r w:rsidRPr="00E15608">
        <w:rPr>
          <w:lang w:val="en-US"/>
        </w:rPr>
        <w:t xml:space="preserve"> It is estimated that the </w:t>
      </w:r>
      <w:proofErr w:type="spellStart"/>
      <w:r w:rsidRPr="00E15608">
        <w:rPr>
          <w:lang w:val="en-US"/>
        </w:rPr>
        <w:t>leveli</w:t>
      </w:r>
      <w:ins w:id="104" w:author="Pérez-Ramirez  Javier" w:date="2023-03-02T07:46:00Z">
        <w:r w:rsidR="003C1465">
          <w:rPr>
            <w:lang w:val="en-US"/>
          </w:rPr>
          <w:t>s</w:t>
        </w:r>
      </w:ins>
      <w:del w:id="105" w:author="Pérez-Ramirez  Javier" w:date="2023-03-02T07:46:00Z">
        <w:r w:rsidRPr="00E15608" w:rsidDel="003C1465">
          <w:rPr>
            <w:lang w:val="en-US"/>
          </w:rPr>
          <w:delText>z</w:delText>
        </w:r>
      </w:del>
      <w:r w:rsidRPr="00E15608">
        <w:rPr>
          <w:lang w:val="en-US"/>
        </w:rPr>
        <w:t>ed</w:t>
      </w:r>
      <w:proofErr w:type="spellEnd"/>
      <w:r w:rsidRPr="00E15608">
        <w:rPr>
          <w:lang w:val="en-US"/>
        </w:rPr>
        <w:t xml:space="preserve"> cost of on-shore wind electricity will reduce from an average of 67 USD MWh</w:t>
      </w:r>
      <w:r w:rsidRPr="00E15608">
        <w:rPr>
          <w:vertAlign w:val="superscript"/>
          <w:lang w:val="en-US"/>
        </w:rPr>
        <w:t>-1</w:t>
      </w:r>
      <w:r w:rsidRPr="00E15608">
        <w:rPr>
          <w:lang w:val="en-US"/>
        </w:rPr>
        <w:t xml:space="preserve"> in 2019 to 40 USD MWh</w:t>
      </w:r>
      <w:r w:rsidRPr="00E15608">
        <w:rPr>
          <w:vertAlign w:val="superscript"/>
          <w:lang w:val="en-US"/>
        </w:rPr>
        <w:t>-1</w:t>
      </w:r>
      <w:r w:rsidRPr="00E15608">
        <w:rPr>
          <w:lang w:val="en-US"/>
        </w:rPr>
        <w:t xml:space="preserve"> by 2030, thereby reducing the </w:t>
      </w:r>
      <w:proofErr w:type="spellStart"/>
      <w:r w:rsidRPr="00E15608">
        <w:rPr>
          <w:lang w:val="en-US"/>
        </w:rPr>
        <w:t>leveli</w:t>
      </w:r>
      <w:ins w:id="106" w:author="Pérez-Ramirez  Javier" w:date="2023-03-02T07:46:00Z">
        <w:r w:rsidR="003C1465">
          <w:rPr>
            <w:lang w:val="en-US"/>
          </w:rPr>
          <w:t>s</w:t>
        </w:r>
      </w:ins>
      <w:del w:id="107" w:author="Pérez-Ramirez  Javier" w:date="2023-03-02T07:46:00Z">
        <w:r w:rsidRPr="00E15608" w:rsidDel="003C1465">
          <w:rPr>
            <w:lang w:val="en-US"/>
          </w:rPr>
          <w:delText>z</w:delText>
        </w:r>
      </w:del>
      <w:r w:rsidRPr="00E15608">
        <w:rPr>
          <w:lang w:val="en-US"/>
        </w:rPr>
        <w:t>ed</w:t>
      </w:r>
      <w:proofErr w:type="spellEnd"/>
      <w:r w:rsidRPr="00E15608">
        <w:rPr>
          <w:lang w:val="en-US"/>
        </w:rPr>
        <w:t xml:space="preserve"> cost of hydrogen from 5.2-8.5 USD kg</w:t>
      </w:r>
      <w:r w:rsidRPr="00E15608">
        <w:rPr>
          <w:vertAlign w:val="superscript"/>
          <w:lang w:val="en-US"/>
        </w:rPr>
        <w:t xml:space="preserve">-1 </w:t>
      </w:r>
      <w:r w:rsidRPr="00E15608">
        <w:rPr>
          <w:lang w:val="en-US"/>
        </w:rPr>
        <w:t>in 2019 to around 2.7 USD kg</w:t>
      </w:r>
      <w:r w:rsidRPr="00E15608">
        <w:rPr>
          <w:vertAlign w:val="superscript"/>
          <w:lang w:val="en-US"/>
        </w:rPr>
        <w:t>-1</w:t>
      </w:r>
      <w:r w:rsidRPr="00E15608">
        <w:rPr>
          <w:lang w:val="en-US"/>
        </w:rPr>
        <w:t xml:space="preserve"> by 2030</w:t>
      </w:r>
      <w:r>
        <w:fldChar w:fldCharType="begin"/>
      </w:r>
      <w:r w:rsidR="00373CEC">
        <w:rPr>
          <w:lang w:val="en-US"/>
        </w:rPr>
        <w:instrText xml:space="preserve"> ADDIN ZOTERO_ITEM CSL_CITATION {"citationID":"h6UgAJzl","properties":{"formattedCitation":"\\super 40\\nosupersub{}","plainCitation":"40","noteIndex":0},"citationItems":[{"id":1155,"uris":["http://zotero.org/users/9157291/items/WE7RN482"],"itemData":{"id":1155,"type":"article-journal","abstract":"In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fldChar w:fldCharType="separate"/>
      </w:r>
      <w:r w:rsidR="00373CEC" w:rsidRPr="00A868B1">
        <w:rPr>
          <w:rFonts w:ascii="Calibri" w:hAnsi="Calibri" w:cs="Calibri"/>
          <w:szCs w:val="24"/>
          <w:vertAlign w:val="superscript"/>
          <w:lang w:val="en-US"/>
        </w:rPr>
        <w:t>40</w:t>
      </w:r>
      <w:r>
        <w:fldChar w:fldCharType="end"/>
      </w:r>
      <w:r w:rsidRPr="00E15608">
        <w:rPr>
          <w:lang w:val="en-US"/>
        </w:rPr>
        <w:t>. Similarly, forecasts also indicate a strong decrease in the cost of solar PV-based electrolytic hydrogen and electroly</w:t>
      </w:r>
      <w:r>
        <w:rPr>
          <w:lang w:val="en-US"/>
        </w:rPr>
        <w:t>z</w:t>
      </w:r>
      <w:r w:rsidRPr="00E15608">
        <w:rPr>
          <w:lang w:val="en-US"/>
        </w:rPr>
        <w:t>ers over the next decade</w:t>
      </w:r>
      <w:r>
        <w:rPr>
          <w:rFonts w:cstheme="minorHAnsi"/>
        </w:rPr>
        <w:fldChar w:fldCharType="begin"/>
      </w:r>
      <w:r w:rsidR="00373CEC">
        <w:rPr>
          <w:rFonts w:cstheme="minorHAnsi"/>
          <w:lang w:val="en-US"/>
        </w:rPr>
        <w:instrText xml:space="preserve"> ADDIN ZOTERO_ITEM CSL_CITATION {"citationID":"voltNIfm","properties":{"formattedCitation":"\\super 39\\nosupersub{}","plainCitation":"39","noteIndex":0},"citationItems":[{"id":17597,"uris":["http://zotero.org/users/9157291/items/ASFLIA5W"],"itemData":{"id":17597,"type":"article-journal","container-title":"Joule","DOI":"10.1016/j.joule.2022.08.009","ISSN":"2542-4785,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39</w:t>
      </w:r>
      <w:r>
        <w:rPr>
          <w:rFonts w:cstheme="minorHAnsi"/>
        </w:rPr>
        <w:fldChar w:fldCharType="end"/>
      </w:r>
      <w:r w:rsidRPr="00E15608">
        <w:rPr>
          <w:lang w:val="en-US"/>
        </w:rPr>
        <w:t xml:space="preserve">. </w:t>
      </w:r>
      <w:r w:rsidRPr="00E15608">
        <w:rPr>
          <w:rFonts w:cstheme="minorHAnsi"/>
          <w:lang w:val="en-US"/>
        </w:rPr>
        <w:t>Hence, it seems sensible to think that ammonia production from wind-based electrolytic hydrogen could be cost</w:t>
      </w:r>
      <w:r w:rsidRPr="00E15608">
        <w:rPr>
          <w:rFonts w:cstheme="minorHAnsi"/>
          <w:lang w:val="en-US"/>
        </w:rPr>
        <w:noBreakHyphen/>
        <w:t>competitive in the foreseeable future in Europe.</w:t>
      </w:r>
    </w:p>
    <w:p w14:paraId="47AC11E1" w14:textId="05F18510" w:rsidR="00E15608" w:rsidRPr="00E15608" w:rsidRDefault="00E15608" w:rsidP="00577897">
      <w:pPr>
        <w:jc w:val="both"/>
        <w:rPr>
          <w:rFonts w:cstheme="minorHAnsi"/>
          <w:lang w:val="en-US"/>
        </w:rPr>
      </w:pPr>
      <w:r w:rsidRPr="00E15608">
        <w:rPr>
          <w:rFonts w:cstheme="minorHAnsi"/>
          <w:lang w:val="en-US"/>
        </w:rPr>
        <w:t>The production costs of chemicals have been historically higher in Europe than in other regions like U.S., Russia, or Saudi Arabia, primarily due to higher labor and feedstock costs</w:t>
      </w:r>
      <w:r>
        <w:rPr>
          <w:rFonts w:cstheme="minorHAnsi"/>
        </w:rPr>
        <w:fldChar w:fldCharType="begin"/>
      </w:r>
      <w:r w:rsidR="00373CEC">
        <w:rPr>
          <w:rFonts w:cstheme="minorHAnsi"/>
          <w:lang w:val="en-US"/>
        </w:rPr>
        <w:instrText xml:space="preserve"> ADDIN ZOTERO_ITEM CSL_CITATION {"citationID":"qowpZTcy","properties":{"formattedCitation":"\\super 41\\nosupersub{}","plainCitation":"41","noteIndex":0},"citationItems":[{"id":14036,"uris":["http://zotero.org/users/9157291/items/97IRYBPV"],"itemData":{"id":14036,"type":"article-journal","abstract":"Our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41</w:t>
      </w:r>
      <w:r>
        <w:rPr>
          <w:rFonts w:cstheme="minorHAnsi"/>
        </w:rPr>
        <w:fldChar w:fldCharType="end"/>
      </w:r>
      <w:r w:rsidRPr="00E15608">
        <w:rPr>
          <w:rFonts w:cstheme="minorHAnsi"/>
          <w:lang w:val="en-US"/>
        </w:rPr>
        <w:t>. The disruption of the global energy market in 2022 has further exacerbated this gap since other regions have faced less fluctuation in energy prices due to lower dependence on imports</w:t>
      </w:r>
      <w:r>
        <w:rPr>
          <w:rFonts w:cstheme="minorHAnsi"/>
        </w:rPr>
        <w:fldChar w:fldCharType="begin"/>
      </w:r>
      <w:r w:rsidR="00373CEC">
        <w:rPr>
          <w:rFonts w:cstheme="minorHAnsi"/>
          <w:lang w:val="en-US"/>
        </w:rPr>
        <w:instrText xml:space="preserve"> ADDIN ZOTERO_ITEM CSL_CITATION {"citationID":"I7dOfOej","properties":{"formattedCitation":"\\super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For example, between 2020 and 2022, the natural gas price increased by a factor of 1.6 in the U.S. compared with 9.6 in Europe</w:t>
      </w:r>
      <w:r>
        <w:rPr>
          <w:rFonts w:cstheme="minorHAnsi"/>
        </w:rPr>
        <w:fldChar w:fldCharType="begin"/>
      </w:r>
      <w:r w:rsidR="00373CEC">
        <w:rPr>
          <w:rFonts w:cstheme="minorHAnsi"/>
          <w:lang w:val="en-US"/>
        </w:rPr>
        <w:instrText xml:space="preserve"> ADDIN ZOTERO_ITEM CSL_CITATION {"citationID":"2cMQjTh2","properties":{"formattedCitation":"\\super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xml:space="preserve">. </w:t>
      </w:r>
      <w:commentRangeStart w:id="108"/>
      <w:r w:rsidRPr="00E15608">
        <w:rPr>
          <w:rFonts w:cstheme="minorHAnsi"/>
          <w:lang w:val="en-US"/>
        </w:rPr>
        <w:t xml:space="preserve">Within this context, the chemical industry </w:t>
      </w:r>
      <w:del w:id="109" w:author="Pérez-Ramirez  Javier" w:date="2023-03-02T07:47:00Z">
        <w:r w:rsidRPr="00E15608" w:rsidDel="003C1465">
          <w:rPr>
            <w:rFonts w:cstheme="minorHAnsi"/>
            <w:lang w:val="en-US"/>
          </w:rPr>
          <w:delText xml:space="preserve">will </w:delText>
        </w:r>
      </w:del>
      <w:ins w:id="110" w:author="Pérez-Ramirez  Javier" w:date="2023-03-02T07:47:00Z">
        <w:r w:rsidR="003C1465">
          <w:rPr>
            <w:rFonts w:cstheme="minorHAnsi"/>
            <w:lang w:val="en-US"/>
          </w:rPr>
          <w:t>may tend</w:t>
        </w:r>
      </w:ins>
      <w:del w:id="111" w:author="Pérez-Ramirez  Javier" w:date="2023-03-02T07:47:00Z">
        <w:r w:rsidRPr="00E15608" w:rsidDel="003C1465">
          <w:rPr>
            <w:rFonts w:cstheme="minorHAnsi"/>
            <w:lang w:val="en-US"/>
          </w:rPr>
          <w:delText>be forced</w:delText>
        </w:r>
      </w:del>
      <w:r w:rsidRPr="00E15608">
        <w:rPr>
          <w:rFonts w:cstheme="minorHAnsi"/>
          <w:lang w:val="en-US"/>
        </w:rPr>
        <w:t xml:space="preserve"> to shift production to regions with low-cost labor and feedstocks instead of deploying domestic green production routes. However, such relocation would have </w:t>
      </w:r>
      <w:del w:id="112" w:author="Pérez-Ramirez  Javier" w:date="2023-03-02T07:47:00Z">
        <w:r w:rsidRPr="00E15608" w:rsidDel="003C1465">
          <w:rPr>
            <w:rFonts w:cstheme="minorHAnsi"/>
            <w:lang w:val="en-US"/>
          </w:rPr>
          <w:delText xml:space="preserve">very </w:delText>
        </w:r>
      </w:del>
      <w:ins w:id="113" w:author="Pérez-Ramirez  Javier" w:date="2023-03-02T07:47:00Z">
        <w:r w:rsidR="003C1465">
          <w:rPr>
            <w:rFonts w:cstheme="minorHAnsi"/>
            <w:lang w:val="en-US"/>
          </w:rPr>
          <w:t>detrimental</w:t>
        </w:r>
      </w:ins>
      <w:del w:id="114" w:author="Pérez-Ramirez  Javier" w:date="2023-03-02T07:47:00Z">
        <w:r w:rsidRPr="00E15608" w:rsidDel="003C1465">
          <w:rPr>
            <w:rFonts w:cstheme="minorHAnsi"/>
            <w:lang w:val="en-US"/>
          </w:rPr>
          <w:delText>strong</w:delText>
        </w:r>
      </w:del>
      <w:r w:rsidRPr="00E15608">
        <w:rPr>
          <w:rFonts w:cstheme="minorHAnsi"/>
          <w:lang w:val="en-US"/>
        </w:rPr>
        <w:t xml:space="preserve"> socio-economic implications for Europe. In 2020, Europe was the second largest chemicals producer in the world</w:t>
      </w:r>
      <w:r>
        <w:rPr>
          <w:rFonts w:cstheme="minorHAnsi"/>
        </w:rPr>
        <w:fldChar w:fldCharType="begin"/>
      </w:r>
      <w:r w:rsidR="00373CEC">
        <w:rPr>
          <w:rFonts w:cstheme="minorHAnsi"/>
          <w:lang w:val="en-US"/>
        </w:rPr>
        <w:instrText xml:space="preserve"> ADDIN ZOTERO_ITEM CSL_CITATION {"citationID":"wmYXx5pI","properties":{"formattedCitation":"\\super 42\\nosupersub{}","plainCitation":"42","noteIndex":0},"citationItems":[{"id":14037,"uris":["http://zotero.org/users/9157291/items/44HGAMH3"],"itemData":{"id":14037,"type":"report","title":"The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42</w:t>
      </w:r>
      <w:r>
        <w:rPr>
          <w:rFonts w:cstheme="minorHAnsi"/>
        </w:rPr>
        <w:fldChar w:fldCharType="end"/>
      </w:r>
      <w:r w:rsidRPr="00E15608">
        <w:rPr>
          <w:rFonts w:cstheme="minorHAnsi"/>
          <w:lang w:val="en-US"/>
        </w:rPr>
        <w:t xml:space="preserve">. Given the pivotal role of chemicals across many supply chains, shifting production would likely weaken Europe’s leading role in chemicals production while exposing </w:t>
      </w:r>
      <w:commentRangeStart w:id="115"/>
      <w:r w:rsidRPr="00E15608">
        <w:rPr>
          <w:rFonts w:cstheme="minorHAnsi"/>
          <w:lang w:val="en-US"/>
        </w:rPr>
        <w:t xml:space="preserve">Europe </w:t>
      </w:r>
      <w:commentRangeEnd w:id="115"/>
      <w:r w:rsidR="008C6F67">
        <w:rPr>
          <w:rStyle w:val="CommentReference"/>
          <w:lang w:val="en-GB"/>
        </w:rPr>
        <w:commentReference w:id="115"/>
      </w:r>
      <w:r w:rsidRPr="00E15608">
        <w:rPr>
          <w:rFonts w:cstheme="minorHAnsi"/>
          <w:lang w:val="en-US"/>
        </w:rPr>
        <w:t>to the vulnerability of supply disruption. This would be particularly critical in the case of ammonia, an essential product to ensure food security</w:t>
      </w:r>
      <w:r>
        <w:rPr>
          <w:rFonts w:cstheme="minorHAnsi"/>
        </w:rPr>
        <w:fldChar w:fldCharType="begin"/>
      </w:r>
      <w:r w:rsidR="00373CEC">
        <w:rPr>
          <w:rFonts w:cstheme="minorHAnsi"/>
          <w:lang w:val="en-US"/>
        </w:rPr>
        <w:instrText xml:space="preserve"> ADDIN ZOTERO_ITEM CSL_CITATION {"citationID":"tA9sOzRN","properties":{"formattedCitation":"\\super 5\\nosupersub{}","plainCitation":"5","noteIndex":0},"citationItems":[{"id":21565,"uris":["http://zotero.org/users/9157291/items/UV7GWX94"],"itemData":{"id":21565,"type":"article-journal","abstract":"By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5</w:t>
      </w:r>
      <w:r>
        <w:rPr>
          <w:rFonts w:cstheme="minorHAnsi"/>
        </w:rPr>
        <w:fldChar w:fldCharType="end"/>
      </w:r>
      <w:r w:rsidRPr="00E15608">
        <w:rPr>
          <w:rFonts w:cstheme="minorHAnsi"/>
          <w:lang w:val="en-US"/>
        </w:rPr>
        <w:t>. Moreover, chemical companies generate about 1.</w:t>
      </w:r>
      <w:del w:id="116" w:author="Pérez-Ramirez  Javier" w:date="2023-03-02T07:48:00Z">
        <w:r w:rsidRPr="00E15608" w:rsidDel="0078636C">
          <w:rPr>
            <w:rFonts w:cstheme="minorHAnsi"/>
            <w:lang w:val="en-US"/>
          </w:rPr>
          <w:delText xml:space="preserve">2 </w:delText>
        </w:r>
      </w:del>
      <w:ins w:id="117" w:author="Pérez-Ramirez  Javier" w:date="2023-03-02T07:48:00Z">
        <w:r w:rsidR="0078636C" w:rsidRPr="00E15608">
          <w:rPr>
            <w:rFonts w:cstheme="minorHAnsi"/>
            <w:lang w:val="en-US"/>
          </w:rPr>
          <w:t>2</w:t>
        </w:r>
        <w:r w:rsidR="0078636C">
          <w:rPr>
            <w:rFonts w:cstheme="minorHAnsi"/>
            <w:lang w:val="en-US"/>
          </w:rPr>
          <w:t> </w:t>
        </w:r>
      </w:ins>
      <w:r w:rsidRPr="00E15608">
        <w:rPr>
          <w:rFonts w:cstheme="minorHAnsi"/>
          <w:lang w:val="en-US"/>
        </w:rPr>
        <w:t>million jobs across Europe</w:t>
      </w:r>
      <w:r>
        <w:rPr>
          <w:rFonts w:cstheme="minorHAnsi"/>
        </w:rPr>
        <w:fldChar w:fldCharType="begin"/>
      </w:r>
      <w:r w:rsidR="00373CEC">
        <w:rPr>
          <w:rFonts w:cstheme="minorHAnsi"/>
          <w:lang w:val="en-US"/>
        </w:rPr>
        <w:instrText xml:space="preserve"> ADDIN ZOTERO_ITEM CSL_CITATION {"citationID":"pJ4R1O14","properties":{"formattedCitation":"\\super 42\\nosupersub{}","plainCitation":"42","noteIndex":0},"citationItems":[{"id":14037,"uris":["http://zotero.org/users/9157291/items/44HGAMH3"],"itemData":{"id":14037,"type":"report","title":"The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42</w:t>
      </w:r>
      <w:r>
        <w:rPr>
          <w:rFonts w:cstheme="minorHAnsi"/>
        </w:rPr>
        <w:fldChar w:fldCharType="end"/>
      </w:r>
      <w:r w:rsidRPr="00E15608">
        <w:rPr>
          <w:rFonts w:cstheme="minorHAnsi"/>
          <w:lang w:val="en-US"/>
        </w:rPr>
        <w:t>, which would face an uncertain scenario.</w:t>
      </w:r>
      <w:commentRangeEnd w:id="108"/>
      <w:r w:rsidR="00D82DAE">
        <w:rPr>
          <w:rStyle w:val="CommentReference"/>
          <w:lang w:val="en-GB"/>
        </w:rPr>
        <w:commentReference w:id="108"/>
      </w:r>
    </w:p>
    <w:p w14:paraId="2F36C28D" w14:textId="116191E3" w:rsidR="00E15608" w:rsidRPr="00E15608" w:rsidRDefault="00E15608" w:rsidP="00577897">
      <w:pPr>
        <w:jc w:val="both"/>
        <w:rPr>
          <w:rFonts w:cstheme="minorHAnsi"/>
          <w:iCs/>
          <w:lang w:val="en-US"/>
        </w:rPr>
      </w:pPr>
      <w:r w:rsidRPr="00E15608">
        <w:rPr>
          <w:rFonts w:cstheme="minorHAnsi"/>
          <w:lang w:val="en-US"/>
        </w:rPr>
        <w:t>In accordance with the Paris Climate Accords, Europe has set targets to reduce emissions by 55% by 2030 and become a net-zero GHG emitting continent by 2050</w:t>
      </w:r>
      <w:r>
        <w:rPr>
          <w:rFonts w:cstheme="minorHAnsi"/>
        </w:rPr>
        <w:fldChar w:fldCharType="begin"/>
      </w:r>
      <w:r w:rsidR="00373CEC">
        <w:rPr>
          <w:rFonts w:cstheme="minorHAnsi"/>
          <w:lang w:val="en-US"/>
        </w:rPr>
        <w:instrText xml:space="preserve"> ADDIN ZOTERO_ITEM CSL_CITATION {"citationID":"fZNn97kP","properties":{"formattedCitation":"\\super 43\\nosupersub{}","plainCitation":"43","noteIndex":0},"citationItems":[{"id":21402,"uris":["http://zotero.org/users/9157291/items/RIWZTV2J"],"itemData":{"id":21402,"type":"report","publisher":"COM(2021)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43</w:t>
      </w:r>
      <w:r>
        <w:rPr>
          <w:rFonts w:cstheme="minorHAnsi"/>
        </w:rPr>
        <w:fldChar w:fldCharType="end"/>
      </w:r>
      <w:r w:rsidRPr="00E15608">
        <w:rPr>
          <w:rFonts w:cstheme="minorHAnsi"/>
          <w:lang w:val="en-US"/>
        </w:rPr>
        <w:t>. In order to achieve these ambitious targets, Europe needs to invest majorly in low-carbon infrastructure. A recent study found that the current pace of investment and development of these technologies is insufficient to meet the targets</w:t>
      </w:r>
      <w:bookmarkStart w:id="118" w:name="_Hlk124931906"/>
      <w:r>
        <w:rPr>
          <w:rFonts w:cstheme="minorHAnsi"/>
        </w:rPr>
        <w:fldChar w:fldCharType="begin"/>
      </w:r>
      <w:r w:rsidR="00373CEC">
        <w:rPr>
          <w:rFonts w:cstheme="minorHAnsi"/>
          <w:lang w:val="en-US"/>
        </w:rPr>
        <w:instrText xml:space="preserve"> ADDIN ZOTERO_ITEM CSL_CITATION {"citationID":"NMJEjUZd","properties":{"formattedCitation":"\\super 44\\nosupersub{}","plainCitation":"44","noteIndex":0},"citationItems":[{"id":21532,"uris":["http://zotero.org/users/9157291/items/KAICFIWB"],"itemData":{"id":21532,"type":"article-journal","abstract":"Reaching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Pr>
          <w:rFonts w:cstheme="minorHAnsi"/>
        </w:rPr>
        <w:fldChar w:fldCharType="separate"/>
      </w:r>
      <w:r w:rsidR="00373CEC" w:rsidRPr="009B3089">
        <w:rPr>
          <w:rFonts w:ascii="Calibri" w:hAnsi="Calibri" w:cs="Calibri"/>
          <w:szCs w:val="24"/>
          <w:vertAlign w:val="superscript"/>
          <w:lang w:val="en-US"/>
          <w:rPrChange w:id="119" w:author="Pérez-Ramirez  Javier" w:date="2023-03-01T13:46:00Z">
            <w:rPr>
              <w:rFonts w:ascii="Calibri" w:hAnsi="Calibri" w:cs="Calibri"/>
              <w:szCs w:val="24"/>
              <w:vertAlign w:val="superscript"/>
            </w:rPr>
          </w:rPrChange>
        </w:rPr>
        <w:t>44</w:t>
      </w:r>
      <w:r>
        <w:rPr>
          <w:rFonts w:cstheme="minorHAnsi"/>
        </w:rPr>
        <w:fldChar w:fldCharType="end"/>
      </w:r>
      <w:bookmarkEnd w:id="118"/>
      <w:r w:rsidRPr="00E15608">
        <w:rPr>
          <w:rFonts w:cstheme="minorHAnsi"/>
          <w:lang w:val="en-US"/>
        </w:rPr>
        <w:t>. An additional investment of approximately 94 billion USD yr</w:t>
      </w:r>
      <w:r w:rsidRPr="00E15608">
        <w:rPr>
          <w:rFonts w:cstheme="minorHAnsi"/>
          <w:vertAlign w:val="superscript"/>
          <w:lang w:val="en-US"/>
        </w:rPr>
        <w:t>−1</w:t>
      </w:r>
      <w:r w:rsidRPr="00E15608">
        <w:rPr>
          <w:rFonts w:cstheme="minorHAnsi"/>
          <w:lang w:val="en-US"/>
        </w:rPr>
        <w:t xml:space="preserve"> is required in the immediate future until 2025 in order to achieve the net-zero target by 2050. It was also found that a tremendous investment increase of 26 billion USD yr</w:t>
      </w:r>
      <w:r w:rsidRPr="00E15608">
        <w:rPr>
          <w:rFonts w:cstheme="minorHAnsi"/>
          <w:vertAlign w:val="superscript"/>
          <w:lang w:val="en-US"/>
        </w:rPr>
        <w:t>−1</w:t>
      </w:r>
      <w:r w:rsidRPr="00E15608">
        <w:rPr>
          <w:rFonts w:cstheme="minorHAnsi"/>
          <w:lang w:val="en-US"/>
        </w:rPr>
        <w:t xml:space="preserve"> was needed for renewable power plants, especially solar (7.6 billion USD yr</w:t>
      </w:r>
      <w:r w:rsidRPr="00E15608">
        <w:rPr>
          <w:rFonts w:cstheme="minorHAnsi"/>
          <w:vertAlign w:val="superscript"/>
          <w:lang w:val="en-US"/>
        </w:rPr>
        <w:t>−1</w:t>
      </w:r>
      <w:r w:rsidRPr="00E15608">
        <w:rPr>
          <w:rFonts w:cstheme="minorHAnsi"/>
          <w:lang w:val="en-US"/>
        </w:rPr>
        <w:t>) and on-shore wind (17.3 billion USD yr</w:t>
      </w:r>
      <w:r w:rsidRPr="00E15608">
        <w:rPr>
          <w:rFonts w:cstheme="minorHAnsi"/>
          <w:vertAlign w:val="superscript"/>
          <w:lang w:val="en-US"/>
        </w:rPr>
        <w:t>−1</w:t>
      </w:r>
      <w:r w:rsidRPr="00E15608">
        <w:rPr>
          <w:rFonts w:cstheme="minorHAnsi"/>
          <w:lang w:val="en-US"/>
        </w:rPr>
        <w:t>)</w:t>
      </w:r>
      <w:r>
        <w:rPr>
          <w:rFonts w:cstheme="minorHAnsi"/>
        </w:rPr>
        <w:fldChar w:fldCharType="begin"/>
      </w:r>
      <w:r w:rsidR="00373CEC">
        <w:rPr>
          <w:rFonts w:cstheme="minorHAnsi"/>
          <w:lang w:val="en-US"/>
        </w:rPr>
        <w:instrText xml:space="preserve"> ADDIN ZOTERO_ITEM CSL_CITATION {"citationID":"ahjMIKXT","properties":{"formattedCitation":"\\super 44\\nosupersub{}","plainCitation":"44","noteIndex":0},"citationItems":[{"id":21532,"uris":["http://zotero.org/users/9157291/items/KAICFIWB"],"itemData":{"id":21532,"type":"article-journal","abstract":"Reaching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Pr>
          <w:rFonts w:cstheme="minorHAnsi"/>
        </w:rPr>
        <w:fldChar w:fldCharType="separate"/>
      </w:r>
      <w:r w:rsidR="00373CEC" w:rsidRPr="009B3089">
        <w:rPr>
          <w:rFonts w:ascii="Calibri" w:hAnsi="Calibri" w:cs="Calibri"/>
          <w:szCs w:val="24"/>
          <w:vertAlign w:val="superscript"/>
          <w:lang w:val="en-US"/>
          <w:rPrChange w:id="120" w:author="Pérez-Ramirez  Javier" w:date="2023-03-01T13:46:00Z">
            <w:rPr>
              <w:rFonts w:ascii="Calibri" w:hAnsi="Calibri" w:cs="Calibri"/>
              <w:szCs w:val="24"/>
              <w:vertAlign w:val="superscript"/>
            </w:rPr>
          </w:rPrChange>
        </w:rPr>
        <w:t>44</w:t>
      </w:r>
      <w:r>
        <w:rPr>
          <w:rFonts w:cstheme="minorHAnsi"/>
        </w:rPr>
        <w:fldChar w:fldCharType="end"/>
      </w:r>
      <w:r w:rsidRPr="00E15608">
        <w:rPr>
          <w:rFonts w:cstheme="minorHAnsi"/>
          <w:lang w:val="en-US"/>
        </w:rPr>
        <w:t>. Therefore, negative mitigation costs associated with the production of green ammonia and methanol (especially on-shore wind</w:t>
      </w:r>
      <w:r w:rsidRPr="00E15608">
        <w:rPr>
          <w:rFonts w:cstheme="minorHAnsi"/>
          <w:lang w:val="en-US"/>
        </w:rPr>
        <w:noBreakHyphen/>
        <w:t xml:space="preserve">based ammonia) appear as particularly appealing to lower the carbon footprint of these essential chemicals driven by market forces rather than by incentives. Hence, in addition to improving supply security, green ammonia and methanol could help the European chemical industry curb GHG emissions at a negative mitigation cost, </w:t>
      </w:r>
      <w:r w:rsidRPr="00E15608">
        <w:rPr>
          <w:rFonts w:cstheme="minorHAnsi"/>
          <w:iCs/>
          <w:lang w:val="en-US"/>
        </w:rPr>
        <w:t>in contrast to expensive NETs, which also face socio-political challenges.</w:t>
      </w:r>
    </w:p>
    <w:p w14:paraId="62D25E95" w14:textId="2A431435" w:rsidR="00E15608" w:rsidRPr="00E15608" w:rsidRDefault="00E15608" w:rsidP="00577897">
      <w:pPr>
        <w:jc w:val="both"/>
        <w:rPr>
          <w:rFonts w:cstheme="minorHAnsi"/>
          <w:iCs/>
          <w:lang w:val="en-US"/>
        </w:rPr>
      </w:pPr>
      <w:r w:rsidRPr="00E15608">
        <w:rPr>
          <w:rFonts w:cstheme="minorHAnsi"/>
          <w:iCs/>
          <w:lang w:val="en-US"/>
        </w:rPr>
        <w:t>A longer-term advantage will be gained if a fraction of this decisive investment is channeled toward research and development, boosting performance of water electrolysis</w:t>
      </w:r>
      <w:r w:rsidR="008B6718">
        <w:rPr>
          <w:rFonts w:cstheme="minorHAnsi"/>
          <w:iCs/>
          <w:lang w:val="en-US"/>
        </w:rPr>
        <w:t xml:space="preserve"> </w:t>
      </w:r>
      <w:r w:rsidRPr="00E15608">
        <w:rPr>
          <w:rFonts w:cstheme="minorHAnsi"/>
          <w:iCs/>
          <w:lang w:val="en-US"/>
        </w:rPr>
        <w:t>-as a key element of green Haber-Bosch-, direct N</w:t>
      </w:r>
      <w:r w:rsidRPr="00E15608">
        <w:rPr>
          <w:rFonts w:cstheme="minorHAnsi"/>
          <w:iCs/>
          <w:vertAlign w:val="subscript"/>
          <w:lang w:val="en-US"/>
        </w:rPr>
        <w:t>2</w:t>
      </w:r>
      <w:r w:rsidRPr="00E15608">
        <w:rPr>
          <w:rFonts w:cstheme="minorHAnsi"/>
          <w:iCs/>
          <w:lang w:val="en-US"/>
        </w:rPr>
        <w:t xml:space="preserve"> electroreduction, and </w:t>
      </w:r>
      <w:commentRangeStart w:id="121"/>
      <w:r w:rsidRPr="00E15608">
        <w:rPr>
          <w:rFonts w:cstheme="minorHAnsi"/>
          <w:iCs/>
          <w:lang w:val="en-US"/>
        </w:rPr>
        <w:t>direct CO</w:t>
      </w:r>
      <w:r w:rsidRPr="00E15608">
        <w:rPr>
          <w:rFonts w:cstheme="minorHAnsi"/>
          <w:iCs/>
          <w:vertAlign w:val="subscript"/>
          <w:lang w:val="en-US"/>
        </w:rPr>
        <w:t>2</w:t>
      </w:r>
      <w:ins w:id="122" w:author="Pérez-Ramirez  Javier" w:date="2023-03-02T07:50:00Z">
        <w:r w:rsidR="0078636C">
          <w:rPr>
            <w:rFonts w:cstheme="minorHAnsi"/>
            <w:iCs/>
            <w:lang w:val="en-US"/>
          </w:rPr>
          <w:t xml:space="preserve"> </w:t>
        </w:r>
      </w:ins>
      <w:del w:id="123" w:author="Pérez-Ramirez  Javier" w:date="2023-03-02T07:50:00Z">
        <w:r w:rsidRPr="00E15608" w:rsidDel="0078636C">
          <w:rPr>
            <w:rFonts w:cstheme="minorHAnsi"/>
            <w:iCs/>
            <w:lang w:val="en-US"/>
          </w:rPr>
          <w:delText xml:space="preserve"> </w:delText>
        </w:r>
      </w:del>
      <w:r w:rsidRPr="00E15608">
        <w:rPr>
          <w:rFonts w:cstheme="minorHAnsi"/>
          <w:iCs/>
          <w:lang w:val="en-US"/>
        </w:rPr>
        <w:t xml:space="preserve">hydrogenation. </w:t>
      </w:r>
      <w:commentRangeEnd w:id="121"/>
      <w:r w:rsidR="0078636C">
        <w:rPr>
          <w:rStyle w:val="CommentReference"/>
          <w:lang w:val="en-GB"/>
        </w:rPr>
        <w:commentReference w:id="121"/>
      </w:r>
      <w:r w:rsidRPr="00E15608">
        <w:rPr>
          <w:rFonts w:cstheme="minorHAnsi"/>
          <w:iCs/>
          <w:lang w:val="en-US"/>
        </w:rPr>
        <w:t xml:space="preserve">All these technologies have potential for mid- to large efficiency enhancement upon overcoming some key limitations related to catalyst design. </w:t>
      </w:r>
      <w:r w:rsidRPr="00E15608">
        <w:rPr>
          <w:rFonts w:cstheme="minorHAnsi"/>
          <w:lang w:val="en-US"/>
        </w:rPr>
        <w:t xml:space="preserve">The technological maturity of water </w:t>
      </w:r>
      <w:proofErr w:type="spellStart"/>
      <w:r w:rsidRPr="00E15608">
        <w:rPr>
          <w:rFonts w:cstheme="minorHAnsi"/>
          <w:lang w:val="en-US"/>
        </w:rPr>
        <w:t>electroly</w:t>
      </w:r>
      <w:ins w:id="124" w:author="Pérez-Ramirez  Javier" w:date="2023-03-02T07:50:00Z">
        <w:r w:rsidR="0078636C">
          <w:rPr>
            <w:rFonts w:cstheme="minorHAnsi"/>
            <w:lang w:val="en-US"/>
          </w:rPr>
          <w:t>s</w:t>
        </w:r>
      </w:ins>
      <w:del w:id="125" w:author="Pérez-Ramirez  Javier" w:date="2023-03-02T07:50:00Z">
        <w:r w:rsidRPr="00E15608" w:rsidDel="0078636C">
          <w:rPr>
            <w:rFonts w:cstheme="minorHAnsi"/>
            <w:lang w:val="en-US"/>
          </w:rPr>
          <w:delText>z</w:delText>
        </w:r>
      </w:del>
      <w:r w:rsidRPr="00E15608">
        <w:rPr>
          <w:rFonts w:cstheme="minorHAnsi"/>
          <w:lang w:val="en-US"/>
        </w:rPr>
        <w:t>ers</w:t>
      </w:r>
      <w:proofErr w:type="spellEnd"/>
      <w:r w:rsidRPr="00E15608">
        <w:rPr>
          <w:rFonts w:cstheme="minorHAnsi"/>
          <w:lang w:val="en-US"/>
        </w:rPr>
        <w:t xml:space="preserve"> will be displayed by lower cell voltages mainly arising from optimized anodes, ideally containing catalysts with lower Pt-group metal content</w:t>
      </w:r>
      <w:r>
        <w:rPr>
          <w:rFonts w:cstheme="minorHAnsi"/>
        </w:rPr>
        <w:fldChar w:fldCharType="begin"/>
      </w:r>
      <w:r w:rsidR="00373CEC">
        <w:rPr>
          <w:rFonts w:cstheme="minorHAnsi"/>
          <w:lang w:val="en-US"/>
        </w:rPr>
        <w:instrText xml:space="preserve"> ADDIN ZOTERO_ITEM CSL_CITATION {"citationID":"zVrxVJYu","properties":{"formattedCitation":"\\super 45,46\\nosupersub{}","plainCitation":"45,46","noteIndex":0},"citationItems":[{"id":26680,"uris":["http://zotero.org/users/9157291/items/QSNU36QI"],"itemData":{"id":26680,"type":"article-journal","abstract":"Electrochemistry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M."}],"issued":{"date-parts":[["2022",10,27]]}}},{"id":26679,"uris":["http://zotero.org/users/9157291/items/XLRY476D"],"itemData":{"id":26679,"type":"article-journal","abstract":"Replacing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45,46</w:t>
      </w:r>
      <w:r>
        <w:rPr>
          <w:rFonts w:cstheme="minorHAnsi"/>
        </w:rPr>
        <w:fldChar w:fldCharType="end"/>
      </w:r>
      <w:r w:rsidRPr="00E15608">
        <w:rPr>
          <w:rFonts w:cstheme="minorHAnsi"/>
          <w:lang w:val="en-US"/>
        </w:rPr>
        <w:t>. A step behind in terms of development, the electrocatalytic reduction of N</w:t>
      </w:r>
      <w:r w:rsidRPr="00E15608">
        <w:rPr>
          <w:rFonts w:cstheme="minorHAnsi"/>
          <w:vertAlign w:val="subscript"/>
          <w:lang w:val="en-US"/>
        </w:rPr>
        <w:t>2</w:t>
      </w:r>
      <w:r w:rsidRPr="00E15608">
        <w:rPr>
          <w:rFonts w:cstheme="minorHAnsi"/>
          <w:lang w:val="en-US"/>
        </w:rPr>
        <w:t xml:space="preserve"> still faces early challenges such as identifying reference catalysts able to simultaneously provide promising activity, stability, and selectivity towards ammonia. </w:t>
      </w:r>
      <w:commentRangeStart w:id="126"/>
      <w:r w:rsidRPr="00E15608">
        <w:rPr>
          <w:rFonts w:cstheme="minorHAnsi"/>
          <w:lang w:val="en-US"/>
        </w:rPr>
        <w:t>As for methanol synthesis, an active challenge on CO</w:t>
      </w:r>
      <w:r w:rsidRPr="00E15608">
        <w:rPr>
          <w:rFonts w:cstheme="minorHAnsi"/>
          <w:vertAlign w:val="subscript"/>
          <w:lang w:val="en-US"/>
        </w:rPr>
        <w:t>2</w:t>
      </w:r>
      <w:r w:rsidRPr="00E15608">
        <w:rPr>
          <w:rFonts w:cstheme="minorHAnsi"/>
          <w:lang w:val="en-US"/>
        </w:rPr>
        <w:t xml:space="preserve"> hydrogenation is enhanced catalyst activity while attaining further progress in stability and selectivity</w:t>
      </w:r>
      <w:r>
        <w:rPr>
          <w:rFonts w:cstheme="minorHAnsi"/>
        </w:rPr>
        <w:fldChar w:fldCharType="begin"/>
      </w:r>
      <w:r w:rsidR="00373CEC">
        <w:rPr>
          <w:rFonts w:cstheme="minorHAnsi"/>
          <w:lang w:val="en-US"/>
        </w:rPr>
        <w:instrText xml:space="preserve"> ADDIN ZOTERO_ITEM CSL_CITATION {"citationID":"bnaoirAC","properties":{"formattedCitation":"\\super 47\\nosupersub{}","plainCitation":"47","noteIndex":0},"citationItems":[{"id":26678,"uris":["http://zotero.org/users/9157291/items/CH6KXFUW"],"itemData":{"id":26678,"type":"article-journal","abstract":"Flame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47</w:t>
      </w:r>
      <w:r>
        <w:rPr>
          <w:rFonts w:cstheme="minorHAnsi"/>
        </w:rPr>
        <w:fldChar w:fldCharType="end"/>
      </w:r>
      <w:commentRangeEnd w:id="126"/>
      <w:r w:rsidR="00ED003D">
        <w:rPr>
          <w:rStyle w:val="CommentReference"/>
          <w:lang w:val="en-GB"/>
        </w:rPr>
        <w:commentReference w:id="126"/>
      </w:r>
      <w:r w:rsidRPr="00E15608">
        <w:rPr>
          <w:rFonts w:cstheme="minorHAnsi"/>
          <w:lang w:val="en-US"/>
        </w:rPr>
        <w:t xml:space="preserve">. Importantly, the availability of different and mature routes could realize </w:t>
      </w:r>
      <w:r w:rsidRPr="00E15608">
        <w:rPr>
          <w:rFonts w:cstheme="minorHAnsi"/>
          <w:iCs/>
          <w:lang w:val="en-US"/>
        </w:rPr>
        <w:t xml:space="preserve">a new scenario where green </w:t>
      </w:r>
      <w:proofErr w:type="spellStart"/>
      <w:r w:rsidRPr="00E15608">
        <w:rPr>
          <w:rFonts w:cstheme="minorHAnsi"/>
          <w:iCs/>
          <w:lang w:val="en-US"/>
        </w:rPr>
        <w:t>centrali</w:t>
      </w:r>
      <w:ins w:id="127" w:author="Pérez-Ramirez  Javier" w:date="2023-03-02T07:51:00Z">
        <w:r w:rsidR="0078636C">
          <w:rPr>
            <w:rFonts w:cstheme="minorHAnsi"/>
            <w:iCs/>
            <w:lang w:val="en-US"/>
          </w:rPr>
          <w:t>s</w:t>
        </w:r>
      </w:ins>
      <w:del w:id="128" w:author="Pérez-Ramirez  Javier" w:date="2023-03-02T07:51:00Z">
        <w:r w:rsidRPr="00E15608" w:rsidDel="0078636C">
          <w:rPr>
            <w:rFonts w:cstheme="minorHAnsi"/>
            <w:iCs/>
            <w:lang w:val="en-US"/>
          </w:rPr>
          <w:delText>z</w:delText>
        </w:r>
      </w:del>
      <w:r w:rsidRPr="00E15608">
        <w:rPr>
          <w:rFonts w:cstheme="minorHAnsi"/>
          <w:iCs/>
          <w:lang w:val="en-US"/>
        </w:rPr>
        <w:t>ed</w:t>
      </w:r>
      <w:proofErr w:type="spellEnd"/>
      <w:r w:rsidRPr="00E15608">
        <w:rPr>
          <w:rFonts w:cstheme="minorHAnsi"/>
          <w:iCs/>
          <w:lang w:val="en-US"/>
        </w:rPr>
        <w:t xml:space="preserve"> (large scale) and </w:t>
      </w:r>
      <w:proofErr w:type="spellStart"/>
      <w:r w:rsidRPr="00E15608">
        <w:rPr>
          <w:rFonts w:cstheme="minorHAnsi"/>
          <w:iCs/>
          <w:lang w:val="en-US"/>
        </w:rPr>
        <w:t>decentrali</w:t>
      </w:r>
      <w:ins w:id="129" w:author="Pérez-Ramirez  Javier" w:date="2023-03-02T07:51:00Z">
        <w:r w:rsidR="0078636C">
          <w:rPr>
            <w:rFonts w:cstheme="minorHAnsi"/>
            <w:iCs/>
            <w:lang w:val="en-US"/>
          </w:rPr>
          <w:t>s</w:t>
        </w:r>
      </w:ins>
      <w:del w:id="130" w:author="Pérez-Ramirez  Javier" w:date="2023-03-02T07:51:00Z">
        <w:r w:rsidRPr="00E15608" w:rsidDel="0078636C">
          <w:rPr>
            <w:rFonts w:cstheme="minorHAnsi"/>
            <w:iCs/>
            <w:lang w:val="en-US"/>
          </w:rPr>
          <w:delText>z</w:delText>
        </w:r>
      </w:del>
      <w:r w:rsidRPr="00E15608">
        <w:rPr>
          <w:rFonts w:cstheme="minorHAnsi"/>
          <w:iCs/>
          <w:lang w:val="en-US"/>
        </w:rPr>
        <w:t>ed</w:t>
      </w:r>
      <w:proofErr w:type="spellEnd"/>
      <w:r w:rsidRPr="00E15608">
        <w:rPr>
          <w:rFonts w:cstheme="minorHAnsi"/>
          <w:iCs/>
          <w:lang w:val="en-US"/>
        </w:rPr>
        <w:t xml:space="preserve"> (small scale) production units exist. This possibility is especially appealing for those chemicals, like ammonia, with potential for direct use.</w:t>
      </w:r>
      <w:r w:rsidRPr="00E15608">
        <w:rPr>
          <w:rFonts w:cstheme="minorHAnsi"/>
          <w:lang w:val="en-US"/>
        </w:rPr>
        <w:t xml:space="preserve"> For example, small electrocatalytic reactors coupled to solar power, recently coined as ammonia leaves</w:t>
      </w:r>
      <w:r>
        <w:rPr>
          <w:rFonts w:cstheme="minorHAnsi"/>
        </w:rPr>
        <w:fldChar w:fldCharType="begin"/>
      </w:r>
      <w:r w:rsidR="00373CEC">
        <w:rPr>
          <w:rFonts w:cstheme="minorHAnsi"/>
          <w:lang w:val="en-US"/>
        </w:rPr>
        <w:instrText xml:space="preserve"> ADDIN ZOTERO_ITEM CSL_CITATION {"citationID":"lqGgVQ3r","properties":{"formattedCitation":"\\super 48\\nosupersub{}","plainCitation":"48","noteIndex":0},"citationItems":[{"id":26677,"uris":["http://zotero.org/users/9157291/items/QIZNQB2H"],"itemData":{"id":26677,"type":"article-journal","abstract":"The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373CEC">
        <w:rPr>
          <w:rFonts w:ascii="Cambria Math" w:hAnsi="Cambria Math" w:cs="Cambria Math"/>
          <w:lang w:val="en-US"/>
        </w:rPr>
        <w:instrText>≫</w:instrText>
      </w:r>
      <w:r w:rsidR="00373CEC">
        <w:rPr>
          <w:rFonts w:cstheme="minorHAnsi"/>
          <w:lang w:val="en-US"/>
        </w:rPr>
        <w:instrText xml:space="preserve"> CO2 </w:instrText>
      </w:r>
      <w:r w:rsidR="00373CEC">
        <w:rPr>
          <w:rFonts w:ascii="Calibri" w:hAnsi="Calibri" w:cs="Calibri"/>
          <w:lang w:val="en-US"/>
        </w:rPr>
        <w:instrText>≥</w:instrText>
      </w:r>
      <w:r w:rsidR="00373CEC">
        <w:rPr>
          <w:rFonts w:cstheme="minorHAnsi"/>
          <w:lang w:val="en-US"/>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48</w:t>
      </w:r>
      <w:r>
        <w:rPr>
          <w:rFonts w:cstheme="minorHAnsi"/>
        </w:rPr>
        <w:fldChar w:fldCharType="end"/>
      </w:r>
      <w:r w:rsidRPr="00E15608">
        <w:rPr>
          <w:rFonts w:cstheme="minorHAnsi"/>
          <w:lang w:val="en-US"/>
        </w:rPr>
        <w:t>, may open the door to direct production of fertilizers at croplands. Such an innovative scheme could be replicated for other products such as ethanol obtained from CO</w:t>
      </w:r>
      <w:r w:rsidRPr="00E15608">
        <w:rPr>
          <w:rFonts w:cstheme="minorHAnsi"/>
          <w:vertAlign w:val="subscript"/>
          <w:lang w:val="en-US"/>
        </w:rPr>
        <w:t>2</w:t>
      </w:r>
      <w:r w:rsidRPr="00E15608">
        <w:rPr>
          <w:rFonts w:cstheme="minorHAnsi"/>
          <w:lang w:val="en-US"/>
        </w:rPr>
        <w:t xml:space="preserve"> and might contribute to optimize the future model of the chemical industry. </w:t>
      </w:r>
    </w:p>
    <w:p w14:paraId="3B835F48" w14:textId="3074C77E" w:rsidR="00E15608" w:rsidRPr="00E15608" w:rsidRDefault="00E15608" w:rsidP="00577897">
      <w:pPr>
        <w:jc w:val="both"/>
        <w:rPr>
          <w:rFonts w:cstheme="minorHAnsi"/>
          <w:lang w:val="en-US"/>
        </w:rPr>
      </w:pPr>
      <w:commentRangeStart w:id="131"/>
      <w:commentRangeStart w:id="132"/>
      <w:r w:rsidRPr="00E15608">
        <w:rPr>
          <w:rFonts w:cstheme="minorHAnsi"/>
          <w:lang w:val="en-US"/>
        </w:rPr>
        <w:lastRenderedPageBreak/>
        <w:t>Overall, our findings suggest that rising energy prices in Europe can make green ammonia and methanol production routes cost-competitive, thereby overcoming the primary barrier to their implementation. The current scenario represents a unique opportunity for the European chemical industry to start shifting to renewable feedstocks to reduce costs and GHG emissions simultaneously. Such a transition would also benefit European economies by establishing an adequate supply of essential commodities (</w:t>
      </w:r>
      <w:r w:rsidRPr="00E15608">
        <w:rPr>
          <w:rFonts w:cstheme="minorHAnsi"/>
          <w:i/>
          <w:iCs/>
          <w:lang w:val="en-US"/>
        </w:rPr>
        <w:t>i.e.</w:t>
      </w:r>
      <w:r w:rsidRPr="00E15608">
        <w:rPr>
          <w:rFonts w:cstheme="minorHAnsi"/>
          <w:lang w:val="en-US"/>
        </w:rPr>
        <w:t>, ammonia) and supporting the energy transition (</w:t>
      </w:r>
      <w:r w:rsidRPr="00E15608">
        <w:rPr>
          <w:rFonts w:cstheme="minorHAnsi"/>
          <w:i/>
          <w:iCs/>
          <w:lang w:val="en-US"/>
        </w:rPr>
        <w:t>i.e.</w:t>
      </w:r>
      <w:r w:rsidRPr="00E15608">
        <w:rPr>
          <w:rFonts w:cstheme="minorHAnsi"/>
          <w:lang w:val="en-US"/>
        </w:rPr>
        <w:t xml:space="preserve">, methanol). </w:t>
      </w:r>
      <w:r w:rsidRPr="00E15608">
        <w:rPr>
          <w:lang w:val="en-US"/>
        </w:rPr>
        <w:t>Moreover, by locally producing renewable feedstocks (</w:t>
      </w:r>
      <w:r w:rsidRPr="00E15608">
        <w:rPr>
          <w:rStyle w:val="Emphasis"/>
          <w:color w:val="0E101A"/>
          <w:lang w:val="en-US"/>
        </w:rPr>
        <w:t>i.e.</w:t>
      </w:r>
      <w:r w:rsidRPr="00E15608">
        <w:rPr>
          <w:lang w:val="en-US"/>
        </w:rPr>
        <w:t>, hydrogen and captured CO</w:t>
      </w:r>
      <w:r w:rsidRPr="00E15608">
        <w:rPr>
          <w:vertAlign w:val="subscript"/>
          <w:lang w:val="en-US"/>
        </w:rPr>
        <w:t>2</w:t>
      </w:r>
      <w:r w:rsidRPr="00E15608">
        <w:rPr>
          <w:lang w:val="en-US"/>
        </w:rPr>
        <w:t>), Europe would further reduce its dependence on imports and its vulnerability to market shocks.</w:t>
      </w:r>
      <w:r w:rsidRPr="00E15608">
        <w:rPr>
          <w:rFonts w:cstheme="minorHAnsi"/>
          <w:lang w:val="en-US"/>
        </w:rPr>
        <w:t xml:space="preserve"> However, the debate remains open concerning the potential future reliance of Europe on critical raw material imports to realize a complete transition towards renewable energy technologies</w:t>
      </w:r>
      <w:r>
        <w:rPr>
          <w:rFonts w:cstheme="minorHAnsi"/>
        </w:rPr>
        <w:fldChar w:fldCharType="begin"/>
      </w:r>
      <w:r w:rsidR="00373CEC">
        <w:rPr>
          <w:rFonts w:cstheme="minorHAnsi"/>
          <w:lang w:val="en-US"/>
        </w:rPr>
        <w:instrText xml:space="preserve"> ADDIN ZOTERO_ITEM CSL_CITATION {"citationID":"enOLGjIM","properties":{"formattedCitation":"\\super 49\\nosupersub{}","plainCitation":"49","noteIndex":0},"citationItems":[{"id":19634,"uris":["http://zotero.org/users/9157291/items/B94W6S4W"],"itemData":{"id":19634,"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49</w:t>
      </w:r>
      <w:r>
        <w:rPr>
          <w:rFonts w:cstheme="minorHAnsi"/>
        </w:rPr>
        <w:fldChar w:fldCharType="end"/>
      </w:r>
      <w:r w:rsidRPr="00E15608">
        <w:rPr>
          <w:rFonts w:cstheme="minorHAnsi"/>
          <w:lang w:val="en-US"/>
        </w:rPr>
        <w:t xml:space="preserve">. </w:t>
      </w:r>
      <w:commentRangeEnd w:id="131"/>
      <w:r w:rsidR="00D2017B">
        <w:rPr>
          <w:rStyle w:val="CommentReference"/>
          <w:lang w:val="en-GB"/>
        </w:rPr>
        <w:commentReference w:id="131"/>
      </w:r>
      <w:commentRangeEnd w:id="132"/>
      <w:r w:rsidR="00CA7375">
        <w:rPr>
          <w:rStyle w:val="CommentReference"/>
          <w:lang w:val="en-GB"/>
        </w:rPr>
        <w:commentReference w:id="132"/>
      </w:r>
    </w:p>
    <w:p w14:paraId="39EB2F3D" w14:textId="77777777" w:rsidR="00E15608" w:rsidRPr="002D4245" w:rsidRDefault="00E15608" w:rsidP="00577897">
      <w:pPr>
        <w:pStyle w:val="Heading2"/>
        <w:jc w:val="both"/>
      </w:pPr>
      <w:commentRangeStart w:id="133"/>
      <w:r>
        <w:t>Methods</w:t>
      </w:r>
      <w:commentRangeEnd w:id="133"/>
      <w:r>
        <w:rPr>
          <w:rStyle w:val="CommentReference"/>
          <w:rFonts w:eastAsiaTheme="minorHAnsi" w:cstheme="minorBidi"/>
          <w:b w:val="0"/>
          <w:u w:val="none"/>
        </w:rPr>
        <w:commentReference w:id="133"/>
      </w:r>
    </w:p>
    <w:p w14:paraId="0E800816" w14:textId="12BE0D7E" w:rsidR="00E15608" w:rsidRPr="00E15608" w:rsidRDefault="00E15608" w:rsidP="00577897">
      <w:pPr>
        <w:autoSpaceDE w:val="0"/>
        <w:autoSpaceDN w:val="0"/>
        <w:adjustRightInd w:val="0"/>
        <w:spacing w:line="240" w:lineRule="auto"/>
        <w:jc w:val="both"/>
        <w:rPr>
          <w:rFonts w:cstheme="minorHAnsi"/>
          <w:lang w:val="en-US"/>
        </w:rPr>
      </w:pPr>
      <w:r w:rsidRPr="00E15608">
        <w:rPr>
          <w:rFonts w:cstheme="minorHAnsi"/>
          <w:b/>
          <w:bCs/>
          <w:lang w:val="en-US"/>
        </w:rPr>
        <w:t xml:space="preserve">Ammonia production routes. </w:t>
      </w:r>
      <w:r w:rsidRPr="00E15608">
        <w:rPr>
          <w:rFonts w:cstheme="minorHAnsi"/>
          <w:lang w:val="en-US"/>
        </w:rPr>
        <w:t xml:space="preserve">The fossil and green ammonia routes are based on D’Angelo </w:t>
      </w:r>
      <w:r w:rsidRPr="00E15608">
        <w:rPr>
          <w:rFonts w:cstheme="minorHAnsi"/>
          <w:i/>
          <w:lang w:val="en-US"/>
        </w:rPr>
        <w:t>et al.</w:t>
      </w:r>
      <w:r>
        <w:rPr>
          <w:rFonts w:cstheme="minorHAnsi"/>
          <w:i/>
        </w:rPr>
        <w:fldChar w:fldCharType="begin"/>
      </w:r>
      <w:r w:rsidR="00373CEC">
        <w:rPr>
          <w:rFonts w:cstheme="minorHAnsi"/>
          <w:i/>
          <w:lang w:val="en-US"/>
        </w:rPr>
        <w:instrText xml:space="preserve"> ADDIN ZOTERO_ITEM CSL_CITATION {"citationID":"jw3WHYLI","properties":{"formattedCitation":"\\super 11\\nosupersub{}","plainCitation":"11","noteIndex":0},"citationItems":[{"id":3216,"uris":["http://zotero.org/users/9157291/items/AFKW7KRC"],"itemData":{"id":3216,"type":"article-journal","abstract":"At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Pr>
          <w:rFonts w:cstheme="minorHAnsi"/>
          <w:i/>
        </w:rPr>
        <w:fldChar w:fldCharType="separate"/>
      </w:r>
      <w:r w:rsidRPr="00E15608">
        <w:rPr>
          <w:rFonts w:ascii="Calibri" w:hAnsi="Calibri" w:cs="Calibri"/>
          <w:szCs w:val="24"/>
          <w:vertAlign w:val="superscript"/>
          <w:lang w:val="en-US"/>
        </w:rPr>
        <w:t>11</w:t>
      </w:r>
      <w:r>
        <w:rPr>
          <w:rFonts w:cstheme="minorHAnsi"/>
          <w:i/>
        </w:rPr>
        <w:fldChar w:fldCharType="end"/>
      </w:r>
      <w:r w:rsidRPr="00E15608">
        <w:rPr>
          <w:rFonts w:cstheme="minorHAnsi"/>
          <w:lang w:val="en-US"/>
        </w:rPr>
        <w:t>.</w:t>
      </w:r>
      <w:r w:rsidRPr="00E15608">
        <w:rPr>
          <w:rFonts w:cstheme="minorHAnsi"/>
          <w:b/>
          <w:bCs/>
          <w:lang w:val="en-US"/>
        </w:rPr>
        <w:t xml:space="preserve"> </w:t>
      </w:r>
      <w:r w:rsidRPr="00E15608">
        <w:rPr>
          <w:rFonts w:cstheme="minorHAnsi"/>
          <w:lang w:val="en-US"/>
        </w:rPr>
        <w:t xml:space="preserve">For fossil ammonia, natural gas and water are mixed and heated to 858 </w:t>
      </w:r>
      <w:r>
        <w:rPr>
          <w:rFonts w:ascii="Calibri" w:hAnsi="Calibri" w:cs="Calibri"/>
          <w:sz w:val="24"/>
          <w:szCs w:val="24"/>
          <w:lang w:val="en-US"/>
        </w:rPr>
        <w:t>°</w:t>
      </w:r>
      <w:r w:rsidRPr="00E15608">
        <w:rPr>
          <w:rFonts w:cstheme="minorHAnsi"/>
          <w:lang w:val="en-US"/>
        </w:rPr>
        <w:t xml:space="preserve">C and fed to a SMR unit where natural gas is converted to carbon monoxide and hydrogen (syngas). The output from the SMR is then fed into an autothermal reformer (ATR) along with air (78% nitrogen, 21% oxygen, and 1% argon). The oxygen in the air reacts with the residual methane and increases the temperature to 1,200 </w:t>
      </w:r>
      <w:r>
        <w:rPr>
          <w:rFonts w:ascii="Calibri" w:hAnsi="Calibri" w:cs="Calibri"/>
          <w:sz w:val="24"/>
          <w:szCs w:val="24"/>
          <w:lang w:val="en-US"/>
        </w:rPr>
        <w:t>°</w:t>
      </w:r>
      <w:r w:rsidRPr="00E15608">
        <w:rPr>
          <w:rFonts w:cstheme="minorHAnsi"/>
          <w:lang w:val="en-US"/>
        </w:rPr>
        <w:t xml:space="preserve">C inside the ATR. The output from the ATR is cooled to 400 </w:t>
      </w:r>
      <w:r>
        <w:rPr>
          <w:rFonts w:ascii="Calibri" w:hAnsi="Calibri" w:cs="Calibri"/>
          <w:sz w:val="24"/>
          <w:szCs w:val="24"/>
          <w:lang w:val="en-US"/>
        </w:rPr>
        <w:t>°</w:t>
      </w:r>
      <w:r w:rsidRPr="00E15608">
        <w:rPr>
          <w:rFonts w:cstheme="minorHAnsi"/>
          <w:lang w:val="en-US"/>
        </w:rPr>
        <w:t>C and sent to a series of water</w:t>
      </w:r>
      <w:r w:rsidRPr="00E15608">
        <w:rPr>
          <w:rFonts w:cstheme="minorHAnsi"/>
          <w:lang w:val="en-US"/>
        </w:rPr>
        <w:noBreakHyphen/>
        <w:t>gas</w:t>
      </w:r>
      <w:r w:rsidRPr="00E15608">
        <w:rPr>
          <w:rFonts w:cstheme="minorHAnsi"/>
          <w:lang w:val="en-US"/>
        </w:rPr>
        <w:noBreakHyphen/>
        <w:t>shift (WGS) reactors to convert carbon monoxide to CO</w:t>
      </w:r>
      <w:r w:rsidRPr="00E15608">
        <w:rPr>
          <w:rFonts w:cstheme="minorHAnsi"/>
          <w:vertAlign w:val="subscript"/>
          <w:lang w:val="en-US"/>
        </w:rPr>
        <w:t>2</w:t>
      </w:r>
      <w:r w:rsidRPr="00E15608">
        <w:rPr>
          <w:rFonts w:cstheme="minorHAnsi"/>
          <w:lang w:val="en-US"/>
        </w:rPr>
        <w:t>. The first one operates at a high temperature (26</w:t>
      </w:r>
      <w:r w:rsidR="008100B6">
        <w:rPr>
          <w:rFonts w:cstheme="minorHAnsi"/>
          <w:lang w:val="en-US"/>
        </w:rPr>
        <w:t>0</w:t>
      </w:r>
      <w:r w:rsidRPr="00E15608">
        <w:rPr>
          <w:rFonts w:cstheme="minorHAnsi"/>
          <w:lang w:val="en-US"/>
        </w:rPr>
        <w:t> </w:t>
      </w:r>
      <w:r>
        <w:rPr>
          <w:rFonts w:ascii="Calibri" w:hAnsi="Calibri" w:cs="Calibri"/>
          <w:sz w:val="24"/>
          <w:szCs w:val="24"/>
          <w:lang w:val="en-US"/>
        </w:rPr>
        <w:t>°</w:t>
      </w:r>
      <w:r w:rsidRPr="00E15608">
        <w:rPr>
          <w:rFonts w:cstheme="minorHAnsi"/>
          <w:lang w:val="en-US"/>
        </w:rPr>
        <w:t xml:space="preserve">C), </w:t>
      </w:r>
      <w:r w:rsidRPr="00E15608">
        <w:rPr>
          <w:rFonts w:cstheme="minorHAnsi"/>
          <w:i/>
          <w:lang w:val="en-US"/>
        </w:rPr>
        <w:t>i.e.</w:t>
      </w:r>
      <w:r w:rsidRPr="00E15608">
        <w:rPr>
          <w:rFonts w:cstheme="minorHAnsi"/>
          <w:lang w:val="en-US"/>
        </w:rPr>
        <w:t>, high-temperature water</w:t>
      </w:r>
      <w:r w:rsidRPr="00E15608">
        <w:rPr>
          <w:rFonts w:cstheme="minorHAnsi"/>
          <w:lang w:val="en-US"/>
        </w:rPr>
        <w:noBreakHyphen/>
        <w:t>gas</w:t>
      </w:r>
      <w:r w:rsidRPr="00E15608">
        <w:rPr>
          <w:rFonts w:cstheme="minorHAnsi"/>
          <w:lang w:val="en-US"/>
        </w:rPr>
        <w:noBreakHyphen/>
        <w:t>shift (HTWGS) reactor. The output stream from the HTWGS is fed to a low-temperature water</w:t>
      </w:r>
      <w:r w:rsidRPr="00E15608">
        <w:rPr>
          <w:rFonts w:cstheme="minorHAnsi"/>
          <w:lang w:val="en-US"/>
        </w:rPr>
        <w:noBreakHyphen/>
        <w:t>gas</w:t>
      </w:r>
      <w:r w:rsidRPr="00E15608">
        <w:rPr>
          <w:rFonts w:cstheme="minorHAnsi"/>
          <w:lang w:val="en-US"/>
        </w:rPr>
        <w:noBreakHyphen/>
        <w:t xml:space="preserve">shift (LTWGS) reactor, which operates at 50 </w:t>
      </w:r>
      <w:r>
        <w:rPr>
          <w:rFonts w:ascii="Calibri" w:hAnsi="Calibri" w:cs="Calibri"/>
          <w:sz w:val="24"/>
          <w:szCs w:val="24"/>
          <w:lang w:val="en-US"/>
        </w:rPr>
        <w:t>°</w:t>
      </w:r>
      <w:r w:rsidRPr="00E15608">
        <w:rPr>
          <w:rFonts w:cstheme="minorHAnsi"/>
          <w:lang w:val="en-US"/>
        </w:rPr>
        <w:t>C. The output stream from the WGS reactors is rich in CO</w:t>
      </w:r>
      <w:r w:rsidRPr="00E15608">
        <w:rPr>
          <w:rFonts w:cstheme="minorHAnsi"/>
          <w:vertAlign w:val="subscript"/>
          <w:lang w:val="en-US"/>
        </w:rPr>
        <w:t>2</w:t>
      </w:r>
      <w:r w:rsidRPr="00E15608">
        <w:rPr>
          <w:rFonts w:cstheme="minorHAnsi"/>
          <w:lang w:val="en-US"/>
        </w:rPr>
        <w:t>, which needs to be removed. This is done in an absorption column using a lean solvent stream with a composition of 90% water and 10% monoethanolamine (MEA) where 99.7% of the input CO</w:t>
      </w:r>
      <w:r w:rsidRPr="00E15608">
        <w:rPr>
          <w:rFonts w:cstheme="minorHAnsi"/>
          <w:vertAlign w:val="subscript"/>
          <w:lang w:val="en-US"/>
        </w:rPr>
        <w:t xml:space="preserve">2 </w:t>
      </w:r>
      <w:r w:rsidRPr="00E15608">
        <w:rPr>
          <w:rFonts w:cstheme="minorHAnsi"/>
          <w:lang w:val="en-US"/>
        </w:rPr>
        <w:t>is absorbed and removed in the liquid stream. The residual carbon monoxide and CO</w:t>
      </w:r>
      <w:r w:rsidRPr="00E15608">
        <w:rPr>
          <w:rFonts w:cstheme="minorHAnsi"/>
          <w:vertAlign w:val="subscript"/>
          <w:lang w:val="en-US"/>
        </w:rPr>
        <w:t xml:space="preserve">2 </w:t>
      </w:r>
      <w:r w:rsidRPr="00E15608">
        <w:rPr>
          <w:rFonts w:cstheme="minorHAnsi"/>
          <w:lang w:val="en-US"/>
        </w:rPr>
        <w:t>are eliminated to avoid poisoning the catalyst in the Haber-Bosch process</w:t>
      </w:r>
      <w:r>
        <w:rPr>
          <w:rFonts w:cstheme="minorHAnsi"/>
        </w:rPr>
        <w:fldChar w:fldCharType="begin"/>
      </w:r>
      <w:r w:rsidR="00373CEC">
        <w:rPr>
          <w:rFonts w:cstheme="minorHAnsi"/>
          <w:lang w:val="en-US"/>
        </w:rPr>
        <w:instrText xml:space="preserve"> ADDIN ZOTERO_ITEM CSL_CITATION {"citationID":"ClXMHYM5","properties":{"formattedCitation":"\\super 50\\nosupersub{}","plainCitation":"50","noteIndex":0},"citationItems":[{"id":21400,"uris":["http://zotero.org/users/9157291/items/PBSG2UJD"],"itemData":{"id":21400,"type":"chapter","abstract":"The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50</w:t>
      </w:r>
      <w:r>
        <w:rPr>
          <w:rFonts w:cstheme="minorHAnsi"/>
        </w:rPr>
        <w:fldChar w:fldCharType="end"/>
      </w:r>
      <w:r w:rsidRPr="00E15608">
        <w:rPr>
          <w:rFonts w:cstheme="minorHAnsi"/>
          <w:lang w:val="en-US"/>
        </w:rPr>
        <w:t>. Accordingly, a methanation unit converts the residual carbon oxides to methane. In the Haber-Bosch process, the CO</w:t>
      </w:r>
      <w:r w:rsidRPr="00E15608">
        <w:rPr>
          <w:rFonts w:cstheme="minorHAnsi"/>
          <w:vertAlign w:val="subscript"/>
          <w:lang w:val="en-US"/>
        </w:rPr>
        <w:t xml:space="preserve">2 </w:t>
      </w:r>
      <w:r w:rsidRPr="00E15608">
        <w:rPr>
          <w:rFonts w:cstheme="minorHAnsi"/>
          <w:lang w:val="en-US"/>
        </w:rPr>
        <w:t xml:space="preserve">and carbon monoxide free stream are then compressed to 196 </w:t>
      </w:r>
      <w:proofErr w:type="gramStart"/>
      <w:r w:rsidRPr="00E15608">
        <w:rPr>
          <w:rFonts w:cstheme="minorHAnsi"/>
          <w:lang w:val="en-US"/>
        </w:rPr>
        <w:t>bar</w:t>
      </w:r>
      <w:proofErr w:type="gramEnd"/>
      <w:r w:rsidRPr="00E15608">
        <w:rPr>
          <w:rFonts w:cstheme="minorHAnsi"/>
          <w:lang w:val="en-US"/>
        </w:rPr>
        <w:t xml:space="preserve">,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electrolyzer with a stack lifetime of 60,000 hours is considered for producing green hydrogen </w:t>
      </w:r>
      <w:r w:rsidRPr="00E15608">
        <w:rPr>
          <w:rFonts w:cstheme="minorHAnsi"/>
          <w:i/>
          <w:iCs/>
          <w:lang w:val="en-US"/>
        </w:rPr>
        <w:t>via</w:t>
      </w:r>
      <w:r w:rsidRPr="00E15608">
        <w:rPr>
          <w:rFonts w:cstheme="minorHAnsi"/>
          <w:lang w:val="en-US"/>
        </w:rPr>
        <w:t xml:space="preserve"> water electrolysis. </w:t>
      </w:r>
    </w:p>
    <w:p w14:paraId="60C2EE0F" w14:textId="11CF407D" w:rsidR="00E15608" w:rsidRPr="00E15608" w:rsidRDefault="00E15608" w:rsidP="00577897">
      <w:pPr>
        <w:autoSpaceDE w:val="0"/>
        <w:autoSpaceDN w:val="0"/>
        <w:adjustRightInd w:val="0"/>
        <w:spacing w:after="0" w:line="240" w:lineRule="auto"/>
        <w:jc w:val="both"/>
        <w:rPr>
          <w:rFonts w:cstheme="minorHAnsi"/>
          <w:lang w:val="en-US"/>
        </w:rPr>
      </w:pPr>
      <w:r w:rsidRPr="00E15608">
        <w:rPr>
          <w:rFonts w:cstheme="minorHAnsi"/>
          <w:b/>
          <w:bCs/>
          <w:lang w:val="en-US"/>
        </w:rPr>
        <w:t xml:space="preserve">Methanol production routes. </w:t>
      </w:r>
      <w:r w:rsidRPr="00E15608">
        <w:rPr>
          <w:rFonts w:cstheme="minorHAnsi"/>
          <w:lang w:val="en-US"/>
        </w:rPr>
        <w:t xml:space="preserve">The fossil and green production routes for methanol are based on González-Garay </w:t>
      </w:r>
      <w:r w:rsidRPr="00E15608">
        <w:rPr>
          <w:rFonts w:cstheme="minorHAnsi"/>
          <w:i/>
          <w:lang w:val="en-US"/>
        </w:rPr>
        <w:t>et al.</w:t>
      </w:r>
      <w:r w:rsidRPr="000666BB">
        <w:rPr>
          <w:rFonts w:cstheme="minorHAnsi"/>
          <w:i/>
        </w:rPr>
        <w:fldChar w:fldCharType="begin"/>
      </w:r>
      <w:r w:rsidR="00373CEC">
        <w:rPr>
          <w:rFonts w:cstheme="minorHAnsi"/>
          <w:i/>
          <w:lang w:val="en-US"/>
        </w:rPr>
        <w:instrText xml:space="preserve"> ADDIN ZOTERO_ITEM CSL_CITATION {"citationID":"CJuxdWDb","properties":{"formattedCitation":"\\super 12\\nosupersub{}","plainCitation":"12","noteIndex":0},"citationItems":[{"id":637,"uris":["http://zotero.org/users/9157291/items/GTFADUPK"],"itemData":{"id":637,"type":"article-journal","abstract":"The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0666BB">
        <w:rPr>
          <w:rFonts w:cstheme="minorHAnsi"/>
          <w:i/>
        </w:rPr>
        <w:fldChar w:fldCharType="separate"/>
      </w:r>
      <w:r w:rsidRPr="00E15608">
        <w:rPr>
          <w:rFonts w:ascii="Calibri" w:hAnsi="Calibri" w:cs="Calibri"/>
          <w:szCs w:val="24"/>
          <w:vertAlign w:val="superscript"/>
          <w:lang w:val="en-US"/>
        </w:rPr>
        <w:t>12</w:t>
      </w:r>
      <w:r w:rsidRPr="000666BB">
        <w:rPr>
          <w:rFonts w:cstheme="minorHAnsi"/>
          <w:i/>
        </w:rPr>
        <w:fldChar w:fldCharType="end"/>
      </w:r>
      <w:r w:rsidRPr="00E15608">
        <w:rPr>
          <w:rFonts w:cstheme="minorHAnsi"/>
          <w:lang w:val="en-US"/>
        </w:rPr>
        <w:t xml:space="preserve">. Fossil methanol is produced from syngas from natural gas </w:t>
      </w:r>
      <w:r w:rsidRPr="00E15608">
        <w:rPr>
          <w:rFonts w:cstheme="minorHAnsi"/>
          <w:i/>
          <w:iCs/>
          <w:lang w:val="en-US"/>
        </w:rPr>
        <w:t>via</w:t>
      </w:r>
      <w:r w:rsidRPr="00E15608">
        <w:rPr>
          <w:rFonts w:cstheme="minorHAnsi"/>
          <w:lang w:val="en-US"/>
        </w:rPr>
        <w:t xml:space="preserve"> SMR. Syngas is then compressed to 110 bar, mixed with the recycle streams and then heated to 150 </w:t>
      </w:r>
      <w:r>
        <w:rPr>
          <w:rFonts w:ascii="Calibri" w:hAnsi="Calibri" w:cs="Calibri"/>
          <w:sz w:val="24"/>
          <w:szCs w:val="24"/>
          <w:lang w:val="en-US"/>
        </w:rPr>
        <w:t>°</w:t>
      </w:r>
      <w:r w:rsidRPr="00E15608">
        <w:rPr>
          <w:rFonts w:cstheme="minorHAnsi"/>
          <w:lang w:val="en-US"/>
        </w:rPr>
        <w:t xml:space="preserve">C before being fed to a plug-flow reactor where syngas is converted to methanol following the kinetic model in </w:t>
      </w:r>
      <w:proofErr w:type="spellStart"/>
      <w:r w:rsidRPr="00E15608">
        <w:rPr>
          <w:rFonts w:cstheme="minorHAnsi"/>
          <w:lang w:val="en-US"/>
        </w:rPr>
        <w:t>Bussche</w:t>
      </w:r>
      <w:proofErr w:type="spellEnd"/>
      <w:r w:rsidRPr="00E15608">
        <w:rPr>
          <w:rFonts w:cstheme="minorHAnsi"/>
          <w:lang w:val="en-US"/>
        </w:rPr>
        <w:t xml:space="preserve"> and </w:t>
      </w:r>
      <w:proofErr w:type="spellStart"/>
      <w:r w:rsidRPr="00E15608">
        <w:rPr>
          <w:rFonts w:cstheme="minorHAnsi"/>
          <w:lang w:val="en-US"/>
        </w:rPr>
        <w:t>Froment</w:t>
      </w:r>
      <w:proofErr w:type="spellEnd"/>
      <w:r>
        <w:rPr>
          <w:rFonts w:cstheme="minorHAnsi"/>
        </w:rPr>
        <w:fldChar w:fldCharType="begin"/>
      </w:r>
      <w:r w:rsidR="00373CEC">
        <w:rPr>
          <w:rFonts w:cstheme="minorHAnsi"/>
          <w:lang w:val="en-US"/>
        </w:rPr>
        <w:instrText xml:space="preserve"> ADDIN ZOTERO_ITEM CSL_CITATION {"citationID":"fh0TZc9f","properties":{"formattedCitation":"\\super 51\\nosupersub{}","plainCitation":"51","noteIndex":0},"citationItems":[{"id":21399,"uris":["http://zotero.org/users/9157291/items/HTPTDDNY"],"itemData":{"id":21399,"type":"article-journal","abstract":"A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51</w:t>
      </w:r>
      <w:r>
        <w:rPr>
          <w:rFonts w:cstheme="minorHAnsi"/>
        </w:rPr>
        <w:fldChar w:fldCharType="end"/>
      </w:r>
      <w:r w:rsidRPr="00E15608">
        <w:rPr>
          <w:rFonts w:cstheme="minorHAnsi"/>
          <w:lang w:val="en-US"/>
        </w:rPr>
        <w:t xml:space="preserve">. The output stream from the reactor is cooled to 38 </w:t>
      </w:r>
      <w:r>
        <w:rPr>
          <w:rFonts w:ascii="Calibri" w:hAnsi="Calibri" w:cs="Calibri"/>
          <w:sz w:val="24"/>
          <w:szCs w:val="24"/>
          <w:lang w:val="en-US"/>
        </w:rPr>
        <w:t>°</w:t>
      </w:r>
      <w:r w:rsidRPr="00E15608">
        <w:rPr>
          <w:rFonts w:cstheme="minorHAnsi"/>
          <w:lang w:val="en-US"/>
        </w:rPr>
        <w: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t>
      </w:r>
      <w:r w:rsidRPr="00E15608">
        <w:rPr>
          <w:rFonts w:cstheme="minorHAnsi"/>
          <w:vertAlign w:val="subscript"/>
          <w:lang w:val="en-US"/>
        </w:rPr>
        <w:t xml:space="preserve">2 </w:t>
      </w:r>
      <w:r w:rsidRPr="00E15608">
        <w:rPr>
          <w:rFonts w:cstheme="minorHAnsi"/>
          <w:lang w:val="en-US"/>
        </w:rPr>
        <w:t xml:space="preserve">from DAC and hydrogen is mixed with the recycle streams, compressed to 50 </w:t>
      </w:r>
      <w:proofErr w:type="gramStart"/>
      <w:r w:rsidRPr="00E15608">
        <w:rPr>
          <w:rFonts w:cstheme="minorHAnsi"/>
          <w:lang w:val="en-US"/>
        </w:rPr>
        <w:t>bar</w:t>
      </w:r>
      <w:proofErr w:type="gramEnd"/>
      <w:r w:rsidRPr="00E15608">
        <w:rPr>
          <w:rFonts w:cstheme="minorHAnsi"/>
          <w:lang w:val="en-US"/>
        </w:rPr>
        <w:t xml:space="preserve">, and heated to 180-280 </w:t>
      </w:r>
      <w:r>
        <w:rPr>
          <w:rFonts w:ascii="Calibri" w:hAnsi="Calibri" w:cs="Calibri"/>
          <w:sz w:val="24"/>
          <w:szCs w:val="24"/>
          <w:lang w:val="en-US"/>
        </w:rPr>
        <w:t>°</w:t>
      </w:r>
      <w:r w:rsidRPr="00E15608">
        <w:rPr>
          <w:rFonts w:cstheme="minorHAnsi"/>
          <w:lang w:val="en-US"/>
        </w:rPr>
        <w:t>C. This stream is then sent to a reactor where, the reverse water-gas-shift (RWGS) reaction takes place, converting CO</w:t>
      </w:r>
      <w:r w:rsidRPr="00E15608">
        <w:rPr>
          <w:rFonts w:cstheme="minorHAnsi"/>
          <w:vertAlign w:val="subscript"/>
          <w:lang w:val="en-US"/>
        </w:rPr>
        <w:t xml:space="preserve">2 </w:t>
      </w:r>
      <w:r w:rsidRPr="00E15608">
        <w:rPr>
          <w:rFonts w:cstheme="minorHAnsi"/>
          <w:lang w:val="en-US"/>
        </w:rPr>
        <w:t>to carbon monoxide, which is consequently hydrogenated to methanol. Similar to fossil methanol, the outlet from the reactor is sent to a series of two flash separators where the gas stream from the first flash is recycled (with a purge). The liquid stream from the second flash unit is sent to a distillation column which recovers methanol at a purity of 99.9%. The CO</w:t>
      </w:r>
      <w:r w:rsidRPr="00E15608">
        <w:rPr>
          <w:rFonts w:cstheme="minorHAnsi"/>
          <w:vertAlign w:val="subscript"/>
          <w:lang w:val="en-US"/>
        </w:rPr>
        <w:t xml:space="preserve">2 </w:t>
      </w:r>
      <w:r w:rsidRPr="00E15608">
        <w:rPr>
          <w:rFonts w:cstheme="minorHAnsi"/>
          <w:lang w:val="en-US"/>
        </w:rPr>
        <w:t xml:space="preserve">fed to the reactor is obtained </w:t>
      </w:r>
      <w:r w:rsidRPr="00E15608">
        <w:rPr>
          <w:rFonts w:cstheme="minorHAnsi"/>
          <w:i/>
          <w:lang w:val="en-US"/>
        </w:rPr>
        <w:t>via</w:t>
      </w:r>
      <w:r w:rsidRPr="00E15608">
        <w:rPr>
          <w:rFonts w:cstheme="minorHAnsi"/>
          <w:lang w:val="en-US"/>
        </w:rPr>
        <w:t xml:space="preserve"> the DAC technology adapted from the work by Keith </w:t>
      </w:r>
      <w:r w:rsidRPr="00E15608">
        <w:rPr>
          <w:rFonts w:cstheme="minorHAnsi"/>
          <w:i/>
          <w:lang w:val="en-US"/>
        </w:rPr>
        <w:t>et al.</w:t>
      </w:r>
      <w:r>
        <w:rPr>
          <w:rFonts w:cstheme="minorHAnsi"/>
        </w:rPr>
        <w:fldChar w:fldCharType="begin"/>
      </w:r>
      <w:r w:rsidR="00373CEC">
        <w:rPr>
          <w:rFonts w:cstheme="minorHAnsi"/>
          <w:lang w:val="en-US"/>
        </w:rPr>
        <w:instrText xml:space="preserve"> ADDIN ZOTERO_ITEM CSL_CITATION {"citationID":"q0MD0WWg","properties":{"formattedCitation":"\\super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 Here, aqueous potassium hydroxide (KOH) is used as a sorbent and a caustic calcium cycle is implemented for the regeneration of KOH. However, energy from natural gas is required for the calciner in the recovery cycle. Around 0.1 t of natural gas is required per t of CO</w:t>
      </w:r>
      <w:r w:rsidRPr="00E15608">
        <w:rPr>
          <w:rFonts w:cstheme="minorHAnsi"/>
          <w:vertAlign w:val="subscript"/>
          <w:lang w:val="en-US"/>
        </w:rPr>
        <w:t xml:space="preserve">2 </w:t>
      </w:r>
      <w:r w:rsidRPr="00E15608">
        <w:rPr>
          <w:rFonts w:cstheme="minorHAnsi"/>
          <w:lang w:val="en-US"/>
        </w:rPr>
        <w:t>captured</w:t>
      </w:r>
      <w:r>
        <w:rPr>
          <w:rFonts w:cstheme="minorHAnsi"/>
        </w:rPr>
        <w:fldChar w:fldCharType="begin"/>
      </w:r>
      <w:r w:rsidR="00373CEC">
        <w:rPr>
          <w:rFonts w:cstheme="minorHAnsi"/>
          <w:lang w:val="en-US"/>
        </w:rPr>
        <w:instrText xml:space="preserve"> ADDIN ZOTERO_ITEM CSL_CITATION {"citationID":"I0djXns0","properties":{"formattedCitation":"\\super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w:t>
      </w:r>
    </w:p>
    <w:p w14:paraId="3133ACE3" w14:textId="77777777" w:rsidR="00E15608" w:rsidRPr="00E15608" w:rsidRDefault="00E15608" w:rsidP="00577897">
      <w:pPr>
        <w:autoSpaceDE w:val="0"/>
        <w:autoSpaceDN w:val="0"/>
        <w:adjustRightInd w:val="0"/>
        <w:spacing w:after="0" w:line="240" w:lineRule="auto"/>
        <w:jc w:val="both"/>
        <w:rPr>
          <w:rFonts w:ascii="MS Shell Dlg 2" w:hAnsi="MS Shell Dlg 2" w:cs="MS Shell Dlg 2"/>
          <w:sz w:val="16"/>
          <w:szCs w:val="16"/>
          <w:lang w:val="en-US"/>
        </w:rPr>
      </w:pPr>
    </w:p>
    <w:p w14:paraId="267C4879" w14:textId="0FB43314" w:rsidR="00E15608" w:rsidRPr="00E15608" w:rsidRDefault="00E15608" w:rsidP="00577897">
      <w:pPr>
        <w:jc w:val="both"/>
        <w:rPr>
          <w:rFonts w:cstheme="minorHAnsi"/>
          <w:bCs/>
          <w:lang w:val="en-US"/>
        </w:rPr>
      </w:pPr>
      <w:r w:rsidRPr="00E15608">
        <w:rPr>
          <w:rFonts w:cstheme="minorHAnsi"/>
          <w:b/>
          <w:bCs/>
          <w:lang w:val="en-US"/>
        </w:rPr>
        <w:lastRenderedPageBreak/>
        <w:t xml:space="preserve">Economic assessment. </w:t>
      </w:r>
      <w:r w:rsidRPr="00E15608">
        <w:rPr>
          <w:rFonts w:cstheme="minorHAnsi"/>
          <w:bCs/>
          <w:lang w:val="en-US"/>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w:t>
      </w:r>
      <w:r w:rsidR="00FA0C55" w:rsidRPr="00E15608">
        <w:rPr>
          <w:rFonts w:cstheme="minorHAnsi"/>
          <w:bCs/>
          <w:lang w:val="en-US"/>
        </w:rPr>
        <w:t>labor</w:t>
      </w:r>
      <w:r w:rsidRPr="00E15608">
        <w:rPr>
          <w:rFonts w:cstheme="minorHAnsi"/>
          <w:bCs/>
          <w:lang w:val="en-US"/>
        </w:rPr>
        <w:t xml:space="preserve"> and maintenance costs in addition to overhead expenses and interest. The detailed procedure adapted for the economic assessment is described in detail i</w:t>
      </w:r>
      <w:r w:rsidRPr="00FA0C55">
        <w:rPr>
          <w:rFonts w:cstheme="minorHAnsi"/>
          <w:bCs/>
          <w:lang w:val="en-US"/>
        </w:rPr>
        <w:t>n</w:t>
      </w:r>
      <w:r w:rsidRPr="00FA0C55">
        <w:rPr>
          <w:rFonts w:cstheme="minorHAnsi"/>
          <w:lang w:val="en-US"/>
        </w:rPr>
        <w:t xml:space="preserve"> section </w:t>
      </w:r>
      <w:r w:rsidR="00FA0C55" w:rsidRPr="00FA0C55">
        <w:rPr>
          <w:rFonts w:cstheme="minorHAnsi"/>
          <w:lang w:val="en-US"/>
        </w:rPr>
        <w:t>1 of the ESI</w:t>
      </w:r>
      <w:r w:rsidRPr="00E15608">
        <w:rPr>
          <w:rFonts w:cstheme="minorHAnsi"/>
          <w:lang w:val="en-US"/>
        </w:rPr>
        <w:t>.</w:t>
      </w:r>
    </w:p>
    <w:p w14:paraId="08F512CB" w14:textId="77777777" w:rsidR="00E15608" w:rsidRPr="00E15608" w:rsidRDefault="00E15608" w:rsidP="00577897">
      <w:pPr>
        <w:jc w:val="both"/>
        <w:rPr>
          <w:rFonts w:cstheme="minorHAnsi"/>
          <w:lang w:val="en-US"/>
        </w:rPr>
      </w:pPr>
      <w:r>
        <w:rPr>
          <w:b/>
          <w:lang w:val="en-US"/>
        </w:rPr>
        <w:t>A</w:t>
      </w:r>
      <w:r w:rsidRPr="005E073F">
        <w:rPr>
          <w:b/>
          <w:lang w:val="en-US"/>
        </w:rPr>
        <w:t>voidance costs</w:t>
      </w:r>
      <w:r>
        <w:rPr>
          <w:lang w:val="en-US"/>
        </w:rPr>
        <w:t xml:space="preserve">. </w:t>
      </w:r>
      <w:r w:rsidRPr="00E15608">
        <w:rPr>
          <w:rFonts w:cstheme="minorHAnsi"/>
          <w:lang w:val="en-US"/>
        </w:rPr>
        <w:t>The avoidance cost for each green chemical in as follows:</w:t>
      </w:r>
    </w:p>
    <w:p w14:paraId="3CDE9824" w14:textId="77777777" w:rsidR="00E15608" w:rsidRPr="00E15608" w:rsidRDefault="00E15608" w:rsidP="00577897">
      <w:pPr>
        <w:jc w:val="both"/>
        <w:rPr>
          <w:rFonts w:eastAsiaTheme="minorEastAsia" w:cstheme="minorHAnsi"/>
          <w:i/>
          <w:lang w:val="en-US"/>
        </w:rPr>
      </w:pPr>
      <m:oMathPara>
        <m:oMathParaPr>
          <m:jc m:val="center"/>
        </m:oMathParaPr>
        <m:oMath>
          <m:r>
            <m:rPr>
              <m:nor/>
            </m:rPr>
            <w:rPr>
              <w:rFonts w:ascii="Cambria Math" w:hAnsi="Cambria Math" w:cstheme="minorHAnsi"/>
              <w:i/>
              <w:lang w:val="en-US"/>
            </w:rPr>
            <m:t>AC</m:t>
          </m:r>
          <m:r>
            <m:rPr>
              <m:nor/>
            </m:rPr>
            <w:rPr>
              <w:rFonts w:cstheme="minorHAnsi"/>
              <w:lang w:val="en-US"/>
            </w:rPr>
            <m:t xml:space="preserve"> </m:t>
          </m:r>
          <m:r>
            <m:rPr>
              <m:nor/>
            </m:rPr>
            <w:rPr>
              <w:rFonts w:ascii="Cambria Math" w:cstheme="minorHAnsi"/>
              <w:lang w:val="en-US"/>
            </w:rPr>
            <m:t xml:space="preserve"> </m:t>
          </m:r>
          <m:r>
            <m:rPr>
              <m:nor/>
            </m:rPr>
            <w:rPr>
              <w:rFonts w:cstheme="minorHAnsi"/>
              <w:lang w:val="en-US"/>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lang w:val="en-US"/>
                    </w:rPr>
                    <m:t>PC</m:t>
                  </m:r>
                </m:e>
                <m:sub>
                  <m:r>
                    <m:rPr>
                      <m:nor/>
                    </m:rPr>
                    <w:rPr>
                      <w:rFonts w:cstheme="minorHAnsi"/>
                      <w:lang w:val="en-US"/>
                    </w:rPr>
                    <m:t>Green</m:t>
                  </m:r>
                </m:sub>
              </m:sSub>
              <m:r>
                <m:rPr>
                  <m:nor/>
                </m:rPr>
                <w:rPr>
                  <w:rFonts w:cstheme="minorHAnsi"/>
                  <w:lang w:val="en-US"/>
                </w:rPr>
                <m:t xml:space="preserve"> - </m:t>
              </m:r>
              <m:sSub>
                <m:sSubPr>
                  <m:ctrlPr>
                    <w:rPr>
                      <w:rFonts w:ascii="Cambria Math" w:hAnsi="Cambria Math" w:cstheme="minorHAnsi"/>
                    </w:rPr>
                  </m:ctrlPr>
                </m:sSubPr>
                <m:e>
                  <m:r>
                    <m:rPr>
                      <m:nor/>
                    </m:rPr>
                    <w:rPr>
                      <w:rFonts w:cstheme="minorHAnsi"/>
                      <w:lang w:val="en-US"/>
                    </w:rPr>
                    <m:t>PC</m:t>
                  </m:r>
                </m:e>
                <m:sub>
                  <m:r>
                    <m:rPr>
                      <m:nor/>
                    </m:rPr>
                    <w:rPr>
                      <w:rFonts w:cstheme="minorHAnsi"/>
                      <w:lang w:val="en-US"/>
                    </w:rPr>
                    <m:t>Fossil</m:t>
                  </m:r>
                </m:sub>
              </m:sSub>
            </m:num>
            <m:den>
              <m:sSub>
                <m:sSubPr>
                  <m:ctrlPr>
                    <w:rPr>
                      <w:rFonts w:ascii="Cambria Math" w:hAnsi="Cambria Math" w:cstheme="minorHAnsi"/>
                    </w:rPr>
                  </m:ctrlPr>
                </m:sSubPr>
                <m:e>
                  <m:r>
                    <m:rPr>
                      <m:nor/>
                    </m:rPr>
                    <w:rPr>
                      <w:rFonts w:cstheme="minorHAnsi"/>
                      <w:lang w:val="en-US"/>
                    </w:rPr>
                    <m:t>CF</m:t>
                  </m:r>
                </m:e>
                <m:sub>
                  <m:r>
                    <m:rPr>
                      <m:nor/>
                    </m:rPr>
                    <w:rPr>
                      <w:rFonts w:cstheme="minorHAnsi"/>
                      <w:lang w:val="en-US"/>
                    </w:rPr>
                    <m:t>Fossil</m:t>
                  </m:r>
                </m:sub>
              </m:sSub>
              <m:r>
                <m:rPr>
                  <m:nor/>
                </m:rPr>
                <w:rPr>
                  <w:rFonts w:cstheme="minorHAnsi"/>
                  <w:lang w:val="en-US"/>
                </w:rPr>
                <m:t xml:space="preserve"> - </m:t>
              </m:r>
              <m:sSub>
                <m:sSubPr>
                  <m:ctrlPr>
                    <w:rPr>
                      <w:rFonts w:ascii="Cambria Math" w:hAnsi="Cambria Math" w:cstheme="minorHAnsi"/>
                    </w:rPr>
                  </m:ctrlPr>
                </m:sSubPr>
                <m:e>
                  <m:r>
                    <m:rPr>
                      <m:nor/>
                    </m:rPr>
                    <w:rPr>
                      <w:rFonts w:cstheme="minorHAnsi"/>
                      <w:lang w:val="en-US"/>
                    </w:rPr>
                    <m:t>CF</m:t>
                  </m:r>
                </m:e>
                <m:sub>
                  <m:r>
                    <m:rPr>
                      <m:nor/>
                    </m:rPr>
                    <w:rPr>
                      <w:rFonts w:cstheme="minorHAnsi"/>
                      <w:lang w:val="en-US"/>
                    </w:rPr>
                    <m:t>Green</m:t>
                  </m:r>
                </m:sub>
              </m:sSub>
            </m:den>
          </m:f>
          <m:r>
            <m:rPr>
              <m:nor/>
            </m:rPr>
            <w:rPr>
              <w:rFonts w:cstheme="minorHAnsi"/>
              <w:lang w:val="en-US"/>
            </w:rPr>
            <m:t xml:space="preserve">              (Equation 1)</m:t>
          </m:r>
        </m:oMath>
      </m:oMathPara>
    </w:p>
    <w:p w14:paraId="427F5EDE" w14:textId="77777777" w:rsidR="00E15608" w:rsidRPr="00E15608" w:rsidRDefault="00E15608" w:rsidP="00577897">
      <w:pPr>
        <w:jc w:val="both"/>
        <w:rPr>
          <w:rFonts w:eastAsiaTheme="minorEastAsia" w:cstheme="minorHAnsi"/>
          <w:iCs/>
          <w:lang w:val="en-US"/>
        </w:rPr>
      </w:pPr>
      <w:r w:rsidRPr="00E15608">
        <w:rPr>
          <w:rFonts w:eastAsiaTheme="minorEastAsia" w:cstheme="minorHAnsi"/>
          <w:iCs/>
          <w:lang w:val="en-US"/>
        </w:rPr>
        <w:t xml:space="preserve">where </w:t>
      </w:r>
      <m:oMath>
        <m:r>
          <m:rPr>
            <m:sty m:val="p"/>
          </m:rPr>
          <w:rPr>
            <w:rFonts w:ascii="Cambria Math" w:hAnsi="Cambria Math" w:cs="Calibri"/>
            <w:lang w:val="en-US"/>
          </w:rPr>
          <m:t>AC</m:t>
        </m:r>
      </m:oMath>
      <w:r w:rsidRPr="00E15608">
        <w:rPr>
          <w:rFonts w:eastAsiaTheme="minorEastAsia" w:cstheme="minorHAnsi"/>
          <w:iCs/>
          <w:lang w:val="en-US"/>
        </w:rPr>
        <w:t xml:space="preserve"> is the avoidance cost in </w:t>
      </w:r>
      <w:r w:rsidRPr="00E15608">
        <w:rPr>
          <w:rFonts w:cstheme="minorHAnsi"/>
          <w:lang w:val="en-US"/>
        </w:rPr>
        <w:t>USD t</w:t>
      </w:r>
      <w:r w:rsidRPr="00E15608">
        <w:rPr>
          <w:rFonts w:cstheme="minorHAnsi"/>
          <w:vertAlign w:val="superscript"/>
          <w:lang w:val="en-US"/>
        </w:rPr>
        <w:t xml:space="preserve">−1 </w:t>
      </w:r>
      <w:r w:rsidRPr="00E15608">
        <w:rPr>
          <w:rFonts w:cstheme="minorHAnsi"/>
          <w:lang w:val="en-US"/>
        </w:rPr>
        <w:t>CO</w:t>
      </w:r>
      <w:r w:rsidRPr="00E15608">
        <w:rPr>
          <w:rFonts w:cstheme="minorHAnsi"/>
          <w:sz w:val="16"/>
          <w:szCs w:val="16"/>
          <w:vertAlign w:val="subscript"/>
          <w:lang w:val="en-US"/>
        </w:rPr>
        <w:t>2</w:t>
      </w:r>
      <w:r w:rsidRPr="00E15608">
        <w:rPr>
          <w:rFonts w:cstheme="minorHAnsi"/>
          <w:lang w:val="en-US"/>
        </w:rPr>
        <w:t>-eq</w:t>
      </w:r>
      <w:r w:rsidRPr="00E15608">
        <w:rPr>
          <w:rFonts w:cstheme="minorHAnsi"/>
          <w:sz w:val="18"/>
          <w:szCs w:val="18"/>
          <w:lang w:val="en-US"/>
        </w:rPr>
        <w:t xml:space="preserve">, </w:t>
      </w:r>
      <m:oMath>
        <m:sSub>
          <m:sSubPr>
            <m:ctrlPr>
              <w:rPr>
                <w:rFonts w:ascii="Cambria Math" w:hAnsi="Cambria Math" w:cstheme="minorHAnsi"/>
              </w:rPr>
            </m:ctrlPr>
          </m:sSubPr>
          <m:e>
            <m:r>
              <m:rPr>
                <m:nor/>
              </m:rPr>
              <w:rPr>
                <w:rFonts w:cstheme="minorHAnsi"/>
                <w:lang w:val="en-US"/>
              </w:rPr>
              <m:t>PC</m:t>
            </m:r>
          </m:e>
          <m:sub>
            <m:r>
              <m:rPr>
                <m:nor/>
              </m:rPr>
              <w:rPr>
                <w:rFonts w:ascii="Cambria Math" w:cstheme="minorHAnsi"/>
                <w:lang w:val="en-US"/>
              </w:rPr>
              <m:t>Fossil/</m:t>
            </m:r>
            <m:r>
              <m:rPr>
                <m:nor/>
              </m:rPr>
              <w:rPr>
                <w:rFonts w:cstheme="minorHAnsi"/>
                <w:lang w:val="en-US"/>
              </w:rPr>
              <m:t>Green</m:t>
            </m:r>
          </m:sub>
        </m:sSub>
      </m:oMath>
      <w:r w:rsidRPr="00E15608">
        <w:rPr>
          <w:rFonts w:eastAsiaTheme="minorEastAsia" w:cstheme="minorHAnsi"/>
          <w:iCs/>
          <w:lang w:val="en-US"/>
        </w:rPr>
        <w:t>represents the production cost in USD t</w:t>
      </w:r>
      <w:r w:rsidRPr="00E15608">
        <w:rPr>
          <w:rFonts w:eastAsiaTheme="minorEastAsia" w:cstheme="minorHAnsi"/>
          <w:iCs/>
          <w:vertAlign w:val="superscript"/>
          <w:lang w:val="en-US"/>
        </w:rPr>
        <w:t xml:space="preserve">−1 </w:t>
      </w:r>
      <w:r w:rsidRPr="00E15608">
        <w:rPr>
          <w:rFonts w:eastAsiaTheme="minorEastAsia" w:cstheme="minorHAnsi"/>
          <w:iCs/>
          <w:lang w:val="en-US"/>
        </w:rPr>
        <w:t xml:space="preserve">for the fossil and green routes, and </w:t>
      </w:r>
      <m:oMath>
        <m:sSub>
          <m:sSubPr>
            <m:ctrlPr>
              <w:rPr>
                <w:rFonts w:ascii="Cambria Math" w:hAnsi="Cambria Math" w:cstheme="minorHAnsi"/>
              </w:rPr>
            </m:ctrlPr>
          </m:sSubPr>
          <m:e>
            <m:r>
              <m:rPr>
                <m:nor/>
              </m:rPr>
              <w:rPr>
                <w:rFonts w:cstheme="minorHAnsi"/>
                <w:lang w:val="en-US"/>
              </w:rPr>
              <m:t>CF</m:t>
            </m:r>
          </m:e>
          <m:sub>
            <m:r>
              <m:rPr>
                <m:nor/>
              </m:rPr>
              <w:rPr>
                <w:rFonts w:ascii="Cambria Math" w:cstheme="minorHAnsi"/>
                <w:lang w:val="en-US"/>
              </w:rPr>
              <m:t>Fossil/</m:t>
            </m:r>
            <m:r>
              <m:rPr>
                <m:nor/>
              </m:rPr>
              <w:rPr>
                <w:rFonts w:cstheme="minorHAnsi"/>
                <w:lang w:val="en-US"/>
              </w:rPr>
              <m:t>Green</m:t>
            </m:r>
          </m:sub>
        </m:sSub>
      </m:oMath>
      <w:r w:rsidRPr="00E15608">
        <w:rPr>
          <w:rFonts w:eastAsiaTheme="minorEastAsia" w:cstheme="minorHAnsi"/>
          <w:iCs/>
          <w:vertAlign w:val="subscript"/>
          <w:lang w:val="en-US"/>
        </w:rPr>
        <w:t xml:space="preserve"> </w:t>
      </w:r>
      <w:r w:rsidRPr="00E15608">
        <w:rPr>
          <w:rFonts w:eastAsiaTheme="minorEastAsia" w:cstheme="minorHAnsi"/>
          <w:iCs/>
          <w:lang w:val="en-US"/>
        </w:rPr>
        <w:t xml:space="preserve">represents the carbon footprint in t </w:t>
      </w:r>
      <w:r w:rsidRPr="00E15608">
        <w:rPr>
          <w:rFonts w:cstheme="minorHAnsi"/>
          <w:lang w:val="en-US"/>
        </w:rPr>
        <w:t>CO</w:t>
      </w:r>
      <w:r w:rsidRPr="00E15608">
        <w:rPr>
          <w:rFonts w:cstheme="minorHAnsi"/>
          <w:sz w:val="16"/>
          <w:szCs w:val="16"/>
          <w:vertAlign w:val="subscript"/>
          <w:lang w:val="en-US"/>
        </w:rPr>
        <w:t>2</w:t>
      </w:r>
      <w:r w:rsidRPr="00E15608">
        <w:rPr>
          <w:rFonts w:cstheme="minorHAnsi"/>
          <w:lang w:val="en-US"/>
        </w:rPr>
        <w:t>-eq</w:t>
      </w:r>
      <w:r w:rsidRPr="00E15608">
        <w:rPr>
          <w:rFonts w:eastAsiaTheme="minorEastAsia" w:cstheme="minorHAnsi"/>
          <w:iCs/>
          <w:lang w:val="en-US"/>
        </w:rPr>
        <w:t xml:space="preserve"> t</w:t>
      </w:r>
      <w:r w:rsidRPr="00E15608">
        <w:rPr>
          <w:rFonts w:eastAsiaTheme="minorEastAsia" w:cstheme="minorHAnsi"/>
          <w:iCs/>
          <w:vertAlign w:val="superscript"/>
          <w:lang w:val="en-US"/>
        </w:rPr>
        <w:t>−1</w:t>
      </w:r>
      <w:r w:rsidRPr="00E15608">
        <w:rPr>
          <w:rFonts w:eastAsiaTheme="minorEastAsia" w:cstheme="minorHAnsi"/>
          <w:iCs/>
          <w:lang w:val="en-US"/>
        </w:rPr>
        <w:t>.</w:t>
      </w:r>
    </w:p>
    <w:p w14:paraId="2B67308F" w14:textId="1CF6DF1B" w:rsidR="00E15608" w:rsidRPr="00AC7A5A" w:rsidRDefault="00E15608" w:rsidP="00577897">
      <w:pPr>
        <w:jc w:val="both"/>
        <w:rPr>
          <w:lang w:val="en-US"/>
        </w:rPr>
      </w:pPr>
      <w:r w:rsidRPr="00E15608">
        <w:rPr>
          <w:rFonts w:eastAsiaTheme="minorEastAsia" w:cstheme="minorHAnsi"/>
          <w:iCs/>
          <w:lang w:val="en-US"/>
        </w:rPr>
        <w:t>We estimate the chemicals carbon footprint with an attributional life cycle assessment (LCA) in accordance with the ISO 14040/14044 standards</w:t>
      </w:r>
      <w:r w:rsidRPr="000733F9">
        <w:rPr>
          <w:lang w:val="en-US"/>
        </w:rPr>
        <w:fldChar w:fldCharType="begin"/>
      </w:r>
      <w:r w:rsidR="00373CEC">
        <w:rPr>
          <w:lang w:val="en-US"/>
        </w:rPr>
        <w:instrText xml:space="preserve"> ADDIN ZOTERO_ITEM CSL_CITATION {"citationID":"YqA10csG","properties":{"formattedCitation":"\\super 52,53\\nosupersub{}","plainCitation":"52,53","noteIndex":0},"citationItems":[{"id":20266,"uris":["http://zotero.org/users/9157291/items/8THP7CZS"],"itemData":{"id":20266,"type":"report","page":"2020","title":"Environmental management — Life cycle assessment — Principles and framework","author":[{"family":"ISO 14040:2006","given":""}]}},{"id":20265,"uris":["http://zotero.org/users/9157291/items/LVIHQH94"],"itemData":{"id":20265,"type":"report","page":"2020","title":"Environmental management — Life cycle assessment — Requirements and guidelines","author":[{"family":"ISO 14044:2006","given":""}]}}],"schema":"https://github.com/citation-style-language/schema/raw/master/csl-citation.json"} </w:instrText>
      </w:r>
      <w:r w:rsidRPr="000733F9">
        <w:rPr>
          <w:lang w:val="en-US"/>
        </w:rPr>
        <w:fldChar w:fldCharType="separate"/>
      </w:r>
      <w:r w:rsidR="00373CEC" w:rsidRPr="00A868B1">
        <w:rPr>
          <w:rFonts w:ascii="Calibri" w:hAnsi="Calibri" w:cs="Calibri"/>
          <w:szCs w:val="24"/>
          <w:vertAlign w:val="superscript"/>
          <w:lang w:val="en-US"/>
        </w:rPr>
        <w:t>52,53</w:t>
      </w:r>
      <w:r w:rsidRPr="000733F9">
        <w:rPr>
          <w:lang w:val="en-US"/>
        </w:rPr>
        <w:fldChar w:fldCharType="end"/>
      </w:r>
      <w:r w:rsidRPr="00E15608">
        <w:rPr>
          <w:rFonts w:eastAsiaTheme="minorEastAsia" w:cstheme="minorHAnsi"/>
          <w:iCs/>
          <w:lang w:val="en-US"/>
        </w:rPr>
        <w:t>. LCA quantifies environmental impacts over the life cycle of products, from raw materials extraction to end-user disposal</w:t>
      </w:r>
      <w:r w:rsidRPr="007C75D7">
        <w:rPr>
          <w:lang w:val="en-US"/>
        </w:rPr>
        <w:fldChar w:fldCharType="begin"/>
      </w:r>
      <w:r w:rsidR="00373CEC">
        <w:rPr>
          <w:lang w:val="en-US"/>
        </w:rPr>
        <w:instrText xml:space="preserve"> ADDIN ZOTERO_ITEM CSL_CITATION {"citationID":"wYvYfYmm","properties":{"formattedCitation":"\\super 54\\nosupersub{}","plainCitation":"54","noteIndex":0},"citationItems":[{"id":20268,"uris":["http://zotero.org/users/9157291/items/5YE28A2T"],"itemData":{"id":20268,"type":"article-journal","abstract":"In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373CEC" w:rsidRPr="00A868B1">
        <w:rPr>
          <w:rFonts w:ascii="Calibri" w:hAnsi="Calibri" w:cs="Calibri"/>
          <w:szCs w:val="24"/>
          <w:vertAlign w:val="superscript"/>
          <w:lang w:val="en-US"/>
        </w:rPr>
        <w:t>54</w:t>
      </w:r>
      <w:r w:rsidRPr="007C75D7">
        <w:rPr>
          <w:lang w:val="en-US"/>
        </w:rPr>
        <w:fldChar w:fldCharType="end"/>
      </w:r>
      <w:r w:rsidRPr="007C75D7">
        <w:rPr>
          <w:lang w:val="en-US"/>
        </w:rPr>
        <w:t>.</w:t>
      </w:r>
      <w:r>
        <w:rPr>
          <w:lang w:val="en-US"/>
        </w:rPr>
        <w:t xml:space="preserve"> The functional unit for the LCA is defined as “the production of 1 kg chemicals (ammonia or methanol)”. The scope of the assessment is cradle-to-gate, meaning </w:t>
      </w:r>
      <w:r w:rsidRPr="00AC7A5A">
        <w:rPr>
          <w:lang w:val="en-US"/>
        </w:rPr>
        <w:t>that the burdens considered cover all the stages from the extraction of raw materials (</w:t>
      </w:r>
      <w:r w:rsidRPr="00AC7A5A">
        <w:rPr>
          <w:i/>
          <w:lang w:val="en-US"/>
        </w:rPr>
        <w:t>e.g.</w:t>
      </w:r>
      <w:r w:rsidRPr="00AC7A5A">
        <w:rPr>
          <w:lang w:val="en-US"/>
        </w:rPr>
        <w:t xml:space="preserve">, natural gas) until the production of </w:t>
      </w:r>
      <w:r w:rsidRPr="00056AD3">
        <w:rPr>
          <w:lang w:val="en-US"/>
        </w:rPr>
        <w:t xml:space="preserve">the chemicals. We omit the use phase since it is assumed that impacts are the same for the fossil and green chemicals. The mass and energy flows for the production routes were primarily obtained from </w:t>
      </w:r>
      <w:r w:rsidRPr="00056AD3">
        <w:rPr>
          <w:rFonts w:cstheme="minorHAnsi"/>
          <w:lang w:val="en-US"/>
        </w:rPr>
        <w:t xml:space="preserve">D’Angelo </w:t>
      </w:r>
      <w:r w:rsidRPr="00056AD3">
        <w:rPr>
          <w:rFonts w:cstheme="minorHAnsi"/>
          <w:i/>
          <w:lang w:val="en-US"/>
        </w:rPr>
        <w:t>et al.</w:t>
      </w:r>
      <w:r w:rsidRPr="00056AD3">
        <w:rPr>
          <w:rFonts w:cstheme="minorHAnsi"/>
          <w:i/>
          <w:lang w:val="en-US"/>
        </w:rPr>
        <w:fldChar w:fldCharType="begin"/>
      </w:r>
      <w:r w:rsidR="00373CEC">
        <w:rPr>
          <w:rFonts w:cstheme="minorHAnsi"/>
          <w:i/>
          <w:lang w:val="en-US"/>
        </w:rPr>
        <w:instrText xml:space="preserve"> ADDIN ZOTERO_ITEM CSL_CITATION {"citationID":"VXxpLMcX","properties":{"formattedCitation":"\\super 11\\nosupersub{}","plainCitation":"11","noteIndex":0},"citationItems":[{"id":3216,"uris":["http://zotero.org/users/9157291/items/AFKW7KRC"],"itemData":{"id":3216,"type":"article-journal","abstract":"At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373CEC" w:rsidRPr="00CA7375">
        <w:rPr>
          <w:rFonts w:cstheme="minorHAnsi"/>
          <w:i/>
          <w:lang w:val="es-ES"/>
        </w:rPr>
        <w:instrText>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w:instrText>
      </w:r>
      <w:r w:rsidR="00373CEC" w:rsidRPr="00E8572C">
        <w:rPr>
          <w:rFonts w:cstheme="minorHAnsi"/>
          <w:i/>
          <w:lang w:val="es-ES"/>
        </w:rPr>
        <w:instrText xml:space="preser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056AD3">
        <w:rPr>
          <w:rFonts w:cstheme="minorHAnsi"/>
          <w:i/>
          <w:lang w:val="en-US"/>
        </w:rPr>
        <w:fldChar w:fldCharType="separate"/>
      </w:r>
      <w:r w:rsidRPr="00AA57B2">
        <w:rPr>
          <w:rFonts w:ascii="Calibri" w:hAnsi="Calibri" w:cs="Calibri"/>
          <w:szCs w:val="24"/>
          <w:vertAlign w:val="superscript"/>
          <w:lang w:val="es-ES"/>
        </w:rPr>
        <w:t>11</w:t>
      </w:r>
      <w:r w:rsidRPr="00056AD3">
        <w:rPr>
          <w:rFonts w:cstheme="minorHAnsi"/>
          <w:i/>
          <w:lang w:val="en-US"/>
        </w:rPr>
        <w:fldChar w:fldCharType="end"/>
      </w:r>
      <w:r w:rsidRPr="00AA57B2">
        <w:rPr>
          <w:rFonts w:cstheme="minorHAnsi"/>
          <w:i/>
          <w:lang w:val="es-ES"/>
        </w:rPr>
        <w:t xml:space="preserve"> </w:t>
      </w:r>
      <w:r w:rsidRPr="00AA57B2">
        <w:rPr>
          <w:lang w:val="es-ES"/>
        </w:rPr>
        <w:t xml:space="preserve">and </w:t>
      </w:r>
      <w:r w:rsidRPr="00AA57B2">
        <w:rPr>
          <w:rFonts w:cstheme="minorHAnsi"/>
          <w:lang w:val="es-ES"/>
        </w:rPr>
        <w:t xml:space="preserve">González-Garay </w:t>
      </w:r>
      <w:r w:rsidRPr="00AA57B2">
        <w:rPr>
          <w:rFonts w:cstheme="minorHAnsi"/>
          <w:i/>
          <w:lang w:val="es-ES"/>
        </w:rPr>
        <w:t>et al.</w:t>
      </w:r>
      <w:r w:rsidRPr="00056AD3">
        <w:rPr>
          <w:rFonts w:cstheme="minorHAnsi"/>
          <w:i/>
          <w:lang w:val="en-US"/>
        </w:rPr>
        <w:fldChar w:fldCharType="begin"/>
      </w:r>
      <w:r w:rsidR="00373CEC">
        <w:rPr>
          <w:rFonts w:cstheme="minorHAnsi"/>
          <w:i/>
          <w:lang w:val="es-ES"/>
        </w:rPr>
        <w:instrText xml:space="preserve"> ADDIN ZOTERO_ITEM CSL_CITATION {"citationID":"xRwYEfTg","properties":{"formattedCitation":"\\super 12\\nosupersub{}","plainCitation":"12","noteIndex":0},"citationItems":[{"id":637,"uris":["http://zotero.org/users/9157291/items/GTFADUPK"],"itemData":{"id":637,"type":"article-journal","abstract":"The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056AD3">
        <w:rPr>
          <w:rFonts w:cstheme="minorHAnsi"/>
          <w:i/>
          <w:lang w:val="en-US"/>
        </w:rPr>
        <w:fldChar w:fldCharType="separate"/>
      </w:r>
      <w:r w:rsidRPr="00AA57B2">
        <w:rPr>
          <w:rFonts w:ascii="Calibri" w:hAnsi="Calibri" w:cs="Calibri"/>
          <w:szCs w:val="24"/>
          <w:vertAlign w:val="superscript"/>
          <w:lang w:val="es-ES"/>
        </w:rPr>
        <w:t>12</w:t>
      </w:r>
      <w:r w:rsidRPr="00056AD3">
        <w:rPr>
          <w:rFonts w:cstheme="minorHAnsi"/>
          <w:i/>
          <w:lang w:val="en-US"/>
        </w:rPr>
        <w:fldChar w:fldCharType="end"/>
      </w:r>
      <w:r w:rsidR="00056AD3" w:rsidRPr="00AA57B2">
        <w:rPr>
          <w:rFonts w:cstheme="minorHAnsi"/>
          <w:i/>
          <w:lang w:val="es-ES"/>
        </w:rPr>
        <w:t xml:space="preserve"> </w:t>
      </w:r>
      <w:r w:rsidR="00056AD3" w:rsidRPr="00AA57B2">
        <w:rPr>
          <w:rFonts w:cstheme="minorHAnsi"/>
          <w:lang w:val="es-ES"/>
        </w:rPr>
        <w:t>(</w:t>
      </w:r>
      <w:del w:id="134" w:author="Pérez-Ramirez  Javier" w:date="2023-03-02T07:43:00Z">
        <w:r w:rsidR="00056AD3" w:rsidRPr="00AA57B2" w:rsidDel="00CA7375">
          <w:rPr>
            <w:rFonts w:cstheme="minorHAnsi"/>
            <w:lang w:val="es-ES"/>
          </w:rPr>
          <w:delText xml:space="preserve">see </w:delText>
        </w:r>
      </w:del>
      <w:r w:rsidR="00056AD3" w:rsidRPr="00AA57B2">
        <w:rPr>
          <w:rFonts w:cstheme="minorHAnsi"/>
          <w:lang w:val="es-ES"/>
        </w:rPr>
        <w:t>Table</w:t>
      </w:r>
      <w:ins w:id="135" w:author="Pérez-Ramirez  Javier" w:date="2023-03-02T07:43:00Z">
        <w:r w:rsidR="00CA7375">
          <w:rPr>
            <w:rFonts w:cstheme="minorHAnsi"/>
            <w:lang w:val="es-ES"/>
          </w:rPr>
          <w:t>s</w:t>
        </w:r>
      </w:ins>
      <w:r w:rsidR="00056AD3" w:rsidRPr="00AA57B2">
        <w:rPr>
          <w:rFonts w:cstheme="minorHAnsi"/>
          <w:lang w:val="es-ES"/>
        </w:rPr>
        <w:t xml:space="preserve"> S1</w:t>
      </w:r>
      <w:ins w:id="136" w:author="Pérez-Ramirez  Javier" w:date="2023-03-02T07:43:00Z">
        <w:r w:rsidR="00CA7375">
          <w:rPr>
            <w:rFonts w:cstheme="minorHAnsi"/>
            <w:lang w:val="es-ES"/>
          </w:rPr>
          <w:t>-</w:t>
        </w:r>
      </w:ins>
      <w:del w:id="137" w:author="Pérez-Ramirez  Javier" w:date="2023-03-02T07:43:00Z">
        <w:r w:rsidR="00056AD3" w:rsidRPr="00AA57B2" w:rsidDel="00CA7375">
          <w:rPr>
            <w:rFonts w:cstheme="minorHAnsi"/>
            <w:lang w:val="es-ES"/>
          </w:rPr>
          <w:delText xml:space="preserve"> and Table </w:delText>
        </w:r>
      </w:del>
      <w:r w:rsidR="00056AD3" w:rsidRPr="00AA57B2">
        <w:rPr>
          <w:rFonts w:cstheme="minorHAnsi"/>
          <w:lang w:val="es-ES"/>
        </w:rPr>
        <w:t xml:space="preserve">S2 </w:t>
      </w:r>
      <w:proofErr w:type="spellStart"/>
      <w:r w:rsidR="00056AD3" w:rsidRPr="00AA57B2">
        <w:rPr>
          <w:rFonts w:cstheme="minorHAnsi"/>
          <w:lang w:val="es-ES"/>
        </w:rPr>
        <w:t>of</w:t>
      </w:r>
      <w:proofErr w:type="spellEnd"/>
      <w:r w:rsidR="00056AD3" w:rsidRPr="00AA57B2">
        <w:rPr>
          <w:rFonts w:cstheme="minorHAnsi"/>
          <w:lang w:val="es-ES"/>
        </w:rPr>
        <w:t xml:space="preserve"> </w:t>
      </w:r>
      <w:proofErr w:type="spellStart"/>
      <w:r w:rsidR="00056AD3" w:rsidRPr="00AA57B2">
        <w:rPr>
          <w:rFonts w:cstheme="minorHAnsi"/>
          <w:lang w:val="es-ES"/>
        </w:rPr>
        <w:t>the</w:t>
      </w:r>
      <w:proofErr w:type="spellEnd"/>
      <w:r w:rsidR="00056AD3" w:rsidRPr="00AA57B2">
        <w:rPr>
          <w:rFonts w:cstheme="minorHAnsi"/>
          <w:lang w:val="es-ES"/>
        </w:rPr>
        <w:t xml:space="preserve"> ESI)</w:t>
      </w:r>
      <w:r w:rsidRPr="00AA57B2">
        <w:rPr>
          <w:rFonts w:cstheme="minorHAnsi"/>
          <w:lang w:val="es-ES"/>
        </w:rPr>
        <w:t xml:space="preserve">, as </w:t>
      </w:r>
      <w:proofErr w:type="spellStart"/>
      <w:r w:rsidRPr="00AA57B2">
        <w:rPr>
          <w:rFonts w:cstheme="minorHAnsi"/>
          <w:lang w:val="es-ES"/>
        </w:rPr>
        <w:t>described</w:t>
      </w:r>
      <w:proofErr w:type="spellEnd"/>
      <w:r w:rsidRPr="00AA57B2">
        <w:rPr>
          <w:rFonts w:cstheme="minorHAnsi"/>
          <w:lang w:val="es-ES"/>
        </w:rPr>
        <w:t xml:space="preserve"> </w:t>
      </w:r>
      <w:proofErr w:type="spellStart"/>
      <w:r w:rsidRPr="00AA57B2">
        <w:rPr>
          <w:rFonts w:cstheme="minorHAnsi"/>
          <w:lang w:val="es-ES"/>
        </w:rPr>
        <w:t>above</w:t>
      </w:r>
      <w:proofErr w:type="spellEnd"/>
      <w:r w:rsidRPr="00AA57B2">
        <w:rPr>
          <w:rFonts w:cstheme="minorHAnsi"/>
          <w:lang w:val="es-ES"/>
        </w:rPr>
        <w:t>.</w:t>
      </w:r>
      <w:r w:rsidRPr="00AA57B2">
        <w:rPr>
          <w:lang w:val="es-ES"/>
        </w:rPr>
        <w:t xml:space="preserve"> </w:t>
      </w:r>
      <w:r w:rsidRPr="00056AD3">
        <w:rPr>
          <w:lang w:val="en-US"/>
        </w:rPr>
        <w:t>Data for the background system (</w:t>
      </w:r>
      <w:r w:rsidRPr="00056AD3">
        <w:rPr>
          <w:i/>
          <w:lang w:val="en-US"/>
        </w:rPr>
        <w:t>e.g.</w:t>
      </w:r>
      <w:r w:rsidRPr="00056AD3">
        <w:rPr>
          <w:lang w:val="en-US"/>
        </w:rPr>
        <w:t>, natural gas and electricity supply) were obtained</w:t>
      </w:r>
      <w:r w:rsidRPr="00AC7A5A">
        <w:rPr>
          <w:lang w:val="en-US"/>
        </w:rPr>
        <w:t xml:space="preserve"> from the Ecoinvent v3.5 database</w:t>
      </w:r>
      <w:r w:rsidRPr="00AC7A5A">
        <w:rPr>
          <w:lang w:val="en-US"/>
        </w:rPr>
        <w:fldChar w:fldCharType="begin"/>
      </w:r>
      <w:r w:rsidR="00373CEC">
        <w:rPr>
          <w:lang w:val="en-US"/>
        </w:rPr>
        <w:instrText xml:space="preserve"> ADDIN ZOTERO_ITEM CSL_CITATION {"citationID":"JU3ZCGo0","properties":{"formattedCitation":"\\super 55\\nosupersub{}","plainCitation":"55","noteIndex":0},"citationItems":[{"id":1139,"uris":["http://zotero.org/users/9157291/items/ED4WDBP2"],"itemData":{"id":1139,"type":"article-journal","abstract":"Purpose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AC7A5A">
        <w:rPr>
          <w:lang w:val="en-US"/>
        </w:rPr>
        <w:fldChar w:fldCharType="separate"/>
      </w:r>
      <w:r w:rsidR="00373CEC" w:rsidRPr="00A868B1">
        <w:rPr>
          <w:rFonts w:ascii="Calibri" w:hAnsi="Calibri" w:cs="Calibri"/>
          <w:szCs w:val="24"/>
          <w:vertAlign w:val="superscript"/>
          <w:lang w:val="en-US"/>
        </w:rPr>
        <w:t>55</w:t>
      </w:r>
      <w:r w:rsidRPr="00AC7A5A">
        <w:rPr>
          <w:lang w:val="en-US"/>
        </w:rPr>
        <w:fldChar w:fldCharType="end"/>
      </w:r>
      <w:r w:rsidR="00B60AC5">
        <w:rPr>
          <w:lang w:val="en-US"/>
        </w:rPr>
        <w:t xml:space="preserve"> (</w:t>
      </w:r>
      <w:del w:id="138" w:author="Pérez-Ramirez  Javier" w:date="2023-03-02T07:43:00Z">
        <w:r w:rsidR="00B60AC5" w:rsidDel="00CA7375">
          <w:rPr>
            <w:lang w:val="en-US"/>
          </w:rPr>
          <w:delText xml:space="preserve">see </w:delText>
        </w:r>
      </w:del>
      <w:r w:rsidR="00B60AC5">
        <w:rPr>
          <w:lang w:val="en-US"/>
        </w:rPr>
        <w:t>Table S8 of the ESI)</w:t>
      </w:r>
      <w:r w:rsidRPr="00AC7A5A">
        <w:rPr>
          <w:lang w:val="en-US"/>
        </w:rPr>
        <w:t>. Regarding the climate impact assessment, we consider the 100-year global warming potentials (GWPs) as implemented in the ReCiPe 2016 methodology</w:t>
      </w:r>
      <w:r w:rsidRPr="00AC7A5A">
        <w:rPr>
          <w:lang w:val="en-US"/>
        </w:rPr>
        <w:fldChar w:fldCharType="begin"/>
      </w:r>
      <w:r w:rsidR="00373CEC">
        <w:rPr>
          <w:lang w:val="en-US"/>
        </w:rPr>
        <w:instrText xml:space="preserve"> ADDIN ZOTERO_ITEM CSL_CITATION {"citationID":"DBi8jiTE","properties":{"formattedCitation":"\\super 56\\nosupersub{}","plainCitation":"56","noteIndex":0},"citationItems":[{"id":21398,"uris":["http://zotero.org/users/9157291/items/BPUY94KP"],"itemData":{"id":21398,"type":"article-journal","abstract":"Life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AC7A5A">
        <w:rPr>
          <w:lang w:val="en-US"/>
        </w:rPr>
        <w:fldChar w:fldCharType="separate"/>
      </w:r>
      <w:r w:rsidR="00373CEC" w:rsidRPr="00A868B1">
        <w:rPr>
          <w:rFonts w:ascii="Calibri" w:hAnsi="Calibri" w:cs="Calibri"/>
          <w:szCs w:val="24"/>
          <w:vertAlign w:val="superscript"/>
          <w:lang w:val="en-US"/>
        </w:rPr>
        <w:t>56</w:t>
      </w:r>
      <w:r w:rsidRPr="00AC7A5A">
        <w:rPr>
          <w:lang w:val="en-US"/>
        </w:rPr>
        <w:fldChar w:fldCharType="end"/>
      </w:r>
      <w:r w:rsidRPr="00AC7A5A">
        <w:rPr>
          <w:lang w:val="en-US"/>
        </w:rPr>
        <w:t>.</w:t>
      </w:r>
    </w:p>
    <w:p w14:paraId="30BEA37C" w14:textId="77777777" w:rsidR="00E15608" w:rsidRPr="00E2198A" w:rsidRDefault="00E15608" w:rsidP="00577897">
      <w:pPr>
        <w:pStyle w:val="Heading2"/>
        <w:jc w:val="both"/>
      </w:pPr>
      <w:commentRangeStart w:id="139"/>
      <w:r w:rsidRPr="00E2198A">
        <w:t>References</w:t>
      </w:r>
      <w:commentRangeEnd w:id="139"/>
      <w:r>
        <w:rPr>
          <w:rStyle w:val="CommentReference"/>
          <w:rFonts w:eastAsiaTheme="minorHAnsi" w:cstheme="minorBidi"/>
          <w:b w:val="0"/>
          <w:u w:val="none"/>
        </w:rPr>
        <w:commentReference w:id="139"/>
      </w:r>
    </w:p>
    <w:p w14:paraId="4680E0CC" w14:textId="77777777" w:rsidR="00373CEC" w:rsidRDefault="00E15608" w:rsidP="00373CEC">
      <w:pPr>
        <w:pStyle w:val="Bibliography"/>
      </w:pPr>
      <w:r>
        <w:rPr>
          <w:rFonts w:cstheme="minorHAnsi"/>
        </w:rPr>
        <w:fldChar w:fldCharType="begin"/>
      </w:r>
      <w:r w:rsidR="00373CEC">
        <w:rPr>
          <w:rFonts w:cstheme="minorHAnsi"/>
        </w:rPr>
        <w:instrText xml:space="preserve"> ADDIN ZOTERO_BIBL {"uncited":[],"omitted":[],"custom":[]} CSL_BIBLIOGRAPHY </w:instrText>
      </w:r>
      <w:r>
        <w:rPr>
          <w:rFonts w:cstheme="minorHAnsi"/>
        </w:rPr>
        <w:fldChar w:fldCharType="separate"/>
      </w:r>
      <w:r w:rsidR="00373CEC">
        <w:t>1</w:t>
      </w:r>
      <w:r w:rsidR="00373CEC">
        <w:tab/>
        <w:t xml:space="preserve">IEA, </w:t>
      </w:r>
      <w:r w:rsidR="00373CEC">
        <w:rPr>
          <w:i/>
          <w:iCs/>
        </w:rPr>
        <w:t>The Future of Petrochemicals: Towards more sustainable plastics and fertilisers</w:t>
      </w:r>
      <w:r w:rsidR="00373CEC">
        <w:t>, International Energy Agency, 2018.</w:t>
      </w:r>
    </w:p>
    <w:p w14:paraId="593CC2A8" w14:textId="77777777" w:rsidR="00373CEC" w:rsidRDefault="00373CEC" w:rsidP="00373CEC">
      <w:pPr>
        <w:pStyle w:val="Bibliography"/>
      </w:pPr>
      <w:r>
        <w:t>2</w:t>
      </w:r>
      <w:r>
        <w:tab/>
        <w:t xml:space="preserve">F. Bauer, J. P. Tilsted, S. Pfister, C. Oberschelp and V. Kulionis, </w:t>
      </w:r>
      <w:r>
        <w:rPr>
          <w:i/>
          <w:iCs/>
        </w:rPr>
        <w:t>Current Opinion in Chemical Engineering</w:t>
      </w:r>
      <w:r>
        <w:t xml:space="preserve">, 2023, </w:t>
      </w:r>
      <w:r>
        <w:rPr>
          <w:b/>
          <w:bCs/>
        </w:rPr>
        <w:t>39</w:t>
      </w:r>
      <w:r>
        <w:t>, 100881.</w:t>
      </w:r>
    </w:p>
    <w:p w14:paraId="0B048AFD" w14:textId="77777777" w:rsidR="00373CEC" w:rsidRDefault="00373CEC" w:rsidP="00373CEC">
      <w:pPr>
        <w:pStyle w:val="Bibliography"/>
      </w:pPr>
      <w:r>
        <w:t>3</w:t>
      </w:r>
      <w:r>
        <w:tab/>
        <w:t xml:space="preserve">F. Bauer, V. Kulionis, C. Oberschelp, S. Pfister, J. P. Tilsted, G. D. Finkill and S. Fjäll, </w:t>
      </w:r>
      <w:r>
        <w:rPr>
          <w:i/>
          <w:iCs/>
        </w:rPr>
        <w:t>Petrochemicals and Climate Change: Tracing Globally Growing Emissions and Key Blind Spots in a Fossil-Based Industry</w:t>
      </w:r>
      <w:r>
        <w:t>, Lund University, Lund, 2022.</w:t>
      </w:r>
    </w:p>
    <w:p w14:paraId="4854CB39" w14:textId="77777777" w:rsidR="00373CEC" w:rsidRDefault="00373CEC" w:rsidP="00373CEC">
      <w:pPr>
        <w:pStyle w:val="Bibliography"/>
      </w:pPr>
      <w:r>
        <w:t>4</w:t>
      </w:r>
      <w:r>
        <w:tab/>
        <w:t xml:space="preserve">J. W. Erisman, M. A. Sutton, J. Galloway, Z. Klimont and W. Winiwarter, </w:t>
      </w:r>
      <w:r>
        <w:rPr>
          <w:i/>
          <w:iCs/>
        </w:rPr>
        <w:t>Nature Geosci</w:t>
      </w:r>
      <w:r>
        <w:t xml:space="preserve">, 2008, </w:t>
      </w:r>
      <w:r>
        <w:rPr>
          <w:b/>
          <w:bCs/>
        </w:rPr>
        <w:t>1</w:t>
      </w:r>
      <w:r>
        <w:t>, 636–639.</w:t>
      </w:r>
    </w:p>
    <w:p w14:paraId="78053633" w14:textId="77777777" w:rsidR="00373CEC" w:rsidRPr="00A868B1" w:rsidRDefault="00373CEC" w:rsidP="00373CEC">
      <w:pPr>
        <w:pStyle w:val="Bibliography"/>
        <w:rPr>
          <w:lang w:val="de-CH"/>
        </w:rPr>
      </w:pPr>
      <w:r w:rsidRPr="00A868B1">
        <w:rPr>
          <w:lang w:val="en-US"/>
        </w:rPr>
        <w:t>5</w:t>
      </w:r>
      <w:r w:rsidRPr="00A868B1">
        <w:rPr>
          <w:lang w:val="en-US"/>
        </w:rPr>
        <w:tab/>
        <w:t xml:space="preserve">L. Rosa and P. Gabrielli, </w:t>
      </w:r>
      <w:r w:rsidRPr="00A868B1">
        <w:rPr>
          <w:i/>
          <w:iCs/>
          <w:lang w:val="en-US"/>
        </w:rPr>
        <w:t xml:space="preserve">Environ. </w:t>
      </w:r>
      <w:r w:rsidRPr="00A868B1">
        <w:rPr>
          <w:i/>
          <w:iCs/>
          <w:lang w:val="de-CH"/>
        </w:rPr>
        <w:t>Res. Lett.</w:t>
      </w:r>
      <w:r w:rsidRPr="00A868B1">
        <w:rPr>
          <w:lang w:val="de-CH"/>
        </w:rPr>
        <w:t xml:space="preserve">, 2022, </w:t>
      </w:r>
      <w:r w:rsidRPr="00A868B1">
        <w:rPr>
          <w:b/>
          <w:bCs/>
          <w:lang w:val="de-CH"/>
        </w:rPr>
        <w:t>18</w:t>
      </w:r>
      <w:r w:rsidRPr="00A868B1">
        <w:rPr>
          <w:lang w:val="de-CH"/>
        </w:rPr>
        <w:t>, 014008.</w:t>
      </w:r>
    </w:p>
    <w:p w14:paraId="7AFD4353" w14:textId="77777777" w:rsidR="00373CEC" w:rsidRPr="00A868B1" w:rsidRDefault="00373CEC" w:rsidP="00373CEC">
      <w:pPr>
        <w:pStyle w:val="Bibliography"/>
        <w:rPr>
          <w:lang w:val="de-CH"/>
        </w:rPr>
      </w:pPr>
      <w:r w:rsidRPr="00A868B1">
        <w:rPr>
          <w:lang w:val="de-CH"/>
        </w:rPr>
        <w:t>6</w:t>
      </w:r>
      <w:r w:rsidRPr="00A868B1">
        <w:rPr>
          <w:lang w:val="de-CH"/>
        </w:rPr>
        <w:tab/>
        <w:t xml:space="preserve">G. A. Olah, </w:t>
      </w:r>
      <w:r w:rsidRPr="00A868B1">
        <w:rPr>
          <w:i/>
          <w:iCs/>
          <w:lang w:val="de-CH"/>
        </w:rPr>
        <w:t>Angewandte Chemie International Edition</w:t>
      </w:r>
      <w:r w:rsidRPr="00A868B1">
        <w:rPr>
          <w:lang w:val="de-CH"/>
        </w:rPr>
        <w:t xml:space="preserve">, 2005, </w:t>
      </w:r>
      <w:r w:rsidRPr="00A868B1">
        <w:rPr>
          <w:b/>
          <w:bCs/>
          <w:lang w:val="de-CH"/>
        </w:rPr>
        <w:t>44</w:t>
      </w:r>
      <w:r w:rsidRPr="00A868B1">
        <w:rPr>
          <w:lang w:val="de-CH"/>
        </w:rPr>
        <w:t>, 2636–2639.</w:t>
      </w:r>
    </w:p>
    <w:p w14:paraId="610CD0A5" w14:textId="77777777" w:rsidR="00373CEC" w:rsidRDefault="00373CEC" w:rsidP="00373CEC">
      <w:pPr>
        <w:pStyle w:val="Bibliography"/>
      </w:pPr>
      <w:r>
        <w:t>7</w:t>
      </w:r>
      <w:r>
        <w:tab/>
        <w:t xml:space="preserve">J. Humphreys, R. Lan and S. Tao, </w:t>
      </w:r>
      <w:r>
        <w:rPr>
          <w:i/>
          <w:iCs/>
        </w:rPr>
        <w:t>Advanced Energy and Sustainability Research</w:t>
      </w:r>
      <w:r>
        <w:t xml:space="preserve">, 2021, </w:t>
      </w:r>
      <w:r>
        <w:rPr>
          <w:b/>
          <w:bCs/>
        </w:rPr>
        <w:t>2</w:t>
      </w:r>
      <w:r>
        <w:t>, 2000043.</w:t>
      </w:r>
    </w:p>
    <w:p w14:paraId="43AD2FC5" w14:textId="77777777" w:rsidR="00373CEC" w:rsidRDefault="00373CEC" w:rsidP="00373CEC">
      <w:pPr>
        <w:pStyle w:val="Bibliography"/>
      </w:pPr>
      <w:r>
        <w:t>8</w:t>
      </w:r>
      <w:r>
        <w:tab/>
        <w:t xml:space="preserve">IEA, </w:t>
      </w:r>
      <w:r>
        <w:rPr>
          <w:i/>
          <w:iCs/>
        </w:rPr>
        <w:t>Ammonia Technology Roadmap: Towards more sustainable nitrogen fertiliser production</w:t>
      </w:r>
      <w:r>
        <w:t>, OECD, 2021.</w:t>
      </w:r>
    </w:p>
    <w:p w14:paraId="660E6CA2" w14:textId="77777777" w:rsidR="00373CEC" w:rsidRDefault="00373CEC" w:rsidP="00373CEC">
      <w:pPr>
        <w:pStyle w:val="Bibliography"/>
      </w:pPr>
      <w:r w:rsidRPr="00A868B1">
        <w:rPr>
          <w:lang w:val="fr-CH"/>
        </w:rPr>
        <w:t>9</w:t>
      </w:r>
      <w:r w:rsidRPr="00A868B1">
        <w:rPr>
          <w:lang w:val="fr-CH"/>
        </w:rPr>
        <w:tab/>
        <w:t xml:space="preserve">O. Martin and J. Pérez-Ramírez, </w:t>
      </w:r>
      <w:r w:rsidRPr="00A868B1">
        <w:rPr>
          <w:i/>
          <w:iCs/>
          <w:lang w:val="fr-CH"/>
        </w:rPr>
        <w:t xml:space="preserve">Catal. </w:t>
      </w:r>
      <w:r>
        <w:rPr>
          <w:i/>
          <w:iCs/>
        </w:rPr>
        <w:t>Sci. Technol.</w:t>
      </w:r>
      <w:r>
        <w:t xml:space="preserve">, 2013, </w:t>
      </w:r>
      <w:r>
        <w:rPr>
          <w:b/>
          <w:bCs/>
        </w:rPr>
        <w:t>3</w:t>
      </w:r>
      <w:r>
        <w:t>, 3343–3352.</w:t>
      </w:r>
    </w:p>
    <w:p w14:paraId="526A7B69" w14:textId="77777777" w:rsidR="00373CEC" w:rsidRDefault="00373CEC" w:rsidP="00373CEC">
      <w:pPr>
        <w:pStyle w:val="Bibliography"/>
      </w:pPr>
      <w:r>
        <w:t>10</w:t>
      </w:r>
      <w:r>
        <w:tab/>
        <w:t xml:space="preserve">IRENA, </w:t>
      </w:r>
      <w:r>
        <w:rPr>
          <w:i/>
          <w:iCs/>
        </w:rPr>
        <w:t>Innovation Outlook: Renewable Methanol</w:t>
      </w:r>
      <w:r>
        <w:t>, 2021.</w:t>
      </w:r>
    </w:p>
    <w:p w14:paraId="5A0D4EF3" w14:textId="77777777" w:rsidR="00373CEC" w:rsidRPr="00A868B1" w:rsidRDefault="00373CEC" w:rsidP="00373CEC">
      <w:pPr>
        <w:pStyle w:val="Bibliography"/>
      </w:pPr>
      <w:r w:rsidRPr="00A868B1">
        <w:t>11</w:t>
      </w:r>
      <w:r w:rsidRPr="00A868B1">
        <w:tab/>
        <w:t xml:space="preserve">S. C. D’Angelo, S. Cobo, V. Tulus, A. Nabera, A. J. Martín, J. Pérez-Ramírez and G. Guillén-Gosálbez, </w:t>
      </w:r>
      <w:r w:rsidRPr="00A868B1">
        <w:rPr>
          <w:i/>
          <w:iCs/>
        </w:rPr>
        <w:t>ACS Sustainable Chem. Eng.</w:t>
      </w:r>
      <w:r w:rsidRPr="00A868B1">
        <w:t xml:space="preserve">, 2021, </w:t>
      </w:r>
      <w:r w:rsidRPr="00A868B1">
        <w:rPr>
          <w:b/>
          <w:bCs/>
        </w:rPr>
        <w:t>9</w:t>
      </w:r>
      <w:r w:rsidRPr="00A868B1">
        <w:t>, 9740–9749.</w:t>
      </w:r>
    </w:p>
    <w:p w14:paraId="4B9A9805" w14:textId="77777777" w:rsidR="00373CEC" w:rsidRDefault="00373CEC" w:rsidP="00373CEC">
      <w:pPr>
        <w:pStyle w:val="Bibliography"/>
      </w:pPr>
      <w:r w:rsidRPr="00A868B1">
        <w:t>12</w:t>
      </w:r>
      <w:r w:rsidRPr="00A868B1">
        <w:tab/>
        <w:t xml:space="preserve">A. González-Garay, M. S. Frei, A. Al-Qahtani, C. Mondelli, G. Guillén-Gosálbez and J. Pérez-Ramírez, </w:t>
      </w:r>
      <w:r w:rsidRPr="00A868B1">
        <w:rPr>
          <w:i/>
          <w:iCs/>
        </w:rPr>
        <w:t xml:space="preserve">Energy Environ. </w:t>
      </w:r>
      <w:r>
        <w:rPr>
          <w:i/>
          <w:iCs/>
        </w:rPr>
        <w:t>Sci.</w:t>
      </w:r>
      <w:r>
        <w:t xml:space="preserve">, 2019, </w:t>
      </w:r>
      <w:r>
        <w:rPr>
          <w:b/>
          <w:bCs/>
        </w:rPr>
        <w:t>12</w:t>
      </w:r>
      <w:r>
        <w:t>, 3425–3436.</w:t>
      </w:r>
    </w:p>
    <w:p w14:paraId="04C6C632" w14:textId="77777777" w:rsidR="00373CEC" w:rsidRDefault="00373CEC" w:rsidP="00373CEC">
      <w:pPr>
        <w:pStyle w:val="Bibliography"/>
      </w:pPr>
      <w:r>
        <w:t>13</w:t>
      </w:r>
      <w:r>
        <w:tab/>
        <w:t xml:space="preserve">Z. J. Schiffer and K. Manthiram, </w:t>
      </w:r>
      <w:r>
        <w:rPr>
          <w:i/>
          <w:iCs/>
        </w:rPr>
        <w:t>Joule</w:t>
      </w:r>
      <w:r>
        <w:t xml:space="preserve">, 2017, </w:t>
      </w:r>
      <w:r>
        <w:rPr>
          <w:b/>
          <w:bCs/>
        </w:rPr>
        <w:t>1</w:t>
      </w:r>
      <w:r>
        <w:t>, 10–14.</w:t>
      </w:r>
    </w:p>
    <w:p w14:paraId="58AE1F7D" w14:textId="77777777" w:rsidR="00373CEC" w:rsidRDefault="00373CEC" w:rsidP="00373CEC">
      <w:pPr>
        <w:pStyle w:val="Bibliography"/>
      </w:pPr>
      <w:r>
        <w:t>14</w:t>
      </w:r>
      <w:r>
        <w:tab/>
        <w:t xml:space="preserve">J.-P. Lange, </w:t>
      </w:r>
      <w:r>
        <w:rPr>
          <w:i/>
          <w:iCs/>
        </w:rPr>
        <w:t>Energy Environ. Sci.</w:t>
      </w:r>
      <w:r>
        <w:t xml:space="preserve">, 2021, </w:t>
      </w:r>
      <w:r>
        <w:rPr>
          <w:b/>
          <w:bCs/>
        </w:rPr>
        <w:t>14</w:t>
      </w:r>
      <w:r>
        <w:t>, 4358–4376.</w:t>
      </w:r>
    </w:p>
    <w:p w14:paraId="2AFAE883" w14:textId="77777777" w:rsidR="00373CEC" w:rsidRDefault="00373CEC" w:rsidP="00373CEC">
      <w:pPr>
        <w:pStyle w:val="Bibliography"/>
      </w:pPr>
      <w:r>
        <w:t>15</w:t>
      </w:r>
      <w:r>
        <w:tab/>
        <w:t xml:space="preserve">F. Ausfelder, E. O. Herrman and L. F. López González, </w:t>
      </w:r>
      <w:r>
        <w:rPr>
          <w:i/>
          <w:iCs/>
        </w:rPr>
        <w:t>Technology options for CO2-emission reduction of hydrogen feedstock in ammonia production</w:t>
      </w:r>
      <w:r>
        <w:t>, DECHEMA Gesellschaft für Chemische Technik und Biotechnologie e.V, 2022.</w:t>
      </w:r>
    </w:p>
    <w:p w14:paraId="76B6A4DB" w14:textId="77777777" w:rsidR="00373CEC" w:rsidRDefault="00373CEC" w:rsidP="00373CEC">
      <w:pPr>
        <w:pStyle w:val="Bibliography"/>
      </w:pPr>
      <w:r>
        <w:t>16</w:t>
      </w:r>
      <w:r>
        <w:tab/>
        <w:t xml:space="preserve">K. Smart, </w:t>
      </w:r>
      <w:r>
        <w:rPr>
          <w:i/>
          <w:iCs/>
        </w:rPr>
        <w:t>Johnson Matthey Technology Review</w:t>
      </w:r>
      <w:r>
        <w:t xml:space="preserve">, 2022, </w:t>
      </w:r>
      <w:r>
        <w:rPr>
          <w:b/>
          <w:bCs/>
        </w:rPr>
        <w:t>66</w:t>
      </w:r>
      <w:r>
        <w:t>, 230–244.</w:t>
      </w:r>
    </w:p>
    <w:p w14:paraId="57DF5966" w14:textId="77777777" w:rsidR="00373CEC" w:rsidRDefault="00373CEC" w:rsidP="00373CEC">
      <w:pPr>
        <w:pStyle w:val="Bibliography"/>
      </w:pPr>
      <w:r>
        <w:t>17</w:t>
      </w:r>
      <w:r>
        <w:tab/>
        <w:t xml:space="preserve">O. Martin, A. J. Martín, C. Mondelli, S. Mitchell, T. F. Segawa, R. Hauert, C. Drouilly, D. Curulla-Ferré and J. Pérez-Ramírez, </w:t>
      </w:r>
      <w:r>
        <w:rPr>
          <w:i/>
          <w:iCs/>
        </w:rPr>
        <w:t>Angewandte Chemie</w:t>
      </w:r>
      <w:r>
        <w:t xml:space="preserve">, 2016, </w:t>
      </w:r>
      <w:r>
        <w:rPr>
          <w:b/>
          <w:bCs/>
        </w:rPr>
        <w:t>128</w:t>
      </w:r>
      <w:r>
        <w:t>, 6369–6373.</w:t>
      </w:r>
    </w:p>
    <w:p w14:paraId="2E757100" w14:textId="77777777" w:rsidR="00373CEC" w:rsidRDefault="00373CEC" w:rsidP="00373CEC">
      <w:pPr>
        <w:pStyle w:val="Bibliography"/>
      </w:pPr>
      <w:r>
        <w:lastRenderedPageBreak/>
        <w:t>18</w:t>
      </w:r>
      <w:r>
        <w:tab/>
        <w:t xml:space="preserve">T. Pinheiro Araújo, C. Mondelli, M. Agrachev, T. Zou, P. O. Willi, K. M. Engel, R. N. Grass, W. J. Stark, O. V. Safonova, G. Jeschke, S. Mitchell and J. Pérez-Ramírez, </w:t>
      </w:r>
      <w:r>
        <w:rPr>
          <w:i/>
          <w:iCs/>
        </w:rPr>
        <w:t>Nat Commun</w:t>
      </w:r>
      <w:r>
        <w:t xml:space="preserve">, 2022, </w:t>
      </w:r>
      <w:r>
        <w:rPr>
          <w:b/>
          <w:bCs/>
        </w:rPr>
        <w:t>13</w:t>
      </w:r>
      <w:r>
        <w:t>, 5610.</w:t>
      </w:r>
    </w:p>
    <w:p w14:paraId="6A7CE9C2" w14:textId="77777777" w:rsidR="00373CEC" w:rsidRDefault="00373CEC" w:rsidP="00373CEC">
      <w:pPr>
        <w:pStyle w:val="Bibliography"/>
      </w:pPr>
      <w:r>
        <w:t>19</w:t>
      </w:r>
      <w:r>
        <w:tab/>
        <w:t xml:space="preserve">J. Wang, G. Li, Z. Li, C. Tang, Z. Feng, H. An, H. Liu, T. Liu and C. Li, </w:t>
      </w:r>
      <w:r>
        <w:rPr>
          <w:i/>
          <w:iCs/>
        </w:rPr>
        <w:t>Science Advances</w:t>
      </w:r>
      <w:r>
        <w:t xml:space="preserve">, 2017, </w:t>
      </w:r>
      <w:r>
        <w:rPr>
          <w:b/>
          <w:bCs/>
        </w:rPr>
        <w:t>3</w:t>
      </w:r>
      <w:r>
        <w:t>, e1701290.</w:t>
      </w:r>
    </w:p>
    <w:p w14:paraId="5520B2BC" w14:textId="77777777" w:rsidR="00373CEC" w:rsidRDefault="00373CEC" w:rsidP="00373CEC">
      <w:pPr>
        <w:pStyle w:val="Bibliography"/>
      </w:pPr>
      <w:r>
        <w:t>20</w:t>
      </w:r>
      <w:r>
        <w:tab/>
        <w:t xml:space="preserve">S. Nitopi, E. Bertheussen, S. B. Scott, X. Liu, A. K. Engstfeld, S. Horch, B. Seger, I. E. L. Stephens, K. Chan, C. Hahn, J. K. Nørskov, T. F. Jaramillo and I. Chorkendorff, </w:t>
      </w:r>
      <w:r>
        <w:rPr>
          <w:i/>
          <w:iCs/>
        </w:rPr>
        <w:t>Chem. Rev.</w:t>
      </w:r>
      <w:r>
        <w:t xml:space="preserve">, 2019, </w:t>
      </w:r>
      <w:r>
        <w:rPr>
          <w:b/>
          <w:bCs/>
        </w:rPr>
        <w:t>119</w:t>
      </w:r>
      <w:r>
        <w:t>, 7610–7672.</w:t>
      </w:r>
    </w:p>
    <w:p w14:paraId="6275A86B" w14:textId="77777777" w:rsidR="00373CEC" w:rsidRDefault="00373CEC" w:rsidP="00373CEC">
      <w:pPr>
        <w:pStyle w:val="Bibliography"/>
      </w:pPr>
      <w:r>
        <w:t>21</w:t>
      </w:r>
      <w:r>
        <w:tab/>
        <w:t xml:space="preserve">IEA, </w:t>
      </w:r>
      <w:r>
        <w:rPr>
          <w:i/>
          <w:iCs/>
        </w:rPr>
        <w:t>Technology Roadmap Energy and GHG Reductions in the Chemical Industry via Catalytic Processes</w:t>
      </w:r>
      <w:r>
        <w:t>, International Energy Agency, 2013.</w:t>
      </w:r>
    </w:p>
    <w:p w14:paraId="56CAEDB5" w14:textId="77777777" w:rsidR="00373CEC" w:rsidRDefault="00373CEC" w:rsidP="00373CEC">
      <w:pPr>
        <w:pStyle w:val="Bibliography"/>
      </w:pPr>
      <w:r>
        <w:t>22</w:t>
      </w:r>
      <w:r>
        <w:tab/>
        <w:t xml:space="preserve">J. Huo, Z. Wang, C. Oberschelp, G. Guillén-Gosálbez and S. Hellweg, </w:t>
      </w:r>
      <w:r>
        <w:rPr>
          <w:i/>
          <w:iCs/>
        </w:rPr>
        <w:t>Green Chem.</w:t>
      </w:r>
      <w:r>
        <w:t xml:space="preserve">, 2023, </w:t>
      </w:r>
      <w:r>
        <w:rPr>
          <w:b/>
          <w:bCs/>
        </w:rPr>
        <w:t>25</w:t>
      </w:r>
      <w:r>
        <w:t>, 415–430.</w:t>
      </w:r>
    </w:p>
    <w:p w14:paraId="420E149E" w14:textId="77777777" w:rsidR="00373CEC" w:rsidRDefault="00373CEC" w:rsidP="00373CEC">
      <w:pPr>
        <w:pStyle w:val="Bibliography"/>
      </w:pPr>
      <w:r>
        <w:t>23</w:t>
      </w:r>
      <w:r>
        <w:tab/>
        <w:t xml:space="preserve">Á. Galán-Martín, V. Tulus, I. Díaz, C. Pozo, J. Pérez-Ramírez and G. Guillén-Gosálbez, </w:t>
      </w:r>
      <w:r>
        <w:rPr>
          <w:i/>
          <w:iCs/>
        </w:rPr>
        <w:t>One Earth</w:t>
      </w:r>
      <w:r>
        <w:t xml:space="preserve">, 2021, </w:t>
      </w:r>
      <w:r>
        <w:rPr>
          <w:b/>
          <w:bCs/>
        </w:rPr>
        <w:t>4</w:t>
      </w:r>
      <w:r>
        <w:t>, 565–583.</w:t>
      </w:r>
    </w:p>
    <w:p w14:paraId="3139BF66" w14:textId="77777777" w:rsidR="00373CEC" w:rsidRDefault="00373CEC" w:rsidP="00373CEC">
      <w:pPr>
        <w:pStyle w:val="Bibliography"/>
      </w:pPr>
      <w:r w:rsidRPr="00A868B1">
        <w:t>24</w:t>
      </w:r>
      <w:r w:rsidRPr="00A868B1">
        <w:tab/>
        <w:t xml:space="preserve">I. Ioannou, Á. Galán-Martín, J. Pérez-Ramírez and G. Guillén-Gosálbez, </w:t>
      </w:r>
      <w:r w:rsidRPr="00A868B1">
        <w:rPr>
          <w:i/>
          <w:iCs/>
        </w:rPr>
        <w:t xml:space="preserve">Energy Environ. </w:t>
      </w:r>
      <w:r>
        <w:rPr>
          <w:i/>
          <w:iCs/>
        </w:rPr>
        <w:t>Sci.</w:t>
      </w:r>
      <w:r>
        <w:t>, , DOI:10.1039/D2EE01153K.</w:t>
      </w:r>
    </w:p>
    <w:p w14:paraId="0F708945" w14:textId="77777777" w:rsidR="00373CEC" w:rsidRDefault="00373CEC" w:rsidP="00373CEC">
      <w:pPr>
        <w:pStyle w:val="Bibliography"/>
      </w:pPr>
      <w:r>
        <w:t>25</w:t>
      </w:r>
      <w:r>
        <w:tab/>
        <w:t xml:space="preserve">A. Kätelhön, R. Meys, S. Deutz, S. Suh and A. Bardow, </w:t>
      </w:r>
      <w:r>
        <w:rPr>
          <w:i/>
          <w:iCs/>
        </w:rPr>
        <w:t>Proceedings of the National Academy of Sciences</w:t>
      </w:r>
      <w:r>
        <w:t xml:space="preserve">, 2019, </w:t>
      </w:r>
      <w:r>
        <w:rPr>
          <w:b/>
          <w:bCs/>
        </w:rPr>
        <w:t>116</w:t>
      </w:r>
      <w:r>
        <w:t>, 11187–11194.</w:t>
      </w:r>
    </w:p>
    <w:p w14:paraId="6B4ECE0B" w14:textId="77777777" w:rsidR="00373CEC" w:rsidRDefault="00373CEC" w:rsidP="00373CEC">
      <w:pPr>
        <w:pStyle w:val="Bibliography"/>
      </w:pPr>
      <w:r>
        <w:t>26</w:t>
      </w:r>
      <w:r>
        <w:tab/>
        <w:t xml:space="preserve">C. Hepburn, E. Adlen, J. Beddington, E. A. Carter, S. Fuss, N. Mac Dowell, J. C. Minx, P. Smith and C. K. Williams, </w:t>
      </w:r>
      <w:r>
        <w:rPr>
          <w:i/>
          <w:iCs/>
        </w:rPr>
        <w:t>Nature</w:t>
      </w:r>
      <w:r>
        <w:t xml:space="preserve">, 2019, </w:t>
      </w:r>
      <w:r>
        <w:rPr>
          <w:b/>
          <w:bCs/>
        </w:rPr>
        <w:t>575</w:t>
      </w:r>
      <w:r>
        <w:t>, 87–97.</w:t>
      </w:r>
    </w:p>
    <w:p w14:paraId="49435BC1" w14:textId="77777777" w:rsidR="00373CEC" w:rsidRDefault="00373CEC" w:rsidP="00373CEC">
      <w:pPr>
        <w:pStyle w:val="Bibliography"/>
      </w:pPr>
      <w:r>
        <w:t>27</w:t>
      </w:r>
      <w:r>
        <w:tab/>
        <w:t xml:space="preserve">The World Bank, </w:t>
      </w:r>
      <w:r>
        <w:rPr>
          <w:i/>
          <w:iCs/>
        </w:rPr>
        <w:t>Commodity Markets Outlook: The Impact of the War in Ukraine on Commodity Markets</w:t>
      </w:r>
      <w:r>
        <w:t>, The World Bank Group, Washington DC, 2022.</w:t>
      </w:r>
    </w:p>
    <w:p w14:paraId="3823DA59" w14:textId="77777777" w:rsidR="00373CEC" w:rsidRDefault="00373CEC" w:rsidP="00373CEC">
      <w:pPr>
        <w:pStyle w:val="Bibliography"/>
      </w:pPr>
      <w:r>
        <w:t>28</w:t>
      </w:r>
      <w:r>
        <w:tab/>
        <w:t xml:space="preserve">cefic, </w:t>
      </w:r>
      <w:r>
        <w:rPr>
          <w:i/>
          <w:iCs/>
        </w:rPr>
        <w:t>Chemical Monthly Report (CMR) - High energy prices and economic uncertainty continue to drive down the chemicals output in the EU27 area</w:t>
      </w:r>
      <w:r>
        <w:t>, European Chemical Industry Council, 2022.</w:t>
      </w:r>
    </w:p>
    <w:p w14:paraId="527C5D00" w14:textId="77777777" w:rsidR="00373CEC" w:rsidRDefault="00373CEC" w:rsidP="00373CEC">
      <w:pPr>
        <w:pStyle w:val="Bibliography"/>
      </w:pPr>
      <w:r>
        <w:t>29</w:t>
      </w:r>
      <w:r>
        <w:tab/>
        <w:t xml:space="preserve">A. de Sousa, S. Gebre and S. Treloar, </w:t>
      </w:r>
      <w:r>
        <w:rPr>
          <w:i/>
          <w:iCs/>
        </w:rPr>
        <w:t>Bloomberg.com</w:t>
      </w:r>
      <w:r>
        <w:t>, 2022.</w:t>
      </w:r>
    </w:p>
    <w:p w14:paraId="0808AC95" w14:textId="77777777" w:rsidR="00373CEC" w:rsidRDefault="00373CEC" w:rsidP="00373CEC">
      <w:pPr>
        <w:pStyle w:val="Bibliography"/>
      </w:pPr>
      <w:r>
        <w:t>30</w:t>
      </w:r>
      <w:r>
        <w:tab/>
        <w:t>J. Lopez, EPCA ’22, https://www.icis.com/explore/resources/news/2022/10/04/10811649/epca-22-european-shut-ammonia-production-unlikely-to-return-analyst, (accessed December 9, 2022).</w:t>
      </w:r>
    </w:p>
    <w:p w14:paraId="4FD192F7" w14:textId="77777777" w:rsidR="00373CEC" w:rsidRDefault="00373CEC" w:rsidP="00373CEC">
      <w:pPr>
        <w:pStyle w:val="Bibliography"/>
      </w:pPr>
      <w:r>
        <w:t>31</w:t>
      </w:r>
      <w:r>
        <w:tab/>
        <w:t xml:space="preserve">P. Heather, </w:t>
      </w:r>
      <w:r>
        <w:rPr>
          <w:i/>
          <w:iCs/>
        </w:rPr>
        <w:t>European Traded Gas Hubs: the supremacy of TTF</w:t>
      </w:r>
      <w:r>
        <w:t>, The Oxford Institute for Energy Studies, 2022.</w:t>
      </w:r>
    </w:p>
    <w:p w14:paraId="35FFE878" w14:textId="77777777" w:rsidR="00373CEC" w:rsidRDefault="00373CEC" w:rsidP="00373CEC">
      <w:pPr>
        <w:pStyle w:val="Bibliography"/>
      </w:pPr>
      <w:r>
        <w:t>32</w:t>
      </w:r>
      <w:r>
        <w:tab/>
        <w:t xml:space="preserve">IRENA, </w:t>
      </w:r>
      <w:r>
        <w:rPr>
          <w:i/>
          <w:iCs/>
        </w:rPr>
        <w:t>Making the breakthrough: Green hydrogen policies and technology costs</w:t>
      </w:r>
      <w:r>
        <w:t>, International Renewable Energy Agency, Abu Dhabi, 2021.</w:t>
      </w:r>
    </w:p>
    <w:p w14:paraId="35861C29" w14:textId="77777777" w:rsidR="00373CEC" w:rsidRDefault="00373CEC" w:rsidP="00373CEC">
      <w:pPr>
        <w:pStyle w:val="Bibliography"/>
      </w:pPr>
      <w:r>
        <w:t>33</w:t>
      </w:r>
      <w:r>
        <w:tab/>
        <w:t xml:space="preserve">B. Parkinson, P. Balcombe, J. F. Speirs, A. D. Hawkes and K. Hellgardt, </w:t>
      </w:r>
      <w:r>
        <w:rPr>
          <w:i/>
          <w:iCs/>
        </w:rPr>
        <w:t>Energy Environ. Sci.</w:t>
      </w:r>
      <w:r>
        <w:t xml:space="preserve">, 2019, </w:t>
      </w:r>
      <w:r>
        <w:rPr>
          <w:b/>
          <w:bCs/>
        </w:rPr>
        <w:t>12</w:t>
      </w:r>
      <w:r>
        <w:t>, 19–40.</w:t>
      </w:r>
    </w:p>
    <w:p w14:paraId="74F31F31" w14:textId="77777777" w:rsidR="00373CEC" w:rsidRDefault="00373CEC" w:rsidP="00373CEC">
      <w:pPr>
        <w:pStyle w:val="Bibliography"/>
      </w:pPr>
      <w:r>
        <w:t>34</w:t>
      </w:r>
      <w:r>
        <w:tab/>
        <w:t xml:space="preserve">D. W. Keith, G. Holmes, D. St. Angelo and K. Heidel, </w:t>
      </w:r>
      <w:r>
        <w:rPr>
          <w:i/>
          <w:iCs/>
        </w:rPr>
        <w:t>Joule</w:t>
      </w:r>
      <w:r>
        <w:t xml:space="preserve">, 2018, </w:t>
      </w:r>
      <w:r>
        <w:rPr>
          <w:b/>
          <w:bCs/>
        </w:rPr>
        <w:t>2</w:t>
      </w:r>
      <w:r>
        <w:t>, 1573–1594.</w:t>
      </w:r>
    </w:p>
    <w:p w14:paraId="2E0093E3" w14:textId="77777777" w:rsidR="00373CEC" w:rsidRDefault="00373CEC" w:rsidP="00373CEC">
      <w:pPr>
        <w:pStyle w:val="Bibliography"/>
      </w:pPr>
      <w:r>
        <w:t>35</w:t>
      </w:r>
      <w:r>
        <w:tab/>
        <w:t xml:space="preserve">S. Cobo, Á. Galán-Martín, V. Tulus, M. A. J. Huijbregts and G. Guillén-Gosálbez, </w:t>
      </w:r>
      <w:r>
        <w:rPr>
          <w:i/>
          <w:iCs/>
        </w:rPr>
        <w:t>Nat Commun</w:t>
      </w:r>
      <w:r>
        <w:t xml:space="preserve">, 2022, </w:t>
      </w:r>
      <w:r>
        <w:rPr>
          <w:b/>
          <w:bCs/>
        </w:rPr>
        <w:t>13</w:t>
      </w:r>
      <w:r>
        <w:t>, 2535.</w:t>
      </w:r>
    </w:p>
    <w:p w14:paraId="67363352" w14:textId="77777777" w:rsidR="00373CEC" w:rsidRDefault="00373CEC" w:rsidP="00373CEC">
      <w:pPr>
        <w:pStyle w:val="Bibliography"/>
      </w:pPr>
      <w:r>
        <w:t>36</w:t>
      </w:r>
      <w:r>
        <w:tab/>
        <w:t xml:space="preserve">S. Fuss, W. F. Lamb, M. W. Callaghan, J. Hilaire, F. Creutzig, T. Amann, T. Beringer, W. de O. Garcia, J. Hartmann, T. Khanna, G. Luderer, G. F. Nemet, J. Rogelj, P. Smith, J. L. V. Vicente, J. Wilcox, M. del M. Z. Dominguez and J. C. Minx, </w:t>
      </w:r>
      <w:r>
        <w:rPr>
          <w:i/>
          <w:iCs/>
        </w:rPr>
        <w:t>Environ. Res. Lett.</w:t>
      </w:r>
      <w:r>
        <w:t xml:space="preserve">, 2018, </w:t>
      </w:r>
      <w:r>
        <w:rPr>
          <w:b/>
          <w:bCs/>
        </w:rPr>
        <w:t>13</w:t>
      </w:r>
      <w:r>
        <w:t>, 063002.</w:t>
      </w:r>
    </w:p>
    <w:p w14:paraId="255BB20C" w14:textId="77777777" w:rsidR="00373CEC" w:rsidRDefault="00373CEC" w:rsidP="00373CEC">
      <w:pPr>
        <w:pStyle w:val="Bibliography"/>
      </w:pPr>
      <w:r>
        <w:t>37</w:t>
      </w:r>
      <w:r>
        <w:tab/>
        <w:t>The World Bank, Commodity Markets, https://www.worldbank.org/en/research/commodity-markets, (accessed January 12, 2023).</w:t>
      </w:r>
    </w:p>
    <w:p w14:paraId="49CA475B" w14:textId="77777777" w:rsidR="00373CEC" w:rsidRDefault="00373CEC" w:rsidP="00373CEC">
      <w:pPr>
        <w:pStyle w:val="Bibliography"/>
      </w:pPr>
      <w:r>
        <w:t>38</w:t>
      </w:r>
      <w:r>
        <w:tab/>
        <w:t xml:space="preserve">IEA, </w:t>
      </w:r>
      <w:r>
        <w:rPr>
          <w:i/>
          <w:iCs/>
        </w:rPr>
        <w:t>How to Avoid Gas Shortages in the European Union in 2023</w:t>
      </w:r>
      <w:r>
        <w:t>, 2022.</w:t>
      </w:r>
    </w:p>
    <w:p w14:paraId="70205575" w14:textId="77777777" w:rsidR="00373CEC" w:rsidRDefault="00373CEC" w:rsidP="00373CEC">
      <w:pPr>
        <w:pStyle w:val="Bibliography"/>
      </w:pPr>
      <w:r>
        <w:t>39</w:t>
      </w:r>
      <w:r>
        <w:tab/>
        <w:t xml:space="preserve">R. Way, M. C. Ives, P. Mealy and J. D. Farmer, </w:t>
      </w:r>
      <w:r>
        <w:rPr>
          <w:i/>
          <w:iCs/>
        </w:rPr>
        <w:t>Joule</w:t>
      </w:r>
      <w:r>
        <w:t xml:space="preserve">, 2022, </w:t>
      </w:r>
      <w:r>
        <w:rPr>
          <w:b/>
          <w:bCs/>
        </w:rPr>
        <w:t>6</w:t>
      </w:r>
      <w:r>
        <w:t>, 2057–2082.</w:t>
      </w:r>
    </w:p>
    <w:p w14:paraId="237B5CD2" w14:textId="77777777" w:rsidR="00373CEC" w:rsidRDefault="00373CEC" w:rsidP="00373CEC">
      <w:pPr>
        <w:pStyle w:val="Bibliography"/>
      </w:pPr>
      <w:r>
        <w:t>40</w:t>
      </w:r>
      <w:r>
        <w:tab/>
        <w:t xml:space="preserve">T. N. Do, C. You and J. Kim, </w:t>
      </w:r>
      <w:r>
        <w:rPr>
          <w:i/>
          <w:iCs/>
        </w:rPr>
        <w:t>Energy Environ. Sci.</w:t>
      </w:r>
      <w:r>
        <w:t xml:space="preserve">, 2022, </w:t>
      </w:r>
      <w:r>
        <w:rPr>
          <w:b/>
          <w:bCs/>
        </w:rPr>
        <w:t>15</w:t>
      </w:r>
      <w:r>
        <w:t>, 169–184.</w:t>
      </w:r>
    </w:p>
    <w:p w14:paraId="4EA4ACBF" w14:textId="77777777" w:rsidR="00373CEC" w:rsidRDefault="00373CEC" w:rsidP="00373CEC">
      <w:pPr>
        <w:pStyle w:val="Bibliography"/>
      </w:pPr>
      <w:r>
        <w:t>41</w:t>
      </w:r>
      <w:r>
        <w:tab/>
        <w:t xml:space="preserve">A. Boulamanti and J. A. Moya, </w:t>
      </w:r>
      <w:r>
        <w:rPr>
          <w:i/>
          <w:iCs/>
        </w:rPr>
        <w:t>Renewable and Sustainable Energy Reviews</w:t>
      </w:r>
      <w:r>
        <w:t xml:space="preserve">, 2017, </w:t>
      </w:r>
      <w:r>
        <w:rPr>
          <w:b/>
          <w:bCs/>
        </w:rPr>
        <w:t>68</w:t>
      </w:r>
      <w:r>
        <w:t>, 1205–1212.</w:t>
      </w:r>
    </w:p>
    <w:p w14:paraId="1E83E7AB" w14:textId="77777777" w:rsidR="00373CEC" w:rsidRDefault="00373CEC" w:rsidP="00373CEC">
      <w:pPr>
        <w:pStyle w:val="Bibliography"/>
      </w:pPr>
      <w:r>
        <w:t>42</w:t>
      </w:r>
      <w:r>
        <w:tab/>
        <w:t xml:space="preserve">cefic, </w:t>
      </w:r>
      <w:r>
        <w:rPr>
          <w:i/>
          <w:iCs/>
        </w:rPr>
        <w:t>The European Chemical Industry - Facts &amp; Figures 2022</w:t>
      </w:r>
      <w:r>
        <w:t>, 2022.</w:t>
      </w:r>
    </w:p>
    <w:p w14:paraId="455B3B26" w14:textId="77777777" w:rsidR="00373CEC" w:rsidRDefault="00373CEC" w:rsidP="00373CEC">
      <w:pPr>
        <w:pStyle w:val="Bibliography"/>
      </w:pPr>
      <w:r>
        <w:t>43</w:t>
      </w:r>
      <w:r>
        <w:tab/>
        <w:t xml:space="preserve">European Commission, </w:t>
      </w:r>
      <w:r>
        <w:rPr>
          <w:i/>
          <w:iCs/>
        </w:rPr>
        <w:t>“Fit for 55”: delivering the EU’s 2030 Climate Target on the way to climate neutrality</w:t>
      </w:r>
      <w:r>
        <w:t>, COM(2021) 550 final, Brussels, 2021.</w:t>
      </w:r>
    </w:p>
    <w:p w14:paraId="57F90B34" w14:textId="77777777" w:rsidR="00373CEC" w:rsidRPr="00A868B1" w:rsidRDefault="00373CEC" w:rsidP="00373CEC">
      <w:pPr>
        <w:pStyle w:val="Bibliography"/>
        <w:rPr>
          <w:lang w:val="de-CH"/>
        </w:rPr>
      </w:pPr>
      <w:r w:rsidRPr="00A868B1">
        <w:rPr>
          <w:lang w:val="de-CH"/>
        </w:rPr>
        <w:t>44</w:t>
      </w:r>
      <w:r w:rsidRPr="00A868B1">
        <w:rPr>
          <w:lang w:val="de-CH"/>
        </w:rPr>
        <w:tab/>
        <w:t xml:space="preserve">L. Klaaßen and B. Steffen, </w:t>
      </w:r>
      <w:r w:rsidRPr="00A868B1">
        <w:rPr>
          <w:i/>
          <w:iCs/>
          <w:lang w:val="de-CH"/>
        </w:rPr>
        <w:t>Nat. Clim. Chang.</w:t>
      </w:r>
      <w:r w:rsidRPr="00A868B1">
        <w:rPr>
          <w:lang w:val="de-CH"/>
        </w:rPr>
        <w:t>, 2023, 1–9.</w:t>
      </w:r>
    </w:p>
    <w:p w14:paraId="082FA109" w14:textId="77777777" w:rsidR="00373CEC" w:rsidRPr="00A868B1" w:rsidRDefault="00373CEC" w:rsidP="00373CEC">
      <w:pPr>
        <w:pStyle w:val="Bibliography"/>
        <w:rPr>
          <w:lang w:val="de-CH"/>
        </w:rPr>
      </w:pPr>
      <w:r w:rsidRPr="00A868B1">
        <w:rPr>
          <w:lang w:val="de-CH"/>
        </w:rPr>
        <w:t>45</w:t>
      </w:r>
      <w:r w:rsidRPr="00A868B1">
        <w:rPr>
          <w:lang w:val="de-CH"/>
        </w:rPr>
        <w:tab/>
        <w:t xml:space="preserve">A. J. Shih, M. C. O. Monteiro, F. Dattila, D. Pavesi, M. Philips, A. H. M. da Silva, R. E. Vos, K. Ojha, S. Park, O. van der Heijden, G. Marcandalli, A. Goyal, M. Villalba, X. Chen, G. T. K. K. Gunasooriya, I. McCrum, R. Mom, N. López and M. T. M. Koper, </w:t>
      </w:r>
      <w:r w:rsidRPr="00A868B1">
        <w:rPr>
          <w:i/>
          <w:iCs/>
          <w:lang w:val="de-CH"/>
        </w:rPr>
        <w:t>Nat Rev Methods Primers</w:t>
      </w:r>
      <w:r w:rsidRPr="00A868B1">
        <w:rPr>
          <w:lang w:val="de-CH"/>
        </w:rPr>
        <w:t xml:space="preserve">, 2022, </w:t>
      </w:r>
      <w:r w:rsidRPr="00A868B1">
        <w:rPr>
          <w:b/>
          <w:bCs/>
          <w:lang w:val="de-CH"/>
        </w:rPr>
        <w:t>2</w:t>
      </w:r>
      <w:r w:rsidRPr="00A868B1">
        <w:rPr>
          <w:lang w:val="de-CH"/>
        </w:rPr>
        <w:t>, 1–19.</w:t>
      </w:r>
    </w:p>
    <w:p w14:paraId="26419343" w14:textId="77777777" w:rsidR="00373CEC" w:rsidRPr="00A868B1" w:rsidRDefault="00373CEC" w:rsidP="00373CEC">
      <w:pPr>
        <w:pStyle w:val="Bibliography"/>
        <w:rPr>
          <w:lang w:val="de-CH"/>
        </w:rPr>
      </w:pPr>
      <w:r w:rsidRPr="00A868B1">
        <w:rPr>
          <w:lang w:val="de-CH"/>
        </w:rPr>
        <w:t>46</w:t>
      </w:r>
      <w:r w:rsidRPr="00A868B1">
        <w:rPr>
          <w:lang w:val="de-CH"/>
        </w:rPr>
        <w:tab/>
        <w:t xml:space="preserve">M. Chatenet, B. G. Pollet, D. R. Dekel, F. Dionigi, J. Deseure, P. Millet, R. D. Braatz, M. Z. Bazant, M. Eikerling, I. Staffell, P. Balcombe, Y. Shao-Horn and H. Schäfer, </w:t>
      </w:r>
      <w:r w:rsidRPr="00A868B1">
        <w:rPr>
          <w:i/>
          <w:iCs/>
          <w:lang w:val="de-CH"/>
        </w:rPr>
        <w:t>Chem. Soc. Rev.</w:t>
      </w:r>
      <w:r w:rsidRPr="00A868B1">
        <w:rPr>
          <w:lang w:val="de-CH"/>
        </w:rPr>
        <w:t xml:space="preserve">, 2022, </w:t>
      </w:r>
      <w:r w:rsidRPr="00A868B1">
        <w:rPr>
          <w:b/>
          <w:bCs/>
          <w:lang w:val="de-CH"/>
        </w:rPr>
        <w:t>51</w:t>
      </w:r>
      <w:r w:rsidRPr="00A868B1">
        <w:rPr>
          <w:lang w:val="de-CH"/>
        </w:rPr>
        <w:t>, 4583–4762.</w:t>
      </w:r>
    </w:p>
    <w:p w14:paraId="3CBB45A2" w14:textId="77777777" w:rsidR="00373CEC" w:rsidRPr="00A868B1" w:rsidRDefault="00373CEC" w:rsidP="00373CEC">
      <w:pPr>
        <w:pStyle w:val="Bibliography"/>
        <w:rPr>
          <w:lang w:val="de-CH"/>
        </w:rPr>
      </w:pPr>
      <w:r w:rsidRPr="00A868B1">
        <w:rPr>
          <w:lang w:val="de-CH"/>
        </w:rPr>
        <w:t>47</w:t>
      </w:r>
      <w:r w:rsidRPr="00A868B1">
        <w:rPr>
          <w:lang w:val="de-CH"/>
        </w:rPr>
        <w:tab/>
        <w:t xml:space="preserve">T. Pinheiro Araújo, J. Morales-Vidal, T. Zou, R. García-Muelas, P. O. Willi, K. M. Engel, O. V. Safonova, D. Faust Akl, F. Krumeich, R. N. Grass, C. Mondelli, N. López and J. Pérez-Ramírez, </w:t>
      </w:r>
      <w:r w:rsidRPr="00A868B1">
        <w:rPr>
          <w:i/>
          <w:iCs/>
          <w:lang w:val="de-CH"/>
        </w:rPr>
        <w:t>Advanced Energy Materials</w:t>
      </w:r>
      <w:r w:rsidRPr="00A868B1">
        <w:rPr>
          <w:lang w:val="de-CH"/>
        </w:rPr>
        <w:t xml:space="preserve">, 2022, </w:t>
      </w:r>
      <w:r w:rsidRPr="00A868B1">
        <w:rPr>
          <w:b/>
          <w:bCs/>
          <w:lang w:val="de-CH"/>
        </w:rPr>
        <w:t>12</w:t>
      </w:r>
      <w:r w:rsidRPr="00A868B1">
        <w:rPr>
          <w:lang w:val="de-CH"/>
        </w:rPr>
        <w:t>, 2270056.</w:t>
      </w:r>
    </w:p>
    <w:p w14:paraId="776B3EF3" w14:textId="77777777" w:rsidR="00373CEC" w:rsidRPr="00A868B1" w:rsidRDefault="00373CEC" w:rsidP="00373CEC">
      <w:pPr>
        <w:pStyle w:val="Bibliography"/>
        <w:rPr>
          <w:lang w:val="fr-CH"/>
        </w:rPr>
      </w:pPr>
      <w:r w:rsidRPr="00A868B1">
        <w:rPr>
          <w:lang w:val="fr-CH"/>
        </w:rPr>
        <w:t>48</w:t>
      </w:r>
      <w:r w:rsidRPr="00A868B1">
        <w:rPr>
          <w:lang w:val="fr-CH"/>
        </w:rPr>
        <w:tab/>
        <w:t xml:space="preserve">A. J. Martín and J. Pérez-Ramírez, </w:t>
      </w:r>
      <w:r w:rsidRPr="00A868B1">
        <w:rPr>
          <w:i/>
          <w:iCs/>
          <w:lang w:val="fr-CH"/>
        </w:rPr>
        <w:t>Joule</w:t>
      </w:r>
      <w:r w:rsidRPr="00A868B1">
        <w:rPr>
          <w:lang w:val="fr-CH"/>
        </w:rPr>
        <w:t xml:space="preserve">, 2019, </w:t>
      </w:r>
      <w:r w:rsidRPr="00A868B1">
        <w:rPr>
          <w:b/>
          <w:bCs/>
          <w:lang w:val="fr-CH"/>
        </w:rPr>
        <w:t>3</w:t>
      </w:r>
      <w:r w:rsidRPr="00A868B1">
        <w:rPr>
          <w:lang w:val="fr-CH"/>
        </w:rPr>
        <w:t>, 2602–2621.</w:t>
      </w:r>
    </w:p>
    <w:p w14:paraId="685AEE14" w14:textId="77777777" w:rsidR="00373CEC" w:rsidRDefault="00373CEC" w:rsidP="00373CEC">
      <w:pPr>
        <w:pStyle w:val="Bibliography"/>
      </w:pPr>
      <w:r>
        <w:t>49</w:t>
      </w:r>
      <w:r>
        <w:tab/>
        <w:t xml:space="preserve">B. K. Sovacool, S. H. Ali, M. Bazilian, B. Radley, B. Nemery, J. Okatz and D. Mulvaney, </w:t>
      </w:r>
      <w:r>
        <w:rPr>
          <w:i/>
          <w:iCs/>
        </w:rPr>
        <w:t>Science</w:t>
      </w:r>
      <w:r>
        <w:t xml:space="preserve">, 2020, </w:t>
      </w:r>
      <w:r>
        <w:rPr>
          <w:b/>
          <w:bCs/>
        </w:rPr>
        <w:t>367</w:t>
      </w:r>
      <w:r>
        <w:t>, 30–33.</w:t>
      </w:r>
    </w:p>
    <w:p w14:paraId="036C7493" w14:textId="77777777" w:rsidR="00373CEC" w:rsidRDefault="00373CEC" w:rsidP="00373CEC">
      <w:pPr>
        <w:pStyle w:val="Bibliography"/>
      </w:pPr>
      <w:r>
        <w:t>50</w:t>
      </w:r>
      <w:r>
        <w:tab/>
        <w:t xml:space="preserve">M. Appl, in </w:t>
      </w:r>
      <w:r>
        <w:rPr>
          <w:i/>
          <w:iCs/>
        </w:rPr>
        <w:t>Ullmann’s Encyclopedia of Industrial Chemistry</w:t>
      </w:r>
      <w:r>
        <w:t>, John Wiley &amp; Sons, Ltd, 2011.</w:t>
      </w:r>
    </w:p>
    <w:p w14:paraId="72C0CFD1" w14:textId="77777777" w:rsidR="00373CEC" w:rsidRDefault="00373CEC" w:rsidP="00373CEC">
      <w:pPr>
        <w:pStyle w:val="Bibliography"/>
      </w:pPr>
      <w:r>
        <w:lastRenderedPageBreak/>
        <w:t>51</w:t>
      </w:r>
      <w:r>
        <w:tab/>
        <w:t xml:space="preserve">K. M. V. Bussche and G. F. Froment, </w:t>
      </w:r>
      <w:r>
        <w:rPr>
          <w:i/>
          <w:iCs/>
        </w:rPr>
        <w:t>Journal of Catalysis</w:t>
      </w:r>
      <w:r>
        <w:t xml:space="preserve">, 1996, </w:t>
      </w:r>
      <w:r>
        <w:rPr>
          <w:b/>
          <w:bCs/>
        </w:rPr>
        <w:t>161</w:t>
      </w:r>
      <w:r>
        <w:t>, 1–10.</w:t>
      </w:r>
    </w:p>
    <w:p w14:paraId="69F16967" w14:textId="77777777" w:rsidR="00373CEC" w:rsidRDefault="00373CEC" w:rsidP="00373CEC">
      <w:pPr>
        <w:pStyle w:val="Bibliography"/>
      </w:pPr>
      <w:r>
        <w:t>52</w:t>
      </w:r>
      <w:r>
        <w:tab/>
        <w:t xml:space="preserve">ISO 14040:2006, </w:t>
      </w:r>
      <w:r>
        <w:rPr>
          <w:i/>
          <w:iCs/>
        </w:rPr>
        <w:t>Environmental management — Life cycle assessment — Principles and framework</w:t>
      </w:r>
      <w:r>
        <w:t>, .</w:t>
      </w:r>
    </w:p>
    <w:p w14:paraId="6D658495" w14:textId="77777777" w:rsidR="00373CEC" w:rsidRDefault="00373CEC" w:rsidP="00373CEC">
      <w:pPr>
        <w:pStyle w:val="Bibliography"/>
      </w:pPr>
      <w:r>
        <w:t>53</w:t>
      </w:r>
      <w:r>
        <w:tab/>
        <w:t xml:space="preserve">ISO 14044:2006, </w:t>
      </w:r>
      <w:r>
        <w:rPr>
          <w:i/>
          <w:iCs/>
        </w:rPr>
        <w:t>Environmental management — Life cycle assessment — Requirements and guidelines</w:t>
      </w:r>
      <w:r>
        <w:t>, .</w:t>
      </w:r>
    </w:p>
    <w:p w14:paraId="6A9C451B" w14:textId="77777777" w:rsidR="00373CEC" w:rsidRDefault="00373CEC" w:rsidP="00373CEC">
      <w:pPr>
        <w:pStyle w:val="Bibliography"/>
      </w:pPr>
      <w:r>
        <w:t>54</w:t>
      </w:r>
      <w:r>
        <w:tab/>
        <w:t xml:space="preserve">S. Hellweg and L. Milà i Canals, </w:t>
      </w:r>
      <w:r>
        <w:rPr>
          <w:i/>
          <w:iCs/>
        </w:rPr>
        <w:t>Science</w:t>
      </w:r>
      <w:r>
        <w:t xml:space="preserve">, 2014, </w:t>
      </w:r>
      <w:r>
        <w:rPr>
          <w:b/>
          <w:bCs/>
        </w:rPr>
        <w:t>344</w:t>
      </w:r>
      <w:r>
        <w:t>, 1109–1113.</w:t>
      </w:r>
    </w:p>
    <w:p w14:paraId="08141C1E" w14:textId="77777777" w:rsidR="00373CEC" w:rsidRDefault="00373CEC" w:rsidP="00373CEC">
      <w:pPr>
        <w:pStyle w:val="Bibliography"/>
      </w:pPr>
      <w:r>
        <w:t>55</w:t>
      </w:r>
      <w:r>
        <w:tab/>
        <w:t xml:space="preserve">G. Wernet, C. Bauer, B. Steubing, J. Reinhard, E. Moreno-Ruiz and B. Weidema, </w:t>
      </w:r>
      <w:r>
        <w:rPr>
          <w:i/>
          <w:iCs/>
        </w:rPr>
        <w:t>Int J Life Cycle Assess</w:t>
      </w:r>
      <w:r>
        <w:t xml:space="preserve">, 2016, </w:t>
      </w:r>
      <w:r>
        <w:rPr>
          <w:b/>
          <w:bCs/>
        </w:rPr>
        <w:t>21</w:t>
      </w:r>
      <w:r>
        <w:t>, 1218–1230.</w:t>
      </w:r>
    </w:p>
    <w:p w14:paraId="06874F51" w14:textId="77777777" w:rsidR="00373CEC" w:rsidRDefault="00373CEC" w:rsidP="00373CEC">
      <w:pPr>
        <w:pStyle w:val="Bibliography"/>
      </w:pPr>
      <w:r>
        <w:t>56</w:t>
      </w:r>
      <w:r>
        <w:tab/>
        <w:t xml:space="preserve">M. A. J. Huijbregts, Z. J. N. Steinmann, P. M. F. Elshout, G. Stam, F. Verones, M. Vieira, M. Zijp, A. Hollander and R. van Zelm, </w:t>
      </w:r>
      <w:r>
        <w:rPr>
          <w:i/>
          <w:iCs/>
        </w:rPr>
        <w:t>Int J Life Cycle Assess</w:t>
      </w:r>
      <w:r>
        <w:t xml:space="preserve">, 2017, </w:t>
      </w:r>
      <w:r>
        <w:rPr>
          <w:b/>
          <w:bCs/>
        </w:rPr>
        <w:t>22</w:t>
      </w:r>
      <w:r>
        <w:t>, 138–147.</w:t>
      </w:r>
    </w:p>
    <w:p w14:paraId="290BA85B" w14:textId="1B21623A" w:rsidR="00E15608" w:rsidRPr="00E15608" w:rsidDel="00CA7375" w:rsidRDefault="00E15608" w:rsidP="00577897">
      <w:pPr>
        <w:jc w:val="both"/>
        <w:rPr>
          <w:del w:id="140" w:author="Pérez-Ramirez  Javier" w:date="2023-03-02T07:44:00Z"/>
          <w:rFonts w:cstheme="minorHAnsi"/>
          <w:lang w:val="en-GB"/>
        </w:rPr>
      </w:pPr>
      <w:r>
        <w:rPr>
          <w:rFonts w:cstheme="minorHAnsi"/>
        </w:rPr>
        <w:fldChar w:fldCharType="end"/>
      </w:r>
    </w:p>
    <w:p w14:paraId="3F467C48" w14:textId="77777777" w:rsidR="00E15608" w:rsidRPr="00E15608" w:rsidDel="00CA7375" w:rsidRDefault="00E15608" w:rsidP="00577897">
      <w:pPr>
        <w:jc w:val="both"/>
        <w:rPr>
          <w:del w:id="141" w:author="Pérez-Ramirez  Javier" w:date="2023-03-02T07:44:00Z"/>
          <w:rFonts w:cstheme="minorHAnsi"/>
          <w:lang w:val="en-GB"/>
        </w:rPr>
      </w:pPr>
    </w:p>
    <w:p w14:paraId="0E1AAC1A" w14:textId="77777777" w:rsidR="00E15608" w:rsidRPr="00E15608" w:rsidDel="00CA7375" w:rsidRDefault="00E15608" w:rsidP="00577897">
      <w:pPr>
        <w:jc w:val="both"/>
        <w:rPr>
          <w:del w:id="142" w:author="Pérez-Ramirez  Javier" w:date="2023-03-02T07:44:00Z"/>
          <w:rFonts w:cstheme="minorHAnsi"/>
          <w:lang w:val="en-GB"/>
        </w:rPr>
      </w:pPr>
    </w:p>
    <w:p w14:paraId="30492209" w14:textId="77777777" w:rsidR="00E15608" w:rsidRPr="00E15608" w:rsidDel="00CA7375" w:rsidRDefault="00E15608" w:rsidP="00577897">
      <w:pPr>
        <w:jc w:val="both"/>
        <w:rPr>
          <w:del w:id="143" w:author="Pérez-Ramirez  Javier" w:date="2023-03-02T07:44:00Z"/>
          <w:rFonts w:cstheme="minorHAnsi"/>
          <w:lang w:val="en-GB"/>
        </w:rPr>
      </w:pPr>
    </w:p>
    <w:p w14:paraId="00AB7CC7" w14:textId="77777777" w:rsidR="00E15608" w:rsidRPr="00E15608" w:rsidDel="00CA7375" w:rsidRDefault="00E15608" w:rsidP="00577897">
      <w:pPr>
        <w:jc w:val="both"/>
        <w:rPr>
          <w:del w:id="144" w:author="Pérez-Ramirez  Javier" w:date="2023-03-02T07:44:00Z"/>
          <w:rFonts w:cstheme="minorHAnsi"/>
          <w:lang w:val="en-GB"/>
        </w:rPr>
      </w:pPr>
    </w:p>
    <w:p w14:paraId="4DDE9909" w14:textId="77777777" w:rsidR="00E15608" w:rsidRPr="00E15608" w:rsidDel="00CA7375" w:rsidRDefault="00E15608" w:rsidP="00577897">
      <w:pPr>
        <w:jc w:val="both"/>
        <w:rPr>
          <w:del w:id="145" w:author="Pérez-Ramirez  Javier" w:date="2023-03-02T07:44:00Z"/>
          <w:rFonts w:cstheme="minorHAnsi"/>
          <w:lang w:val="en-GB"/>
        </w:rPr>
      </w:pPr>
    </w:p>
    <w:p w14:paraId="6FA1D7B1" w14:textId="77777777" w:rsidR="00E15608" w:rsidRPr="00E15608" w:rsidDel="00CA7375" w:rsidRDefault="00E15608" w:rsidP="00577897">
      <w:pPr>
        <w:jc w:val="both"/>
        <w:rPr>
          <w:del w:id="146" w:author="Pérez-Ramirez  Javier" w:date="2023-03-02T07:44:00Z"/>
          <w:rFonts w:cstheme="minorHAnsi"/>
          <w:lang w:val="en-GB"/>
        </w:rPr>
      </w:pPr>
    </w:p>
    <w:p w14:paraId="2EDC9C69" w14:textId="77777777" w:rsidR="00E15608" w:rsidRPr="00E15608" w:rsidDel="00CA7375" w:rsidRDefault="00E15608" w:rsidP="00577897">
      <w:pPr>
        <w:jc w:val="both"/>
        <w:rPr>
          <w:del w:id="147" w:author="Pérez-Ramirez  Javier" w:date="2023-03-02T07:44:00Z"/>
          <w:rFonts w:cstheme="minorHAnsi"/>
          <w:lang w:val="en-GB"/>
        </w:rPr>
      </w:pPr>
    </w:p>
    <w:p w14:paraId="60692C67" w14:textId="77777777" w:rsidR="00E15608" w:rsidRPr="00E15608" w:rsidDel="00CA7375" w:rsidRDefault="00E15608" w:rsidP="00577897">
      <w:pPr>
        <w:jc w:val="both"/>
        <w:rPr>
          <w:del w:id="148" w:author="Pérez-Ramirez  Javier" w:date="2023-03-02T07:44:00Z"/>
          <w:rFonts w:cstheme="minorHAnsi"/>
          <w:lang w:val="en-GB"/>
        </w:rPr>
      </w:pPr>
    </w:p>
    <w:bookmarkEnd w:id="0"/>
    <w:p w14:paraId="3DD95777" w14:textId="77777777" w:rsidR="00E15608" w:rsidRPr="00E15608" w:rsidDel="00CA7375" w:rsidRDefault="00E15608" w:rsidP="00577897">
      <w:pPr>
        <w:jc w:val="both"/>
        <w:rPr>
          <w:del w:id="149" w:author="Pérez-Ramirez  Javier" w:date="2023-03-02T07:44:00Z"/>
          <w:rFonts w:cstheme="minorHAnsi"/>
          <w:b/>
          <w:bCs/>
          <w:u w:val="single"/>
          <w:lang w:val="en-GB"/>
        </w:rPr>
      </w:pPr>
    </w:p>
    <w:p w14:paraId="55FD4739" w14:textId="77777777" w:rsidR="00E15608" w:rsidRPr="00E15608" w:rsidRDefault="00E15608" w:rsidP="00577897">
      <w:pPr>
        <w:jc w:val="both"/>
        <w:rPr>
          <w:lang w:val="en-GB"/>
        </w:rPr>
      </w:pPr>
    </w:p>
    <w:sectPr w:rsidR="00E15608" w:rsidRPr="00E15608" w:rsidSect="00E15608">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Pérez-Ramirez  Javier" w:date="2023-03-01T15:09:00Z" w:initials="JP">
    <w:p w14:paraId="4CD63606" w14:textId="77777777" w:rsidR="001B4155" w:rsidRDefault="001B4155" w:rsidP="0059052C">
      <w:r>
        <w:rPr>
          <w:rStyle w:val="CommentReference"/>
        </w:rPr>
        <w:annotationRef/>
      </w:r>
      <w:r>
        <w:rPr>
          <w:sz w:val="20"/>
          <w:szCs w:val="20"/>
          <w:lang w:val="en-GB"/>
        </w:rPr>
        <w:t>It is a very strong title</w:t>
      </w:r>
    </w:p>
  </w:comment>
  <w:comment w:id="2" w:author="Pérez-Ramirez  Javier" w:date="2023-03-01T15:43:00Z" w:initials="JP">
    <w:p w14:paraId="45329090" w14:textId="77777777" w:rsidR="00525F1E" w:rsidRDefault="00525F1E" w:rsidP="00632C2E">
      <w:r>
        <w:rPr>
          <w:rStyle w:val="CommentReference"/>
        </w:rPr>
        <w:annotationRef/>
      </w:r>
      <w:r>
        <w:rPr>
          <w:sz w:val="20"/>
          <w:szCs w:val="20"/>
          <w:lang w:val="en-GB"/>
        </w:rPr>
        <w:t xml:space="preserve">Because this is a pretty generic article, I would send it for quick inspection by a professional that eliminates repetitive statements. </w:t>
      </w:r>
    </w:p>
  </w:comment>
  <w:comment w:id="5" w:author="Pérez-Ramirez  Javier" w:date="2023-03-01T15:29:00Z" w:initials="JP">
    <w:p w14:paraId="243B028E" w14:textId="6CED3C9A" w:rsidR="00B8611B" w:rsidRDefault="00B8611B" w:rsidP="00993EE3">
      <w:r>
        <w:rPr>
          <w:rStyle w:val="CommentReference"/>
        </w:rPr>
        <w:annotationRef/>
      </w:r>
      <w:r>
        <w:rPr>
          <w:sz w:val="20"/>
          <w:szCs w:val="20"/>
          <w:lang w:val="en-GB"/>
        </w:rPr>
        <w:t>This sentence is not very strong</w:t>
      </w:r>
    </w:p>
  </w:comment>
  <w:comment w:id="7" w:author="Pérez-Ramirez  Javier" w:date="2023-03-01T14:27:00Z" w:initials="JP">
    <w:p w14:paraId="3425C77A" w14:textId="0A102AEC" w:rsidR="00EC5042" w:rsidRDefault="00EC5042" w:rsidP="00211774">
      <w:r>
        <w:rPr>
          <w:rStyle w:val="CommentReference"/>
        </w:rPr>
        <w:annotationRef/>
      </w:r>
      <w:r>
        <w:rPr>
          <w:sz w:val="20"/>
          <w:szCs w:val="20"/>
          <w:lang w:val="en-GB"/>
        </w:rPr>
        <w:t>We should say something about methanol too</w:t>
      </w:r>
    </w:p>
  </w:comment>
  <w:comment w:id="9" w:author="Pérez-Ramirez  Javier" w:date="2023-03-01T14:28:00Z" w:initials="JP">
    <w:p w14:paraId="004FE1B0" w14:textId="77777777" w:rsidR="00EC5042" w:rsidRDefault="00EC5042" w:rsidP="003C120A">
      <w:r>
        <w:rPr>
          <w:rStyle w:val="CommentReference"/>
        </w:rPr>
        <w:annotationRef/>
      </w:r>
      <w:r>
        <w:rPr>
          <w:sz w:val="20"/>
          <w:szCs w:val="20"/>
          <w:lang w:val="en-GB"/>
        </w:rPr>
        <w:t>Needed? Sounds repetitive</w:t>
      </w:r>
    </w:p>
  </w:comment>
  <w:comment w:id="10" w:author="Pérez-Ramirez  Javier" w:date="2023-03-01T14:45:00Z" w:initials="JP">
    <w:p w14:paraId="779A4611" w14:textId="77777777" w:rsidR="00BC411F" w:rsidRDefault="00BC411F" w:rsidP="00921E75">
      <w:r>
        <w:rPr>
          <w:rStyle w:val="CommentReference"/>
        </w:rPr>
        <w:annotationRef/>
      </w:r>
      <w:r>
        <w:rPr>
          <w:sz w:val="20"/>
          <w:szCs w:val="20"/>
          <w:lang w:val="en-GB"/>
        </w:rPr>
        <w:t>Why do we mention these? Should we focus on methanol and ammonia as the core of our paper?</w:t>
      </w:r>
    </w:p>
  </w:comment>
  <w:comment w:id="20" w:author="Pérez-Ramirez  Javier" w:date="2023-03-01T14:39:00Z" w:initials="JP">
    <w:p w14:paraId="30B24CF0" w14:textId="31C43D9F" w:rsidR="001548C8" w:rsidRDefault="001548C8" w:rsidP="00446BD3">
      <w:r>
        <w:rPr>
          <w:rStyle w:val="CommentReference"/>
        </w:rPr>
        <w:annotationRef/>
      </w:r>
      <w:r>
        <w:rPr>
          <w:sz w:val="20"/>
          <w:szCs w:val="20"/>
          <w:lang w:val="en-GB"/>
        </w:rPr>
        <w:t>What about olefins?</w:t>
      </w:r>
    </w:p>
  </w:comment>
  <w:comment w:id="25" w:author="Pérez-Ramirez  Javier" w:date="2023-03-01T15:00:00Z" w:initials="JP">
    <w:p w14:paraId="2F646213" w14:textId="77777777" w:rsidR="00F11D0A" w:rsidRDefault="00F11D0A" w:rsidP="0020016D">
      <w:r>
        <w:rPr>
          <w:rStyle w:val="CommentReference"/>
        </w:rPr>
        <w:annotationRef/>
      </w:r>
      <w:r>
        <w:rPr>
          <w:sz w:val="20"/>
          <w:szCs w:val="20"/>
          <w:lang w:val="en-GB"/>
        </w:rPr>
        <w:t>Confusing</w:t>
      </w:r>
    </w:p>
  </w:comment>
  <w:comment w:id="26" w:author="Pérez-Ramirez  Javier" w:date="2023-03-01T15:00:00Z" w:initials="JP">
    <w:p w14:paraId="07491EEC" w14:textId="77777777" w:rsidR="00F11D0A" w:rsidRDefault="00F11D0A" w:rsidP="009B0EDD">
      <w:r>
        <w:rPr>
          <w:rStyle w:val="CommentReference"/>
        </w:rPr>
        <w:annotationRef/>
      </w:r>
      <w:r>
        <w:rPr>
          <w:sz w:val="20"/>
          <w:szCs w:val="20"/>
          <w:lang w:val="en-GB"/>
        </w:rPr>
        <w:t>Here you give conditions but not for ammonia. This is not well written</w:t>
      </w:r>
    </w:p>
  </w:comment>
  <w:comment w:id="29" w:author="Pérez-Ramirez  Javier" w:date="2023-03-01T15:01:00Z" w:initials="JP">
    <w:p w14:paraId="056CA8D3" w14:textId="77777777" w:rsidR="00F11D0A" w:rsidRDefault="00F11D0A" w:rsidP="00515D1E">
      <w:r>
        <w:rPr>
          <w:rStyle w:val="CommentReference"/>
        </w:rPr>
        <w:annotationRef/>
      </w:r>
      <w:r>
        <w:rPr>
          <w:sz w:val="20"/>
          <w:szCs w:val="20"/>
          <w:lang w:val="en-GB"/>
        </w:rPr>
        <w:t>This is true but not very smart of raise. The CO2 content in the feed is incremental! Why making such a big deal?</w:t>
      </w:r>
    </w:p>
  </w:comment>
  <w:comment w:id="30" w:author="Pérez-Ramirez  Javier" w:date="2023-03-01T15:03:00Z" w:initials="JP">
    <w:p w14:paraId="613C54CD" w14:textId="77777777" w:rsidR="00F11D0A" w:rsidRDefault="00F11D0A" w:rsidP="00276A88">
      <w:r>
        <w:rPr>
          <w:rStyle w:val="CommentReference"/>
        </w:rPr>
        <w:annotationRef/>
      </w:r>
      <w:r>
        <w:rPr>
          <w:sz w:val="20"/>
          <w:szCs w:val="20"/>
          <w:lang w:val="en-GB"/>
        </w:rPr>
        <w:t>Where is the concept of increased production to the steep population increase?  And what are the prospects of increase capacity for methanol production?</w:t>
      </w:r>
    </w:p>
  </w:comment>
  <w:comment w:id="33" w:author="Pérez-Ramirez  Javier" w:date="2023-03-01T15:31:00Z" w:initials="JP">
    <w:p w14:paraId="268B16FA" w14:textId="77777777" w:rsidR="00B8611B" w:rsidRDefault="00B8611B" w:rsidP="00EB71DE">
      <w:r>
        <w:rPr>
          <w:rStyle w:val="CommentReference"/>
        </w:rPr>
        <w:annotationRef/>
      </w:r>
      <w:r>
        <w:rPr>
          <w:sz w:val="20"/>
          <w:szCs w:val="20"/>
          <w:lang w:val="en-GB"/>
        </w:rPr>
        <w:t>Chicos, os repetís más que el ajo!</w:t>
      </w:r>
    </w:p>
  </w:comment>
  <w:comment w:id="37" w:author="Pérez-Ramirez  Javier" w:date="2023-03-01T15:33:00Z" w:initials="JP">
    <w:p w14:paraId="47DBF026" w14:textId="77777777" w:rsidR="0027787C" w:rsidRDefault="0027787C" w:rsidP="004C2647">
      <w:r>
        <w:rPr>
          <w:rStyle w:val="CommentReference"/>
        </w:rPr>
        <w:annotationRef/>
      </w:r>
      <w:r>
        <w:rPr>
          <w:sz w:val="20"/>
          <w:szCs w:val="20"/>
          <w:lang w:val="en-GB"/>
        </w:rPr>
        <w:t>Not well written ;0( (still far from practical at a relevant scale)</w:t>
      </w:r>
    </w:p>
  </w:comment>
  <w:comment w:id="38" w:author="Pérez-Ramirez  Javier" w:date="2023-03-01T15:38:00Z" w:initials="JP">
    <w:p w14:paraId="3ED50A6A" w14:textId="77777777" w:rsidR="0027787C" w:rsidRDefault="0027787C" w:rsidP="00690DDE">
      <w:r>
        <w:rPr>
          <w:rStyle w:val="CommentReference"/>
        </w:rPr>
        <w:annotationRef/>
      </w:r>
      <w:r>
        <w:rPr>
          <w:sz w:val="20"/>
          <w:szCs w:val="20"/>
          <w:lang w:val="en-GB"/>
        </w:rPr>
        <w:t>What is the best term for this? I am fine with invasion if recognised (I noticed there is a wikipedia page on that too)</w:t>
      </w:r>
    </w:p>
  </w:comment>
  <w:comment w:id="44" w:author="Pérez-Ramirez  Javier" w:date="2023-03-01T15:39:00Z" w:initials="JP">
    <w:p w14:paraId="03F91AE4" w14:textId="77777777" w:rsidR="0027787C" w:rsidRDefault="0027787C" w:rsidP="00E10526">
      <w:r>
        <w:rPr>
          <w:rStyle w:val="CommentReference"/>
        </w:rPr>
        <w:annotationRef/>
      </w:r>
      <w:r>
        <w:rPr>
          <w:sz w:val="20"/>
          <w:szCs w:val="20"/>
          <w:lang w:val="en-GB"/>
        </w:rPr>
        <w:t>The threat vs opportunity dichotomy would be very elegant here</w:t>
      </w:r>
    </w:p>
  </w:comment>
  <w:comment w:id="47" w:author="Pérez-Ramirez  Javier" w:date="2023-03-01T15:44:00Z" w:initials="JP">
    <w:p w14:paraId="2FBA1092" w14:textId="77777777" w:rsidR="00525F1E" w:rsidRDefault="00525F1E" w:rsidP="005A38CC">
      <w:r>
        <w:rPr>
          <w:rStyle w:val="CommentReference"/>
        </w:rPr>
        <w:annotationRef/>
      </w:r>
      <w:r>
        <w:rPr>
          <w:sz w:val="20"/>
          <w:szCs w:val="20"/>
          <w:lang w:val="en-GB"/>
        </w:rPr>
        <w:t>Dramatic is stronger!</w:t>
      </w:r>
    </w:p>
  </w:comment>
  <w:comment w:id="48" w:author="Pérez-Ramirez  Javier" w:date="2023-03-02T07:38:00Z" w:initials="JP">
    <w:p w14:paraId="74A459D1" w14:textId="77777777" w:rsidR="00CA7375" w:rsidRDefault="00CA7375" w:rsidP="00526A79">
      <w:r>
        <w:rPr>
          <w:rStyle w:val="CommentReference"/>
        </w:rPr>
        <w:annotationRef/>
      </w:r>
      <w:r>
        <w:rPr>
          <w:sz w:val="20"/>
          <w:szCs w:val="20"/>
          <w:lang w:val="en-GB"/>
        </w:rPr>
        <w:t>Section titles are quite descriptive but overly long (and as noted below, tend to be repetitive)</w:t>
      </w:r>
    </w:p>
  </w:comment>
  <w:comment w:id="51" w:author="Pérez-Ramirez  Javier" w:date="2023-03-01T15:51:00Z" w:initials="JP">
    <w:p w14:paraId="7D0B2953" w14:textId="4DE60502" w:rsidR="00525F1E" w:rsidRDefault="00525F1E" w:rsidP="003173AD">
      <w:r>
        <w:rPr>
          <w:rStyle w:val="CommentReference"/>
        </w:rPr>
        <w:annotationRef/>
      </w:r>
      <w:r>
        <w:rPr>
          <w:sz w:val="20"/>
          <w:szCs w:val="20"/>
          <w:lang w:val="en-GB"/>
        </w:rPr>
        <w:t xml:space="preserve">This graph is intrinsically dry but much more with the type of systems used. </w:t>
      </w:r>
    </w:p>
    <w:p w14:paraId="303D53B5" w14:textId="77777777" w:rsidR="00525F1E" w:rsidRDefault="00525F1E" w:rsidP="003173AD"/>
    <w:p w14:paraId="425E8D05" w14:textId="77777777" w:rsidR="00525F1E" w:rsidRDefault="00525F1E" w:rsidP="003173AD">
      <w:r>
        <w:rPr>
          <w:sz w:val="20"/>
          <w:szCs w:val="20"/>
          <w:lang w:val="en-GB"/>
        </w:rPr>
        <w:t>Russian war on Ukraine is not properly formulated?</w:t>
      </w:r>
    </w:p>
  </w:comment>
  <w:comment w:id="52" w:author="Pérez-Ramirez  Javier" w:date="2023-03-01T15:52:00Z" w:initials="JP">
    <w:p w14:paraId="44FB3165" w14:textId="77777777" w:rsidR="002C2BAC" w:rsidRDefault="00525F1E" w:rsidP="006453C4">
      <w:r>
        <w:rPr>
          <w:rStyle w:val="CommentReference"/>
        </w:rPr>
        <w:annotationRef/>
      </w:r>
      <w:r w:rsidR="002C2BAC">
        <w:rPr>
          <w:sz w:val="20"/>
          <w:szCs w:val="20"/>
          <w:lang w:val="en-GB"/>
        </w:rPr>
        <w:t>a) and b) outside the graph</w:t>
      </w:r>
    </w:p>
  </w:comment>
  <w:comment w:id="53" w:author="Pérez-Ramirez  Javier" w:date="2023-03-02T07:43:00Z" w:initials="JP">
    <w:p w14:paraId="3BE1E05F" w14:textId="77777777" w:rsidR="00CA7375" w:rsidRDefault="00CA7375" w:rsidP="003215FB">
      <w:r>
        <w:rPr>
          <w:rStyle w:val="CommentReference"/>
        </w:rPr>
        <w:annotationRef/>
      </w:r>
      <w:r>
        <w:rPr>
          <w:sz w:val="20"/>
          <w:szCs w:val="20"/>
          <w:lang w:val="en-GB"/>
        </w:rPr>
        <w:t>Make labels a, b, c, etc bold for easier identification</w:t>
      </w:r>
    </w:p>
  </w:comment>
  <w:comment w:id="56" w:author="Martin Fernandez  Antonio José" w:date="2023-02-22T17:55:00Z" w:initials="MFAJ">
    <w:p w14:paraId="048B0E2E" w14:textId="04FD80D4" w:rsidR="00E15608" w:rsidRDefault="00E15608" w:rsidP="00E15608">
      <w:pPr>
        <w:pStyle w:val="CommentText"/>
      </w:pPr>
      <w:r>
        <w:rPr>
          <w:rStyle w:val="CommentReference"/>
        </w:rPr>
        <w:annotationRef/>
      </w:r>
      <w:r w:rsidRPr="00F22A5A">
        <w:t>Just from a strategic point of view, i suggest finishing paragraphs with the cases bringing the good news</w:t>
      </w:r>
    </w:p>
  </w:comment>
  <w:comment w:id="57" w:author="Nabera  Abhinandan" w:date="2023-02-24T15:42:00Z" w:initials="NA">
    <w:p w14:paraId="24BCE8B4" w14:textId="6FB74282" w:rsidR="00516D83" w:rsidRDefault="00516D83">
      <w:pPr>
        <w:pStyle w:val="CommentText"/>
      </w:pPr>
      <w:r>
        <w:rPr>
          <w:rStyle w:val="CommentReference"/>
        </w:rPr>
        <w:annotationRef/>
      </w:r>
      <w:r>
        <w:t>For now, we follow the order in the figure. Should we also change the order in the figure or is there some other way to do it?</w:t>
      </w:r>
    </w:p>
  </w:comment>
  <w:comment w:id="58" w:author="Pérez-Ramirez  Javier" w:date="2023-03-01T15:53:00Z" w:initials="JP">
    <w:p w14:paraId="5FC63649" w14:textId="77777777" w:rsidR="00525F1E" w:rsidRDefault="00525F1E" w:rsidP="008D5ABF">
      <w:r>
        <w:rPr>
          <w:rStyle w:val="CommentReference"/>
        </w:rPr>
        <w:annotationRef/>
      </w:r>
      <w:r>
        <w:rPr>
          <w:sz w:val="20"/>
          <w:szCs w:val="20"/>
          <w:lang w:val="en-GB"/>
        </w:rPr>
        <w:t>I fully agree with Antonio</w:t>
      </w:r>
    </w:p>
  </w:comment>
  <w:comment w:id="59" w:author="Pérez-Ramirez  Javier" w:date="2023-03-01T15:57:00Z" w:initials="JP">
    <w:p w14:paraId="4042629D" w14:textId="77777777" w:rsidR="002C2BAC" w:rsidRDefault="002C2BAC" w:rsidP="00866E50">
      <w:r>
        <w:rPr>
          <w:rStyle w:val="CommentReference"/>
        </w:rPr>
        <w:annotationRef/>
      </w:r>
      <w:r>
        <w:rPr>
          <w:sz w:val="20"/>
          <w:szCs w:val="20"/>
          <w:lang w:val="en-GB"/>
        </w:rPr>
        <w:t>British English everywhere, please</w:t>
      </w:r>
    </w:p>
  </w:comment>
  <w:comment w:id="61" w:author="Martin Fernandez  Antonio José" w:date="2023-02-22T17:56:00Z" w:initials="MFAJ">
    <w:p w14:paraId="65ABA51E" w14:textId="5B2FB322" w:rsidR="00E15608" w:rsidRDefault="00E15608" w:rsidP="00E15608">
      <w:pPr>
        <w:pStyle w:val="CommentText"/>
      </w:pPr>
      <w:r>
        <w:rPr>
          <w:rStyle w:val="CommentReference"/>
        </w:rPr>
        <w:annotationRef/>
      </w:r>
      <w:r w:rsidRPr="00F22A5A">
        <w:t>My recommendation for this figure is to try a continuous and mildly coloured band to show the error bars in panels a, b, d, e</w:t>
      </w:r>
    </w:p>
  </w:comment>
  <w:comment w:id="62" w:author="Nabera  Abhinandan" w:date="2023-02-24T12:34:00Z" w:initials="NA">
    <w:p w14:paraId="213F004D" w14:textId="21B8AC17" w:rsidR="00A71815" w:rsidRDefault="00A71815">
      <w:pPr>
        <w:pStyle w:val="CommentText"/>
      </w:pPr>
      <w:r>
        <w:rPr>
          <w:rStyle w:val="CommentReference"/>
        </w:rPr>
        <w:annotationRef/>
      </w:r>
      <w:r>
        <w:t>Here, since the data is discontinuous I think the error bars make more sense. However, I have a version ready with a colour band in case we change our mind.</w:t>
      </w:r>
    </w:p>
  </w:comment>
  <w:comment w:id="63" w:author="Pérez-Ramirez  Javier" w:date="2023-03-01T15:57:00Z" w:initials="JP">
    <w:p w14:paraId="5A8069BF" w14:textId="77777777" w:rsidR="002C2BAC" w:rsidRDefault="002C2BAC" w:rsidP="00135A5D">
      <w:r>
        <w:rPr>
          <w:rStyle w:val="CommentReference"/>
        </w:rPr>
        <w:annotationRef/>
      </w:r>
      <w:r>
        <w:rPr>
          <w:sz w:val="20"/>
          <w:szCs w:val="20"/>
          <w:lang w:val="en-GB"/>
        </w:rPr>
        <w:t>Error bars too thick</w:t>
      </w:r>
    </w:p>
  </w:comment>
  <w:comment w:id="64" w:author="Pérez-Ramirez  Javier" w:date="2023-03-01T15:54:00Z" w:initials="JP">
    <w:p w14:paraId="444E4BAC" w14:textId="09AC848F" w:rsidR="002C2BAC" w:rsidRDefault="002C2BAC" w:rsidP="00C4605A">
      <w:r>
        <w:rPr>
          <w:rStyle w:val="CommentReference"/>
        </w:rPr>
        <w:annotationRef/>
      </w:r>
      <w:r>
        <w:rPr>
          <w:sz w:val="20"/>
          <w:szCs w:val="20"/>
          <w:lang w:val="en-GB"/>
        </w:rPr>
        <w:t>We know already!!!</w:t>
      </w:r>
    </w:p>
  </w:comment>
  <w:comment w:id="65" w:author="Pérez-Ramirez  Javier" w:date="2023-03-02T07:41:00Z" w:initials="JP">
    <w:p w14:paraId="6F515913" w14:textId="77777777" w:rsidR="00CA7375" w:rsidRDefault="00CA7375" w:rsidP="005478C4">
      <w:r>
        <w:rPr>
          <w:rStyle w:val="CommentReference"/>
        </w:rPr>
        <w:annotationRef/>
      </w:r>
      <w:r>
        <w:rPr>
          <w:sz w:val="20"/>
          <w:szCs w:val="20"/>
          <w:lang w:val="en-GB"/>
        </w:rPr>
        <w:t>Code a, b, c prior to the item, not after. Please check everywhere else in captions!</w:t>
      </w:r>
    </w:p>
  </w:comment>
  <w:comment w:id="78" w:author="Pérez-Ramirez  Javier" w:date="2023-03-02T07:45:00Z" w:initials="JP">
    <w:p w14:paraId="2FADE2DA" w14:textId="77777777" w:rsidR="003C1465" w:rsidRDefault="003C1465" w:rsidP="00C359CC">
      <w:r>
        <w:rPr>
          <w:rStyle w:val="CommentReference"/>
        </w:rPr>
        <w:annotationRef/>
      </w:r>
      <w:r>
        <w:rPr>
          <w:sz w:val="20"/>
          <w:szCs w:val="20"/>
          <w:lang w:val="en-GB"/>
        </w:rPr>
        <w:t>Adjust label position, please</w:t>
      </w:r>
    </w:p>
  </w:comment>
  <w:comment w:id="88" w:author="Pérez-Ramirez  Javier" w:date="2023-03-01T17:49:00Z" w:initials="JP">
    <w:p w14:paraId="49C92A29" w14:textId="2A0BF19B" w:rsidR="0049226B" w:rsidRDefault="0049226B" w:rsidP="00B61E44">
      <w:r>
        <w:rPr>
          <w:rStyle w:val="CommentReference"/>
        </w:rPr>
        <w:annotationRef/>
      </w:r>
      <w:r>
        <w:rPr>
          <w:sz w:val="20"/>
          <w:szCs w:val="20"/>
          <w:lang w:val="en-GB"/>
        </w:rPr>
        <w:t>This section has a very similar message as the previous one</w:t>
      </w:r>
    </w:p>
  </w:comment>
  <w:comment w:id="96" w:author="Pérez-Ramirez  Javier" w:date="2023-03-02T07:45:00Z" w:initials="JP">
    <w:p w14:paraId="38C313F7" w14:textId="77777777" w:rsidR="003C1465" w:rsidRDefault="003C1465" w:rsidP="00651366">
      <w:r>
        <w:rPr>
          <w:rStyle w:val="CommentReference"/>
        </w:rPr>
        <w:annotationRef/>
      </w:r>
      <w:r>
        <w:rPr>
          <w:sz w:val="20"/>
          <w:szCs w:val="20"/>
          <w:lang w:val="en-GB"/>
        </w:rPr>
        <w:t>BE, please</w:t>
      </w:r>
    </w:p>
  </w:comment>
  <w:comment w:id="115" w:author="Pérez-Ramirez  Javier" w:date="2023-03-02T07:48:00Z" w:initials="JP">
    <w:p w14:paraId="57EF5C45" w14:textId="77777777" w:rsidR="0078636C" w:rsidRDefault="008C6F67" w:rsidP="00C756D1">
      <w:r>
        <w:rPr>
          <w:rStyle w:val="CommentReference"/>
        </w:rPr>
        <w:annotationRef/>
      </w:r>
      <w:r w:rsidR="0078636C">
        <w:rPr>
          <w:sz w:val="20"/>
          <w:szCs w:val="20"/>
          <w:lang w:val="en-GB"/>
        </w:rPr>
        <w:t xml:space="preserve">Count the times you write 'Europe' in this paragraph as proxy for the quality of the writing </w:t>
      </w:r>
    </w:p>
    <w:p w14:paraId="14B3A633" w14:textId="77777777" w:rsidR="0078636C" w:rsidRDefault="0078636C" w:rsidP="00C756D1"/>
    <w:p w14:paraId="2C8B0588" w14:textId="77777777" w:rsidR="0078636C" w:rsidRDefault="0078636C" w:rsidP="00C756D1">
      <w:r>
        <w:rPr>
          <w:sz w:val="20"/>
          <w:szCs w:val="20"/>
          <w:lang w:val="en-GB"/>
        </w:rPr>
        <w:t xml:space="preserve">The same applies to ‘would’… </w:t>
      </w:r>
    </w:p>
  </w:comment>
  <w:comment w:id="108" w:author="Robert Istrate" w:date="2023-02-27T16:05:00Z" w:initials="RI">
    <w:p w14:paraId="310B68DD" w14:textId="34E55179" w:rsidR="00D82DAE" w:rsidRDefault="00D82DAE">
      <w:pPr>
        <w:pStyle w:val="CommentText"/>
      </w:pPr>
      <w:r>
        <w:rPr>
          <w:rStyle w:val="CommentReference"/>
        </w:rPr>
        <w:annotationRef/>
      </w:r>
      <w:r>
        <w:t>There was a comment by Gonzalo about this part:</w:t>
      </w:r>
    </w:p>
    <w:p w14:paraId="1DC2B629" w14:textId="77777777" w:rsidR="00D82DAE" w:rsidRDefault="00D82DAE">
      <w:pPr>
        <w:pStyle w:val="CommentText"/>
      </w:pPr>
    </w:p>
    <w:p w14:paraId="51D30E7F" w14:textId="77777777" w:rsidR="00D82DAE" w:rsidRDefault="00D82DAE">
      <w:pPr>
        <w:pStyle w:val="CommentText"/>
      </w:pPr>
      <w:r>
        <w:t>"Controversial, needs some thinking, are we against globalization?"</w:t>
      </w:r>
    </w:p>
    <w:p w14:paraId="28E0028B" w14:textId="77777777" w:rsidR="00D82DAE" w:rsidRDefault="00D82DAE">
      <w:pPr>
        <w:pStyle w:val="CommentText"/>
      </w:pPr>
    </w:p>
    <w:p w14:paraId="3C5A6D0C" w14:textId="77777777" w:rsidR="00D82DAE" w:rsidRDefault="00D82DAE" w:rsidP="00B97002">
      <w:pPr>
        <w:pStyle w:val="CommentText"/>
      </w:pPr>
      <w:r>
        <w:t>We should think a bit about how to formulate this.</w:t>
      </w:r>
    </w:p>
  </w:comment>
  <w:comment w:id="121" w:author="Pérez-Ramirez  Javier" w:date="2023-03-02T07:54:00Z" w:initials="JP">
    <w:p w14:paraId="2D662BE3" w14:textId="77777777" w:rsidR="0078636C" w:rsidRDefault="0078636C" w:rsidP="0052176D">
      <w:r>
        <w:rPr>
          <w:rStyle w:val="CommentReference"/>
        </w:rPr>
        <w:annotationRef/>
      </w:r>
      <w:r>
        <w:rPr>
          <w:sz w:val="20"/>
          <w:szCs w:val="20"/>
          <w:lang w:val="en-GB"/>
        </w:rPr>
        <w:t>Is electrocatalytic CO2 conversion out of the question within this context?</w:t>
      </w:r>
    </w:p>
  </w:comment>
  <w:comment w:id="126" w:author="Pérez-Ramirez  Javier" w:date="2023-03-02T08:20:00Z" w:initials="JP">
    <w:p w14:paraId="59B77FB4" w14:textId="77777777" w:rsidR="00ED003D" w:rsidRDefault="00ED003D" w:rsidP="00E13D3E">
      <w:r>
        <w:rPr>
          <w:rStyle w:val="CommentReference"/>
        </w:rPr>
        <w:annotationRef/>
      </w:r>
      <w:r>
        <w:rPr>
          <w:sz w:val="20"/>
          <w:szCs w:val="20"/>
          <w:lang w:val="en-GB"/>
        </w:rPr>
        <w:t>This is not true, it actually depends on the catalyst family. This would apply to In2O3 and ZnZrOx systems, on the other hand, copper systems have no problem with activity but rather selectivity and stability! Try to be more inclusive. Antonio, ask Thaylan if you have questions.</w:t>
      </w:r>
    </w:p>
  </w:comment>
  <w:comment w:id="131" w:author="Robert Istrate" w:date="2023-02-27T16:06:00Z" w:initials="RI">
    <w:p w14:paraId="069341A9" w14:textId="714F334A" w:rsidR="00D2017B" w:rsidRDefault="00D2017B" w:rsidP="00591B9A">
      <w:pPr>
        <w:pStyle w:val="CommentText"/>
      </w:pPr>
      <w:r>
        <w:rPr>
          <w:rStyle w:val="CommentReference"/>
        </w:rPr>
        <w:annotationRef/>
      </w:r>
      <w:r>
        <w:t>Repetitive?</w:t>
      </w:r>
    </w:p>
  </w:comment>
  <w:comment w:id="132" w:author="Pérez-Ramirez  Javier" w:date="2023-03-02T07:40:00Z" w:initials="JP">
    <w:p w14:paraId="43A06DC6" w14:textId="77777777" w:rsidR="00CA7375" w:rsidRDefault="00CA7375" w:rsidP="008A5881">
      <w:r>
        <w:rPr>
          <w:rStyle w:val="CommentReference"/>
        </w:rPr>
        <w:annotationRef/>
      </w:r>
      <w:r>
        <w:rPr>
          <w:sz w:val="20"/>
          <w:szCs w:val="20"/>
          <w:lang w:val="en-GB"/>
        </w:rPr>
        <w:t>Fully agree with Ioan-Robert, the paper tends to be repetitive ;-(</w:t>
      </w:r>
    </w:p>
  </w:comment>
  <w:comment w:id="133" w:author="Istrate  Ioan-Robert" w:date="2023-02-20T15:45:00Z" w:initials="II">
    <w:p w14:paraId="030C7CD7" w14:textId="232354CF" w:rsidR="00E15608" w:rsidRDefault="00E15608" w:rsidP="00E15608">
      <w:pPr>
        <w:pStyle w:val="CommentText"/>
      </w:pPr>
      <w:r>
        <w:rPr>
          <w:rStyle w:val="CommentReference"/>
        </w:rPr>
        <w:annotationRef/>
      </w:r>
      <w:r>
        <w:t>Not sure if this Section should be more detailed and right after the Introduction (according to Green Chemistry style)</w:t>
      </w:r>
    </w:p>
  </w:comment>
  <w:comment w:id="139" w:author="Istrate  Ioan-Robert" w:date="2023-01-18T12:42:00Z" w:initials="II">
    <w:p w14:paraId="111DF6AF" w14:textId="77777777" w:rsidR="00E15608" w:rsidRDefault="00E15608" w:rsidP="00E1560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D63606" w15:done="0"/>
  <w15:commentEx w15:paraId="45329090" w15:done="0"/>
  <w15:commentEx w15:paraId="243B028E" w15:done="0"/>
  <w15:commentEx w15:paraId="3425C77A" w15:done="0"/>
  <w15:commentEx w15:paraId="004FE1B0" w15:done="0"/>
  <w15:commentEx w15:paraId="779A4611" w15:done="0"/>
  <w15:commentEx w15:paraId="30B24CF0" w15:done="0"/>
  <w15:commentEx w15:paraId="2F646213" w15:done="0"/>
  <w15:commentEx w15:paraId="07491EEC" w15:done="0"/>
  <w15:commentEx w15:paraId="056CA8D3" w15:done="0"/>
  <w15:commentEx w15:paraId="613C54CD" w15:done="0"/>
  <w15:commentEx w15:paraId="268B16FA" w15:done="0"/>
  <w15:commentEx w15:paraId="47DBF026" w15:done="0"/>
  <w15:commentEx w15:paraId="3ED50A6A" w15:done="0"/>
  <w15:commentEx w15:paraId="03F91AE4" w15:done="0"/>
  <w15:commentEx w15:paraId="2FBA1092" w15:done="0"/>
  <w15:commentEx w15:paraId="74A459D1" w15:done="0"/>
  <w15:commentEx w15:paraId="425E8D05" w15:done="0"/>
  <w15:commentEx w15:paraId="44FB3165" w15:paraIdParent="425E8D05" w15:done="0"/>
  <w15:commentEx w15:paraId="3BE1E05F" w15:done="0"/>
  <w15:commentEx w15:paraId="048B0E2E" w15:done="0"/>
  <w15:commentEx w15:paraId="24BCE8B4" w15:paraIdParent="048B0E2E" w15:done="0"/>
  <w15:commentEx w15:paraId="5FC63649" w15:paraIdParent="048B0E2E" w15:done="0"/>
  <w15:commentEx w15:paraId="4042629D" w15:done="0"/>
  <w15:commentEx w15:paraId="65ABA51E" w15:done="0"/>
  <w15:commentEx w15:paraId="213F004D" w15:paraIdParent="65ABA51E" w15:done="0"/>
  <w15:commentEx w15:paraId="5A8069BF" w15:done="0"/>
  <w15:commentEx w15:paraId="444E4BAC" w15:done="0"/>
  <w15:commentEx w15:paraId="6F515913" w15:done="0"/>
  <w15:commentEx w15:paraId="2FADE2DA" w15:done="0"/>
  <w15:commentEx w15:paraId="49C92A29" w15:done="0"/>
  <w15:commentEx w15:paraId="38C313F7" w15:done="0"/>
  <w15:commentEx w15:paraId="2C8B0588" w15:done="0"/>
  <w15:commentEx w15:paraId="3C5A6D0C" w15:done="0"/>
  <w15:commentEx w15:paraId="2D662BE3" w15:done="0"/>
  <w15:commentEx w15:paraId="59B77FB4" w15:done="0"/>
  <w15:commentEx w15:paraId="069341A9" w15:done="0"/>
  <w15:commentEx w15:paraId="43A06DC6" w15:paraIdParent="069341A9" w15:done="0"/>
  <w15:commentEx w15:paraId="030C7CD7" w15:done="0"/>
  <w15:commentEx w15:paraId="111DF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9E920" w16cex:dateUtc="2023-03-01T14:09:00Z"/>
  <w16cex:commentExtensible w16cex:durableId="27A9F10E" w16cex:dateUtc="2023-03-01T14:43:00Z"/>
  <w16cex:commentExtensible w16cex:durableId="27A9EDC2" w16cex:dateUtc="2023-03-01T14:29:00Z"/>
  <w16cex:commentExtensible w16cex:durableId="27A9DF60" w16cex:dateUtc="2023-03-01T13:27:00Z"/>
  <w16cex:commentExtensible w16cex:durableId="27A9DF9E" w16cex:dateUtc="2023-03-01T13:28:00Z"/>
  <w16cex:commentExtensible w16cex:durableId="27A9E36E" w16cex:dateUtc="2023-03-01T13:45:00Z"/>
  <w16cex:commentExtensible w16cex:durableId="27A9E226" w16cex:dateUtc="2023-03-01T13:39:00Z"/>
  <w16cex:commentExtensible w16cex:durableId="27A9E6FB" w16cex:dateUtc="2023-03-01T14:00:00Z"/>
  <w16cex:commentExtensible w16cex:durableId="27A9E71B" w16cex:dateUtc="2023-03-01T14:00:00Z"/>
  <w16cex:commentExtensible w16cex:durableId="27A9E761" w16cex:dateUtc="2023-03-01T14:01:00Z"/>
  <w16cex:commentExtensible w16cex:durableId="27A9E7AC" w16cex:dateUtc="2023-03-01T14:03:00Z"/>
  <w16cex:commentExtensible w16cex:durableId="27A9EE43" w16cex:dateUtc="2023-03-01T14:31:00Z"/>
  <w16cex:commentExtensible w16cex:durableId="27A9EED7" w16cex:dateUtc="2023-03-01T14:33:00Z"/>
  <w16cex:commentExtensible w16cex:durableId="27A9EFEC" w16cex:dateUtc="2023-03-01T14:38:00Z"/>
  <w16cex:commentExtensible w16cex:durableId="27A9F039" w16cex:dateUtc="2023-03-01T14:39:00Z"/>
  <w16cex:commentExtensible w16cex:durableId="27A9F140" w16cex:dateUtc="2023-03-01T14:44:00Z"/>
  <w16cex:commentExtensible w16cex:durableId="27AAD0E2" w16cex:dateUtc="2023-03-02T06:38:00Z"/>
  <w16cex:commentExtensible w16cex:durableId="27A9F312" w16cex:dateUtc="2023-03-01T14:51:00Z"/>
  <w16cex:commentExtensible w16cex:durableId="27A9F345" w16cex:dateUtc="2023-03-01T14:52:00Z"/>
  <w16cex:commentExtensible w16cex:durableId="27AAD206" w16cex:dateUtc="2023-03-02T06:43:00Z"/>
  <w16cex:commentExtensible w16cex:durableId="27A9F36E" w16cex:dateUtc="2023-03-01T14:53:00Z"/>
  <w16cex:commentExtensible w16cex:durableId="27A9F44F" w16cex:dateUtc="2023-03-01T14:57:00Z"/>
  <w16cex:commentExtensible w16cex:durableId="27A9F463" w16cex:dateUtc="2023-03-01T14:57:00Z"/>
  <w16cex:commentExtensible w16cex:durableId="27A9F398" w16cex:dateUtc="2023-03-01T14:54:00Z"/>
  <w16cex:commentExtensible w16cex:durableId="27AAD1B7" w16cex:dateUtc="2023-03-02T06:41:00Z"/>
  <w16cex:commentExtensible w16cex:durableId="27AAD287" w16cex:dateUtc="2023-03-02T06:45:00Z"/>
  <w16cex:commentExtensible w16cex:durableId="27AA0EAE" w16cex:dateUtc="2023-03-01T16:49:00Z"/>
  <w16cex:commentExtensible w16cex:durableId="27AAD2AC" w16cex:dateUtc="2023-03-02T06:45:00Z"/>
  <w16cex:commentExtensible w16cex:durableId="27AAD33A" w16cex:dateUtc="2023-03-02T06:48:00Z"/>
  <w16cex:commentExtensible w16cex:durableId="27A75366" w16cex:dateUtc="2023-02-27T15:05:00Z"/>
  <w16cex:commentExtensible w16cex:durableId="27AAD4B3" w16cex:dateUtc="2023-03-02T06:54:00Z"/>
  <w16cex:commentExtensible w16cex:durableId="27AADAC7" w16cex:dateUtc="2023-03-02T07:20:00Z"/>
  <w16cex:commentExtensible w16cex:durableId="27A7538F" w16cex:dateUtc="2023-02-27T15:06:00Z"/>
  <w16cex:commentExtensible w16cex:durableId="27AAD16B" w16cex:dateUtc="2023-03-02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D63606" w16cid:durableId="27A9E920"/>
  <w16cid:commentId w16cid:paraId="45329090" w16cid:durableId="27A9F10E"/>
  <w16cid:commentId w16cid:paraId="243B028E" w16cid:durableId="27A9EDC2"/>
  <w16cid:commentId w16cid:paraId="3425C77A" w16cid:durableId="27A9DF60"/>
  <w16cid:commentId w16cid:paraId="004FE1B0" w16cid:durableId="27A9DF9E"/>
  <w16cid:commentId w16cid:paraId="779A4611" w16cid:durableId="27A9E36E"/>
  <w16cid:commentId w16cid:paraId="30B24CF0" w16cid:durableId="27A9E226"/>
  <w16cid:commentId w16cid:paraId="2F646213" w16cid:durableId="27A9E6FB"/>
  <w16cid:commentId w16cid:paraId="07491EEC" w16cid:durableId="27A9E71B"/>
  <w16cid:commentId w16cid:paraId="056CA8D3" w16cid:durableId="27A9E761"/>
  <w16cid:commentId w16cid:paraId="613C54CD" w16cid:durableId="27A9E7AC"/>
  <w16cid:commentId w16cid:paraId="268B16FA" w16cid:durableId="27A9EE43"/>
  <w16cid:commentId w16cid:paraId="47DBF026" w16cid:durableId="27A9EED7"/>
  <w16cid:commentId w16cid:paraId="3ED50A6A" w16cid:durableId="27A9EFEC"/>
  <w16cid:commentId w16cid:paraId="03F91AE4" w16cid:durableId="27A9F039"/>
  <w16cid:commentId w16cid:paraId="2FBA1092" w16cid:durableId="27A9F140"/>
  <w16cid:commentId w16cid:paraId="74A459D1" w16cid:durableId="27AAD0E2"/>
  <w16cid:commentId w16cid:paraId="425E8D05" w16cid:durableId="27A9F312"/>
  <w16cid:commentId w16cid:paraId="44FB3165" w16cid:durableId="27A9F345"/>
  <w16cid:commentId w16cid:paraId="3BE1E05F" w16cid:durableId="27AAD206"/>
  <w16cid:commentId w16cid:paraId="048B0E2E" w16cid:durableId="27A0D580"/>
  <w16cid:commentId w16cid:paraId="24BCE8B4" w16cid:durableId="27A3594D"/>
  <w16cid:commentId w16cid:paraId="5FC63649" w16cid:durableId="27A9F36E"/>
  <w16cid:commentId w16cid:paraId="4042629D" w16cid:durableId="27A9F44F"/>
  <w16cid:commentId w16cid:paraId="65ABA51E" w16cid:durableId="27A0D5EA"/>
  <w16cid:commentId w16cid:paraId="213F004D" w16cid:durableId="27A32D48"/>
  <w16cid:commentId w16cid:paraId="5A8069BF" w16cid:durableId="27A9F463"/>
  <w16cid:commentId w16cid:paraId="444E4BAC" w16cid:durableId="27A9F398"/>
  <w16cid:commentId w16cid:paraId="6F515913" w16cid:durableId="27AAD1B7"/>
  <w16cid:commentId w16cid:paraId="2FADE2DA" w16cid:durableId="27AAD287"/>
  <w16cid:commentId w16cid:paraId="49C92A29" w16cid:durableId="27AA0EAE"/>
  <w16cid:commentId w16cid:paraId="38C313F7" w16cid:durableId="27AAD2AC"/>
  <w16cid:commentId w16cid:paraId="2C8B0588" w16cid:durableId="27AAD33A"/>
  <w16cid:commentId w16cid:paraId="3C5A6D0C" w16cid:durableId="27A75366"/>
  <w16cid:commentId w16cid:paraId="2D662BE3" w16cid:durableId="27AAD4B3"/>
  <w16cid:commentId w16cid:paraId="59B77FB4" w16cid:durableId="27AADAC7"/>
  <w16cid:commentId w16cid:paraId="069341A9" w16cid:durableId="27A7538F"/>
  <w16cid:commentId w16cid:paraId="43A06DC6" w16cid:durableId="27AAD16B"/>
  <w16cid:commentId w16cid:paraId="030C7CD7" w16cid:durableId="279E13FC"/>
  <w16cid:commentId w16cid:paraId="111DF6A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5A445" w14:textId="77777777" w:rsidR="00800890" w:rsidRDefault="00800890">
      <w:pPr>
        <w:spacing w:after="0" w:line="240" w:lineRule="auto"/>
      </w:pPr>
      <w:r>
        <w:separator/>
      </w:r>
    </w:p>
  </w:endnote>
  <w:endnote w:type="continuationSeparator" w:id="0">
    <w:p w14:paraId="65C58783" w14:textId="77777777" w:rsidR="00800890" w:rsidRDefault="0080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Shell Dlg 2">
    <w:altName w:val="Sylfaen"/>
    <w:panose1 w:val="020B060402020202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417495"/>
      <w:docPartObj>
        <w:docPartGallery w:val="Page Numbers (Bottom of Page)"/>
        <w:docPartUnique/>
      </w:docPartObj>
    </w:sdtPr>
    <w:sdtEndPr>
      <w:rPr>
        <w:noProof/>
      </w:rPr>
    </w:sdtEndPr>
    <w:sdtContent>
      <w:p w14:paraId="5C03122D" w14:textId="77777777" w:rsidR="00E15608" w:rsidRDefault="00E1560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CDD2F5F" w14:textId="77777777" w:rsidR="00E15608" w:rsidRDefault="00E15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6AEA4" w14:textId="77777777" w:rsidR="00800890" w:rsidRDefault="00800890">
      <w:pPr>
        <w:spacing w:after="0" w:line="240" w:lineRule="auto"/>
      </w:pPr>
      <w:r>
        <w:separator/>
      </w:r>
    </w:p>
  </w:footnote>
  <w:footnote w:type="continuationSeparator" w:id="0">
    <w:p w14:paraId="2FAF3C05" w14:textId="77777777" w:rsidR="00800890" w:rsidRDefault="008008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275151">
    <w:abstractNumId w:val="0"/>
  </w:num>
  <w:num w:numId="2" w16cid:durableId="7584523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érez-Ramirez  Javier">
    <w15:presenceInfo w15:providerId="AD" w15:userId="S::jpr@ethz.ch::592cf504-c664-4b26-b115-e9ff9989dc69"/>
  </w15:person>
  <w15:person w15:author="Martin Fernandez  Antonio José">
    <w15:presenceInfo w15:providerId="AD" w15:userId="S::maantoni@ethz.ch::e34b8c64-7386-4c87-9b46-9a39c3cfb56e"/>
  </w15:person>
  <w15:person w15:author="Nabera  Abhinandan">
    <w15:presenceInfo w15:providerId="AD" w15:userId="S-1-5-21-2025429265-764733703-1417001333-531263"/>
  </w15:person>
  <w15:person w15:author="Robert Istrate">
    <w15:presenceInfo w15:providerId="Windows Live" w15:userId="d512028a0b141f84"/>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08"/>
    <w:rsid w:val="00007F0A"/>
    <w:rsid w:val="00053B45"/>
    <w:rsid w:val="00056AD3"/>
    <w:rsid w:val="000710CE"/>
    <w:rsid w:val="000772EB"/>
    <w:rsid w:val="000D7CB3"/>
    <w:rsid w:val="000E0D11"/>
    <w:rsid w:val="000E1A0C"/>
    <w:rsid w:val="000F6315"/>
    <w:rsid w:val="00102A51"/>
    <w:rsid w:val="00126E59"/>
    <w:rsid w:val="00133668"/>
    <w:rsid w:val="001548C8"/>
    <w:rsid w:val="001620F5"/>
    <w:rsid w:val="00170C53"/>
    <w:rsid w:val="00184D72"/>
    <w:rsid w:val="001913B5"/>
    <w:rsid w:val="00191B7F"/>
    <w:rsid w:val="00192A59"/>
    <w:rsid w:val="001B3EE5"/>
    <w:rsid w:val="001B4155"/>
    <w:rsid w:val="00271141"/>
    <w:rsid w:val="0027787C"/>
    <w:rsid w:val="002A6534"/>
    <w:rsid w:val="002B0A42"/>
    <w:rsid w:val="002B1BCD"/>
    <w:rsid w:val="002C2BAC"/>
    <w:rsid w:val="002E2D6D"/>
    <w:rsid w:val="002E730F"/>
    <w:rsid w:val="002F309F"/>
    <w:rsid w:val="00303986"/>
    <w:rsid w:val="0030594D"/>
    <w:rsid w:val="00314664"/>
    <w:rsid w:val="0032143F"/>
    <w:rsid w:val="003371AA"/>
    <w:rsid w:val="00354978"/>
    <w:rsid w:val="00373CEC"/>
    <w:rsid w:val="00395628"/>
    <w:rsid w:val="003B742D"/>
    <w:rsid w:val="003C1465"/>
    <w:rsid w:val="003D15EB"/>
    <w:rsid w:val="003F4C9D"/>
    <w:rsid w:val="00403A05"/>
    <w:rsid w:val="00410F95"/>
    <w:rsid w:val="004364A9"/>
    <w:rsid w:val="00454A3B"/>
    <w:rsid w:val="0049226B"/>
    <w:rsid w:val="004968B2"/>
    <w:rsid w:val="004A51EB"/>
    <w:rsid w:val="004B7467"/>
    <w:rsid w:val="004C7701"/>
    <w:rsid w:val="004D77C0"/>
    <w:rsid w:val="004E5A5A"/>
    <w:rsid w:val="004F2EDC"/>
    <w:rsid w:val="004F43AE"/>
    <w:rsid w:val="00516D83"/>
    <w:rsid w:val="00525F1E"/>
    <w:rsid w:val="00530D91"/>
    <w:rsid w:val="00541701"/>
    <w:rsid w:val="005437BA"/>
    <w:rsid w:val="00577897"/>
    <w:rsid w:val="005A00AF"/>
    <w:rsid w:val="005E1CD5"/>
    <w:rsid w:val="005E27AD"/>
    <w:rsid w:val="005F2655"/>
    <w:rsid w:val="005F551D"/>
    <w:rsid w:val="00632D88"/>
    <w:rsid w:val="006572FE"/>
    <w:rsid w:val="00680DC1"/>
    <w:rsid w:val="006B2020"/>
    <w:rsid w:val="006E19C6"/>
    <w:rsid w:val="006F3E1F"/>
    <w:rsid w:val="006F7F58"/>
    <w:rsid w:val="00710501"/>
    <w:rsid w:val="00716504"/>
    <w:rsid w:val="00721B94"/>
    <w:rsid w:val="007272CE"/>
    <w:rsid w:val="0077341E"/>
    <w:rsid w:val="0078636C"/>
    <w:rsid w:val="007A6331"/>
    <w:rsid w:val="007B2EEF"/>
    <w:rsid w:val="007B788D"/>
    <w:rsid w:val="007C38EE"/>
    <w:rsid w:val="007D2127"/>
    <w:rsid w:val="007D4BFB"/>
    <w:rsid w:val="007F6EDA"/>
    <w:rsid w:val="00800890"/>
    <w:rsid w:val="008100B6"/>
    <w:rsid w:val="008157F5"/>
    <w:rsid w:val="0084347B"/>
    <w:rsid w:val="00865327"/>
    <w:rsid w:val="008826CE"/>
    <w:rsid w:val="008B6718"/>
    <w:rsid w:val="008C6F67"/>
    <w:rsid w:val="008C6FD3"/>
    <w:rsid w:val="008D2670"/>
    <w:rsid w:val="008E19D0"/>
    <w:rsid w:val="00925E72"/>
    <w:rsid w:val="00960709"/>
    <w:rsid w:val="00972966"/>
    <w:rsid w:val="009758DC"/>
    <w:rsid w:val="009843F8"/>
    <w:rsid w:val="009A088A"/>
    <w:rsid w:val="009A3FA8"/>
    <w:rsid w:val="009B3089"/>
    <w:rsid w:val="009C14B6"/>
    <w:rsid w:val="009F38C5"/>
    <w:rsid w:val="009F6242"/>
    <w:rsid w:val="00A16F01"/>
    <w:rsid w:val="00A33C05"/>
    <w:rsid w:val="00A6670A"/>
    <w:rsid w:val="00A71815"/>
    <w:rsid w:val="00A868B1"/>
    <w:rsid w:val="00AA57B2"/>
    <w:rsid w:val="00AB3714"/>
    <w:rsid w:val="00AB5D57"/>
    <w:rsid w:val="00AC7A5A"/>
    <w:rsid w:val="00B1263F"/>
    <w:rsid w:val="00B47402"/>
    <w:rsid w:val="00B53B5C"/>
    <w:rsid w:val="00B60AC5"/>
    <w:rsid w:val="00B76508"/>
    <w:rsid w:val="00B8611B"/>
    <w:rsid w:val="00B867B3"/>
    <w:rsid w:val="00B92EB3"/>
    <w:rsid w:val="00BC411F"/>
    <w:rsid w:val="00BE7051"/>
    <w:rsid w:val="00BE7D92"/>
    <w:rsid w:val="00BF68CC"/>
    <w:rsid w:val="00C02986"/>
    <w:rsid w:val="00C2058C"/>
    <w:rsid w:val="00C678B2"/>
    <w:rsid w:val="00C762F0"/>
    <w:rsid w:val="00C9499C"/>
    <w:rsid w:val="00C96F97"/>
    <w:rsid w:val="00CA3E0C"/>
    <w:rsid w:val="00CA7375"/>
    <w:rsid w:val="00CC3E2C"/>
    <w:rsid w:val="00CD234E"/>
    <w:rsid w:val="00CE7582"/>
    <w:rsid w:val="00CF02D4"/>
    <w:rsid w:val="00D01C53"/>
    <w:rsid w:val="00D16E92"/>
    <w:rsid w:val="00D17994"/>
    <w:rsid w:val="00D2017B"/>
    <w:rsid w:val="00D37431"/>
    <w:rsid w:val="00D41498"/>
    <w:rsid w:val="00D81513"/>
    <w:rsid w:val="00D82DAE"/>
    <w:rsid w:val="00D90E64"/>
    <w:rsid w:val="00DA3990"/>
    <w:rsid w:val="00DB527E"/>
    <w:rsid w:val="00DC0FF6"/>
    <w:rsid w:val="00DC5D33"/>
    <w:rsid w:val="00DE1099"/>
    <w:rsid w:val="00E016A6"/>
    <w:rsid w:val="00E126DB"/>
    <w:rsid w:val="00E15608"/>
    <w:rsid w:val="00E32B8E"/>
    <w:rsid w:val="00E3407F"/>
    <w:rsid w:val="00E351AF"/>
    <w:rsid w:val="00E37056"/>
    <w:rsid w:val="00E60736"/>
    <w:rsid w:val="00E6237D"/>
    <w:rsid w:val="00E8572C"/>
    <w:rsid w:val="00E90BC2"/>
    <w:rsid w:val="00E90EBB"/>
    <w:rsid w:val="00EB14CD"/>
    <w:rsid w:val="00EB7D88"/>
    <w:rsid w:val="00EC0643"/>
    <w:rsid w:val="00EC5042"/>
    <w:rsid w:val="00EC7B51"/>
    <w:rsid w:val="00ED003D"/>
    <w:rsid w:val="00ED50F3"/>
    <w:rsid w:val="00EE2DB6"/>
    <w:rsid w:val="00EF0A8C"/>
    <w:rsid w:val="00F054C5"/>
    <w:rsid w:val="00F11D0A"/>
    <w:rsid w:val="00F24E46"/>
    <w:rsid w:val="00F25785"/>
    <w:rsid w:val="00F33E1F"/>
    <w:rsid w:val="00F40AD5"/>
    <w:rsid w:val="00F70843"/>
    <w:rsid w:val="00FA0C55"/>
    <w:rsid w:val="00FE0331"/>
    <w:rsid w:val="00FE5A4F"/>
    <w:rsid w:val="00FF2397"/>
    <w:rsid w:val="00FF24D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0125"/>
  <w15:chartTrackingRefBased/>
  <w15:docId w15:val="{57B746B0-A44B-4CB5-8DED-EA0677BC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08"/>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E15608"/>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E15608"/>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08"/>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E15608"/>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E15608"/>
    <w:rPr>
      <w:rFonts w:ascii="Calibri" w:eastAsiaTheme="majorEastAsia" w:hAnsi="Calibri" w:cstheme="majorBidi"/>
      <w:b/>
      <w:szCs w:val="24"/>
      <w:lang w:val="en-GB"/>
    </w:rPr>
  </w:style>
  <w:style w:type="character" w:styleId="Hyperlink">
    <w:name w:val="Hyperlink"/>
    <w:basedOn w:val="DefaultParagraphFont"/>
    <w:uiPriority w:val="99"/>
    <w:unhideWhenUsed/>
    <w:rsid w:val="00E15608"/>
    <w:rPr>
      <w:color w:val="0563C1" w:themeColor="hyperlink"/>
      <w:u w:val="single"/>
    </w:rPr>
  </w:style>
  <w:style w:type="character" w:styleId="CommentReference">
    <w:name w:val="annotation reference"/>
    <w:basedOn w:val="DefaultParagraphFont"/>
    <w:uiPriority w:val="99"/>
    <w:semiHidden/>
    <w:unhideWhenUsed/>
    <w:rsid w:val="00E15608"/>
    <w:rPr>
      <w:sz w:val="16"/>
      <w:szCs w:val="16"/>
    </w:rPr>
  </w:style>
  <w:style w:type="paragraph" w:styleId="CommentText">
    <w:name w:val="annotation text"/>
    <w:basedOn w:val="Normal"/>
    <w:link w:val="CommentTextChar"/>
    <w:uiPriority w:val="99"/>
    <w:unhideWhenUsed/>
    <w:rsid w:val="00E15608"/>
    <w:pPr>
      <w:spacing w:line="240" w:lineRule="auto"/>
    </w:pPr>
    <w:rPr>
      <w:sz w:val="20"/>
      <w:szCs w:val="20"/>
      <w:lang w:val="en-GB"/>
    </w:rPr>
  </w:style>
  <w:style w:type="character" w:customStyle="1" w:styleId="CommentTextChar">
    <w:name w:val="Comment Text Char"/>
    <w:basedOn w:val="DefaultParagraphFont"/>
    <w:link w:val="CommentText"/>
    <w:uiPriority w:val="99"/>
    <w:rsid w:val="00E15608"/>
    <w:rPr>
      <w:sz w:val="20"/>
      <w:szCs w:val="20"/>
      <w:lang w:val="en-GB"/>
    </w:rPr>
  </w:style>
  <w:style w:type="paragraph" w:styleId="Header">
    <w:name w:val="header"/>
    <w:basedOn w:val="Normal"/>
    <w:link w:val="HeaderChar"/>
    <w:uiPriority w:val="99"/>
    <w:unhideWhenUsed/>
    <w:rsid w:val="00E15608"/>
    <w:pPr>
      <w:tabs>
        <w:tab w:val="center" w:pos="4703"/>
        <w:tab w:val="right" w:pos="9406"/>
      </w:tabs>
      <w:spacing w:after="0" w:line="240" w:lineRule="auto"/>
    </w:pPr>
    <w:rPr>
      <w:lang w:val="en-GB"/>
    </w:rPr>
  </w:style>
  <w:style w:type="character" w:customStyle="1" w:styleId="HeaderChar">
    <w:name w:val="Header Char"/>
    <w:basedOn w:val="DefaultParagraphFont"/>
    <w:link w:val="Header"/>
    <w:uiPriority w:val="99"/>
    <w:rsid w:val="00E15608"/>
    <w:rPr>
      <w:lang w:val="en-GB"/>
    </w:rPr>
  </w:style>
  <w:style w:type="paragraph" w:styleId="Footer">
    <w:name w:val="footer"/>
    <w:basedOn w:val="Normal"/>
    <w:link w:val="FooterChar"/>
    <w:uiPriority w:val="99"/>
    <w:unhideWhenUsed/>
    <w:rsid w:val="00E15608"/>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E15608"/>
    <w:rPr>
      <w:lang w:val="en-GB"/>
    </w:rPr>
  </w:style>
  <w:style w:type="paragraph" w:styleId="Bibliography">
    <w:name w:val="Bibliography"/>
    <w:basedOn w:val="Normal"/>
    <w:next w:val="Normal"/>
    <w:uiPriority w:val="37"/>
    <w:unhideWhenUsed/>
    <w:rsid w:val="00E15608"/>
    <w:pPr>
      <w:tabs>
        <w:tab w:val="left" w:pos="264"/>
      </w:tabs>
      <w:spacing w:after="0" w:line="240" w:lineRule="auto"/>
      <w:ind w:left="264" w:hanging="264"/>
    </w:pPr>
    <w:rPr>
      <w:lang w:val="en-GB"/>
    </w:rPr>
  </w:style>
  <w:style w:type="paragraph" w:styleId="Caption">
    <w:name w:val="caption"/>
    <w:basedOn w:val="Normal"/>
    <w:next w:val="Normal"/>
    <w:uiPriority w:val="35"/>
    <w:unhideWhenUsed/>
    <w:qFormat/>
    <w:rsid w:val="00E15608"/>
    <w:pPr>
      <w:spacing w:after="200" w:line="240" w:lineRule="auto"/>
    </w:pPr>
    <w:rPr>
      <w:i/>
      <w:iCs/>
      <w:color w:val="44546A" w:themeColor="text2"/>
      <w:sz w:val="18"/>
      <w:szCs w:val="18"/>
      <w:lang w:val="en-GB"/>
    </w:rPr>
  </w:style>
  <w:style w:type="paragraph" w:styleId="ListParagraph">
    <w:name w:val="List Paragraph"/>
    <w:basedOn w:val="Normal"/>
    <w:uiPriority w:val="34"/>
    <w:qFormat/>
    <w:rsid w:val="00E15608"/>
    <w:pPr>
      <w:ind w:left="720"/>
      <w:contextualSpacing/>
    </w:pPr>
    <w:rPr>
      <w:lang w:val="en-GB"/>
    </w:rPr>
  </w:style>
  <w:style w:type="paragraph" w:styleId="CommentSubject">
    <w:name w:val="annotation subject"/>
    <w:basedOn w:val="CommentText"/>
    <w:next w:val="CommentText"/>
    <w:link w:val="CommentSubjectChar"/>
    <w:uiPriority w:val="99"/>
    <w:semiHidden/>
    <w:unhideWhenUsed/>
    <w:rsid w:val="00E15608"/>
    <w:rPr>
      <w:b/>
      <w:bCs/>
    </w:rPr>
  </w:style>
  <w:style w:type="character" w:customStyle="1" w:styleId="CommentSubjectChar">
    <w:name w:val="Comment Subject Char"/>
    <w:basedOn w:val="CommentTextChar"/>
    <w:link w:val="CommentSubject"/>
    <w:uiPriority w:val="99"/>
    <w:semiHidden/>
    <w:rsid w:val="00E15608"/>
    <w:rPr>
      <w:b/>
      <w:bCs/>
      <w:sz w:val="20"/>
      <w:szCs w:val="20"/>
      <w:lang w:val="en-GB"/>
    </w:rPr>
  </w:style>
  <w:style w:type="paragraph" w:styleId="BalloonText">
    <w:name w:val="Balloon Text"/>
    <w:basedOn w:val="Normal"/>
    <w:link w:val="BalloonTextChar"/>
    <w:uiPriority w:val="99"/>
    <w:semiHidden/>
    <w:unhideWhenUsed/>
    <w:rsid w:val="00E15608"/>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E15608"/>
    <w:rPr>
      <w:rFonts w:ascii="Segoe UI" w:hAnsi="Segoe UI" w:cs="Segoe UI"/>
      <w:sz w:val="18"/>
      <w:szCs w:val="18"/>
      <w:lang w:val="en-GB"/>
    </w:rPr>
  </w:style>
  <w:style w:type="character" w:styleId="Emphasis">
    <w:name w:val="Emphasis"/>
    <w:basedOn w:val="DefaultParagraphFont"/>
    <w:uiPriority w:val="20"/>
    <w:qFormat/>
    <w:rsid w:val="00E15608"/>
    <w:rPr>
      <w:i/>
      <w:iCs/>
    </w:rPr>
  </w:style>
  <w:style w:type="paragraph" w:styleId="Revision">
    <w:name w:val="Revision"/>
    <w:hidden/>
    <w:uiPriority w:val="99"/>
    <w:semiHidden/>
    <w:rsid w:val="009B30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7933C-7032-426D-BEA7-8B38407E6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13</Pages>
  <Words>27573</Words>
  <Characters>157169</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Pérez-Ramirez  Javier</cp:lastModifiedBy>
  <cp:revision>310</cp:revision>
  <dcterms:created xsi:type="dcterms:W3CDTF">2023-02-24T10:13:00Z</dcterms:created>
  <dcterms:modified xsi:type="dcterms:W3CDTF">2023-03-02T07:20:00Z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id="5YbvEaOG"/&gt;&lt;style id="http://www.zotero.org/styles/green-chemistry" hasBibliography="1" bibliographyStyleHasBeenSet="1"/&gt;&lt;prefs&gt;&lt;pref name="fieldType" value="Field"/&gt;&lt;/prefs&gt;&lt;/data&gt;</vt:lpwstr>
  </property>
</Properties>
</file>