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28129518"/>
    <w:bookmarkStart w:id="1" w:name="_Hlk129195373"/>
    <w:bookmarkStart w:id="2" w:name="_Hlk129851980"/>
    <w:p w14:paraId="25BFF9DF" w14:textId="01C6E4DF" w:rsidR="008A3579" w:rsidRPr="0010779C" w:rsidRDefault="008A3579" w:rsidP="008A3579">
      <w:pPr>
        <w:pStyle w:val="Heading1"/>
        <w:spacing w:before="0" w:after="160"/>
        <w:rPr>
          <w:rFonts w:asciiTheme="minorHAnsi" w:hAnsiTheme="minorHAnsi" w:cstheme="minorHAnsi"/>
          <w:lang w:val="en-GB"/>
        </w:rPr>
      </w:pPr>
      <w:r w:rsidRPr="0010779C">
        <w:rPr>
          <w:rFonts w:asciiTheme="minorHAnsi" w:hAnsiTheme="minorHAnsi" w:cstheme="minorHAnsi"/>
          <w:lang w:val="en-GB"/>
        </w:rPr>
        <w:fldChar w:fldCharType="begin"/>
      </w:r>
      <w:r w:rsidRPr="0010779C">
        <w:rPr>
          <w:rFonts w:asciiTheme="minorHAnsi" w:hAnsiTheme="minorHAnsi" w:cstheme="minorHAnsi"/>
          <w:lang w:val="en-GB"/>
        </w:rPr>
        <w:instrText xml:space="preserve"> MACROBUTTON MTEditEquationSection2 </w:instrText>
      </w:r>
      <w:r w:rsidRPr="0010779C">
        <w:rPr>
          <w:rStyle w:val="MTEquationSection"/>
        </w:rPr>
        <w:instrText>Equation Chapter 1 Section 1</w:instrText>
      </w:r>
      <w:r w:rsidRPr="0010779C">
        <w:rPr>
          <w:rFonts w:asciiTheme="minorHAnsi" w:hAnsiTheme="minorHAnsi" w:cstheme="minorHAnsi"/>
          <w:lang w:val="en-GB"/>
        </w:rPr>
        <w:fldChar w:fldCharType="begin"/>
      </w:r>
      <w:r w:rsidRPr="0010779C">
        <w:rPr>
          <w:rFonts w:asciiTheme="minorHAnsi" w:hAnsiTheme="minorHAnsi" w:cstheme="minorHAnsi"/>
          <w:lang w:val="en-GB"/>
        </w:rPr>
        <w:instrText xml:space="preserve"> SEQ MTEqn \r \h \* MERGEFORMAT </w:instrText>
      </w:r>
      <w:r w:rsidRPr="0010779C">
        <w:rPr>
          <w:rFonts w:asciiTheme="minorHAnsi" w:hAnsiTheme="minorHAnsi" w:cstheme="minorHAnsi"/>
          <w:lang w:val="en-GB"/>
        </w:rPr>
        <w:fldChar w:fldCharType="end"/>
      </w:r>
      <w:r w:rsidRPr="0010779C">
        <w:rPr>
          <w:rFonts w:asciiTheme="minorHAnsi" w:hAnsiTheme="minorHAnsi" w:cstheme="minorHAnsi"/>
          <w:lang w:val="en-GB"/>
        </w:rPr>
        <w:fldChar w:fldCharType="begin"/>
      </w:r>
      <w:r w:rsidRPr="0010779C">
        <w:rPr>
          <w:rFonts w:asciiTheme="minorHAnsi" w:hAnsiTheme="minorHAnsi" w:cstheme="minorHAnsi"/>
          <w:lang w:val="en-GB"/>
        </w:rPr>
        <w:instrText xml:space="preserve"> SEQ MTSec \r 1 \h \* MERGEFORMAT </w:instrText>
      </w:r>
      <w:r w:rsidRPr="0010779C">
        <w:rPr>
          <w:rFonts w:asciiTheme="minorHAnsi" w:hAnsiTheme="minorHAnsi" w:cstheme="minorHAnsi"/>
          <w:lang w:val="en-GB"/>
        </w:rPr>
        <w:fldChar w:fldCharType="end"/>
      </w:r>
      <w:r w:rsidRPr="0010779C">
        <w:rPr>
          <w:rFonts w:asciiTheme="minorHAnsi" w:hAnsiTheme="minorHAnsi" w:cstheme="minorHAnsi"/>
          <w:lang w:val="en-GB"/>
        </w:rPr>
        <w:fldChar w:fldCharType="begin"/>
      </w:r>
      <w:r w:rsidRPr="0010779C">
        <w:rPr>
          <w:rFonts w:asciiTheme="minorHAnsi" w:hAnsiTheme="minorHAnsi" w:cstheme="minorHAnsi"/>
          <w:lang w:val="en-GB"/>
        </w:rPr>
        <w:instrText xml:space="preserve"> SEQ MTChap \r 1 \h \* MERGEFORMAT </w:instrText>
      </w:r>
      <w:r w:rsidRPr="0010779C">
        <w:rPr>
          <w:rFonts w:asciiTheme="minorHAnsi" w:hAnsiTheme="minorHAnsi" w:cstheme="minorHAnsi"/>
          <w:lang w:val="en-GB"/>
        </w:rPr>
        <w:fldChar w:fldCharType="end"/>
      </w:r>
      <w:r w:rsidRPr="0010779C">
        <w:rPr>
          <w:rFonts w:asciiTheme="minorHAnsi" w:hAnsiTheme="minorHAnsi" w:cstheme="minorHAnsi"/>
          <w:lang w:val="en-GB"/>
        </w:rPr>
        <w:fldChar w:fldCharType="end"/>
      </w:r>
      <w:r w:rsidRPr="0010779C">
        <w:rPr>
          <w:rFonts w:asciiTheme="minorHAnsi" w:hAnsiTheme="minorHAnsi" w:cstheme="minorHAnsi"/>
          <w:lang w:val="en-GB"/>
        </w:rPr>
        <w:t>Energy crisis in Europe revamps the economic competitiveness of green chemicals</w:t>
      </w:r>
    </w:p>
    <w:p w14:paraId="50E19762" w14:textId="629784D6" w:rsidR="008A3579" w:rsidRPr="0010779C" w:rsidRDefault="008A3579" w:rsidP="00C07CEF">
      <w:pPr>
        <w:rPr>
          <w:rFonts w:cstheme="minorHAnsi"/>
          <w:vertAlign w:val="superscript"/>
          <w:lang w:val="en-GB"/>
        </w:rPr>
      </w:pPr>
      <w:r w:rsidRPr="0010779C">
        <w:rPr>
          <w:rFonts w:cstheme="minorHAnsi"/>
          <w:lang w:val="en-GB"/>
        </w:rPr>
        <w:t>Abhinandan Nabera,</w:t>
      </w:r>
      <w:r w:rsidR="008B6C29" w:rsidRPr="0010779C">
        <w:rPr>
          <w:rFonts w:cstheme="minorHAnsi"/>
          <w:lang w:val="en-GB"/>
        </w:rPr>
        <w:t xml:space="preserve"> </w:t>
      </w:r>
      <w:r w:rsidRPr="0010779C">
        <w:rPr>
          <w:rFonts w:cstheme="minorHAnsi"/>
          <w:lang w:val="en-GB"/>
        </w:rPr>
        <w:t>Ioan</w:t>
      </w:r>
      <w:r w:rsidR="00B12530" w:rsidRPr="0010779C">
        <w:rPr>
          <w:rFonts w:cstheme="minorHAnsi"/>
          <w:lang w:val="en-GB"/>
        </w:rPr>
        <w:noBreakHyphen/>
      </w:r>
      <w:r w:rsidRPr="0010779C">
        <w:rPr>
          <w:rFonts w:cstheme="minorHAnsi"/>
          <w:lang w:val="en-GB"/>
        </w:rPr>
        <w:t xml:space="preserve">Robert Istrate, </w:t>
      </w:r>
      <w:r w:rsidRPr="0010779C">
        <w:rPr>
          <w:lang w:val="en-GB"/>
        </w:rPr>
        <w:t xml:space="preserve">Antonio José Martín, </w:t>
      </w:r>
      <w:r w:rsidRPr="0010779C">
        <w:rPr>
          <w:rFonts w:cstheme="minorHAnsi"/>
          <w:lang w:val="en-GB"/>
        </w:rPr>
        <w:t>Javier Pérez</w:t>
      </w:r>
      <w:r w:rsidR="00B12530" w:rsidRPr="0010779C">
        <w:rPr>
          <w:rFonts w:cstheme="minorHAnsi"/>
          <w:lang w:val="en-GB"/>
        </w:rPr>
        <w:noBreakHyphen/>
      </w:r>
      <w:r w:rsidRPr="0010779C">
        <w:rPr>
          <w:rFonts w:cstheme="minorHAnsi"/>
          <w:lang w:val="en-GB"/>
        </w:rPr>
        <w:t>Ramírez</w:t>
      </w:r>
      <w:r w:rsidRPr="0010779C">
        <w:rPr>
          <w:rFonts w:cstheme="minorHAnsi"/>
          <w:sz w:val="20"/>
          <w:szCs w:val="20"/>
          <w:vertAlign w:val="superscript"/>
          <w:lang w:val="en-GB"/>
        </w:rPr>
        <w:t>*</w:t>
      </w:r>
      <w:r w:rsidRPr="0010779C">
        <w:rPr>
          <w:rFonts w:cstheme="minorHAnsi"/>
          <w:lang w:val="en-GB"/>
        </w:rPr>
        <w:t xml:space="preserve"> and Gonzalo Guillén</w:t>
      </w:r>
      <w:r w:rsidR="00B12530" w:rsidRPr="0010779C">
        <w:rPr>
          <w:rFonts w:cstheme="minorHAnsi"/>
          <w:lang w:val="en-GB"/>
        </w:rPr>
        <w:noBreakHyphen/>
      </w:r>
      <w:r w:rsidRPr="0010779C">
        <w:rPr>
          <w:rFonts w:cstheme="minorHAnsi"/>
          <w:lang w:val="en-GB"/>
        </w:rPr>
        <w:t>Gosálbez</w:t>
      </w:r>
      <w:r w:rsidRPr="0010779C">
        <w:rPr>
          <w:rFonts w:cstheme="minorHAnsi"/>
          <w:sz w:val="20"/>
          <w:szCs w:val="20"/>
          <w:vertAlign w:val="superscript"/>
          <w:lang w:val="en-GB"/>
        </w:rPr>
        <w:t>*</w:t>
      </w:r>
    </w:p>
    <w:p w14:paraId="79796D5B" w14:textId="3CDD06A3" w:rsidR="008A3579" w:rsidRPr="0010779C" w:rsidRDefault="008A3579" w:rsidP="008A3579">
      <w:pPr>
        <w:jc w:val="both"/>
        <w:rPr>
          <w:rFonts w:cstheme="minorHAnsi"/>
          <w:sz w:val="20"/>
          <w:szCs w:val="20"/>
          <w:lang w:val="en-GB"/>
        </w:rPr>
      </w:pPr>
      <w:r w:rsidRPr="0010779C">
        <w:rPr>
          <w:rFonts w:cstheme="minorHAnsi"/>
          <w:sz w:val="20"/>
          <w:szCs w:val="20"/>
          <w:lang w:val="en-GB"/>
        </w:rPr>
        <w:t>Institute for Chemical and Bioengineering, Department of Chemistry and Applied Biosciences, ETH Zürich, Vladimir</w:t>
      </w:r>
      <w:r w:rsidR="00B12530" w:rsidRPr="0010779C">
        <w:rPr>
          <w:rFonts w:cstheme="minorHAnsi"/>
          <w:sz w:val="20"/>
          <w:szCs w:val="20"/>
          <w:lang w:val="en-GB"/>
        </w:rPr>
        <w:noBreakHyphen/>
      </w:r>
      <w:r w:rsidRPr="0010779C">
        <w:rPr>
          <w:rFonts w:cstheme="minorHAnsi"/>
          <w:sz w:val="20"/>
          <w:szCs w:val="20"/>
          <w:lang w:val="en-GB"/>
        </w:rPr>
        <w:t>Prelog</w:t>
      </w:r>
      <w:r w:rsidR="00B12530" w:rsidRPr="0010779C">
        <w:rPr>
          <w:rFonts w:cstheme="minorHAnsi"/>
          <w:sz w:val="20"/>
          <w:szCs w:val="20"/>
          <w:lang w:val="en-GB"/>
        </w:rPr>
        <w:noBreakHyphen/>
      </w:r>
      <w:r w:rsidRPr="0010779C">
        <w:rPr>
          <w:rFonts w:cstheme="minorHAnsi"/>
          <w:sz w:val="20"/>
          <w:szCs w:val="20"/>
          <w:lang w:val="en-GB"/>
        </w:rPr>
        <w:t>Weg 1, Zürich 8093, Switzerland</w:t>
      </w:r>
    </w:p>
    <w:p w14:paraId="42652555" w14:textId="56FCC1DB" w:rsidR="008A3579" w:rsidRPr="0010779C" w:rsidRDefault="00E63D53" w:rsidP="008A3579">
      <w:pPr>
        <w:jc w:val="both"/>
        <w:rPr>
          <w:rFonts w:cstheme="minorHAnsi"/>
          <w:sz w:val="20"/>
          <w:szCs w:val="20"/>
          <w:lang w:val="en-GB"/>
        </w:rPr>
      </w:pPr>
      <w:r w:rsidRPr="0010779C">
        <w:rPr>
          <w:rFonts w:cstheme="minorHAnsi"/>
          <w:sz w:val="20"/>
          <w:szCs w:val="20"/>
          <w:vertAlign w:val="superscript"/>
          <w:lang w:val="en-GB"/>
        </w:rPr>
        <w:t>*</w:t>
      </w:r>
      <w:r w:rsidR="008A3579" w:rsidRPr="0010779C">
        <w:rPr>
          <w:rFonts w:cstheme="minorHAnsi"/>
          <w:sz w:val="20"/>
          <w:szCs w:val="20"/>
          <w:lang w:val="en-GB"/>
        </w:rPr>
        <w:t>Corresponding authors:</w:t>
      </w:r>
      <w:r w:rsidR="008A3579" w:rsidRPr="0010779C">
        <w:rPr>
          <w:rStyle w:val="Hyperlink"/>
          <w:rFonts w:cstheme="minorHAnsi"/>
          <w:sz w:val="20"/>
          <w:szCs w:val="20"/>
          <w:lang w:val="en-GB"/>
        </w:rPr>
        <w:t xml:space="preserve"> jpr@chem.ethz.ch</w:t>
      </w:r>
      <w:r w:rsidR="008A3579" w:rsidRPr="0010779C">
        <w:rPr>
          <w:rFonts w:cstheme="minorHAnsi"/>
          <w:sz w:val="20"/>
          <w:szCs w:val="20"/>
          <w:lang w:val="en-GB"/>
        </w:rPr>
        <w:t xml:space="preserve">; </w:t>
      </w:r>
      <w:hyperlink r:id="rId8" w:history="1">
        <w:r w:rsidR="008A3579" w:rsidRPr="0010779C">
          <w:rPr>
            <w:rStyle w:val="Hyperlink"/>
            <w:rFonts w:cstheme="minorHAnsi"/>
            <w:sz w:val="20"/>
            <w:szCs w:val="20"/>
            <w:lang w:val="en-GB"/>
          </w:rPr>
          <w:t>gonzalo.guillen.gosalbez@chem.ethz.ch</w:t>
        </w:r>
      </w:hyperlink>
    </w:p>
    <w:p w14:paraId="3D560FA9" w14:textId="77777777" w:rsidR="008A3579" w:rsidRPr="0010779C" w:rsidRDefault="008A3579" w:rsidP="008A3579">
      <w:pPr>
        <w:pStyle w:val="Heading2"/>
        <w:jc w:val="both"/>
        <w:rPr>
          <w:rFonts w:cstheme="minorHAnsi"/>
        </w:rPr>
      </w:pPr>
      <w:r w:rsidRPr="0010779C">
        <w:rPr>
          <w:rFonts w:cstheme="minorHAnsi"/>
        </w:rPr>
        <w:t>Abstract</w:t>
      </w:r>
    </w:p>
    <w:p w14:paraId="29A3A1CF" w14:textId="4FC21FE7" w:rsidR="008A3579" w:rsidRPr="0010779C" w:rsidRDefault="008A3579" w:rsidP="008A3579">
      <w:pPr>
        <w:jc w:val="both"/>
        <w:rPr>
          <w:lang w:val="en-GB"/>
        </w:rPr>
      </w:pPr>
      <w:r w:rsidRPr="0010779C">
        <w:rPr>
          <w:lang w:val="en-GB"/>
        </w:rPr>
        <w:t>Ammonia and methanol are essential to modern societies, but their production has been heavily reliant on natural gas, which contributes to supply disruptions and significant CO</w:t>
      </w:r>
      <w:r w:rsidRPr="0010779C">
        <w:rPr>
          <w:vertAlign w:val="subscript"/>
          <w:lang w:val="en-GB"/>
        </w:rPr>
        <w:t>2</w:t>
      </w:r>
      <w:r w:rsidRPr="0010779C">
        <w:rPr>
          <w:lang w:val="en-GB"/>
        </w:rPr>
        <w:t xml:space="preserve"> emissions. While low</w:t>
      </w:r>
      <w:r w:rsidR="00FC0E97" w:rsidRPr="0010779C">
        <w:rPr>
          <w:lang w:val="en-GB"/>
        </w:rPr>
        <w:noBreakHyphen/>
      </w:r>
      <w:r w:rsidRPr="0010779C">
        <w:rPr>
          <w:lang w:val="en-GB"/>
        </w:rPr>
        <w:t>carbon production routes have been extensively researched, their adoption has been hindered by higher costs. However, a recent energy crisis in Europe has created a unique opportunity to shift towards greener production methods. Green ammonia, produced through wind</w:t>
      </w:r>
      <w:r w:rsidR="00FC0E97" w:rsidRPr="0010779C">
        <w:rPr>
          <w:lang w:val="en-GB"/>
        </w:rPr>
        <w:noBreakHyphen/>
      </w:r>
      <w:r w:rsidRPr="0010779C">
        <w:rPr>
          <w:lang w:val="en-GB"/>
        </w:rPr>
        <w:t>powered water electrolysis, has outperformed its fossil counterpart for six months as of December 2021, and methanol produced through CO</w:t>
      </w:r>
      <w:r w:rsidRPr="0010779C">
        <w:rPr>
          <w:vertAlign w:val="subscript"/>
          <w:lang w:val="en-GB"/>
        </w:rPr>
        <w:t>2</w:t>
      </w:r>
      <w:r w:rsidRPr="0010779C">
        <w:rPr>
          <w:lang w:val="en-GB"/>
        </w:rPr>
        <w:t xml:space="preserve"> capture and wind</w:t>
      </w:r>
      <w:r w:rsidR="00FC0E97" w:rsidRPr="0010779C">
        <w:rPr>
          <w:lang w:val="en-GB"/>
        </w:rPr>
        <w:noBreakHyphen/>
      </w:r>
      <w:r w:rsidR="00E061FC" w:rsidRPr="0010779C">
        <w:rPr>
          <w:lang w:val="en-GB"/>
        </w:rPr>
        <w:t xml:space="preserve">based </w:t>
      </w:r>
      <w:r w:rsidRPr="0010779C">
        <w:rPr>
          <w:lang w:val="en-GB"/>
        </w:rPr>
        <w:t>water electrolysis became an</w:t>
      </w:r>
      <w:r w:rsidR="00F1501D" w:rsidRPr="0010779C">
        <w:rPr>
          <w:lang w:val="en-GB"/>
        </w:rPr>
        <w:t xml:space="preserve"> </w:t>
      </w:r>
      <w:r w:rsidRPr="0010779C">
        <w:rPr>
          <w:lang w:val="en-GB"/>
        </w:rPr>
        <w:t xml:space="preserve">economically appealing alternative. With a coordinated effort from academia, industry, and policymakers, Europe can lead the </w:t>
      </w:r>
      <w:r w:rsidR="00C82E37" w:rsidRPr="0010779C">
        <w:rPr>
          <w:lang w:val="en-GB"/>
        </w:rPr>
        <w:t>grand transition</w:t>
      </w:r>
      <w:r w:rsidRPr="0010779C">
        <w:rPr>
          <w:lang w:val="en-GB"/>
        </w:rPr>
        <w:t xml:space="preserve"> towards more sustainable practices in the chemical industry.</w:t>
      </w:r>
    </w:p>
    <w:p w14:paraId="05834CC2" w14:textId="77777777" w:rsidR="008A3579" w:rsidRPr="0010779C" w:rsidRDefault="008A3579" w:rsidP="008A3579">
      <w:pPr>
        <w:pStyle w:val="Heading2"/>
      </w:pPr>
      <w:r w:rsidRPr="0010779C">
        <w:t>Introduction</w:t>
      </w:r>
    </w:p>
    <w:p w14:paraId="192457B1" w14:textId="040178EA" w:rsidR="008A3579" w:rsidRPr="0010779C" w:rsidRDefault="008A3579" w:rsidP="008A3579">
      <w:pPr>
        <w:jc w:val="both"/>
        <w:rPr>
          <w:rFonts w:cstheme="minorHAnsi"/>
          <w:lang w:val="en-GB"/>
        </w:rPr>
      </w:pPr>
      <w:r w:rsidRPr="0010779C">
        <w:rPr>
          <w:rFonts w:cstheme="minorHAnsi"/>
          <w:lang w:val="en-GB"/>
        </w:rPr>
        <w:t>The chemical industry heavily relies on fossil fuels, making it the origin of 5.6 Gt CO</w:t>
      </w:r>
      <w:r w:rsidRPr="0010779C">
        <w:rPr>
          <w:rFonts w:cstheme="minorHAnsi"/>
          <w:vertAlign w:val="subscript"/>
          <w:lang w:val="en-GB"/>
        </w:rPr>
        <w:t>2</w:t>
      </w:r>
      <w:r w:rsidR="00FC0E97" w:rsidRPr="0010779C">
        <w:rPr>
          <w:rFonts w:cstheme="minorHAnsi"/>
          <w:lang w:val="en-GB"/>
        </w:rPr>
        <w:noBreakHyphen/>
      </w:r>
      <w:r w:rsidRPr="0010779C">
        <w:rPr>
          <w:rFonts w:cstheme="minorHAnsi"/>
          <w:lang w:val="en-GB"/>
        </w:rPr>
        <w:t>eq yr</w:t>
      </w:r>
      <w:r w:rsidRPr="0010779C">
        <w:rPr>
          <w:rFonts w:cstheme="minorHAnsi"/>
          <w:vertAlign w:val="superscript"/>
          <w:lang w:val="en-GB"/>
        </w:rPr>
        <w:t>−1</w:t>
      </w:r>
      <w:r w:rsidRPr="0010779C">
        <w:rPr>
          <w:rFonts w:cstheme="minorHAnsi"/>
          <w:lang w:val="en-GB"/>
        </w:rPr>
        <w:t>, comparable to approximately 10% of global anthropogenic greenhouse gas (GHG) emissions</w:t>
      </w:r>
      <w:r w:rsidR="00E415D1" w:rsidRPr="0010779C">
        <w:rPr>
          <w:rFonts w:cstheme="minorHAnsi"/>
          <w:lang w:val="en-GB"/>
        </w:rPr>
        <w:t>.</w:t>
      </w:r>
      <w:r w:rsidRPr="0010779C">
        <w:rPr>
          <w:rFonts w:cstheme="minorHAnsi"/>
          <w:lang w:val="en-GB"/>
        </w:rPr>
        <w:fldChar w:fldCharType="begin"/>
      </w:r>
      <w:r w:rsidRPr="0010779C">
        <w:rPr>
          <w:rFonts w:cstheme="minorHAnsi"/>
          <w:lang w:val="en-GB"/>
        </w:rPr>
        <w:instrText xml:space="preserve"> ADDIN ZOTERO_ITEM CSL_CITATION {"citationID":"y29xtEap","properties":{"formattedCitation":"\\super 1,2\\nosupersub{}","plainCitation":"1,2","noteIndex":0},"citationItems":[{"id":952,"uris":["http://zotero.org/users/9157291/items/PW4PTV2I"],"itemData":{"id":952,"type":"article-journal","abstract":"Chemicals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 Opin. Chem. Eng.","language":"en","page":"100881","source":"ScienceDirect","title":"Mapping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765,"uris":["http://zotero.org/users/9157291/items/8IVAJAL9"],"itemData":{"id":765,"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transition.","number":"IMES/EESS report; Vol. 126","publisher":"Lund University","source":"Lund University","title":"Petrochemicals and Climate Change: Tracing Globally Growing Emissions and Key Blind Spots in a Fossil-Based Industry","title-short":"Petrochemicals and Climate Change","URL":"https://lucris.lub.lu.se/ws/portalfiles/portal/117494791/Petrochemicals_climate_change_review_web.pdf","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Pr="0010779C">
        <w:rPr>
          <w:rFonts w:cstheme="minorHAnsi"/>
          <w:lang w:val="en-GB"/>
        </w:rPr>
        <w:fldChar w:fldCharType="separate"/>
      </w:r>
      <w:r w:rsidRPr="0010779C">
        <w:rPr>
          <w:rFonts w:ascii="Calibri" w:hAnsi="Calibri" w:cs="Calibri"/>
          <w:szCs w:val="24"/>
          <w:vertAlign w:val="superscript"/>
          <w:lang w:val="en-GB"/>
        </w:rPr>
        <w:t>1,2</w:t>
      </w:r>
      <w:r w:rsidRPr="0010779C">
        <w:rPr>
          <w:rFonts w:cstheme="minorHAnsi"/>
          <w:lang w:val="en-GB"/>
        </w:rPr>
        <w:fldChar w:fldCharType="end"/>
      </w:r>
      <w:r w:rsidRPr="0010779C">
        <w:rPr>
          <w:rFonts w:cstheme="minorHAnsi"/>
          <w:lang w:val="en-GB"/>
        </w:rPr>
        <w:t xml:space="preserve"> Ammonia and methanol are key components of the chemical industry, serving as building blocks for various valuable products. Ammonia plays a critical role in the production of nitrogen fertili</w:t>
      </w:r>
      <w:r w:rsidR="00CC44DD" w:rsidRPr="0010779C">
        <w:rPr>
          <w:rFonts w:cstheme="minorHAnsi"/>
          <w:lang w:val="en-GB"/>
        </w:rPr>
        <w:t>s</w:t>
      </w:r>
      <w:r w:rsidRPr="0010779C">
        <w:rPr>
          <w:rFonts w:cstheme="minorHAnsi"/>
          <w:lang w:val="en-GB"/>
        </w:rPr>
        <w:t>ers, which are essential for ensuring global food security</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{"citationID":"gfUxHBv8","properties":{"formattedCitation":"\\super 3\\uc0\\u8211{}5\\nosupersub{}","plainCitation":"3–5","noteIndex":0},"citationItems":[{"id":934,"uris":["http://zotero.org/users/9157291/items/IIB456LG"],"itemData":{"id":934,"type":"article-journal","abstract":"On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891,"uris":["http://zotero.org/users/9157291/items/UV7GWX94"],"itemData":{"id":891,"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id":26925,"uris":["http://zotero.org/users/9157291/items/IN7BUG2L"],"itemData":{"id":26925,"type":"article-journal","abstract":"In this paper, we assess energy demand due to fertilizer consumption in the period 1961–2001. Based on historical trends of gross energy requirements, we calculated that in 2001, global energy embedded in fertilizer consumption amounted to 3660 PJ, which represents about 1% of the global energy demand. Total energy demand has increased at an average rate of 3.8% p.a. Drivers behind the trend are rising fertilizer consumption and a shift towards more energy intensive fertilizers. Our results show that despite significant energy efficiency improvements in fertilizer manufacture (with exception of phosphate fertilizer in the last 20 years) improvements in energy efficiency have not been sufficient to offset growing energy demand due to rising fertilizer consumption. Furthermore, we found that specific energy consumption of ammonia and urea developed in close concordance with the learning curve model, showing progress ratios of 71% for ammonia production and 88% for urea. This suggests an alternative approach for including technological change in energy intensive industries in middle and long-term models dealing with energy consumption and CO2 emissions, while few learning curves exist for energy efficiency of end use technologies.","container-title":"Resources, Conservation and Recycling","DOI":"10.1016/j.resconrec.2005.06.004","ISSN":"0921-3449","issue":"1","journalAbbreviation":"Resour. Conserv. Recycl.","language":"en","page":"75-93","source":"ScienceDirect","title":"Feeding fossil fuels to the soil: An analysis of energy embedded and technological learning in the fertilizer industry","title-short":"Feeding fossil fuels to the soil","volume":"46","author":[{"family":"Ramírez","given":"C. A."},{"family":"Worrell","given":"E."}],"issued":{"date-parts":[["2006",1,1]]}}}],"schema":"https://github.com/citation-style-language/schema/raw/master/csl-citation.json"} </w:instrText>
      </w:r>
      <w:r w:rsidRPr="0010779C">
        <w:rPr>
          <w:rFonts w:cstheme="minorHAnsi"/>
          <w:lang w:val="en-GB"/>
        </w:rPr>
        <w:fldChar w:fldCharType="separate"/>
      </w:r>
      <w:r w:rsidR="002429F0" w:rsidRPr="0010779C">
        <w:rPr>
          <w:rFonts w:ascii="Calibri" w:hAnsi="Calibri" w:cs="Calibri"/>
          <w:szCs w:val="24"/>
          <w:vertAlign w:val="superscript"/>
          <w:lang w:val="en-GB"/>
        </w:rPr>
        <w:t>3–5</w:t>
      </w:r>
      <w:r w:rsidRPr="0010779C">
        <w:rPr>
          <w:rFonts w:cstheme="minorHAnsi"/>
          <w:lang w:val="en-GB"/>
        </w:rPr>
        <w:fldChar w:fldCharType="end"/>
      </w:r>
      <w:r w:rsidRPr="0010779C">
        <w:rPr>
          <w:rFonts w:cstheme="minorHAnsi"/>
          <w:lang w:val="en-GB"/>
        </w:rPr>
        <w:t xml:space="preserve"> Methanol serves as an intermediate to olefins and aromatics production and is used for manufacturing formic acid, dimethyl ether, or methylamine, among others</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{"citationID":"qaTQiSE4","properties":{"formattedCitation":"\\super 6\\uc0\\u8211{}8\\nosupersub{}","plainCitation":"6–8","noteIndex":0},"citationItems":[{"id":939,"uris":["http://zotero.org/users/9157291/items/T22NA9KH"],"itemData":{"id":939,"type":"report","language":"en","page":"132","publisher":"International Energy Agency","source":"Zotero","title":"The Future of Petrochemicals: Towards more sustainable plastics and fertilisers","URL":"www.iea.org","author":[{"family":"IEA","given":""}],"issued":{"date-parts":[["2018"]]}}},{"id":935,"uris":["http://zotero.org/users/9157291/items/RURRENJ6"],"itemData":{"id":935,"type":"article-journal","abstract":"Methanol,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Edition","DOI":"10.1002/anie.200462121","ISSN":"1521-3773","issue":"18","journalAbbreviation":"Angew. Chem., Int. Ed. Engl.","note":"_eprint: https://onlinelibrary.wiley.com/doi/pdf/10.1002/anie.200462121","page":"2636-2639","source":"Wiley Online Library","title":"Beyond Oil and Gas: The Methanol Economy","title-short":"Beyond Oil and Gas","volume":"44","author":[{"family":"Olah","given":"George A."}],"issued":{"date-parts":[["2005"]]}}},{"id":26811,"uris":["http://zotero.org/users/9157291/items/ERQPR7AJ"],"itemData":{"id":26811,"type":"article-journal","abstract":"This work aims to provide an overview of producing value-added products affordably and sustainably from greenhouse gases (GHGs). Methanol (MeOH) is one such product, and is one of the most widely used chemicals, employed as a feedstock for ≈30% of industrial chemicals. The starting materials are analogous to those feeding natural processes: water, CO2, and light. Innovative technologies from this effort have global significance, as they allow GHG recycling, while providing society with a renewable carbon feedstock. Light, in the form of solar energy, assists the production process in some capacity. Various solar strategies of continually increasing technology readiness levels are compared to the commercial MeOH process, which uses a syngas feed derived from natural gas. These strategies include several key technologies, including solar-thermochemical, photochemical, and photovoltaic–electrochemical. Other solar-assisted technologies that are not yet commercial-ready are also discussed. The commercial-ready technologies are compared using a technoeconomic analysis, and the scalability of solar reactors is also discussed in the context of light-incorporating catalyst architectures and designs. Finally, how MeOH compares against other prospective products is briefly discussed, as well as the viability of the most promising solar MeOH strategy in an international context.","container-title":"Advanced Science","DOI":"10.1002/advs.201801903","ISSN":"2198-3844","issue":"8","journalAbbreviation":"Adv. Sci.","language":"en","note":"_eprint: https://onlinelibrary.wiley.com/doi/pdf/10.1002/advs.201801903","page":"1801903","source":"Wiley Online Library","title":"Towards Solar Methanol: Past, Present, and Future","title-short":"Towards Solar Methanol","volume":"6","author":[{"family":"Tountas","given":"Athanasios A."},{"family":"Peng","given":"Xinyue"},{"family":"Tavasoli","given":"Alexandra V."},{"family":"Duchesne","given":"Paul N."},{"family":"Dingle","given":"Thomas L."},{"family":"Dong","given":"Yuchan"},{"family":"Hurtado","given":"Lourdes"},{"family":"Mohan","given":"Abhinav"},{"family":"Sun","given":"Wei"},{"family":"Ulmer","given":"Ulrich"},{"family":"Wang","given":"Lu"},{"family":"Wood","given":"Thomas E."},{"family":"Maravelias","given":"Christos T."},{"family":"Sain","given":"Mohini M."},{"family":"Ozin","given":"Geoffrey A."}],"issued":{"date-parts":[["2019"]]}}}],"schema":"https://github.com/citation-style-language/schema/raw/master/csl-citation.json"}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6–8</w:t>
      </w:r>
      <w:r w:rsidRPr="0010779C">
        <w:rPr>
          <w:rFonts w:cstheme="minorHAnsi"/>
          <w:lang w:val="en-GB"/>
        </w:rPr>
        <w:fldChar w:fldCharType="end"/>
      </w:r>
    </w:p>
    <w:p w14:paraId="2244D108" w14:textId="13B35E8D" w:rsidR="008A3579" w:rsidRPr="0010779C" w:rsidRDefault="008A3579" w:rsidP="008A3579">
      <w:pPr>
        <w:jc w:val="both"/>
        <w:rPr>
          <w:rFonts w:cstheme="minorHAnsi"/>
          <w:lang w:val="en-GB"/>
        </w:rPr>
      </w:pPr>
      <w:r w:rsidRPr="0010779C">
        <w:rPr>
          <w:rFonts w:cstheme="minorHAnsi"/>
          <w:lang w:val="en-GB"/>
        </w:rPr>
        <w:t>Between 60 and 70% of ammonia and methanol are produced from syngas obtained by steam reforming of natural gas</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{"citationID":"i1Yu5aBj","properties":{"formattedCitation":"\\super 9,10\\nosupersub{}","plainCitation":"9,10","noteIndex":0},"citationItems":[{"id":206,"uris":["http://zotero.org/users/9157291/items/897KTRXK"],"itemData":{"id":206,"type":"report","event-place":"Abu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9,10</w:t>
      </w:r>
      <w:r w:rsidRPr="0010779C">
        <w:rPr>
          <w:rFonts w:cstheme="minorHAnsi"/>
          <w:lang w:val="en-GB"/>
        </w:rPr>
        <w:fldChar w:fldCharType="end"/>
      </w:r>
      <w:r w:rsidRPr="0010779C">
        <w:rPr>
          <w:rFonts w:cstheme="minorHAnsi"/>
          <w:lang w:val="en-GB"/>
        </w:rPr>
        <w:t xml:space="preserve"> The Haber</w:t>
      </w:r>
      <w:r w:rsidR="00FC0E97" w:rsidRPr="0010779C">
        <w:rPr>
          <w:rFonts w:cstheme="minorHAnsi"/>
          <w:lang w:val="en-GB"/>
        </w:rPr>
        <w:noBreakHyphen/>
      </w:r>
      <w:r w:rsidRPr="0010779C">
        <w:rPr>
          <w:rFonts w:cstheme="minorHAnsi"/>
          <w:lang w:val="en-GB"/>
        </w:rPr>
        <w:t>Bosch process</w:t>
      </w:r>
      <w:r w:rsidR="00605B66" w:rsidRPr="0010779C">
        <w:rPr>
          <w:rFonts w:cstheme="minorHAnsi"/>
          <w:lang w:val="en-GB"/>
        </w:rPr>
        <w:t xml:space="preserve"> (</w:t>
      </w:r>
      <w:r w:rsidR="00C20533" w:rsidRPr="0010779C">
        <w:rPr>
          <w:rFonts w:cstheme="minorHAnsi"/>
          <w:b/>
          <w:lang w:val="en-GB"/>
        </w:rPr>
        <w:t>Figure</w:t>
      </w:r>
      <w:r w:rsidR="003B2D52" w:rsidRPr="0010779C">
        <w:rPr>
          <w:rFonts w:cstheme="minorHAnsi"/>
          <w:b/>
          <w:lang w:val="en-GB"/>
        </w:rPr>
        <w:t> </w:t>
      </w:r>
      <w:r w:rsidR="00C20533" w:rsidRPr="0010779C">
        <w:rPr>
          <w:rFonts w:cstheme="minorHAnsi"/>
          <w:b/>
          <w:lang w:val="en-GB"/>
        </w:rPr>
        <w:t>S1</w:t>
      </w:r>
      <w:r w:rsidR="009130E9" w:rsidRPr="0010779C">
        <w:rPr>
          <w:rFonts w:cstheme="minorHAnsi"/>
          <w:lang w:val="en-GB"/>
        </w:rPr>
        <w:t xml:space="preserve"> of the Electronic supplementary information - ESI</w:t>
      </w:r>
      <w:r w:rsidR="00605B66" w:rsidRPr="0010779C">
        <w:rPr>
          <w:rFonts w:cstheme="minorHAnsi"/>
          <w:lang w:val="en-GB"/>
        </w:rPr>
        <w:t>)</w:t>
      </w:r>
      <w:r w:rsidRPr="0010779C">
        <w:rPr>
          <w:rFonts w:cstheme="minorHAnsi"/>
          <w:lang w:val="en-GB"/>
        </w:rPr>
        <w:t>, which is energy</w:t>
      </w:r>
      <w:r w:rsidR="00FC0E97" w:rsidRPr="0010779C">
        <w:rPr>
          <w:rFonts w:cstheme="minorHAnsi"/>
          <w:lang w:val="en-GB"/>
        </w:rPr>
        <w:noBreakHyphen/>
      </w:r>
      <w:r w:rsidRPr="0010779C">
        <w:rPr>
          <w:rFonts w:cstheme="minorHAnsi"/>
          <w:lang w:val="en-GB"/>
        </w:rPr>
        <w:t>intensive and operates at demanding conditions (&gt;200 bar and &gt;400 °C), is used to produce ammonia from a combination of hydrogen and nitrogen over an Fe</w:t>
      </w:r>
      <w:r w:rsidR="00165BB9" w:rsidRPr="0010779C">
        <w:rPr>
          <w:rFonts w:cstheme="minorHAnsi"/>
          <w:lang w:val="en-GB"/>
        </w:rPr>
        <w:noBreakHyphen/>
      </w:r>
      <w:r w:rsidRPr="0010779C">
        <w:rPr>
          <w:rFonts w:cstheme="minorHAnsi"/>
          <w:lang w:val="en-GB"/>
        </w:rPr>
        <w:t>based catalyst</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{"citationID":"S0Zv0Qse","properties":{"formattedCitation":"\\super 11\\nosupersub{}","plainCitation":"11","noteIndex":0},"citationItems":[{"id":1006,"uris":["http://zotero.org/users/9157291/items/A2US8TDS"],"itemData":{"id":1006,"type":"article-journal","abstract":"Due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11</w:t>
      </w:r>
      <w:r w:rsidRPr="0010779C">
        <w:rPr>
          <w:rFonts w:cstheme="minorHAnsi"/>
          <w:lang w:val="en-GB"/>
        </w:rPr>
        <w:fldChar w:fldCharType="end"/>
      </w:r>
      <w:r w:rsidRPr="0010779C">
        <w:rPr>
          <w:rFonts w:cstheme="minorHAnsi"/>
          <w:lang w:val="en-GB"/>
        </w:rPr>
        <w:t xml:space="preserve"> Methanol production </w:t>
      </w:r>
      <w:r w:rsidR="002E5DC0" w:rsidRPr="0010779C">
        <w:rPr>
          <w:rFonts w:cstheme="minorHAnsi"/>
          <w:lang w:val="en-GB"/>
        </w:rPr>
        <w:t>(</w:t>
      </w:r>
      <w:r w:rsidR="003B2D52" w:rsidRPr="0010779C">
        <w:rPr>
          <w:rFonts w:cstheme="minorHAnsi"/>
          <w:b/>
          <w:lang w:val="en-GB"/>
        </w:rPr>
        <w:t>Figure S2</w:t>
      </w:r>
      <w:r w:rsidR="002E5DC0" w:rsidRPr="0010779C">
        <w:rPr>
          <w:rFonts w:cstheme="minorHAnsi"/>
          <w:lang w:val="en-GB"/>
        </w:rPr>
        <w:t xml:space="preserve">) </w:t>
      </w:r>
      <w:r w:rsidRPr="0010779C">
        <w:rPr>
          <w:rFonts w:cstheme="minorHAnsi"/>
          <w:lang w:val="en-GB"/>
        </w:rPr>
        <w:t>requires hydrogenation of CO over a Cu</w:t>
      </w:r>
      <w:r w:rsidR="00165BB9" w:rsidRPr="0010779C">
        <w:rPr>
          <w:rFonts w:cstheme="minorHAnsi"/>
          <w:lang w:val="en-GB"/>
        </w:rPr>
        <w:noBreakHyphen/>
      </w:r>
      <w:r w:rsidRPr="0010779C">
        <w:rPr>
          <w:rFonts w:cstheme="minorHAnsi"/>
          <w:lang w:val="en-GB"/>
        </w:rPr>
        <w:t>Zn</w:t>
      </w:r>
      <w:r w:rsidR="00165BB9" w:rsidRPr="0010779C">
        <w:rPr>
          <w:rFonts w:cstheme="minorHAnsi"/>
          <w:lang w:val="en-GB"/>
        </w:rPr>
        <w:noBreakHyphen/>
      </w:r>
      <w:r w:rsidRPr="0010779C">
        <w:rPr>
          <w:rFonts w:cstheme="minorHAnsi"/>
          <w:lang w:val="en-GB"/>
        </w:rPr>
        <w:t>Al catalyst at high pressure and mild temperature (&gt;35 bar and &gt;200 °C)</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{"citationID":"yD0gL3Xb","properties":{"formattedCitation":"\\super 12\\nosupersub{}","plainCitation":"12","noteIndex":0},"citationItems":[{"id":1005,"uris":["http://zotero.org/users/9157291/items/DPZPTWUU"],"itemData":{"id":1005,"type":"article-journal","abstract":"CO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12</w:t>
      </w:r>
      <w:r w:rsidRPr="0010779C">
        <w:rPr>
          <w:rFonts w:cstheme="minorHAnsi"/>
          <w:lang w:val="en-GB"/>
        </w:rPr>
        <w:fldChar w:fldCharType="end"/>
      </w:r>
      <w:r w:rsidRPr="0010779C">
        <w:rPr>
          <w:rFonts w:cstheme="minorHAnsi"/>
          <w:lang w:val="en-GB"/>
        </w:rPr>
        <w:t xml:space="preserve"> Sustainable ammonia production is achievable through the green Haber</w:t>
      </w:r>
      <w:r w:rsidR="00FA1AC5" w:rsidRPr="0010779C">
        <w:rPr>
          <w:rFonts w:cstheme="minorHAnsi"/>
          <w:lang w:val="en-GB"/>
        </w:rPr>
        <w:noBreakHyphen/>
      </w:r>
      <w:r w:rsidRPr="0010779C">
        <w:rPr>
          <w:rFonts w:cstheme="minorHAnsi"/>
          <w:lang w:val="en-GB"/>
        </w:rPr>
        <w:t>Bosch process, which involves using hydrogen generated from water electrolysis powered by renewable sources such as wind or solar</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{"citationID":"TpYEZnz2","properties":{"formattedCitation":"\\super 10,13,14\\nosupersub{}","plainCitation":"10,13,14","noteIndex":0},"citationItems":[{"id":901,"uris":["http://zotero.org/users/9157291/items/U2JU5DYJ"],"itemData":{"id":901,"type":"report","language":"en","note":"DOI: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Fernanda"}],"accessed":{"date-parts":[["2022",12,9]]},"issued":{"date-parts":[["2022"]]}}},{"id":26813,"uris":["http://zotero.org/users/9157291/items/47MIUEFD"],"itemData":{"id":26813,"type":"article-journal","abstract":"In light of the targets set out by the Paris Climate Agreement and the global energy sector's ongoing transition from fossil fuels to renewables, the chemical industry is searching for innovative ways of reducing greenhouse gas emissions associated with the production of ammonia. To address this need, research and development is under way around the world to replace the century-old Haber-Bosch process for manufacturing ammonia from N2 and H2, powered by renewable electricity. This involves replacing H2 obtained from steam-reformed CH4 to H2 that is instead obtained from electrolyzed H2O. This transition will enable the changeover from the Haber-Bosch production of NH3 to electrochemical, plasma chemical, thermochemical, and photochemical generation of NH3. If ammonia can eventually be produced directly from N2 and H2O powered by just sunlight, at a technologically significant scale, efficiency, and cost, in a “solar ammonia refinery,” green ammonia can change the world!","container-title":"Joule","DOI":"10.1016/j.joule.2018.04.017","ISSN":"2542-4351","issue":"6","journalAbbreviation":"Joule","language":"en","page":"1055-1074","source":"ScienceDirect","title":"Greening Ammonia toward the Solar Ammonia Refinery","volume":"2","author":[{"family":"Wang","given":"Lu"},{"family":"Xia","given":"Meikun"},{"family":"Wang","given":"Hong"},{"family":"Huang","given":"Kefeng"},{"family":"Qian","given":"Chenxi"},{"family":"Maravelias","given":"Christos T."},{"family":"Ozin","given":"Geoffrey A."}],"issued":{"date-parts":[["2018",6,20]]}}}],"schema":"https://github.com/citation-style-language/schema/raw/master/csl-citation.json"}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10,13,14</w:t>
      </w:r>
      <w:r w:rsidRPr="0010779C">
        <w:rPr>
          <w:rFonts w:cstheme="minorHAnsi"/>
          <w:lang w:val="en-GB"/>
        </w:rPr>
        <w:fldChar w:fldCharType="end"/>
      </w:r>
      <w:r w:rsidRPr="0010779C">
        <w:rPr>
          <w:rFonts w:cstheme="minorHAnsi"/>
          <w:lang w:val="en-GB"/>
        </w:rPr>
        <w:t xml:space="preserve"> This hybrid electro- and thermo</w:t>
      </w:r>
      <w:r w:rsidR="008B2C71" w:rsidRPr="0010779C">
        <w:rPr>
          <w:rFonts w:cstheme="minorHAnsi"/>
          <w:lang w:val="en-GB"/>
        </w:rPr>
        <w:noBreakHyphen/>
      </w:r>
      <w:r w:rsidRPr="0010779C">
        <w:rPr>
          <w:rFonts w:cstheme="minorHAnsi"/>
          <w:lang w:val="en-GB"/>
        </w:rPr>
        <w:t>catalytic scheme is currently in intense development and has been proposed as the first feasible low-emission alternative</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{"citationID":"ex5E9pap","properties":{"formattedCitation":"\\super 15\\nosupersub{}","plainCitation":"15","noteIndex":0},"citationItems":[{"id":1004,"uris":["http://zotero.org/users/9157291/items/DLIJZIUV"],"itemData":{"id":1004,"type":"article-journal","abstract":"Most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 Rev.","page":"230-244","source":"IngentaConnect","title":"Review of Recent Progress in Green Ammonia Synthesis: Decarbonisation of fertiliser and fuels via green synthesis","title-short":"Review of Recent Progress in Green Ammonia Synthesis","volume":"66","author":[{"family":"Smart","given":"Katie"}],"issued":{"date-parts":[["2022",7,12]]}}}],"schema":"https://github.com/citation-style-language/schema/raw/master/csl-citation.json"}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15</w:t>
      </w:r>
      <w:r w:rsidRPr="0010779C">
        <w:rPr>
          <w:rFonts w:cstheme="minorHAnsi"/>
          <w:lang w:val="en-GB"/>
        </w:rPr>
        <w:fldChar w:fldCharType="end"/>
      </w:r>
      <w:r w:rsidRPr="0010779C">
        <w:rPr>
          <w:rFonts w:cstheme="minorHAnsi"/>
          <w:lang w:val="en-GB"/>
        </w:rPr>
        <w:t xml:space="preserve"> To enhance the sustainability of methanol production, the current CO hydrogenation process can incorporate CO</w:t>
      </w:r>
      <w:r w:rsidRPr="0010779C">
        <w:rPr>
          <w:rFonts w:cstheme="minorHAnsi"/>
          <w:vertAlign w:val="subscript"/>
          <w:lang w:val="en-GB"/>
        </w:rPr>
        <w:t>2</w:t>
      </w:r>
      <w:r w:rsidRPr="0010779C">
        <w:rPr>
          <w:rFonts w:cstheme="minorHAnsi"/>
          <w:lang w:val="en-GB"/>
        </w:rPr>
        <w:t xml:space="preserve"> as a source via the optimi</w:t>
      </w:r>
      <w:r w:rsidR="008458F7" w:rsidRPr="0010779C">
        <w:rPr>
          <w:rFonts w:cstheme="minorHAnsi"/>
          <w:lang w:val="en-GB"/>
        </w:rPr>
        <w:t>s</w:t>
      </w:r>
      <w:r w:rsidRPr="0010779C">
        <w:rPr>
          <w:rFonts w:cstheme="minorHAnsi"/>
          <w:lang w:val="en-GB"/>
        </w:rPr>
        <w:t>ed reverse water gas shift reaction, along with low</w:t>
      </w:r>
      <w:r w:rsidR="002A1DF7" w:rsidRPr="0010779C">
        <w:rPr>
          <w:rFonts w:cstheme="minorHAnsi"/>
          <w:lang w:val="en-GB"/>
        </w:rPr>
        <w:noBreakHyphen/>
      </w:r>
      <w:r w:rsidRPr="0010779C">
        <w:rPr>
          <w:rFonts w:cstheme="minorHAnsi"/>
          <w:lang w:val="en-GB"/>
        </w:rPr>
        <w:t>carbon hydrogen sources</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{"citationID":"xE4lTznH","properties":{"formattedCitation":"\\super 9\\nosupersub{}","plainCitation":"9","noteIndex":0},"citationItems":[{"id":206,"uris":["http://zotero.org/users/9157291/items/897KTRXK"],"itemData":{"id":206,"type":"report","event-place":"Abu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9</w:t>
      </w:r>
      <w:r w:rsidRPr="0010779C">
        <w:rPr>
          <w:rFonts w:cstheme="minorHAnsi"/>
          <w:lang w:val="en-GB"/>
        </w:rPr>
        <w:fldChar w:fldCharType="end"/>
      </w:r>
      <w:r w:rsidRPr="0010779C">
        <w:rPr>
          <w:rFonts w:cstheme="minorHAnsi"/>
          <w:lang w:val="en-GB"/>
        </w:rPr>
        <w:t xml:space="preserve"> </w:t>
      </w:r>
    </w:p>
    <w:p w14:paraId="4513EE6E" w14:textId="7CB21F6A" w:rsidR="008A3579" w:rsidRPr="0010779C" w:rsidRDefault="008A3579" w:rsidP="008A3579">
      <w:pPr>
        <w:jc w:val="both"/>
        <w:rPr>
          <w:rFonts w:cstheme="minorHAnsi"/>
          <w:lang w:val="en-GB"/>
        </w:rPr>
      </w:pPr>
      <w:r w:rsidRPr="0010779C">
        <w:rPr>
          <w:rFonts w:cstheme="minorHAnsi"/>
          <w:lang w:val="en-GB"/>
        </w:rPr>
        <w:t>Previous studies have demonstrated the technical feasibility</w:t>
      </w:r>
      <w:r w:rsidRPr="0010779C">
        <w:rPr>
          <w:rFonts w:cstheme="minorHAnsi"/>
          <w:lang w:val="en-GB"/>
        </w:rPr>
        <w:fldChar w:fldCharType="begin"/>
      </w:r>
      <w:r w:rsidR="00B80797" w:rsidRPr="0010779C">
        <w:rPr>
          <w:rFonts w:cstheme="minorHAnsi"/>
          <w:lang w:val="en-GB"/>
        </w:rPr>
        <w:instrText xml:space="preserve"> ADDIN ZOTERO_ITEM CSL_CITATION {"citationID":"WRVksAsW","properties":{"formattedCitation":"\\super 10,13,16,17\\nosupersub{}","plainCitation":"10,13,16,17","noteIndex":0},"citationItems":[{"id":901,"uris":["http://zotero.org/users/9157291/items/U2JU5DYJ"],"itemData":{"id":901,"type":"report","language":"en","note":"DOI: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Fernanda"}],"accessed":{"date-parts":[["2022",12,9]]},"issued":{"date-parts":[["2022"]]}}},{"id":938,"uris":["http://zotero.org/users/9157291/items/VCI52L9Z"],"itemData":{"id":938,"type":"report","language":"en","page":"60","publisher":"International Energy Agency","source":"Zotero","title":"Technology Roadmap Energy and GHG Reductions in the Chemical Industry via Catalytic Processes","author":[{"family":"IEA","given":""}],"issued":{"date-parts":[["2013"]]}}},{"id":807,"uris":["http://zotero.org/users/9157291/items/27ZU9RRM"],"itemData":{"id":807,"type":"article-journal","abstract":"Carbon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10,13,16,17</w:t>
      </w:r>
      <w:r w:rsidRPr="0010779C">
        <w:rPr>
          <w:rFonts w:cstheme="minorHAnsi"/>
          <w:lang w:val="en-GB"/>
        </w:rPr>
        <w:fldChar w:fldCharType="end"/>
      </w:r>
      <w:r w:rsidRPr="0010779C">
        <w:rPr>
          <w:rFonts w:cstheme="minorHAnsi"/>
          <w:lang w:val="en-GB"/>
        </w:rPr>
        <w:t xml:space="preserve"> and potential climate benefits</w:t>
      </w:r>
      <w:r w:rsidRPr="0010779C">
        <w:rPr>
          <w:rFonts w:cstheme="minorHAnsi"/>
          <w:lang w:val="en-GB"/>
        </w:rPr>
        <w:fldChar w:fldCharType="begin"/>
      </w:r>
      <w:r w:rsidR="00B80797" w:rsidRPr="0010779C">
        <w:rPr>
          <w:rFonts w:cstheme="minorHAnsi"/>
          <w:lang w:val="en-GB"/>
        </w:rPr>
        <w:instrText xml:space="preserve"> ADDIN ZOTERO_ITEM CSL_CITATION {"citationID":"UorIZKgW","properties":{"formattedCitation":"\\super 18\\uc0\\u8211{}21\\nosupersub{}","plainCitation":"18–21","noteIndex":0},"citationItems":[{"id":684,"uris":["http://zotero.org/users/9157291/items/AFKW7KRC"],"itemData":{"id":684,"type":"article-journal","abstract":"At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708,"uris":["http://zotero.org/users/9157291/items/9MFRQVYI"],"itemData":{"id":708,"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Chemistry","page":"113-124","source":"pubs.rsc.org","title":"Trade-offs between Sustainable Development Goals in carbon capture and utilisation","volume":"16","author":[{"family":"Ioannou","given":"Iasonas"},{"family":"Galán-Martín","given":"Ángel"},{"family":"Pérez-Ramírez","given":"Javier"},{"family":"Guillén-Gosálbez","given":"Gonzalo"}],"issued":{"date-parts":[["2023"]]}}},{"id":334,"uris":["http://zotero.org/users/9157291/items/GR58Y73K"],"itemData":{"id":334,"type":"article-journal","abstract":"This paper presents a first comprehensive comparison of environmental impacts of carbon capture and storage (CCS) and carbon capture and utilisation (CCU) technologies. Life cycle assessment studies found in the literature have been reviewed for these purposes. In total, 27 studies have been found of which 11 focus on CCS and 16 on CCU. The CCS studies suggest that the global warming potential (GWP) from power plants can be reduced by 63–82%, with the greatest reductions achieved by oxy-fuel combustion in pulverised coal and integrated gasification combined cycle (IGCC) plants and the lowest by post-combustion capture in combined cycle gas turbine (CCGT) plants. However, other environmental impacts such as acidification and human toxicity are higher with than without CCS. For CCU, the GWP varies widely depending on the utilisation option. Mineral carbonation can reduce the GWP by 4–48% compared to no CCU. Utilising CO2 for production of chemicals, specifically, dimethylcarbonate (DMC) reduces the GWP by 4.3 times and ozone layer depletion by 13 times compared to the conventional DMC process. Enhanced oil recovery has the GWP 2.3 times lower compared to discharging CO2 to the atmosphere but acidification is three times higher. Capturing CO2 by microalgae to produce biodiesel has 2.5 times higher GWP than fossil diesel with other environmental impacts also significantly higher. On average, the GWP of CCS is significantly lower than of the CCU options. However, its other environmental impacts are higher compared to CCU except for DMC production which is the worst CCU option overall.","container-title":"Journal of CO2 Utilization","DOI":"10.1016/j.jcou.2014.12.001","ISSN":"2212-9820","journalAbbreviation":"J. CO2 Util.","language":"en","page":"82-102","source":"ScienceDirect","title":"Carbon capture, storage and utilisation technologies: A critical analysis and comparison of their life cycle environmental impacts","title-short":"Carbon capture, storage and utilisation technologies","volume":"9","author":[{"family":"Cuéllar-Franca","given":"Rosa M."},{"family":"Azapagic","given":"Adisa"}],"issued":{"date-parts":[["2015",3,1]]}}}],"schema":"https://github.com/citation-style-language/schema/raw/master/csl-citation.json"}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18–21</w:t>
      </w:r>
      <w:r w:rsidRPr="0010779C">
        <w:rPr>
          <w:rFonts w:cstheme="minorHAnsi"/>
          <w:lang w:val="en-GB"/>
        </w:rPr>
        <w:fldChar w:fldCharType="end"/>
      </w:r>
      <w:r w:rsidRPr="0010779C">
        <w:rPr>
          <w:rFonts w:cstheme="minorHAnsi"/>
          <w:lang w:val="en-GB"/>
        </w:rPr>
        <w:t xml:space="preserve"> of green production of chemicals, but the common challenge is the high production costs compared to fossil-based methods</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{"citationID":"KyolGOC3","properties":{"formattedCitation":"\\super 18,22\\uc0\\u8211{}25\\nosupersub{}","plainCitation":"18,22–25","noteIndex":0},"citationItems":[{"id":684,"uris":["http://zotero.org/users/9157291/items/AFKW7KRC"],"itemData":{"id":684,"type":"article-journal","abstract":"At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José"},{"family":"Pérez-Ramírez","given":"Javier"},{"family":"Guillén-Gosálbez","given":"Gonzalo"}],"issued":{"date-parts":[["2021",7,26]]}}},{"id":361,"uris":["http://zotero.org/users/9157291/items/69SKN82T"],"itemData":{"id":361,"type":"article-journal","abstract":"The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K."}],"issued":{"date-parts":[["2019",11]]}},"label":"page"},{"id":681,"uris":["http://zotero.org/users/9157291/items/GTFADUPK"],"itemData":{"id":681,"type":"article-journal","abstract":"The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label":"page"},{"id":138,"uris":["http://zotero.org/users/9157291/items/AF26J9K9"],"itemData":{"id":138,"type":"article-journal","abstract":"Utilising CO2 as a feedstock for chemicals and fuels could help mitigate climate change and reduce dependence on fossil fuels. For this reason, there is an increasing world-wide interest in carbon capture and utilisation (CCU). As part of a broader project to identify key technical advances required for sustainable CCU, this work considers different process designs, each at a high level of technology readiness and suitable for large-scale conversion of CO2 into liquid hydrocarbon fuels, using biogas from sewage sludge as a source of CO2. The main objective of the paper is to estimate fuel production yields and costs of different CCU process configurations in order to establish whether the production of hydrocarbon fuels from commercially proven technologies is economically viable. Four process concepts are examined, developed and modelled using the process simulation software Aspen Plus® to determine raw materials, energy and utility requirements. Three design cases are based on typical biogas applications: (1) biogas upgrading using a monoethanolamine (MEA) unit to remove CO2, (2) combustion of raw biogas in a combined heat and power (CHP) plant and (3) combustion of upgraded biogas in a CHP plant which represents a combination of the first two options. The fourth case examines a post-combustion CO2 capture and utilisation system where the CO2 removal unit is placed right after the CHP plant to remove the excess air with the aim of improving the energy efficiency of the plant. All four concepts include conversion of CO2 to CO via a reverse water-gas-shift reaction process and subsequent conversion to diesel and gasoline via Fischer–Tropsch synthesis. The studied CCU options are compared in terms of liquid fuel yields, energy requirements, energy efficiencies, capital investment and production costs. The overall plant energy efficiency and production costs range from 12–17% and £15.8–29.6 per litre of liquid fuels, respectively. A sensitivity analysis is also carried out to examine the effect of different economic and technical parameters on the production costs of liquid fuels. The results indicate that the production of liquid hydrocarbon fuels using the existing CCU technology is not economically feasible mainly because of the low CO2 separation and conversion efficiencies as well as the high energy requirements. Therefore, future research in this area should aim at developing novel CCU technologies which should primarily focus on optimising the CO2 conversion rate and minimising the energy consumption of the plant.","container-title":"Energy &amp; Environmental Science","DOI":"10.1039/C4EE04117H","ISSN":"1754-5706","issue":"6","journalAbbreviation":"Energy Environ. Sci.","language":"en","note":"publisher: The Royal Society of Chemistry","page":"1775-1789","source":"pubs.rsc.org","title":"Carbon dioxide utilisation for production of transport fuels: process and economic analysis","title-short":"Carbon dioxide utilisation for production of transport fuels","volume":"8","author":[{"family":"Dimitriou","given":"Ioanna"},{"family":"García-Gutiérrez","given":"Pelayo"},{"family":"Elder","given":"Rachael H."},{"family":"Cuéllar-Franca","given":"Rosa M."},{"family":"Azapagic","given":"Adisa"},{"family":"Allen","given":"Ray W. K."}],"issued":{"date-parts":[["2015",6,3]]}}},{"id":137,"uris":["http://zotero.org/users/9157291/items/K9RTHA8Q"],"itemData":{"id":137,"type":"article-journal","abstract":"Producing fuels and chemicals from carbon dioxide (CO2) could reduce our dependence on fossil resources and help towards climate change mitigation. This study evaluates the sustainability of utilising CO2 for production of transportation fuels. The CO2 feedstock is sourced from anaerobic digestion of sewage sludge and the fuels are produced in the Fischer-Tropsch (FT) process. Using life cycle assessment, life cycle costing and profitability analysis, the study considers four different process designs and a range of plant capacities to explore the effect of the economies of scale. For large-scale plants (1,670 t/day), the FT fuels outperform fossil diesel in all environmental impacts across all the designs, with several impacts being net-negative. The only exceptions are ozone depletion, for which fossil diesel is the best option, and global warming potential (GWP), which is lower for fossil diesel for some process designs. Optimising the systems reduces the GWP of FT fuels in the best case by 70% below that of fossil diesel. Assuming a replacement of 9.75–12.4% of fossil diesel consumed in the UK by 2,032, as stipulated by policy, would avoid 2–8 Mt of CO2 eq./yr, equivalent to 2–8% of annual emissions from transportation. However, these fuels are not economically viable and matching diesel pump price would require subsidies of 35–79% per litre. Optimising production yields would allow decreasing the subsidies to 8%. Future research should be aimed at technology improvements to optimise these systems as well as evaluating different policy mechanisms needed to stimulate markets for CO2-derived fuels.","container-title":"Applied Energy","DOI":"10.1016/j.apenergy.2019.113560","ISSN":"0306-2619","journalAbbreviation":"Appl. Energy","language":"en","page":"113560","source":"ScienceDirect","title":"Utilising carbon dioxide for transport fuels: The economic and environmental sustainability of different Fischer-Tropsch process designs","title-short":"Utilising carbon dioxide for transport fuels","volume":"253","author":[{"family":"Cuéllar-Franca","given":"Rosa"},{"family":"García-Gutiérrez","given":"Pelayo"},{"family":"Dimitriou","given":"Ioanna"},{"family":"Elder","given":"Rachael H."},{"family":"Allen","given":"Ray W. K."},{"family":"Azapagic","given":"Adisa"}],"issued":{"date-parts":[["2019",11,1]]}}}],"schema":"https://github.com/citation-style-language/schema/raw/master/csl-citation.json"}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18,22–25</w:t>
      </w:r>
      <w:r w:rsidRPr="0010779C">
        <w:rPr>
          <w:rFonts w:cstheme="minorHAnsi"/>
          <w:lang w:val="en-GB"/>
        </w:rPr>
        <w:fldChar w:fldCharType="end"/>
      </w:r>
      <w:r w:rsidRPr="0010779C">
        <w:rPr>
          <w:rFonts w:cstheme="minorHAnsi"/>
          <w:lang w:val="en-GB"/>
        </w:rPr>
        <w:t xml:space="preserve"> Historically, Europe has experienced higher production costs for chemicals due to elevated labour and feedstock expenses</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{"citationID":"qowpZTcy","properties":{"formattedCitation":"\\super 26\\nosupersub{}","plainCitation":"26","noteIndex":0},"citationItems":[{"id":638,"uris":["http://zotero.org/users/9157291/items/97IRYBPV"],"itemData":{"id":638,"type":"article-journal","abstract":"Our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Reviews","DOI":"10.1016/j.rser.2016.02.021","ISSN":"1364-0321","issue":"Part 2","journalAbbreviation":"Renew. Sust. Energ. Rev.","language":"en","page":"1205-1212","source":"ScienceDirect","title":"Production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26</w:t>
      </w:r>
      <w:r w:rsidRPr="0010779C">
        <w:rPr>
          <w:rFonts w:cstheme="minorHAnsi"/>
          <w:lang w:val="en-GB"/>
        </w:rPr>
        <w:fldChar w:fldCharType="end"/>
      </w:r>
      <w:r w:rsidRPr="0010779C">
        <w:rPr>
          <w:rFonts w:cstheme="minorHAnsi"/>
          <w:lang w:val="en-GB"/>
        </w:rPr>
        <w:t xml:space="preserve"> The global energy market disruption has further amplified this gap. For example, between 2020 and 2022, natural gas prices increased by a factor of 1.6 in the US compared to 9.6 in Europe</w:t>
      </w:r>
      <w:r w:rsidRPr="0010779C">
        <w:rPr>
          <w:rFonts w:cstheme="minorHAnsi"/>
          <w:lang w:val="en-GB"/>
        </w:rPr>
        <w:fldChar w:fldCharType="begin"/>
      </w:r>
      <w:r w:rsidR="00B80797" w:rsidRPr="0010779C">
        <w:rPr>
          <w:rFonts w:cstheme="minorHAnsi"/>
          <w:lang w:val="en-GB"/>
        </w:rPr>
        <w:instrText xml:space="preserve"> ADDIN ZOTERO_ITEM CSL_CITATION {"citationID":"I7dOfOej","properties":{"formattedCitation":"\\super 27\\nosupersub{}","plainCitation":"27","noteIndex":0},"citationItems":[{"id":932,"uris":["http://zotero.org/users/9157291/items/ASL4MQPD"],"itemData":{"id":932,"type":"report","event-place":"Washington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27</w:t>
      </w:r>
      <w:r w:rsidRPr="0010779C">
        <w:rPr>
          <w:rFonts w:cstheme="minorHAnsi"/>
          <w:lang w:val="en-GB"/>
        </w:rPr>
        <w:fldChar w:fldCharType="end"/>
      </w:r>
      <w:r w:rsidRPr="0010779C">
        <w:rPr>
          <w:rFonts w:cstheme="minorHAnsi"/>
          <w:lang w:val="en-GB"/>
        </w:rPr>
        <w:t>, halting more than half of Europe's ammonia production capacity (around 8% of global production</w:t>
      </w:r>
      <w:r w:rsidRPr="0010779C">
        <w:rPr>
          <w:rFonts w:cstheme="minorHAnsi"/>
          <w:lang w:val="en-GB"/>
        </w:rPr>
        <w:fldChar w:fldCharType="begin"/>
      </w:r>
      <w:r w:rsidR="00B80797" w:rsidRPr="0010779C">
        <w:rPr>
          <w:rFonts w:cstheme="minorHAnsi"/>
          <w:lang w:val="en-GB"/>
        </w:rPr>
        <w:instrText xml:space="preserve"> ADDIN ZOTERO_ITEM CSL_CITATION {"citationID":"oeRqOW4i","properties":{"formattedCitation":"\\super 13\\nosupersub{}","plainCitation":"13","noteIndex":0},"citationItems":[{"id":810,"uris":["http://zotero.org/users/9157291/items/86IUUBD4"],"itemData":{"id":810,"type":"report","publisher":"DECHEMA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13</w:t>
      </w:r>
      <w:r w:rsidRPr="0010779C">
        <w:rPr>
          <w:rFonts w:cstheme="minorHAnsi"/>
          <w:lang w:val="en-GB"/>
        </w:rPr>
        <w:fldChar w:fldCharType="end"/>
      </w:r>
      <w:r w:rsidRPr="0010779C">
        <w:rPr>
          <w:rFonts w:cstheme="minorHAnsi"/>
          <w:lang w:val="en-GB"/>
        </w:rPr>
        <w:t>) in 2022</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{"citationID":"OFI4q7zf","properties":{"formattedCitation":"\\super 28,29\\nosupersub{}","plainCitation":"28,29","noteIndex":0},"citationItems":[{"id":931,"uris":["http://zotero.org/users/9157291/items/ZNIINMHR"],"itemData":{"id":931,"type":"webpage","abstract":"Europe’s fertilizer crunch tightened after Yara International ASA cut output in the face of soaring gas prices, putting more pressure on food supplies as a cost-of-living crisis intensifies.","container-title":"Bloomberg.com","language":"en","title":"Europe’s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930,"uris":["http://zotero.org/users/9157291/items/J9GLHR82"],"itemData":{"id":930,"type":"webpage","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28,29</w:t>
      </w:r>
      <w:r w:rsidRPr="0010779C">
        <w:rPr>
          <w:rFonts w:cstheme="minorHAnsi"/>
          <w:lang w:val="en-GB"/>
        </w:rPr>
        <w:fldChar w:fldCharType="end"/>
      </w:r>
      <w:r w:rsidRPr="0010779C">
        <w:rPr>
          <w:rFonts w:cstheme="minorHAnsi"/>
          <w:lang w:val="en-GB"/>
        </w:rPr>
        <w:t xml:space="preserve"> </w:t>
      </w:r>
      <w:r w:rsidRPr="0010779C">
        <w:rPr>
          <w:rFonts w:cstheme="minorHAnsi"/>
          <w:lang w:val="en-GB"/>
        </w:rPr>
        <w:lastRenderedPageBreak/>
        <w:t>As a result, the chemical industry may consider relocating production to regions with lower costs rather than implementing domestic green production strategies. However, this could have detrimental socio-economic effects and undermine Europe's leadership in chemical production while increasing its susceptibility to supply disruptions. Furthermore, this sector employs approximately 1.2 million people across the continent</w:t>
      </w:r>
      <w:r w:rsidRPr="0010779C">
        <w:rPr>
          <w:rFonts w:cstheme="minorHAnsi"/>
          <w:lang w:val="en-GB"/>
        </w:rPr>
        <w:fldChar w:fldCharType="begin"/>
      </w:r>
      <w:r w:rsidR="00B80797" w:rsidRPr="0010779C">
        <w:rPr>
          <w:rFonts w:cstheme="minorHAnsi"/>
          <w:lang w:val="en-GB"/>
        </w:rPr>
        <w:instrText xml:space="preserve"> ADDIN ZOTERO_ITEM CSL_CITATION {"citationID":"pJ4R1O14","properties":{"formattedCitation":"\\super 30\\nosupersub{}","plainCitation":"30","noteIndex":0},"citationItems":[{"id":156,"uris":["http://zotero.org/users/9157291/items/44HGAMH3"],"itemData":{"id":156,"type":"report","publisher":"European Chemical Industry Council","title":"The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30</w:t>
      </w:r>
      <w:r w:rsidRPr="0010779C">
        <w:rPr>
          <w:rFonts w:cstheme="minorHAnsi"/>
          <w:lang w:val="en-GB"/>
        </w:rPr>
        <w:fldChar w:fldCharType="end"/>
      </w:r>
      <w:r w:rsidRPr="0010779C">
        <w:rPr>
          <w:rFonts w:cstheme="minorHAnsi"/>
          <w:lang w:val="en-GB"/>
        </w:rPr>
        <w:t>, who would be at risk in such an uncertain scenario.</w:t>
      </w:r>
    </w:p>
    <w:p w14:paraId="5EC5A560" w14:textId="78A7AAEB" w:rsidR="00550978" w:rsidRPr="0010779C" w:rsidRDefault="008A3579" w:rsidP="00E825C8">
      <w:pPr>
        <w:jc w:val="both"/>
        <w:rPr>
          <w:rFonts w:cstheme="minorHAnsi"/>
          <w:lang w:val="en-GB"/>
        </w:rPr>
      </w:pPr>
      <w:r w:rsidRPr="0010779C">
        <w:rPr>
          <w:rFonts w:cstheme="minorHAnsi"/>
          <w:lang w:val="en-GB"/>
        </w:rPr>
        <w:t>However, this unexpected situation may present an opportunity to enhance the economic competitiveness of green chemicals and accelerate the shift to renewable sources. It is yet to be determined whether green chemicals can demonstrate economic competitiveness in addition to their environmental dominance in the current situation. To bridge this crucial research gap, we conduct a monthly techno-economic assessment of Europe's production costs for green and fossil ammonia and methanol.</w:t>
      </w:r>
      <w:r w:rsidR="00452F17" w:rsidRPr="0010779C">
        <w:rPr>
          <w:rFonts w:cstheme="minorHAnsi"/>
          <w:lang w:val="en-GB"/>
        </w:rPr>
        <w:t xml:space="preserve"> Graphical representations for the techno-economic calculations are shown in </w:t>
      </w:r>
      <w:r w:rsidR="00452F17" w:rsidRPr="0010779C">
        <w:rPr>
          <w:rFonts w:cstheme="minorHAnsi"/>
          <w:b/>
          <w:lang w:val="en-GB"/>
        </w:rPr>
        <w:t>Figure</w:t>
      </w:r>
      <w:r w:rsidR="00D02C55" w:rsidRPr="0010779C">
        <w:rPr>
          <w:rFonts w:cstheme="minorHAnsi"/>
          <w:b/>
          <w:lang w:val="en-GB"/>
        </w:rPr>
        <w:t> </w:t>
      </w:r>
      <w:r w:rsidR="00452F17" w:rsidRPr="0010779C">
        <w:rPr>
          <w:rFonts w:cstheme="minorHAnsi"/>
          <w:b/>
          <w:lang w:val="en-GB"/>
        </w:rPr>
        <w:t>S3</w:t>
      </w:r>
      <w:r w:rsidR="00452F17" w:rsidRPr="0010779C">
        <w:rPr>
          <w:rFonts w:cstheme="minorHAnsi"/>
          <w:lang w:val="en-GB"/>
        </w:rPr>
        <w:t xml:space="preserve"> for ammonia and </w:t>
      </w:r>
      <w:r w:rsidR="00452F17" w:rsidRPr="0010779C">
        <w:rPr>
          <w:rFonts w:cstheme="minorHAnsi"/>
          <w:b/>
          <w:lang w:val="en-GB"/>
        </w:rPr>
        <w:t>Figure</w:t>
      </w:r>
      <w:r w:rsidR="00D02C55" w:rsidRPr="0010779C">
        <w:rPr>
          <w:rFonts w:cstheme="minorHAnsi"/>
          <w:b/>
          <w:lang w:val="en-GB"/>
        </w:rPr>
        <w:t> </w:t>
      </w:r>
      <w:r w:rsidR="00452F17" w:rsidRPr="0010779C">
        <w:rPr>
          <w:rFonts w:cstheme="minorHAnsi"/>
          <w:b/>
          <w:lang w:val="en-GB"/>
        </w:rPr>
        <w:t>S4</w:t>
      </w:r>
      <w:r w:rsidR="00452F17" w:rsidRPr="0010779C">
        <w:rPr>
          <w:rFonts w:cstheme="minorHAnsi"/>
          <w:lang w:val="en-GB"/>
        </w:rPr>
        <w:t xml:space="preserve"> for methanol, respectively.</w:t>
      </w:r>
    </w:p>
    <w:p w14:paraId="56DE3159" w14:textId="62F0EEDC" w:rsidR="008A3579" w:rsidRPr="0010779C" w:rsidRDefault="008A3579" w:rsidP="008A3579">
      <w:pPr>
        <w:pStyle w:val="Heading2"/>
      </w:pPr>
      <w:r w:rsidRPr="0010779C">
        <w:t>Results</w:t>
      </w:r>
    </w:p>
    <w:p w14:paraId="251805B7" w14:textId="77777777" w:rsidR="008A3579" w:rsidRPr="0010779C" w:rsidRDefault="008A3579" w:rsidP="008A3579">
      <w:pPr>
        <w:pStyle w:val="Heading3"/>
      </w:pPr>
      <w:r w:rsidRPr="0010779C">
        <w:t>Surging natural gas prices highlight the need for low-carbon alternatives</w:t>
      </w:r>
    </w:p>
    <w:p w14:paraId="25A003EA" w14:textId="5F17EC05" w:rsidR="008A3579" w:rsidRPr="0010779C" w:rsidRDefault="008A3579" w:rsidP="008A3579">
      <w:pPr>
        <w:jc w:val="both"/>
        <w:rPr>
          <w:rFonts w:cstheme="minorHAnsi"/>
          <w:lang w:val="en-GB"/>
        </w:rPr>
      </w:pPr>
      <w:r w:rsidRPr="0010779C">
        <w:rPr>
          <w:lang w:val="en-GB"/>
        </w:rPr>
        <w:t>We use natural gas spot prices at the reference Dutch TTF trading hub as a benchmark, but acknowledge that ongoing long-term confidential contracts signed by companies may affect actual production costs. We validated our estimates by comparing them to actual market prices during a stable period before the 2022 disruption, and our results align well with ammonia and methanol market prices over the past few years</w:t>
      </w:r>
      <w:r w:rsidRPr="0010779C">
        <w:rPr>
          <w:rFonts w:cstheme="minorHAnsi"/>
          <w:lang w:val="en-GB"/>
        </w:rPr>
        <w:t xml:space="preserve"> as shown in </w:t>
      </w:r>
      <w:r w:rsidRPr="0010779C">
        <w:rPr>
          <w:rFonts w:cstheme="minorHAnsi"/>
          <w:b/>
          <w:lang w:val="en-GB"/>
        </w:rPr>
        <w:t>Figure</w:t>
      </w:r>
      <w:r w:rsidR="007035ED" w:rsidRPr="0010779C">
        <w:rPr>
          <w:rFonts w:cstheme="minorHAnsi"/>
          <w:b/>
          <w:lang w:val="en-GB"/>
        </w:rPr>
        <w:t>s</w:t>
      </w:r>
      <w:r w:rsidR="007B21A3" w:rsidRPr="0010779C">
        <w:rPr>
          <w:rFonts w:cstheme="minorHAnsi"/>
          <w:b/>
          <w:lang w:val="en-GB"/>
        </w:rPr>
        <w:t> </w:t>
      </w:r>
      <w:r w:rsidR="0026672C" w:rsidRPr="0010779C">
        <w:rPr>
          <w:rFonts w:cstheme="minorHAnsi"/>
          <w:b/>
          <w:lang w:val="en-GB"/>
        </w:rPr>
        <w:t>S</w:t>
      </w:r>
      <w:r w:rsidR="001B516D" w:rsidRPr="0010779C">
        <w:rPr>
          <w:rFonts w:cstheme="minorHAnsi"/>
          <w:b/>
          <w:lang w:val="en-GB"/>
        </w:rPr>
        <w:t>7</w:t>
      </w:r>
      <w:r w:rsidR="00D239E7" w:rsidRPr="0010779C">
        <w:rPr>
          <w:rFonts w:cstheme="minorHAnsi"/>
          <w:lang w:val="en-GB"/>
        </w:rPr>
        <w:t xml:space="preserve"> </w:t>
      </w:r>
      <w:r w:rsidRPr="0010779C">
        <w:rPr>
          <w:rFonts w:cstheme="minorHAnsi"/>
          <w:lang w:val="en-GB"/>
        </w:rPr>
        <w:t>and</w:t>
      </w:r>
      <w:r w:rsidR="007B21A3" w:rsidRPr="0010779C">
        <w:rPr>
          <w:rFonts w:cstheme="minorHAnsi"/>
          <w:b/>
          <w:lang w:val="en-GB"/>
        </w:rPr>
        <w:t> </w:t>
      </w:r>
      <w:r w:rsidR="0026672C" w:rsidRPr="0010779C">
        <w:rPr>
          <w:rFonts w:cstheme="minorHAnsi"/>
          <w:b/>
          <w:lang w:val="en-GB"/>
        </w:rPr>
        <w:t>S</w:t>
      </w:r>
      <w:r w:rsidR="001B516D" w:rsidRPr="0010779C">
        <w:rPr>
          <w:rFonts w:cstheme="minorHAnsi"/>
          <w:b/>
          <w:lang w:val="en-GB"/>
        </w:rPr>
        <w:t>8</w:t>
      </w:r>
      <w:r w:rsidR="009130E9" w:rsidRPr="0010779C">
        <w:rPr>
          <w:rFonts w:cstheme="minorHAnsi"/>
          <w:b/>
          <w:lang w:val="en-GB"/>
        </w:rPr>
        <w:t xml:space="preserve"> </w:t>
      </w:r>
      <w:r w:rsidRPr="0010779C">
        <w:rPr>
          <w:rFonts w:cstheme="minorHAnsi"/>
          <w:lang w:val="en-GB"/>
        </w:rPr>
        <w:t>respectively</w:t>
      </w:r>
      <w:r w:rsidRPr="0010779C">
        <w:rPr>
          <w:lang w:val="en-GB"/>
        </w:rPr>
        <w:t xml:space="preserve">. </w:t>
      </w:r>
      <w:r w:rsidRPr="0010779C">
        <w:rPr>
          <w:rFonts w:cstheme="minorHAnsi"/>
          <w:lang w:val="en-GB"/>
        </w:rPr>
        <w:t>The so-evaluated production cost assuming the use of natural gas sold at current European market prices for fossil ammonia surged from 0.4 USD kg</w:t>
      </w:r>
      <w:r w:rsidRPr="0010779C">
        <w:rPr>
          <w:rFonts w:cstheme="minorHAnsi"/>
          <w:vertAlign w:val="superscript"/>
          <w:lang w:val="en-GB"/>
        </w:rPr>
        <w:t>−1</w:t>
      </w:r>
      <w:r w:rsidRPr="0010779C">
        <w:rPr>
          <w:rFonts w:cstheme="minorHAnsi"/>
          <w:lang w:val="en-GB"/>
        </w:rPr>
        <w:t xml:space="preserve"> (averaged value in 2019-2020) to 1.3 USD kg</w:t>
      </w:r>
      <w:r w:rsidRPr="0010779C">
        <w:rPr>
          <w:rFonts w:cstheme="minorHAnsi"/>
          <w:vertAlign w:val="superscript"/>
          <w:lang w:val="en-GB"/>
        </w:rPr>
        <w:t>−1</w:t>
      </w:r>
      <w:r w:rsidRPr="0010779C">
        <w:rPr>
          <w:rFonts w:cstheme="minorHAnsi"/>
          <w:lang w:val="en-GB"/>
        </w:rPr>
        <w:t xml:space="preserve"> in November 2022 (</w:t>
      </w:r>
      <w:r w:rsidR="00D239E7" w:rsidRPr="0010779C">
        <w:rPr>
          <w:rFonts w:cstheme="minorHAnsi"/>
          <w:b/>
          <w:bCs/>
          <w:lang w:val="en-GB"/>
        </w:rPr>
        <w:t>Figure 1a</w:t>
      </w:r>
      <w:r w:rsidRPr="0010779C">
        <w:rPr>
          <w:rFonts w:cstheme="minorHAnsi"/>
          <w:lang w:val="en-GB"/>
        </w:rPr>
        <w:t>), while fossil methanol costs evolved from 0.2 to 1.2 USD kg</w:t>
      </w:r>
      <w:r w:rsidRPr="0010779C">
        <w:rPr>
          <w:rFonts w:cstheme="minorHAnsi"/>
          <w:vertAlign w:val="superscript"/>
          <w:lang w:val="en-GB"/>
        </w:rPr>
        <w:t>−1</w:t>
      </w:r>
      <w:r w:rsidRPr="0010779C">
        <w:rPr>
          <w:rFonts w:cstheme="minorHAnsi"/>
          <w:lang w:val="en-GB"/>
        </w:rPr>
        <w:t xml:space="preserve"> during the same period (</w:t>
      </w:r>
      <w:r w:rsidR="00953561" w:rsidRPr="0010779C">
        <w:rPr>
          <w:rFonts w:cstheme="minorHAnsi"/>
          <w:b/>
          <w:bCs/>
          <w:lang w:val="en-GB"/>
        </w:rPr>
        <w:t>Figure 1b</w:t>
      </w:r>
      <w:r w:rsidRPr="0010779C">
        <w:rPr>
          <w:rFonts w:cstheme="minorHAnsi"/>
          <w:lang w:val="en-GB"/>
        </w:rPr>
        <w:t>). These increases are directly connected to steadily rising natural gas spot prices due to the COVID-19 pandemic and later to the Russian-Ukraine conflict in February 2022, when volatility increased. Over this unstable period, prices fluctuated considerably and peaked in August 2022 at 2.4 USD kg</w:t>
      </w:r>
      <w:r w:rsidRPr="0010779C">
        <w:rPr>
          <w:rFonts w:cstheme="minorHAnsi"/>
          <w:vertAlign w:val="superscript"/>
          <w:lang w:val="en-GB"/>
        </w:rPr>
        <w:t>−1</w:t>
      </w:r>
      <w:r w:rsidRPr="0010779C">
        <w:rPr>
          <w:rFonts w:cstheme="minorHAnsi"/>
          <w:lang w:val="en-GB"/>
        </w:rPr>
        <w:t xml:space="preserve"> for ammonia and 2.2 USD kg</w:t>
      </w:r>
      <w:r w:rsidRPr="0010779C">
        <w:rPr>
          <w:rFonts w:cstheme="minorHAnsi"/>
          <w:vertAlign w:val="superscript"/>
          <w:lang w:val="en-GB"/>
        </w:rPr>
        <w:t>−1</w:t>
      </w:r>
      <w:r w:rsidRPr="0010779C">
        <w:rPr>
          <w:rFonts w:cstheme="minorHAnsi"/>
          <w:lang w:val="en-GB"/>
        </w:rPr>
        <w:t xml:space="preserve"> for methanol. </w:t>
      </w:r>
    </w:p>
    <w:p w14:paraId="5EE69BAF" w14:textId="77777777" w:rsidR="008A3579" w:rsidRPr="0010779C" w:rsidRDefault="008A3579" w:rsidP="008A3579">
      <w:pPr>
        <w:pStyle w:val="Heading3"/>
      </w:pPr>
      <w:r w:rsidRPr="0010779C">
        <w:t>Cost-competitiveness of green ammonia and methanol production routes</w:t>
      </w:r>
    </w:p>
    <w:p w14:paraId="4FEF7213" w14:textId="7C73EFFF" w:rsidR="008A3579" w:rsidRPr="0010779C" w:rsidRDefault="008A3579" w:rsidP="008A3579">
      <w:pPr>
        <w:jc w:val="both"/>
        <w:rPr>
          <w:rFonts w:cstheme="minorHAnsi"/>
          <w:lang w:val="en-GB"/>
        </w:rPr>
      </w:pPr>
      <w:r w:rsidRPr="0010779C">
        <w:rPr>
          <w:rFonts w:cstheme="minorHAnsi"/>
          <w:lang w:val="en-GB"/>
        </w:rPr>
        <w:t>We subsequently investigate the economic competitiveness of alternative production routes for ammonia and methanol in Europe, accounting for monthly fluctuations in energy prices. For ammonia, we analysed the Haber</w:t>
      </w:r>
      <w:r w:rsidR="00FC6420" w:rsidRPr="0010779C">
        <w:rPr>
          <w:rFonts w:cstheme="minorHAnsi"/>
          <w:lang w:val="en-GB"/>
        </w:rPr>
        <w:noBreakHyphen/>
      </w:r>
      <w:r w:rsidRPr="0010779C">
        <w:rPr>
          <w:rFonts w:cstheme="minorHAnsi"/>
          <w:lang w:val="en-GB"/>
        </w:rPr>
        <w:t>Bosch process using four typical hydrogen sources</w:t>
      </w:r>
      <w:r w:rsidRPr="0010779C">
        <w:rPr>
          <w:rFonts w:cstheme="minorHAnsi"/>
          <w:lang w:val="en-GB"/>
        </w:rPr>
        <w:fldChar w:fldCharType="begin"/>
      </w:r>
      <w:r w:rsidR="00B80797" w:rsidRPr="0010779C">
        <w:rPr>
          <w:rFonts w:cstheme="minorHAnsi"/>
          <w:lang w:val="en-GB"/>
        </w:rPr>
        <w:instrText xml:space="preserve"> ADDIN ZOTERO_ITEM CSL_CITATION {"citationID":"WotvQdaP","properties":{"formattedCitation":"\\super 13\\nosupersub{}","plainCitation":"13","noteIndex":0},"citationItems":[{"id":810,"uris":["http://zotero.org/users/9157291/items/86IUUBD4"],"itemData":{"id":810,"type":"report","publisher":"DECHEMA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13</w:t>
      </w:r>
      <w:r w:rsidRPr="0010779C">
        <w:rPr>
          <w:rFonts w:cstheme="minorHAnsi"/>
          <w:lang w:val="en-GB"/>
        </w:rPr>
        <w:fldChar w:fldCharType="end"/>
      </w:r>
      <w:r w:rsidRPr="0010779C">
        <w:rPr>
          <w:rFonts w:cstheme="minorHAnsi"/>
          <w:lang w:val="en-GB"/>
        </w:rPr>
        <w:t>: grey hydrogen from steam methane reforming (SMR), blue hydrogen from SMR coupled with carbon capture and storage (CCS), green hydrogen from water electrolysis using solar photovoltaic (PV) electricity, and green hydrogen from water electrolysis using on-shore wind electricity. Similarly, we compared four alternative production routes for methanol: conventional synthesis from natural gas, synthesis from CO</w:t>
      </w:r>
      <w:r w:rsidRPr="0010779C">
        <w:rPr>
          <w:rFonts w:cstheme="minorHAnsi"/>
          <w:vertAlign w:val="subscript"/>
          <w:lang w:val="en-GB"/>
        </w:rPr>
        <w:t>2</w:t>
      </w:r>
      <w:r w:rsidRPr="0010779C">
        <w:rPr>
          <w:rFonts w:cstheme="minorHAnsi"/>
          <w:lang w:val="en-GB"/>
        </w:rPr>
        <w:t xml:space="preserve"> and blue hydrogen, solar PV</w:t>
      </w:r>
      <w:r w:rsidRPr="0010779C">
        <w:rPr>
          <w:rFonts w:cstheme="minorHAnsi"/>
          <w:lang w:val="en-GB"/>
        </w:rPr>
        <w:noBreakHyphen/>
        <w:t>based electrolytic hydrogen, and wind-based electrolytic hydrogen, all using CO</w:t>
      </w:r>
      <w:r w:rsidRPr="0010779C">
        <w:rPr>
          <w:rFonts w:cstheme="minorHAnsi"/>
          <w:vertAlign w:val="subscript"/>
          <w:lang w:val="en-GB"/>
        </w:rPr>
        <w:t>2</w:t>
      </w:r>
      <w:r w:rsidRPr="0010779C">
        <w:rPr>
          <w:rFonts w:cstheme="minorHAnsi"/>
          <w:lang w:val="en-GB"/>
        </w:rPr>
        <w:t xml:space="preserve"> from direct air capture (DAC) to reduce GHG emissions and remove the risk of burden shifting</w:t>
      </w:r>
      <w:r w:rsidR="00E415D1"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{"citationID":"flt1PZ4A","properties":{"formattedCitation":"\\super 19\\nosupersub{}","plainCitation":"19","noteIndex":0},"citationItems":[{"id":704,"uris":["http://zotero.org/users/9157291/items/VK4IQBHF"],"itemData":{"id":704,"type":"article-journal","abstract":"The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19</w:t>
      </w:r>
      <w:r w:rsidRPr="0010779C">
        <w:rPr>
          <w:rFonts w:cstheme="minorHAnsi"/>
          <w:lang w:val="en-GB"/>
        </w:rPr>
        <w:fldChar w:fldCharType="end"/>
      </w:r>
      <w:r w:rsidRPr="0010779C">
        <w:rPr>
          <w:rFonts w:cstheme="minorHAnsi"/>
          <w:lang w:val="en-GB"/>
        </w:rPr>
        <w:t xml:space="preserve"> See </w:t>
      </w:r>
      <w:r w:rsidR="008A7377" w:rsidRPr="0010779C">
        <w:rPr>
          <w:rFonts w:cstheme="minorHAnsi"/>
          <w:lang w:val="en-GB"/>
        </w:rPr>
        <w:t>s</w:t>
      </w:r>
      <w:r w:rsidRPr="0010779C">
        <w:rPr>
          <w:rFonts w:cstheme="minorHAnsi"/>
          <w:lang w:val="en-GB"/>
        </w:rPr>
        <w:t>ection </w:t>
      </w:r>
      <w:r w:rsidR="008A7377" w:rsidRPr="0010779C">
        <w:rPr>
          <w:rFonts w:cstheme="minorHAnsi"/>
          <w:lang w:val="en-GB"/>
        </w:rPr>
        <w:t>1</w:t>
      </w:r>
      <w:r w:rsidRPr="0010779C">
        <w:rPr>
          <w:rFonts w:cstheme="minorHAnsi"/>
          <w:lang w:val="en-GB"/>
        </w:rPr>
        <w:t xml:space="preserve"> of the ESI for more details on production routes.</w:t>
      </w:r>
    </w:p>
    <w:p w14:paraId="2FF81E9E" w14:textId="62C8BD3C" w:rsidR="008A3579" w:rsidRPr="0010779C" w:rsidRDefault="00731AFA" w:rsidP="008A3579">
      <w:pPr>
        <w:jc w:val="both"/>
        <w:rPr>
          <w:rFonts w:cstheme="minorHAnsi"/>
          <w:lang w:val="en-GB"/>
        </w:rPr>
      </w:pPr>
      <w:r w:rsidRPr="0010779C">
        <w:rPr>
          <w:rFonts w:cstheme="minorHAnsi"/>
          <w:b/>
          <w:bCs/>
          <w:lang w:val="en-GB"/>
        </w:rPr>
        <w:t>Figure 2</w:t>
      </w:r>
      <w:r w:rsidR="004C2C29" w:rsidRPr="0010779C">
        <w:rPr>
          <w:rFonts w:cstheme="minorHAnsi"/>
          <w:b/>
          <w:bCs/>
          <w:lang w:val="en-GB"/>
        </w:rPr>
        <w:t xml:space="preserve"> </w:t>
      </w:r>
      <w:r w:rsidR="008A3579" w:rsidRPr="0010779C">
        <w:rPr>
          <w:rFonts w:cstheme="minorHAnsi"/>
          <w:lang w:val="en-GB"/>
        </w:rPr>
        <w:t>illustrates the cost-competitiveness of green versus fossil counterparts. As for ammonia, blue hydrogen</w:t>
      </w:r>
      <w:r w:rsidR="008106D3" w:rsidRPr="0010779C">
        <w:rPr>
          <w:rFonts w:cstheme="minorHAnsi"/>
          <w:lang w:val="en-GB"/>
        </w:rPr>
        <w:noBreakHyphen/>
      </w:r>
      <w:r w:rsidR="008A3579" w:rsidRPr="0010779C">
        <w:rPr>
          <w:rFonts w:cstheme="minorHAnsi"/>
          <w:lang w:val="en-GB"/>
        </w:rPr>
        <w:t>based production follows a similar pattern as fossil ammonia, with slightly higher costs due to CCS (</w:t>
      </w:r>
      <w:r w:rsidRPr="0010779C">
        <w:rPr>
          <w:rFonts w:cstheme="minorHAnsi"/>
          <w:b/>
          <w:bCs/>
          <w:lang w:val="en-GB"/>
        </w:rPr>
        <w:t>Figure 2a</w:t>
      </w:r>
      <w:r w:rsidR="008A3579" w:rsidRPr="0010779C">
        <w:rPr>
          <w:rFonts w:cstheme="minorHAnsi"/>
          <w:lang w:val="en-GB"/>
        </w:rPr>
        <w:t>). However, green ammonia produced via solar PV-based electrolytic hydrogen has been a close competitor to fossil ammonia prices since matching them in August 2022 (</w:t>
      </w:r>
      <w:r w:rsidRPr="0010779C">
        <w:rPr>
          <w:rFonts w:cstheme="minorHAnsi"/>
          <w:b/>
          <w:lang w:val="en-GB"/>
        </w:rPr>
        <w:t>Figure 2b</w:t>
      </w:r>
      <w:r w:rsidR="008A3579" w:rsidRPr="0010779C">
        <w:rPr>
          <w:rFonts w:cstheme="minorHAnsi"/>
          <w:lang w:val="en-GB"/>
        </w:rPr>
        <w:t>). Even more remarkably, ammonia produced with hydrogen from water electrolysis using on-shore wind electricity became cheaper from December 2021 to October 2022 at natural gas prices around 1.7 USD kg</w:t>
      </w:r>
      <w:r w:rsidR="008A3579" w:rsidRPr="0010779C">
        <w:rPr>
          <w:rFonts w:cstheme="minorHAnsi"/>
          <w:vertAlign w:val="superscript"/>
          <w:lang w:val="en-GB"/>
        </w:rPr>
        <w:t>−1</w:t>
      </w:r>
      <w:r w:rsidR="008A3579" w:rsidRPr="0010779C">
        <w:rPr>
          <w:rFonts w:cstheme="minorHAnsi"/>
          <w:lang w:val="en-GB"/>
        </w:rPr>
        <w:t xml:space="preserve"> (</w:t>
      </w:r>
      <w:r w:rsidR="009E47FC" w:rsidRPr="0010779C">
        <w:rPr>
          <w:rFonts w:cstheme="minorHAnsi"/>
          <w:b/>
          <w:bCs/>
          <w:lang w:val="en-GB"/>
        </w:rPr>
        <w:t>Figure 1</w:t>
      </w:r>
      <w:r w:rsidR="008A3579" w:rsidRPr="0010779C">
        <w:rPr>
          <w:rFonts w:cstheme="minorHAnsi"/>
          <w:lang w:val="en-GB"/>
        </w:rPr>
        <w:t xml:space="preserve">) due to the higher capacity </w:t>
      </w:r>
      <w:r w:rsidR="008A3579" w:rsidRPr="0010779C">
        <w:rPr>
          <w:rFonts w:cstheme="minorHAnsi"/>
          <w:lang w:val="en-GB"/>
        </w:rPr>
        <w:lastRenderedPageBreak/>
        <w:t>factor of wind- versus solar-powered water electrolysis (36–39% versus 16–18%)</w:t>
      </w:r>
      <w:r w:rsidR="00E415D1" w:rsidRPr="0010779C">
        <w:rPr>
          <w:rFonts w:cstheme="minorHAnsi"/>
          <w:lang w:val="en-GB"/>
        </w:rPr>
        <w:t>.</w:t>
      </w:r>
      <w:r w:rsidR="008A3579" w:rsidRPr="0010779C">
        <w:rPr>
          <w:rFonts w:cstheme="minorHAnsi"/>
          <w:lang w:val="en-GB"/>
        </w:rPr>
        <w:fldChar w:fldCharType="begin"/>
      </w:r>
      <w:r w:rsidR="00B80797" w:rsidRPr="0010779C">
        <w:rPr>
          <w:rFonts w:cstheme="minorHAnsi"/>
          <w:lang w:val="en-GB"/>
        </w:rPr>
        <w:instrText xml:space="preserve"> ADDIN ZOTERO_ITEM CSL_CITATION {"citationID":"4WsfGQvU","properties":{"formattedCitation":"\\super 31\\nosupersub{}","plainCitation":"31","noteIndex":0},"citationItems":[{"id":920,"uris":["http://zotero.org/users/9157291/items/TXYNLTG5"],"itemData":{"id":920,"type":"report","event-place":"Abu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8A3579" w:rsidRPr="0010779C">
        <w:rPr>
          <w:rFonts w:cstheme="minorHAnsi"/>
          <w:lang w:val="en-GB"/>
        </w:rPr>
        <w:fldChar w:fldCharType="separate"/>
      </w:r>
      <w:r w:rsidR="00B80797" w:rsidRPr="0010779C">
        <w:rPr>
          <w:rFonts w:ascii="Calibri" w:hAnsi="Calibri" w:cs="Calibri"/>
          <w:szCs w:val="24"/>
          <w:vertAlign w:val="superscript"/>
          <w:lang w:val="en-GB"/>
        </w:rPr>
        <w:t>31</w:t>
      </w:r>
      <w:r w:rsidR="008A3579" w:rsidRPr="0010779C">
        <w:rPr>
          <w:rFonts w:cstheme="minorHAnsi"/>
          <w:lang w:val="en-GB"/>
        </w:rPr>
        <w:fldChar w:fldCharType="end"/>
      </w:r>
      <w:r w:rsidR="008A3579" w:rsidRPr="0010779C">
        <w:rPr>
          <w:rFonts w:cstheme="minorHAnsi"/>
          <w:lang w:val="en-GB"/>
        </w:rPr>
        <w:t xml:space="preserve"> Over this period, wind-based ammonia production costs ranged from 1.3 to 1.6 USD kg</w:t>
      </w:r>
      <w:r w:rsidR="008A3579" w:rsidRPr="0010779C">
        <w:rPr>
          <w:rFonts w:cstheme="minorHAnsi"/>
          <w:vertAlign w:val="superscript"/>
          <w:lang w:val="en-GB"/>
        </w:rPr>
        <w:t>−1</w:t>
      </w:r>
      <w:r w:rsidR="008A3579" w:rsidRPr="0010779C">
        <w:rPr>
          <w:rFonts w:cstheme="minorHAnsi"/>
          <w:lang w:val="en-GB"/>
        </w:rPr>
        <w:t xml:space="preserve"> (</w:t>
      </w:r>
      <w:r w:rsidR="003248E2" w:rsidRPr="0010779C">
        <w:rPr>
          <w:rFonts w:cstheme="minorHAnsi"/>
          <w:b/>
          <w:bCs/>
          <w:lang w:val="en-GB"/>
        </w:rPr>
        <w:t>Figure 2c</w:t>
      </w:r>
      <w:r w:rsidR="008A3579" w:rsidRPr="0010779C">
        <w:rPr>
          <w:rFonts w:cstheme="minorHAnsi"/>
          <w:b/>
          <w:bCs/>
          <w:lang w:val="en-GB"/>
        </w:rPr>
        <w:t xml:space="preserve">, </w:t>
      </w:r>
      <w:r w:rsidR="008A3579" w:rsidRPr="0010779C">
        <w:rPr>
          <w:rFonts w:cstheme="minorHAnsi"/>
          <w:lang w:val="en-GB"/>
        </w:rPr>
        <w:t>see blue-highlighted area).</w:t>
      </w:r>
    </w:p>
    <w:p w14:paraId="48D731F6" w14:textId="12DD55E3" w:rsidR="00CA7D24" w:rsidRPr="0010779C" w:rsidRDefault="008A3579" w:rsidP="008A3579">
      <w:pPr>
        <w:jc w:val="both"/>
        <w:rPr>
          <w:rFonts w:cstheme="minorHAnsi"/>
          <w:lang w:val="en-GB"/>
        </w:rPr>
      </w:pPr>
      <w:r w:rsidRPr="0010779C">
        <w:rPr>
          <w:rFonts w:cstheme="minorHAnsi"/>
          <w:lang w:val="en-GB"/>
        </w:rPr>
        <w:t>The production cost of methanol from DAC CO</w:t>
      </w:r>
      <w:r w:rsidRPr="0010779C">
        <w:rPr>
          <w:rFonts w:cstheme="minorHAnsi"/>
          <w:vertAlign w:val="subscript"/>
          <w:lang w:val="en-GB"/>
        </w:rPr>
        <w:t>2</w:t>
      </w:r>
      <w:r w:rsidRPr="0010779C">
        <w:rPr>
          <w:rFonts w:cstheme="minorHAnsi"/>
          <w:lang w:val="en-GB"/>
        </w:rPr>
        <w:t xml:space="preserve"> and blue hydrogen was 182% higher than fossil methanol on average due to the added expenses of CCS and CO</w:t>
      </w:r>
      <w:r w:rsidRPr="0010779C">
        <w:rPr>
          <w:rFonts w:cstheme="minorHAnsi"/>
          <w:vertAlign w:val="subscript"/>
          <w:lang w:val="en-GB"/>
        </w:rPr>
        <w:t>2</w:t>
      </w:r>
      <w:r w:rsidRPr="0010779C">
        <w:rPr>
          <w:rFonts w:cstheme="minorHAnsi"/>
          <w:lang w:val="en-GB"/>
        </w:rPr>
        <w:t xml:space="preserve"> capture (</w:t>
      </w:r>
      <w:r w:rsidR="004C06A5" w:rsidRPr="0010779C">
        <w:rPr>
          <w:rFonts w:cstheme="minorHAnsi"/>
          <w:b/>
          <w:bCs/>
          <w:lang w:val="en-GB"/>
        </w:rPr>
        <w:t>Figure 2d</w:t>
      </w:r>
      <w:r w:rsidRPr="0010779C">
        <w:rPr>
          <w:rFonts w:cstheme="minorHAnsi"/>
          <w:lang w:val="en-GB"/>
        </w:rPr>
        <w:t xml:space="preserve">). </w:t>
      </w:r>
      <w:r w:rsidR="00201F32" w:rsidRPr="0010779C">
        <w:rPr>
          <w:rFonts w:cstheme="minorHAnsi"/>
          <w:lang w:val="en-GB"/>
        </w:rPr>
        <w:t>Th</w:t>
      </w:r>
      <w:r w:rsidR="00A07CC4" w:rsidRPr="0010779C">
        <w:rPr>
          <w:rFonts w:cstheme="minorHAnsi"/>
          <w:lang w:val="en-GB"/>
        </w:rPr>
        <w:t>e</w:t>
      </w:r>
      <w:r w:rsidRPr="0010779C">
        <w:rPr>
          <w:rFonts w:cstheme="minorHAnsi"/>
          <w:lang w:val="en-GB"/>
        </w:rPr>
        <w:t xml:space="preserve"> solar PV-based method was never economically viable (</w:t>
      </w:r>
      <w:r w:rsidR="00DD5E55" w:rsidRPr="0010779C">
        <w:rPr>
          <w:rFonts w:cstheme="minorHAnsi"/>
          <w:b/>
          <w:bCs/>
          <w:lang w:val="en-GB"/>
        </w:rPr>
        <w:t>Figure 2e</w:t>
      </w:r>
      <w:r w:rsidRPr="0010779C">
        <w:rPr>
          <w:rFonts w:cstheme="minorHAnsi"/>
          <w:lang w:val="en-GB"/>
        </w:rPr>
        <w:t>). However, green methanol created with wind-based electrolytic hydrogen and DAC CO</w:t>
      </w:r>
      <w:r w:rsidRPr="0010779C">
        <w:rPr>
          <w:rFonts w:cstheme="minorHAnsi"/>
          <w:vertAlign w:val="subscript"/>
          <w:lang w:val="en-GB"/>
        </w:rPr>
        <w:t>2</w:t>
      </w:r>
      <w:r w:rsidRPr="0010779C">
        <w:rPr>
          <w:rFonts w:cstheme="minorHAnsi"/>
          <w:lang w:val="en-GB"/>
        </w:rPr>
        <w:t xml:space="preserve"> reached price parity with fossil methanol in August 2022 at peak natural gas prices of approximately 3.1 USD kg</w:t>
      </w:r>
      <w:r w:rsidRPr="0010779C">
        <w:rPr>
          <w:rFonts w:cstheme="minorHAnsi"/>
          <w:vertAlign w:val="superscript"/>
          <w:lang w:val="en-GB"/>
        </w:rPr>
        <w:t>−1</w:t>
      </w:r>
      <w:r w:rsidRPr="0010779C">
        <w:rPr>
          <w:rFonts w:cstheme="minorHAnsi"/>
          <w:lang w:val="en-GB"/>
        </w:rPr>
        <w:t xml:space="preserve"> (</w:t>
      </w:r>
      <w:r w:rsidR="00833DDB" w:rsidRPr="0010779C">
        <w:rPr>
          <w:rFonts w:cstheme="minorHAnsi"/>
          <w:b/>
          <w:bCs/>
          <w:lang w:val="en-GB"/>
        </w:rPr>
        <w:t>Figure 2f</w:t>
      </w:r>
      <w:r w:rsidRPr="0010779C">
        <w:rPr>
          <w:rFonts w:cstheme="minorHAnsi"/>
          <w:lang w:val="en-GB"/>
        </w:rPr>
        <w:t>) as the break</w:t>
      </w:r>
      <w:r w:rsidR="000246AC" w:rsidRPr="0010779C">
        <w:rPr>
          <w:rFonts w:cstheme="minorHAnsi"/>
          <w:lang w:val="en-GB"/>
        </w:rPr>
        <w:noBreakHyphen/>
      </w:r>
      <w:r w:rsidRPr="0010779C">
        <w:rPr>
          <w:rFonts w:cstheme="minorHAnsi"/>
          <w:lang w:val="en-GB"/>
        </w:rPr>
        <w:t>even natural gas price mostly depends on the levelised cost of hydrogen.</w:t>
      </w:r>
    </w:p>
    <w:p w14:paraId="544AA190" w14:textId="569479BD" w:rsidR="008A3579" w:rsidRPr="0010779C" w:rsidRDefault="008A3579" w:rsidP="008A3579">
      <w:pPr>
        <w:jc w:val="both"/>
        <w:rPr>
          <w:rFonts w:cstheme="minorHAnsi"/>
          <w:lang w:val="en-GB"/>
        </w:rPr>
      </w:pPr>
      <w:r w:rsidRPr="0010779C">
        <w:rPr>
          <w:lang w:val="en-GB"/>
        </w:rPr>
        <w:t xml:space="preserve">In </w:t>
      </w:r>
      <w:r w:rsidR="0001168C" w:rsidRPr="0010779C">
        <w:rPr>
          <w:b/>
          <w:bCs/>
          <w:lang w:val="en-GB"/>
        </w:rPr>
        <w:t>Figure 3</w:t>
      </w:r>
      <w:r w:rsidRPr="0010779C">
        <w:rPr>
          <w:lang w:val="en-GB"/>
        </w:rPr>
        <w:t xml:space="preserve">, we examine the production cost breakdown of fossil and green chemicals at various time points, with a particular focus on the most promising green routes that rely on wind-based electrolytic hydrogen. The results for other green routes can be found in </w:t>
      </w:r>
      <w:r w:rsidRPr="0010779C">
        <w:rPr>
          <w:b/>
          <w:lang w:val="en-GB"/>
        </w:rPr>
        <w:t>Fig</w:t>
      </w:r>
      <w:r w:rsidR="00BA7FD4" w:rsidRPr="0010779C">
        <w:rPr>
          <w:b/>
          <w:lang w:val="en-GB"/>
        </w:rPr>
        <w:t>ure</w:t>
      </w:r>
      <w:r w:rsidR="004D02FF" w:rsidRPr="0010779C">
        <w:rPr>
          <w:b/>
          <w:lang w:val="en-GB"/>
        </w:rPr>
        <w:t> </w:t>
      </w:r>
      <w:r w:rsidR="00BA7FD4" w:rsidRPr="0010779C">
        <w:rPr>
          <w:b/>
          <w:lang w:val="en-GB"/>
        </w:rPr>
        <w:t>S</w:t>
      </w:r>
      <w:r w:rsidR="00F341F0" w:rsidRPr="0010779C">
        <w:rPr>
          <w:b/>
          <w:lang w:val="en-GB"/>
        </w:rPr>
        <w:t>1</w:t>
      </w:r>
      <w:r w:rsidR="00CC5654" w:rsidRPr="0010779C">
        <w:rPr>
          <w:b/>
          <w:lang w:val="en-GB"/>
        </w:rPr>
        <w:t>0</w:t>
      </w:r>
      <w:r w:rsidRPr="0010779C">
        <w:rPr>
          <w:lang w:val="en-GB"/>
        </w:rPr>
        <w:t>.</w:t>
      </w:r>
      <w:r w:rsidR="002105A0" w:rsidRPr="0010779C">
        <w:rPr>
          <w:rFonts w:cstheme="minorHAnsi"/>
          <w:lang w:val="en-GB"/>
        </w:rPr>
        <w:t xml:space="preserve"> </w:t>
      </w:r>
      <w:r w:rsidRPr="0010779C">
        <w:rPr>
          <w:lang w:val="en-GB"/>
        </w:rPr>
        <w:t>Our findings indicate that the percentage of natural gas in the production cost of fossil ammonia rose from 21% in 2020 to 63% in November 2022 (</w:t>
      </w:r>
      <w:r w:rsidR="00C74307" w:rsidRPr="0010779C">
        <w:rPr>
          <w:b/>
          <w:bCs/>
          <w:lang w:val="en-GB"/>
        </w:rPr>
        <w:t>Figure 3a</w:t>
      </w:r>
      <w:r w:rsidRPr="0010779C">
        <w:rPr>
          <w:lang w:val="en-GB"/>
        </w:rPr>
        <w:t>). Similarly, for fossil methanol produc</w:t>
      </w:r>
      <w:bookmarkStart w:id="3" w:name="_GoBack"/>
      <w:bookmarkEnd w:id="3"/>
      <w:r w:rsidRPr="0010779C">
        <w:rPr>
          <w:lang w:val="en-GB"/>
        </w:rPr>
        <w:t>tion, its contribution increased from 48% to 88% (</w:t>
      </w:r>
      <w:r w:rsidR="00E634B6" w:rsidRPr="0010779C">
        <w:rPr>
          <w:b/>
          <w:bCs/>
          <w:lang w:val="en-GB"/>
        </w:rPr>
        <w:t>Figure 3b</w:t>
      </w:r>
      <w:r w:rsidRPr="0010779C">
        <w:rPr>
          <w:lang w:val="en-GB"/>
        </w:rPr>
        <w:t>). In contrast, for the green routes, hydrogen represented the highest share of the production cost, accounting for 69–85% for green ammonia and 61–67% for green methanol, depending on the timeframe. However, our analysis suggests that the average European levelised cost of wind-based electrolytic hydrogen steadily decreased. The reduction in on</w:t>
      </w:r>
      <w:r w:rsidRPr="0010779C">
        <w:rPr>
          <w:lang w:val="en-GB"/>
        </w:rPr>
        <w:noBreakHyphen/>
        <w:t>shore wind electricity costs from 67 to 42 USD MWh</w:t>
      </w:r>
      <w:r w:rsidRPr="0010779C">
        <w:rPr>
          <w:rFonts w:cstheme="minorHAnsi"/>
          <w:vertAlign w:val="superscript"/>
          <w:lang w:val="en-GB"/>
        </w:rPr>
        <w:t>−</w:t>
      </w:r>
      <w:r w:rsidRPr="0010779C">
        <w:rPr>
          <w:vertAlign w:val="superscript"/>
          <w:lang w:val="en-GB"/>
        </w:rPr>
        <w:t>1</w:t>
      </w:r>
      <w:r w:rsidRPr="0010779C">
        <w:rPr>
          <w:lang w:val="en-GB"/>
        </w:rPr>
        <w:t xml:space="preserve"> (ref.</w:t>
      </w:r>
      <w:r w:rsidRPr="0010779C">
        <w:rPr>
          <w:lang w:val="en-GB"/>
        </w:rPr>
        <w:fldChar w:fldCharType="begin"/>
      </w:r>
      <w:r w:rsidR="00B80797" w:rsidRPr="0010779C">
        <w:rPr>
          <w:lang w:val="en-GB"/>
        </w:rPr>
        <w:instrText xml:space="preserve"> ADDIN ZOTERO_ITEM CSL_CITATION {"citationID":"u41OseLy","properties":{"formattedCitation":"\\super 31\\nosupersub{}","plainCitation":"31","noteIndex":0},"citationItems":[{"id":920,"uris":["http://zotero.org/users/9157291/items/TXYNLTG5"],"itemData":{"id":920,"type":"report","event-place":"Abu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31</w:t>
      </w:r>
      <w:r w:rsidRPr="0010779C">
        <w:rPr>
          <w:lang w:val="en-GB"/>
        </w:rPr>
        <w:fldChar w:fldCharType="end"/>
      </w:r>
      <w:r w:rsidRPr="0010779C">
        <w:rPr>
          <w:lang w:val="en-GB"/>
        </w:rPr>
        <w:t>) drove a price decline from 5.2–8.5 USD kg</w:t>
      </w:r>
      <w:r w:rsidRPr="0010779C">
        <w:rPr>
          <w:rFonts w:cstheme="minorHAnsi"/>
          <w:vertAlign w:val="superscript"/>
          <w:lang w:val="en-GB"/>
        </w:rPr>
        <w:t>−</w:t>
      </w:r>
      <w:r w:rsidRPr="0010779C">
        <w:rPr>
          <w:vertAlign w:val="superscript"/>
          <w:lang w:val="en-GB"/>
        </w:rPr>
        <w:t>1</w:t>
      </w:r>
      <w:r w:rsidRPr="0010779C">
        <w:rPr>
          <w:lang w:val="en-GB"/>
        </w:rPr>
        <w:t xml:space="preserve"> in 2019 to </w:t>
      </w:r>
      <w:r w:rsidR="0081736D" w:rsidRPr="0010779C">
        <w:rPr>
          <w:lang w:val="en-GB"/>
        </w:rPr>
        <w:br/>
      </w:r>
      <w:r w:rsidRPr="0010779C">
        <w:rPr>
          <w:lang w:val="en-GB"/>
        </w:rPr>
        <w:t>5.2</w:t>
      </w:r>
      <w:r w:rsidR="00AC76AC" w:rsidRPr="0010779C">
        <w:rPr>
          <w:lang w:val="en-GB"/>
        </w:rPr>
        <w:t>–</w:t>
      </w:r>
      <w:r w:rsidRPr="0010779C">
        <w:rPr>
          <w:lang w:val="en-GB"/>
        </w:rPr>
        <w:t>7.3 USD kg</w:t>
      </w:r>
      <w:r w:rsidRPr="0010779C">
        <w:rPr>
          <w:rFonts w:cstheme="minorHAnsi"/>
          <w:vertAlign w:val="superscript"/>
          <w:lang w:val="en-GB"/>
        </w:rPr>
        <w:t>−</w:t>
      </w:r>
      <w:r w:rsidRPr="0010779C">
        <w:rPr>
          <w:vertAlign w:val="superscript"/>
          <w:lang w:val="en-GB"/>
        </w:rPr>
        <w:t>1</w:t>
      </w:r>
      <w:r w:rsidRPr="0010779C">
        <w:rPr>
          <w:lang w:val="en-GB"/>
        </w:rPr>
        <w:t xml:space="preserve"> in 2022 after considering inflation. We notice that the hydrogen cost we used in this study aligns well with the lower end of previous literature estimates (</w:t>
      </w:r>
      <w:r w:rsidRPr="0010779C">
        <w:rPr>
          <w:i/>
          <w:lang w:val="en-GB"/>
        </w:rPr>
        <w:t>i.e</w:t>
      </w:r>
      <w:r w:rsidRPr="0010779C">
        <w:rPr>
          <w:lang w:val="en-GB"/>
        </w:rPr>
        <w:t>., 4.6</w:t>
      </w:r>
      <w:r w:rsidR="00F12E54" w:rsidRPr="0010779C">
        <w:rPr>
          <w:lang w:val="en-GB"/>
        </w:rPr>
        <w:t>–</w:t>
      </w:r>
      <w:r w:rsidRPr="0010779C">
        <w:rPr>
          <w:lang w:val="en-GB"/>
        </w:rPr>
        <w:t>10 USD kg</w:t>
      </w:r>
      <w:r w:rsidRPr="0010779C">
        <w:rPr>
          <w:rFonts w:cstheme="minorHAnsi"/>
          <w:vertAlign w:val="superscript"/>
          <w:lang w:val="en-GB"/>
        </w:rPr>
        <w:t>−</w:t>
      </w:r>
      <w:r w:rsidRPr="0010779C">
        <w:rPr>
          <w:vertAlign w:val="superscript"/>
          <w:lang w:val="en-GB"/>
        </w:rPr>
        <w:t>1</w:t>
      </w:r>
      <w:ins w:id="4" w:author="Istrate, I.R. (Robert)" w:date="2023-03-21T14:02:00Z">
        <w:r w:rsidR="002429F0" w:rsidRPr="0010779C">
          <w:rPr>
            <w:lang w:val="en-GB"/>
          </w:rPr>
          <w:t>)</w:t>
        </w:r>
      </w:ins>
      <w:del w:id="5" w:author="Istrate, I.R. (Robert)" w:date="2023-03-21T14:02:00Z">
        <w:r w:rsidRPr="0010779C" w:rsidDel="002429F0">
          <w:rPr>
            <w:lang w:val="en-GB"/>
          </w:rPr>
          <w:delText xml:space="preserve"> based on ref</w:delText>
        </w:r>
      </w:del>
      <w:r w:rsidRPr="0010779C">
        <w:rPr>
          <w:lang w:val="en-GB"/>
        </w:rPr>
        <w:t>.</w:t>
      </w:r>
      <w:r w:rsidRPr="0010779C">
        <w:rPr>
          <w:lang w:val="en-GB"/>
        </w:rPr>
        <w:fldChar w:fldCharType="begin"/>
      </w:r>
      <w:r w:rsidR="00B80797" w:rsidRPr="0010779C">
        <w:rPr>
          <w:lang w:val="en-GB"/>
        </w:rPr>
        <w:instrText xml:space="preserve"> ADDIN ZOTERO_ITEM CSL_CITATION {"citationID":"SVyZecTk","properties":{"formattedCitation":"\\super 32,33\\nosupersub{}","plainCitation":"32,33","noteIndex":0},"citationItems":[{"id":1015,"uris":["http://zotero.org/users/9157291/items/5Q9TNJYS"],"itemData":{"id":1015,"type":"article-journal","abstract":"Different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D."},{"family":"Hellgardt","given":"K."}],"issued":{"date-parts":[["2019",1,16]]}}},{"id":26922,"uris":["http://zotero.org/users/9157291/items/337UW4TT"],"itemData":{"id":26922,"type":"article-journal","abstract":"For hydrogen to play a meaningful role in a sustainable energy system, all elements of the value chain must scale coherently. Advocates support electrolytic (green) hydrogen or (blue) hydrogen that relies on methane reformation with carbon capture and storage; however, efforts to definitively choose how to deliver this scaling up are premature. For blue hydrogen, methane emissions must be minimized. Best in class supply chain management in combination with high rates of CO2 capture can deliver a low carbon hydrogen product. In the case of electrolytic hydrogen, the carbon intensity of power needs to be very low for this to be a viable alternative to blue hydrogen. Until the electricity grid is deeply decarbonized, there is an opportunity cost associated with using renewable energy to produce hydrogen, as opposed to integrating this with the power system. To have a realistic chance of success, net zero transition pathways need to be formulated in a way that is coherent with socio-political-economic constraints.","container-title":"Joule","DOI":"10.1016/j.joule.2021.09.014","ISSN":"2542-4351","issue":"10","journalAbbreviation":"Joule","language":"en","page":"2524-2529","source":"ScienceDirect","title":"The hydrogen economy: A pragmatic path forward","title-short":"The hydrogen economy","volume":"5","author":[{"family":"Mac Dowell","given":"Niall"},{"family":"Sunny","given":"Nixon"},{"family":"Brandon","given":"Nigel"},{"family":"Herzog","given":"Howard"},{"family":"Ku","given":"Anthony Y."},{"family":"Maas","given":"Wilfried"},{"family":"Ramirez","given":"Andrea"},{"family":"Reiner","given":"David M."},{"family":"Sant","given":"Gaurav N."},{"family":"Shah","given":"Nilay"}],"issued":{"date-parts":[["2021",10,20]]}}}],"schema":"https://github.com/citation-style-language/schema/raw/master/csl-citation.json"}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32,33</w:t>
      </w:r>
      <w:r w:rsidRPr="0010779C">
        <w:rPr>
          <w:lang w:val="en-GB"/>
        </w:rPr>
        <w:fldChar w:fldCharType="end"/>
      </w:r>
      <w:del w:id="6" w:author="Istrate, I.R. (Robert)" w:date="2023-03-21T14:02:00Z">
        <w:r w:rsidRPr="0010779C" w:rsidDel="002429F0">
          <w:rPr>
            <w:lang w:val="en-GB"/>
          </w:rPr>
          <w:delText>).</w:delText>
        </w:r>
      </w:del>
    </w:p>
    <w:p w14:paraId="4E24FAA9" w14:textId="52AB0985" w:rsidR="008A3579" w:rsidRPr="0010779C" w:rsidRDefault="008A3579" w:rsidP="008A3579">
      <w:pPr>
        <w:jc w:val="both"/>
        <w:rPr>
          <w:rFonts w:cstheme="minorHAnsi"/>
          <w:lang w:val="en-GB"/>
        </w:rPr>
      </w:pPr>
      <w:r w:rsidRPr="0010779C">
        <w:rPr>
          <w:lang w:val="en-GB"/>
        </w:rPr>
        <w:t>The cost of the CO</w:t>
      </w:r>
      <w:r w:rsidRPr="0010779C">
        <w:rPr>
          <w:vertAlign w:val="subscript"/>
          <w:lang w:val="en-GB"/>
        </w:rPr>
        <w:t>2</w:t>
      </w:r>
      <w:r w:rsidRPr="0010779C">
        <w:rPr>
          <w:lang w:val="en-GB"/>
        </w:rPr>
        <w:t xml:space="preserve"> feedstock captured from the atmosphere by DAC is a significant factor in the production cost of green methanol, accounting for up to 28% in November 2022. The rising cost of DAC, from an average of 0.2 USD kg</w:t>
      </w:r>
      <w:r w:rsidRPr="0010779C">
        <w:rPr>
          <w:rFonts w:cstheme="minorHAnsi"/>
          <w:vertAlign w:val="superscript"/>
          <w:lang w:val="en-GB"/>
        </w:rPr>
        <w:t>−</w:t>
      </w:r>
      <w:r w:rsidRPr="0010779C">
        <w:rPr>
          <w:vertAlign w:val="superscript"/>
          <w:lang w:val="en-GB"/>
        </w:rPr>
        <w:t>1</w:t>
      </w:r>
      <w:r w:rsidRPr="0010779C">
        <w:rPr>
          <w:lang w:val="en-GB"/>
        </w:rPr>
        <w:t xml:space="preserve"> CO</w:t>
      </w:r>
      <w:r w:rsidRPr="0010779C">
        <w:rPr>
          <w:vertAlign w:val="subscript"/>
          <w:lang w:val="en-GB"/>
        </w:rPr>
        <w:t>2</w:t>
      </w:r>
      <w:r w:rsidRPr="0010779C">
        <w:rPr>
          <w:lang w:val="en-GB"/>
        </w:rPr>
        <w:t xml:space="preserve"> in 2019 to 0.8 USD kg</w:t>
      </w:r>
      <w:r w:rsidRPr="0010779C">
        <w:rPr>
          <w:rFonts w:cstheme="minorHAnsi"/>
          <w:vertAlign w:val="superscript"/>
          <w:lang w:val="en-GB"/>
        </w:rPr>
        <w:t>−</w:t>
      </w:r>
      <w:r w:rsidRPr="0010779C">
        <w:rPr>
          <w:vertAlign w:val="superscript"/>
          <w:lang w:val="en-GB"/>
        </w:rPr>
        <w:t>1</w:t>
      </w:r>
      <w:r w:rsidRPr="0010779C">
        <w:rPr>
          <w:lang w:val="en-GB"/>
        </w:rPr>
        <w:t xml:space="preserve"> CO</w:t>
      </w:r>
      <w:r w:rsidRPr="0010779C">
        <w:rPr>
          <w:vertAlign w:val="subscript"/>
          <w:lang w:val="en-GB"/>
        </w:rPr>
        <w:t>2</w:t>
      </w:r>
      <w:r w:rsidRPr="0010779C">
        <w:rPr>
          <w:lang w:val="en-GB"/>
        </w:rPr>
        <w:t xml:space="preserve"> in August 2022, is behind this trend. We utili</w:t>
      </w:r>
      <w:r w:rsidR="00CC44DD" w:rsidRPr="0010779C">
        <w:rPr>
          <w:lang w:val="en-GB"/>
        </w:rPr>
        <w:t>s</w:t>
      </w:r>
      <w:r w:rsidRPr="0010779C">
        <w:rPr>
          <w:lang w:val="en-GB"/>
        </w:rPr>
        <w:t xml:space="preserve">ed a high-temperature solvent-based DAC technology, adapted from the work of Keith </w:t>
      </w:r>
      <w:r w:rsidRPr="0010779C">
        <w:rPr>
          <w:rFonts w:cstheme="minorHAnsi"/>
          <w:i/>
          <w:lang w:val="en-GB"/>
        </w:rPr>
        <w:t>et al.</w:t>
      </w:r>
      <w:r w:rsidRPr="0010779C">
        <w:rPr>
          <w:rFonts w:cstheme="minorHAnsi"/>
          <w:lang w:val="en-GB"/>
        </w:rPr>
        <w:fldChar w:fldCharType="begin"/>
      </w:r>
      <w:r w:rsidR="00B80797" w:rsidRPr="0010779C">
        <w:rPr>
          <w:rFonts w:cstheme="minorHAnsi"/>
          <w:lang w:val="en-GB"/>
        </w:rPr>
        <w:instrText xml:space="preserve"> ADDIN ZOTERO_ITEM CSL_CITATION {"citationID":"buA3tSxp","properties":{"formattedCitation":"\\super 34\\nosupersub{}","plainCitation":"34","noteIndex":0},"citationItems":[{"id":459,"uris":["http://zotero.org/users/9157291/items/SHKUDHUW"],"itemData":{"id":459,"type":"article-journal","abstract":"We describe a process for capturing CO2 from the atmosphere in an industrial plant. The design captures </w:instrText>
      </w:r>
      <w:r w:rsidR="00B80797" w:rsidRPr="0010779C">
        <w:rPr>
          <w:rFonts w:ascii="Cambria Math" w:hAnsi="Cambria Math" w:cs="Cambria Math"/>
          <w:lang w:val="en-GB"/>
        </w:rPr>
        <w:instrText>∼</w:instrText>
      </w:r>
      <w:r w:rsidR="00B80797" w:rsidRPr="0010779C">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34</w:t>
      </w:r>
      <w:r w:rsidRPr="0010779C">
        <w:rPr>
          <w:rFonts w:cstheme="minorHAnsi"/>
          <w:lang w:val="en-GB"/>
        </w:rPr>
        <w:fldChar w:fldCharType="end"/>
      </w:r>
      <w:r w:rsidRPr="0010779C">
        <w:rPr>
          <w:lang w:val="en-GB"/>
        </w:rPr>
        <w:t>, which requires around 0.1 kg of natural gas and 77 kWh of electric power per kg of CO</w:t>
      </w:r>
      <w:r w:rsidRPr="0010779C">
        <w:rPr>
          <w:vertAlign w:val="subscript"/>
          <w:lang w:val="en-GB"/>
        </w:rPr>
        <w:t>2</w:t>
      </w:r>
      <w:r w:rsidRPr="0010779C">
        <w:rPr>
          <w:lang w:val="en-GB"/>
        </w:rPr>
        <w:t xml:space="preserve"> captured, making the capture cost susceptible to fluctuations in natural gas and electricity prices (</w:t>
      </w:r>
      <w:r w:rsidR="00CC5CB8" w:rsidRPr="0010779C">
        <w:rPr>
          <w:b/>
          <w:lang w:val="en-GB"/>
        </w:rPr>
        <w:t>Figure S</w:t>
      </w:r>
      <w:r w:rsidR="00C45FD8" w:rsidRPr="0010779C">
        <w:rPr>
          <w:b/>
          <w:lang w:val="en-GB"/>
        </w:rPr>
        <w:t>11</w:t>
      </w:r>
      <w:r w:rsidRPr="0010779C">
        <w:rPr>
          <w:lang w:val="en-GB"/>
        </w:rPr>
        <w:t>).</w:t>
      </w:r>
    </w:p>
    <w:p w14:paraId="676BA520" w14:textId="77777777" w:rsidR="008A3579" w:rsidRPr="0010779C" w:rsidRDefault="008A3579" w:rsidP="008A3579">
      <w:pPr>
        <w:pStyle w:val="Heading3"/>
        <w:jc w:val="both"/>
      </w:pPr>
      <w:r w:rsidRPr="0010779C">
        <w:t>Green ammonia and methanol become cost-competitive for CO</w:t>
      </w:r>
      <w:r w:rsidRPr="0010779C">
        <w:rPr>
          <w:vertAlign w:val="subscript"/>
        </w:rPr>
        <w:t>2</w:t>
      </w:r>
      <w:r w:rsidRPr="0010779C">
        <w:t xml:space="preserve"> mitigation </w:t>
      </w:r>
    </w:p>
    <w:p w14:paraId="27AABB1B" w14:textId="441CFD25" w:rsidR="008A3579" w:rsidRPr="0010779C" w:rsidRDefault="008A3579" w:rsidP="008A3579">
      <w:pPr>
        <w:jc w:val="both"/>
        <w:rPr>
          <w:rFonts w:cstheme="minorHAnsi"/>
          <w:lang w:val="en-GB"/>
        </w:rPr>
      </w:pPr>
      <w:r w:rsidRPr="0010779C">
        <w:rPr>
          <w:rFonts w:cstheme="minorHAnsi"/>
          <w:lang w:val="en-GB"/>
        </w:rPr>
        <w:t>This passage examines the cost of producing green ammonia and methanol in relation to their fossil-based counterparts, specifically looking at the cost per unit of CO</w:t>
      </w:r>
      <w:r w:rsidRPr="0010779C">
        <w:rPr>
          <w:rFonts w:cstheme="minorHAnsi"/>
          <w:vertAlign w:val="subscript"/>
          <w:lang w:val="en-GB"/>
        </w:rPr>
        <w:t>2</w:t>
      </w:r>
      <w:r w:rsidRPr="0010779C">
        <w:rPr>
          <w:rFonts w:cstheme="minorHAnsi"/>
          <w:lang w:val="en-GB"/>
        </w:rPr>
        <w:t xml:space="preserve"> avoided. In 2020, with an average natural gas price of 0.1 USD kg</w:t>
      </w:r>
      <w:r w:rsidRPr="0010779C">
        <w:rPr>
          <w:rFonts w:cstheme="minorHAnsi"/>
          <w:vertAlign w:val="superscript"/>
          <w:lang w:val="en-GB"/>
        </w:rPr>
        <w:t>−1</w:t>
      </w:r>
      <w:r w:rsidRPr="0010779C">
        <w:rPr>
          <w:rFonts w:cstheme="minorHAnsi"/>
          <w:lang w:val="en-GB"/>
        </w:rPr>
        <w:t>, the avoidance cost of wind- and solar-based ammonia was 0.6 and 1.4 USD kg</w:t>
      </w:r>
      <w:r w:rsidRPr="0010779C">
        <w:rPr>
          <w:rFonts w:cstheme="minorHAnsi"/>
          <w:vertAlign w:val="superscript"/>
          <w:lang w:val="en-GB"/>
        </w:rPr>
        <w:t>−1</w:t>
      </w:r>
      <w:r w:rsidRPr="0010779C">
        <w:rPr>
          <w:rFonts w:cstheme="minorHAnsi"/>
          <w:lang w:val="en-GB"/>
        </w:rPr>
        <w:t>CO</w:t>
      </w:r>
      <w:r w:rsidRPr="0010779C">
        <w:rPr>
          <w:rFonts w:cstheme="minorHAnsi"/>
          <w:vertAlign w:val="subscript"/>
          <w:lang w:val="en-GB"/>
        </w:rPr>
        <w:t>2</w:t>
      </w:r>
      <w:r w:rsidRPr="0010779C">
        <w:rPr>
          <w:rFonts w:cstheme="minorHAnsi"/>
          <w:lang w:val="en-GB"/>
        </w:rPr>
        <w:noBreakHyphen/>
        <w:t>eq, respectively (</w:t>
      </w:r>
      <w:r w:rsidR="001A0645" w:rsidRPr="0010779C">
        <w:rPr>
          <w:rFonts w:cstheme="minorHAnsi"/>
          <w:b/>
          <w:bCs/>
          <w:lang w:val="en-GB"/>
        </w:rPr>
        <w:t>Figure 4a</w:t>
      </w:r>
      <w:r w:rsidRPr="0010779C">
        <w:rPr>
          <w:rFonts w:cstheme="minorHAnsi"/>
          <w:lang w:val="en-GB"/>
        </w:rPr>
        <w:t>) and much higher for methanol (1.4 and 7.7 USD kg</w:t>
      </w:r>
      <w:r w:rsidRPr="0010779C">
        <w:rPr>
          <w:rFonts w:cstheme="minorHAnsi"/>
          <w:vertAlign w:val="superscript"/>
          <w:lang w:val="en-GB"/>
        </w:rPr>
        <w:t>−1</w:t>
      </w:r>
      <w:r w:rsidRPr="0010779C">
        <w:rPr>
          <w:rFonts w:cstheme="minorHAnsi"/>
          <w:lang w:val="en-GB"/>
        </w:rPr>
        <w:t>CO</w:t>
      </w:r>
      <w:r w:rsidRPr="0010779C">
        <w:rPr>
          <w:rFonts w:cstheme="minorHAnsi"/>
          <w:vertAlign w:val="subscript"/>
          <w:lang w:val="en-GB"/>
        </w:rPr>
        <w:t>2</w:t>
      </w:r>
      <w:r w:rsidRPr="0010779C">
        <w:rPr>
          <w:rFonts w:cstheme="minorHAnsi"/>
          <w:lang w:val="en-GB"/>
        </w:rPr>
        <w:noBreakHyphen/>
        <w:t xml:space="preserve">eq, </w:t>
      </w:r>
      <w:r w:rsidR="00181B33" w:rsidRPr="0010779C">
        <w:rPr>
          <w:rFonts w:cstheme="minorHAnsi"/>
          <w:b/>
          <w:bCs/>
          <w:lang w:val="en-GB"/>
        </w:rPr>
        <w:t>Figure 4b</w:t>
      </w:r>
      <w:r w:rsidRPr="0010779C">
        <w:rPr>
          <w:rFonts w:cstheme="minorHAnsi"/>
          <w:lang w:val="en-GB"/>
        </w:rPr>
        <w:t>), mainly due to the greater monetary gap between fossil and green methanol. While the avoidance cost for green ammonia and methanol in 2020 exceeded the removal cost of negative emissions technologies (NETs) such as bioenergy with carbon capture and storage (BECCS) and direct air capture with carbon capture and storage (DACCS), at the peak of natural gas prices in 2022, the avoidance cost of green ammonia and methanol became negative, making their use economically attractive for mitigating carbon emissions. A win-win scenario for economic and environmental competitiveness emerged in July 2021 for wind-based ammonia production, which resulted in potential savings of 0.1 to 0.6 USD kg</w:t>
      </w:r>
      <w:r w:rsidRPr="0010779C">
        <w:rPr>
          <w:rFonts w:cstheme="minorHAnsi"/>
          <w:vertAlign w:val="superscript"/>
          <w:lang w:val="en-GB"/>
        </w:rPr>
        <w:t>−1</w:t>
      </w:r>
      <w:r w:rsidRPr="0010779C">
        <w:rPr>
          <w:rFonts w:cstheme="minorHAnsi"/>
          <w:lang w:val="en-GB"/>
        </w:rPr>
        <w:t>CO</w:t>
      </w:r>
      <w:r w:rsidRPr="0010779C">
        <w:rPr>
          <w:rFonts w:cstheme="minorHAnsi"/>
          <w:vertAlign w:val="subscript"/>
          <w:lang w:val="en-GB"/>
        </w:rPr>
        <w:t>2</w:t>
      </w:r>
      <w:r w:rsidRPr="0010779C">
        <w:rPr>
          <w:rFonts w:cstheme="minorHAnsi"/>
          <w:lang w:val="en-GB"/>
        </w:rPr>
        <w:noBreakHyphen/>
        <w:t>eq avoided</w:t>
      </w:r>
      <w:r w:rsidR="001B23B5" w:rsidRPr="0010779C">
        <w:rPr>
          <w:rFonts w:cstheme="minorHAnsi"/>
          <w:lang w:val="en-GB"/>
        </w:rPr>
        <w:t xml:space="preserve"> (see blue shaded area in </w:t>
      </w:r>
      <w:r w:rsidR="00421811" w:rsidRPr="0010779C">
        <w:rPr>
          <w:rFonts w:cstheme="minorHAnsi"/>
          <w:b/>
          <w:lang w:val="en-GB"/>
        </w:rPr>
        <w:t>Figure</w:t>
      </w:r>
      <w:r w:rsidR="00421811" w:rsidRPr="0010779C">
        <w:rPr>
          <w:lang w:val="en-GB"/>
        </w:rPr>
        <w:t> </w:t>
      </w:r>
      <w:r w:rsidR="00421811" w:rsidRPr="0010779C">
        <w:rPr>
          <w:b/>
          <w:lang w:val="en-GB"/>
        </w:rPr>
        <w:t>4a</w:t>
      </w:r>
      <w:r w:rsidR="001B23B5" w:rsidRPr="0010779C">
        <w:rPr>
          <w:rFonts w:cstheme="minorHAnsi"/>
          <w:lang w:val="en-GB"/>
        </w:rPr>
        <w:t>)</w:t>
      </w:r>
      <w:r w:rsidRPr="0010779C">
        <w:rPr>
          <w:rFonts w:cstheme="minorHAnsi"/>
          <w:lang w:val="en-GB"/>
        </w:rPr>
        <w:t xml:space="preserve">. For methanol </w:t>
      </w:r>
      <w:r w:rsidRPr="0010779C">
        <w:rPr>
          <w:rFonts w:cstheme="minorHAnsi"/>
          <w:i/>
          <w:iCs/>
          <w:lang w:val="en-GB"/>
        </w:rPr>
        <w:t>via</w:t>
      </w:r>
      <w:r w:rsidRPr="0010779C">
        <w:rPr>
          <w:rFonts w:cstheme="minorHAnsi"/>
          <w:lang w:val="en-GB"/>
        </w:rPr>
        <w:t xml:space="preserve"> wind, the scenario emerged in August 2022 with </w:t>
      </w:r>
      <w:r w:rsidR="004F3039" w:rsidRPr="0010779C">
        <w:rPr>
          <w:rFonts w:cstheme="minorHAnsi"/>
          <w:lang w:val="en-GB"/>
        </w:rPr>
        <w:t>avoidance costs close to zero (</w:t>
      </w:r>
      <w:r w:rsidR="00421811" w:rsidRPr="0010779C">
        <w:rPr>
          <w:rFonts w:cstheme="minorHAnsi"/>
          <w:b/>
          <w:lang w:val="en-GB"/>
        </w:rPr>
        <w:t>Figure 4b</w:t>
      </w:r>
      <w:r w:rsidR="004F3039" w:rsidRPr="0010779C">
        <w:rPr>
          <w:rFonts w:cstheme="minorHAnsi"/>
          <w:lang w:val="en-GB"/>
        </w:rPr>
        <w:t xml:space="preserve">) and </w:t>
      </w:r>
      <w:r w:rsidRPr="0010779C">
        <w:rPr>
          <w:rFonts w:cstheme="minorHAnsi"/>
          <w:lang w:val="en-GB"/>
        </w:rPr>
        <w:t>savings of 0.3 USD kg</w:t>
      </w:r>
      <w:r w:rsidRPr="0010779C">
        <w:rPr>
          <w:rFonts w:cstheme="minorHAnsi"/>
          <w:vertAlign w:val="superscript"/>
          <w:lang w:val="en-GB"/>
        </w:rPr>
        <w:t>−1</w:t>
      </w:r>
      <w:r w:rsidRPr="0010779C">
        <w:rPr>
          <w:rFonts w:cstheme="minorHAnsi"/>
          <w:lang w:val="en-GB"/>
        </w:rPr>
        <w:t>CO</w:t>
      </w:r>
      <w:r w:rsidRPr="0010779C">
        <w:rPr>
          <w:rFonts w:cstheme="minorHAnsi"/>
          <w:vertAlign w:val="subscript"/>
          <w:lang w:val="en-GB"/>
        </w:rPr>
        <w:t>2</w:t>
      </w:r>
      <w:r w:rsidRPr="0010779C">
        <w:rPr>
          <w:rFonts w:cstheme="minorHAnsi"/>
          <w:lang w:val="en-GB"/>
        </w:rPr>
        <w:noBreakHyphen/>
        <w:t>eq avoided, considering the lower end of the hydrogen cost range</w:t>
      </w:r>
      <w:r w:rsidR="004F3039" w:rsidRPr="0010779C">
        <w:rPr>
          <w:rFonts w:cstheme="minorHAnsi"/>
          <w:lang w:val="en-GB"/>
        </w:rPr>
        <w:t xml:space="preserve"> (</w:t>
      </w:r>
      <w:r w:rsidR="004F3039" w:rsidRPr="0010779C">
        <w:rPr>
          <w:rFonts w:cstheme="minorHAnsi"/>
          <w:b/>
          <w:lang w:val="en-GB"/>
        </w:rPr>
        <w:t>Figure</w:t>
      </w:r>
      <w:r w:rsidR="001B29BD" w:rsidRPr="0010779C">
        <w:rPr>
          <w:rFonts w:cstheme="minorHAnsi"/>
          <w:b/>
          <w:lang w:val="en-GB"/>
        </w:rPr>
        <w:t> </w:t>
      </w:r>
      <w:r w:rsidR="004F3039" w:rsidRPr="0010779C">
        <w:rPr>
          <w:rFonts w:cstheme="minorHAnsi"/>
          <w:b/>
          <w:lang w:val="en-GB"/>
        </w:rPr>
        <w:t>S1</w:t>
      </w:r>
      <w:r w:rsidR="0067483D" w:rsidRPr="0010779C">
        <w:rPr>
          <w:rFonts w:cstheme="minorHAnsi"/>
          <w:b/>
          <w:lang w:val="en-GB"/>
        </w:rPr>
        <w:t>2</w:t>
      </w:r>
      <w:r w:rsidR="004F3039" w:rsidRPr="0010779C">
        <w:rPr>
          <w:rFonts w:cstheme="minorHAnsi"/>
          <w:lang w:val="en-GB"/>
        </w:rPr>
        <w:t>)</w:t>
      </w:r>
      <w:r w:rsidRPr="0010779C">
        <w:rPr>
          <w:rFonts w:cstheme="minorHAnsi"/>
          <w:lang w:val="en-GB"/>
        </w:rPr>
        <w:t>.</w:t>
      </w:r>
    </w:p>
    <w:p w14:paraId="46E95714" w14:textId="77777777" w:rsidR="008A3579" w:rsidRPr="0010779C" w:rsidRDefault="008A3579" w:rsidP="008A3579">
      <w:pPr>
        <w:pStyle w:val="Heading2"/>
        <w:jc w:val="both"/>
      </w:pPr>
      <w:r w:rsidRPr="0010779C">
        <w:t>Discussion</w:t>
      </w:r>
    </w:p>
    <w:p w14:paraId="00BE6A4B" w14:textId="2829E592" w:rsidR="008A3579" w:rsidRPr="0010779C" w:rsidRDefault="008A3579" w:rsidP="008A3579">
      <w:pPr>
        <w:jc w:val="both"/>
        <w:rPr>
          <w:lang w:val="en-GB"/>
        </w:rPr>
      </w:pPr>
      <w:r w:rsidRPr="0010779C">
        <w:rPr>
          <w:lang w:val="en-GB"/>
        </w:rPr>
        <w:t xml:space="preserve">Our results indicate that the energy crisis in Europe has had a significant and lasting impact on the viability of the low-carbon chemicals industry. It is probable that geopolitical instabilities, weather volatility, and increasing </w:t>
      </w:r>
      <w:r w:rsidRPr="0010779C">
        <w:rPr>
          <w:lang w:val="en-GB"/>
        </w:rPr>
        <w:lastRenderedPageBreak/>
        <w:t>competition for liquefied natural gas will continue to hinder a return to the previous situation</w:t>
      </w:r>
      <w:r w:rsidR="00AA485A" w:rsidRPr="0010779C">
        <w:rPr>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{"citationID":"qgXxSmwb","properties":{"formattedCitation":"\\super 35\\nosupersub{}","plainCitation":"35","noteIndex":0},"citationItems":[{"id":871,"uris":["http://zotero.org/users/9157291/items/FRW5K29Y"],"itemData":{"id":871,"type":"report","abstract":"Summary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average.","language":"en","publisher":"International Energy Agency","source":"Zotero","title":"How to Avoid Gas Shortages in the European Union in 2023","author":[{"family":"IEA","given":""}],"issued":{"date-parts":[["2022",12]]}}}],"schema":"https://github.com/citation-style-language/schema/raw/master/csl-citation.json"}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35</w:t>
      </w:r>
      <w:r w:rsidRPr="0010779C">
        <w:rPr>
          <w:rFonts w:cstheme="minorHAnsi"/>
          <w:lang w:val="en-GB"/>
        </w:rPr>
        <w:fldChar w:fldCharType="end"/>
      </w:r>
      <w:r w:rsidRPr="0010779C">
        <w:rPr>
          <w:lang w:val="en-GB"/>
        </w:rPr>
        <w:t xml:space="preserve"> In contrast, advancements in renewable technologies and the experience effect are expected to reduce costs</w:t>
      </w:r>
      <w:r w:rsidR="00AA485A" w:rsidRPr="0010779C">
        <w:rPr>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{"citationID":"SIBpthvb","properties":{"formattedCitation":"\\super 36\\nosupersub{}","plainCitation":"36","noteIndex":0},"citationItems":[{"id":585,"uris":["http://zotero.org/users/9157291/items/ASFLIA5W"],"itemData":{"id":585,"type":"article-journal","container-title":"Joule","DOI":"10.1016/j.joule.2022.08.009","ISSN":"2542-4785,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36</w:t>
      </w:r>
      <w:r w:rsidRPr="0010779C">
        <w:rPr>
          <w:rFonts w:cstheme="minorHAnsi"/>
          <w:lang w:val="en-GB"/>
        </w:rPr>
        <w:fldChar w:fldCharType="end"/>
      </w:r>
      <w:r w:rsidRPr="0010779C">
        <w:rPr>
          <w:lang w:val="en-GB"/>
        </w:rPr>
        <w:t xml:space="preserve"> According to projections, the cost of on-shore wind electricity is expected to be 40 USD MWh</w:t>
      </w:r>
      <w:r w:rsidRPr="0010779C">
        <w:rPr>
          <w:rFonts w:cstheme="minorHAnsi"/>
          <w:vertAlign w:val="superscript"/>
          <w:lang w:val="en-GB"/>
        </w:rPr>
        <w:t>−</w:t>
      </w:r>
      <w:r w:rsidRPr="0010779C">
        <w:rPr>
          <w:vertAlign w:val="superscript"/>
          <w:lang w:val="en-GB"/>
        </w:rPr>
        <w:t>1</w:t>
      </w:r>
      <w:r w:rsidRPr="0010779C">
        <w:rPr>
          <w:lang w:val="en-GB"/>
        </w:rPr>
        <w:t xml:space="preserve"> by 2030. This is expected to result in a decrease in hydrogen's leveli</w:t>
      </w:r>
      <w:r w:rsidR="00830F8D" w:rsidRPr="0010779C">
        <w:rPr>
          <w:lang w:val="en-GB"/>
        </w:rPr>
        <w:t>s</w:t>
      </w:r>
      <w:r w:rsidRPr="0010779C">
        <w:rPr>
          <w:lang w:val="en-GB"/>
        </w:rPr>
        <w:t>ed cost to approximately 2.7 USD kg</w:t>
      </w:r>
      <w:r w:rsidRPr="0010779C">
        <w:rPr>
          <w:rFonts w:cstheme="minorHAnsi"/>
          <w:vertAlign w:val="superscript"/>
          <w:lang w:val="en-GB"/>
        </w:rPr>
        <w:t>−</w:t>
      </w:r>
      <w:r w:rsidRPr="0010779C">
        <w:rPr>
          <w:vertAlign w:val="superscript"/>
          <w:lang w:val="en-GB"/>
        </w:rPr>
        <w:t>1</w:t>
      </w:r>
      <w:r w:rsidRPr="0010779C">
        <w:rPr>
          <w:lang w:val="en-GB"/>
        </w:rPr>
        <w:t>, as described in Ref.</w:t>
      </w:r>
      <w:r w:rsidRPr="0010779C">
        <w:rPr>
          <w:lang w:val="en-GB"/>
        </w:rPr>
        <w:fldChar w:fldCharType="begin"/>
      </w:r>
      <w:r w:rsidR="00B80797" w:rsidRPr="0010779C">
        <w:rPr>
          <w:lang w:val="en-GB"/>
        </w:rPr>
        <w:instrText xml:space="preserve"> ADDIN ZOTERO_ITEM CSL_CITATION {"citationID":"h6UgAJzl","properties":{"formattedCitation":"\\super 37\\nosupersub{}","plainCitation":"37","noteIndex":0},"citationItems":[{"id":706,"uris":["http://zotero.org/users/9157291/items/WE7RN482"],"itemData":{"id":706,"type":"article-journal","abstract":"In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37</w:t>
      </w:r>
      <w:r w:rsidRPr="0010779C">
        <w:rPr>
          <w:lang w:val="en-GB"/>
        </w:rPr>
        <w:fldChar w:fldCharType="end"/>
      </w:r>
    </w:p>
    <w:p w14:paraId="2400726D" w14:textId="397F7186" w:rsidR="008A3579" w:rsidRPr="0010779C" w:rsidRDefault="008A3579" w:rsidP="008A3579">
      <w:pPr>
        <w:jc w:val="both"/>
        <w:rPr>
          <w:lang w:val="en-GB"/>
        </w:rPr>
      </w:pPr>
      <w:r w:rsidRPr="0010779C">
        <w:rPr>
          <w:lang w:val="en-GB"/>
        </w:rPr>
        <w:t>Europe has committed to reducing its emissions by 55% by 2030 and achieving net-zero GHG emissions by 2050, in line with the Paris Climate Accords</w:t>
      </w:r>
      <w:r w:rsidR="00BB0657" w:rsidRPr="0010779C">
        <w:rPr>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{"citationID":"fZNn97kP","properties":{"formattedCitation":"\\super 38\\nosupersub{}","plainCitation":"38","noteIndex":0},"citationItems":[{"id":802,"uris":["http://zotero.org/users/9157291/items/RIWZTV2J"],"itemData":{"id":802,"type":"report","publisher":"COM(2021)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38</w:t>
      </w:r>
      <w:r w:rsidRPr="0010779C">
        <w:rPr>
          <w:rFonts w:cstheme="minorHAnsi"/>
          <w:lang w:val="en-GB"/>
        </w:rPr>
        <w:fldChar w:fldCharType="end"/>
      </w:r>
      <w:r w:rsidRPr="0010779C">
        <w:rPr>
          <w:lang w:val="en-GB"/>
        </w:rPr>
        <w:t xml:space="preserve"> To attain these ambitious targets, significant investment in low-carbon infrastructure is necessary. However, a recent study revealed that the current pace of investment and development falls short of meeting these objectives</w:t>
      </w:r>
      <w:r w:rsidR="00BB0657" w:rsidRPr="0010779C">
        <w:rPr>
          <w:lang w:val="en-GB"/>
        </w:rPr>
        <w:t>.</w:t>
      </w:r>
      <w:r w:rsidRPr="0010779C">
        <w:rPr>
          <w:lang w:val="en-GB"/>
        </w:rPr>
        <w:fldChar w:fldCharType="begin"/>
      </w:r>
      <w:r w:rsidR="00B80797" w:rsidRPr="0010779C">
        <w:rPr>
          <w:lang w:val="en-GB"/>
        </w:rPr>
        <w:instrText xml:space="preserve"> ADDIN ZOTERO_ITEM CSL_CITATION {"citationID":"ToNHkVRL","properties":{"formattedCitation":"\\super 39\\nosupersub{}","plainCitation":"39","noteIndex":0},"citationItems":[{"id":801,"uris":["http://zotero.org/users/9157291/items/XDMW8YE8"],"itemData":{"id":801,"type":"article-journal","abstract":"Reaching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39</w:t>
      </w:r>
      <w:r w:rsidRPr="0010779C">
        <w:rPr>
          <w:lang w:val="en-GB"/>
        </w:rPr>
        <w:fldChar w:fldCharType="end"/>
      </w:r>
      <w:r w:rsidRPr="0010779C">
        <w:rPr>
          <w:lang w:val="en-GB"/>
        </w:rPr>
        <w:t xml:space="preserve"> An immediate additional investment of approximately 94 billion USD per year until 2025 is required to achieve net-zero, with substantial funding needed for renewable power, especially on-shore wind (17.3 billion USD per year) and solar (7.6 billion USD per year)</w:t>
      </w:r>
      <w:r w:rsidR="00BB0657" w:rsidRPr="0010779C">
        <w:rPr>
          <w:lang w:val="en-GB"/>
        </w:rPr>
        <w:t>.</w:t>
      </w:r>
      <w:r w:rsidRPr="0010779C">
        <w:rPr>
          <w:lang w:val="en-GB"/>
        </w:rPr>
        <w:fldChar w:fldCharType="begin"/>
      </w:r>
      <w:r w:rsidR="00B80797" w:rsidRPr="0010779C">
        <w:rPr>
          <w:lang w:val="en-GB"/>
        </w:rPr>
        <w:instrText xml:space="preserve"> ADDIN ZOTERO_ITEM CSL_CITATION {"citationID":"umpqHukE","properties":{"formattedCitation":"\\super 39\\nosupersub{}","plainCitation":"39","noteIndex":0},"citationItems":[{"id":801,"uris":["http://zotero.org/users/9157291/items/XDMW8YE8"],"itemData":{"id":801,"type":"article-journal","abstract":"Reaching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39</w:t>
      </w:r>
      <w:r w:rsidRPr="0010779C">
        <w:rPr>
          <w:lang w:val="en-GB"/>
        </w:rPr>
        <w:fldChar w:fldCharType="end"/>
      </w:r>
      <w:r w:rsidRPr="0010779C">
        <w:rPr>
          <w:lang w:val="en-GB"/>
        </w:rPr>
        <w:t xml:space="preserve"> Thus, producing green ammonia and methanol through market-driven mechanisms could assist the European chemical industry in reducing GHG emissions at a negative mitigation cost compared to expensive and socio-politically challenging NETs.</w:t>
      </w:r>
    </w:p>
    <w:p w14:paraId="40327566" w14:textId="26F76238" w:rsidR="008A3579" w:rsidRPr="0010779C" w:rsidRDefault="008A3579" w:rsidP="008A3579">
      <w:pPr>
        <w:jc w:val="both"/>
        <w:rPr>
          <w:rFonts w:cstheme="minorHAnsi"/>
          <w:iCs/>
          <w:lang w:val="en-GB"/>
        </w:rPr>
      </w:pPr>
      <w:r w:rsidRPr="0010779C">
        <w:rPr>
          <w:lang w:val="en-GB"/>
        </w:rPr>
        <w:t xml:space="preserve">Both short-term and long-term strategies are required in this situation. To accelerate the implementation of the green routes, favourable macroeconomic environment must be complemented by tailwind regulations. </w:t>
      </w:r>
      <w:r w:rsidR="00414424" w:rsidRPr="0010779C">
        <w:rPr>
          <w:lang w:val="en-GB"/>
        </w:rPr>
        <w:t>Additionally, a</w:t>
      </w:r>
      <w:r w:rsidRPr="0010779C">
        <w:rPr>
          <w:lang w:val="en-GB"/>
        </w:rPr>
        <w:t xml:space="preserve"> fraction of the investment should be focused on research and development to enhance current performance and boost emerging technologies with low TRL to face concrete challenges. For both ammonia and methanol production, enhancing the performance of polymeric membrane water electroly</w:t>
      </w:r>
      <w:r w:rsidR="00CC44DD" w:rsidRPr="0010779C">
        <w:rPr>
          <w:lang w:val="en-GB"/>
        </w:rPr>
        <w:t>s</w:t>
      </w:r>
      <w:r w:rsidRPr="0010779C">
        <w:rPr>
          <w:lang w:val="en-GB"/>
        </w:rPr>
        <w:t>ers should become a priority to increase competitiveness. Optimi</w:t>
      </w:r>
      <w:r w:rsidR="00CC44DD" w:rsidRPr="0010779C">
        <w:rPr>
          <w:lang w:val="en-GB"/>
        </w:rPr>
        <w:t>s</w:t>
      </w:r>
      <w:r w:rsidRPr="0010779C">
        <w:rPr>
          <w:lang w:val="en-GB"/>
        </w:rPr>
        <w:t>ed anodes, ideally containing catalysts with lower Pt-group metal content, can achieve technological maturity through lower cell voltages</w:t>
      </w:r>
      <w:r w:rsidRPr="0010779C">
        <w:rPr>
          <w:rFonts w:cstheme="minorHAnsi"/>
          <w:lang w:val="en-GB"/>
        </w:rPr>
        <w:t xml:space="preserve"> and increased stability</w:t>
      </w:r>
      <w:r w:rsidR="00FE022B" w:rsidRPr="0010779C">
        <w:rPr>
          <w:rFonts w:cstheme="minorHAnsi"/>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{"citationID":"zVrxVJYu","properties":{"formattedCitation":"\\super 40,41\\nosupersub{}","plainCitation":"40,41","noteIndex":0},"citationItems":[{"id":999,"uris":["http://zotero.org/users/9157291/items/QSNU36QI"],"itemData":{"id":999,"type":"article-journal","abstract":"Electrochemistry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M."}],"issued":{"date-parts":[["2022",10,27]]}}},{"id":998,"uris":["http://zotero.org/users/9157291/items/XLRY476D"],"itemData":{"id":998,"type":"article-journal","abstract":"Replacing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40,41</w:t>
      </w:r>
      <w:r w:rsidRPr="0010779C">
        <w:rPr>
          <w:rFonts w:cstheme="minorHAnsi"/>
          <w:lang w:val="en-GB"/>
        </w:rPr>
        <w:fldChar w:fldCharType="end"/>
      </w:r>
      <w:r w:rsidRPr="0010779C">
        <w:rPr>
          <w:lang w:val="en-GB"/>
        </w:rPr>
        <w:t xml:space="preserve"> </w:t>
      </w:r>
      <w:r w:rsidR="00612E4C" w:rsidRPr="0010779C">
        <w:rPr>
          <w:lang w:val="en-GB"/>
        </w:rPr>
        <w:t>From a wider perspective, the</w:t>
      </w:r>
      <w:r w:rsidRPr="0010779C">
        <w:rPr>
          <w:lang w:val="en-GB"/>
        </w:rPr>
        <w:t xml:space="preserve"> availability of different routes could reali</w:t>
      </w:r>
      <w:r w:rsidR="00CC44DD" w:rsidRPr="0010779C">
        <w:rPr>
          <w:lang w:val="en-GB"/>
        </w:rPr>
        <w:t>s</w:t>
      </w:r>
      <w:r w:rsidRPr="0010779C">
        <w:rPr>
          <w:lang w:val="en-GB"/>
        </w:rPr>
        <w:t>e a new scenario where green centralised and decentralised production units coexist. Small electrocatalytic reactors coupled to solar power, known as ammonia leaves</w:t>
      </w:r>
      <w:r w:rsidRPr="0010779C">
        <w:rPr>
          <w:rFonts w:cstheme="minorHAnsi"/>
          <w:lang w:val="en-GB"/>
        </w:rPr>
        <w:fldChar w:fldCharType="begin"/>
      </w:r>
      <w:r w:rsidR="00B80797" w:rsidRPr="0010779C">
        <w:rPr>
          <w:rFonts w:cstheme="minorHAnsi"/>
          <w:lang w:val="en-GB"/>
        </w:rPr>
        <w:instrText xml:space="preserve"> ADDIN ZOTERO_ITEM CSL_CITATION {"citationID":"lqGgVQ3r","properties":{"formattedCitation":"\\super 42\\nosupersub{}","plainCitation":"42","noteIndex":0},"citationItems":[{"id":996,"uris":["http://zotero.org/users/9157291/items/QIZNQB2H"],"itemData":{"id":996,"type":"article-journal","abstract":"The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B80797" w:rsidRPr="0010779C">
        <w:rPr>
          <w:rFonts w:ascii="Cambria Math" w:hAnsi="Cambria Math" w:cs="Cambria Math"/>
          <w:lang w:val="en-GB"/>
        </w:rPr>
        <w:instrText>≫</w:instrText>
      </w:r>
      <w:r w:rsidR="00B80797" w:rsidRPr="0010779C">
        <w:rPr>
          <w:rFonts w:cstheme="minorHAnsi"/>
          <w:lang w:val="en-GB"/>
        </w:rPr>
        <w:instrText xml:space="preserve"> CO2 </w:instrText>
      </w:r>
      <w:r w:rsidR="00B80797" w:rsidRPr="0010779C">
        <w:rPr>
          <w:rFonts w:ascii="Calibri" w:hAnsi="Calibri" w:cs="Calibri"/>
          <w:lang w:val="en-GB"/>
        </w:rPr>
        <w:instrText>≥</w:instrText>
      </w:r>
      <w:r w:rsidR="00B80797" w:rsidRPr="0010779C">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42</w:t>
      </w:r>
      <w:r w:rsidRPr="0010779C">
        <w:rPr>
          <w:rFonts w:cstheme="minorHAnsi"/>
          <w:lang w:val="en-GB"/>
        </w:rPr>
        <w:fldChar w:fldCharType="end"/>
      </w:r>
      <w:r w:rsidRPr="0010779C">
        <w:rPr>
          <w:lang w:val="en-GB"/>
        </w:rPr>
        <w:t>, may open the door to direct production of fertili</w:t>
      </w:r>
      <w:r w:rsidR="00CC44DD" w:rsidRPr="0010779C">
        <w:rPr>
          <w:lang w:val="en-GB"/>
        </w:rPr>
        <w:t>s</w:t>
      </w:r>
      <w:r w:rsidRPr="0010779C">
        <w:rPr>
          <w:lang w:val="en-GB"/>
        </w:rPr>
        <w:t>ers at croplands. However, direct electrocatalytic reduction of nitrogen is still impractical at an industrial scale, as research must overcome early challenges such as identifying reference catalysts</w:t>
      </w:r>
      <w:r w:rsidR="00EE485C" w:rsidRPr="0010779C">
        <w:rPr>
          <w:lang w:val="en-GB"/>
        </w:rPr>
        <w:t>.</w:t>
      </w:r>
      <w:r w:rsidR="00561AC6" w:rsidRPr="0010779C">
        <w:rPr>
          <w:rFonts w:cstheme="minorHAnsi"/>
          <w:lang w:val="en-GB"/>
        </w:rPr>
        <w:fldChar w:fldCharType="begin"/>
      </w:r>
      <w:r w:rsidR="00B80797" w:rsidRPr="0010779C">
        <w:rPr>
          <w:rFonts w:cstheme="minorHAnsi"/>
          <w:lang w:val="en-GB"/>
        </w:rPr>
        <w:instrText xml:space="preserve"> ADDIN ZOTERO_ITEM CSL_CITATION {"citationID":"ohVkNmhu","properties":{"formattedCitation":"\\super 42\\nosupersub{}","plainCitation":"42","noteIndex":0},"citationItems":[{"id":996,"uris":["http://zotero.org/users/9157291/items/QIZNQB2H"],"itemData":{"id":996,"type":"article-journal","abstract":"The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B80797" w:rsidRPr="0010779C">
        <w:rPr>
          <w:rFonts w:ascii="Cambria Math" w:hAnsi="Cambria Math" w:cs="Cambria Math"/>
          <w:lang w:val="en-GB"/>
        </w:rPr>
        <w:instrText>≫</w:instrText>
      </w:r>
      <w:r w:rsidR="00B80797" w:rsidRPr="0010779C">
        <w:rPr>
          <w:rFonts w:cstheme="minorHAnsi"/>
          <w:lang w:val="en-GB"/>
        </w:rPr>
        <w:instrText xml:space="preserve"> CO2 </w:instrText>
      </w:r>
      <w:r w:rsidR="00B80797" w:rsidRPr="0010779C">
        <w:rPr>
          <w:rFonts w:ascii="Calibri" w:hAnsi="Calibri" w:cs="Calibri"/>
          <w:lang w:val="en-GB"/>
        </w:rPr>
        <w:instrText>≥</w:instrText>
      </w:r>
      <w:r w:rsidR="00B80797" w:rsidRPr="0010779C">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00561AC6" w:rsidRPr="0010779C">
        <w:rPr>
          <w:rFonts w:cstheme="minorHAnsi"/>
          <w:lang w:val="en-GB"/>
        </w:rPr>
        <w:fldChar w:fldCharType="separate"/>
      </w:r>
      <w:r w:rsidR="00B80797" w:rsidRPr="0010779C">
        <w:rPr>
          <w:rFonts w:ascii="Calibri" w:hAnsi="Calibri" w:cs="Calibri"/>
          <w:szCs w:val="24"/>
          <w:vertAlign w:val="superscript"/>
          <w:lang w:val="en-GB"/>
        </w:rPr>
        <w:t>42</w:t>
      </w:r>
      <w:r w:rsidR="00561AC6" w:rsidRPr="0010779C">
        <w:rPr>
          <w:rFonts w:cstheme="minorHAnsi"/>
          <w:lang w:val="en-GB"/>
        </w:rPr>
        <w:fldChar w:fldCharType="end"/>
      </w:r>
      <w:r w:rsidRPr="0010779C">
        <w:rPr>
          <w:lang w:val="en-GB"/>
        </w:rPr>
        <w:t xml:space="preserve"> As for methanol synthesis, recent breakthrough discoveries of catalysts such as promoted indium oxide</w:t>
      </w:r>
      <w:r w:rsidRPr="0010779C">
        <w:rPr>
          <w:rFonts w:cstheme="minorHAnsi"/>
          <w:lang w:val="en-GB"/>
        </w:rPr>
        <w:fldChar w:fldCharType="begin"/>
      </w:r>
      <w:r w:rsidR="00B80797" w:rsidRPr="0010779C">
        <w:rPr>
          <w:rFonts w:cstheme="minorHAnsi"/>
          <w:lang w:val="en-GB"/>
        </w:rPr>
        <w:instrText xml:space="preserve"> ADDIN ZOTERO_ITEM CSL_CITATION {"citationID":"9YrmQOSN","properties":{"formattedCitation":"\\super 43,44\\nosupersub{}","plainCitation":"43,44","noteIndex":0},"citationItems":[{"id":25710,"uris":["http://zotero.org/users/9157291/items/VK34W2J4"],"itemData":{"id":25710,"type":"article-journal","abstract":"Methanol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 International Edition","DOI":"10.1002/anie.201600943","ISSN":"1521-3773","issue":"21","journalAbbreviation":"Angew. Chem., Int. Ed. Engl.","language":"en","note":"_eprint: https://onlinelibrary.wiley.com/doi/pdf/10.1002/anie.201600943","page":"6261-6265","source":"Wiley Online Library","title":"Indium Oxide as a Superior Catalyst for Methanol Synthesis by CO2 Hydrogenation","volume":"55","author":[{"family":"Martin","given":"Oliver"},{"family":"Martín","given":"Antonio J."},{"family":"Mondelli","given":"Cecilia"},{"family":"Mitchell","given":"Sharon"},{"family":"Segawa","given":"Takuya F."},{"family":"Hauert","given":"Roland"},{"family":"Drouilly","given":"Charlotte"},{"family":"Curulla-Ferré","given":"Daniel"},{"family":"Pérez-Ramírez","given":"Javier"}],"issued":{"date-parts":[["2016"]]}}},{"id":1002,"uris":["http://zotero.org/users/9157291/items/DUJ2VT33"],"itemData":{"id":1002,"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43,44</w:t>
      </w:r>
      <w:r w:rsidRPr="0010779C">
        <w:rPr>
          <w:rFonts w:cstheme="minorHAnsi"/>
          <w:lang w:val="en-GB"/>
        </w:rPr>
        <w:fldChar w:fldCharType="end"/>
      </w:r>
      <w:r w:rsidRPr="0010779C">
        <w:rPr>
          <w:lang w:val="en-GB"/>
        </w:rPr>
        <w:t xml:space="preserve"> or zinc-zirconium oxide</w:t>
      </w:r>
      <w:r w:rsidRPr="0010779C">
        <w:rPr>
          <w:rFonts w:cstheme="minorHAnsi"/>
          <w:lang w:val="en-GB"/>
        </w:rPr>
        <w:fldChar w:fldCharType="begin"/>
      </w:r>
      <w:r w:rsidR="00B80797" w:rsidRPr="0010779C">
        <w:rPr>
          <w:rFonts w:cstheme="minorHAnsi"/>
          <w:lang w:val="en-GB"/>
        </w:rPr>
        <w:instrText xml:space="preserve"> ADDIN ZOTERO_ITEM CSL_CITATION {"citationID":"tZ4iLRHP","properties":{"formattedCitation":"\\super 45\\nosupersub{}","plainCitation":"45","noteIndex":0},"citationItems":[{"id":1001,"uris":["http://zotero.org/users/9157291/items/GSWCS3NY"],"itemData":{"id":1001,"type":"article-journal","abstract":"Although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Advances","DOI":"10.1126/sciadv.1701290","issue":"10","journalAbbreviation":"Sci. Adv.","note":"publisher: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45</w:t>
      </w:r>
      <w:r w:rsidRPr="0010779C">
        <w:rPr>
          <w:rFonts w:cstheme="minorHAnsi"/>
          <w:lang w:val="en-GB"/>
        </w:rPr>
        <w:fldChar w:fldCharType="end"/>
      </w:r>
      <w:r w:rsidRPr="0010779C">
        <w:rPr>
          <w:lang w:val="en-GB"/>
        </w:rPr>
        <w:t xml:space="preserve"> have expanded the options for the direct hydrogenation of CO</w:t>
      </w:r>
      <w:r w:rsidRPr="0010779C">
        <w:rPr>
          <w:vertAlign w:val="subscript"/>
          <w:lang w:val="en-GB"/>
        </w:rPr>
        <w:t>2</w:t>
      </w:r>
      <w:r w:rsidRPr="0010779C">
        <w:rPr>
          <w:lang w:val="en-GB"/>
        </w:rPr>
        <w:t xml:space="preserve"> into methanol beyond traditional copper-based catalysts with insufficient selectivity and stability. These new materials must still prove increased activity while making further progress in stability and selectivity</w:t>
      </w:r>
      <w:r w:rsidR="00EE485C" w:rsidRPr="0010779C">
        <w:rPr>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{"citationID":"bnaoirAC","properties":{"formattedCitation":"\\super 46\\nosupersub{}","plainCitation":"46","noteIndex":0},"citationItems":[{"id":997,"uris":["http://zotero.org/users/9157291/items/CH6KXFUW"],"itemData":{"id":997,"type":"article-journal","abstract":"Flame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Materials","DOI":"10.1002/aenm.202270056","ISSN":"1614-6840","issue":"14","journalAbbreviation":"Adv. Energy Mater.","note":"_eprint: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46</w:t>
      </w:r>
      <w:r w:rsidRPr="0010779C">
        <w:rPr>
          <w:rFonts w:cstheme="minorHAnsi"/>
          <w:lang w:val="en-GB"/>
        </w:rPr>
        <w:fldChar w:fldCharType="end"/>
      </w:r>
      <w:r w:rsidRPr="0010779C">
        <w:rPr>
          <w:lang w:val="en-GB"/>
        </w:rPr>
        <w:t xml:space="preserve"> With the development of more active and selective copper electrocatalysts, it may be appealing to synthesi</w:t>
      </w:r>
      <w:r w:rsidR="00CC44DD" w:rsidRPr="0010779C">
        <w:rPr>
          <w:lang w:val="en-GB"/>
        </w:rPr>
        <w:t>s</w:t>
      </w:r>
      <w:r w:rsidRPr="0010779C">
        <w:rPr>
          <w:lang w:val="en-GB"/>
        </w:rPr>
        <w:t>e carbon products with direct use as fuels such as methanol or ethanol from CO</w:t>
      </w:r>
      <w:r w:rsidRPr="0010779C">
        <w:rPr>
          <w:vertAlign w:val="subscript"/>
          <w:lang w:val="en-GB"/>
        </w:rPr>
        <w:t>2</w:t>
      </w:r>
      <w:r w:rsidRPr="0010779C">
        <w:rPr>
          <w:lang w:val="en-GB"/>
        </w:rPr>
        <w:t xml:space="preserve"> on a small scale in artificial leaves</w:t>
      </w:r>
      <w:r w:rsidR="00EE485C" w:rsidRPr="0010779C">
        <w:rPr>
          <w:lang w:val="en-GB"/>
        </w:rPr>
        <w:t>.</w:t>
      </w:r>
      <w:r w:rsidRPr="0010779C">
        <w:rPr>
          <w:rFonts w:cstheme="minorHAnsi"/>
          <w:lang w:val="en-GB"/>
        </w:rPr>
        <w:fldChar w:fldCharType="begin"/>
      </w:r>
      <w:r w:rsidR="00B80797" w:rsidRPr="0010779C">
        <w:rPr>
          <w:rFonts w:cstheme="minorHAnsi"/>
          <w:lang w:val="en-GB"/>
        </w:rPr>
        <w:instrText xml:space="preserve"> ADDIN ZOTERO_ITEM CSL_CITATION {"citationID":"iHpEFctL","properties":{"formattedCitation":"\\super 47\\nosupersub{}","plainCitation":"47","noteIndex":0},"citationItems":[{"id":1000,"uris":["http://zotero.org/users/9157291/items/L7BUP9ZA"],"itemData":{"id":1000,"type":"article-journal","abstract":"To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10779C">
        <w:rPr>
          <w:rFonts w:cstheme="minorHAnsi"/>
          <w:lang w:val="en-GB"/>
        </w:rPr>
        <w:fldChar w:fldCharType="separate"/>
      </w:r>
      <w:r w:rsidR="00B80797" w:rsidRPr="0010779C">
        <w:rPr>
          <w:rFonts w:ascii="Calibri" w:hAnsi="Calibri" w:cs="Calibri"/>
          <w:szCs w:val="24"/>
          <w:vertAlign w:val="superscript"/>
          <w:lang w:val="en-GB"/>
        </w:rPr>
        <w:t>47</w:t>
      </w:r>
      <w:r w:rsidRPr="0010779C">
        <w:rPr>
          <w:rFonts w:cstheme="minorHAnsi"/>
          <w:lang w:val="en-GB"/>
        </w:rPr>
        <w:fldChar w:fldCharType="end"/>
      </w:r>
      <w:r w:rsidRPr="0010779C">
        <w:rPr>
          <w:lang w:val="en-GB"/>
        </w:rPr>
        <w:t xml:space="preserve"> Methanol has remained a minor product in the direct electrocatalytic conversion of CO</w:t>
      </w:r>
      <w:r w:rsidRPr="0010779C">
        <w:rPr>
          <w:vertAlign w:val="subscript"/>
          <w:lang w:val="en-GB"/>
        </w:rPr>
        <w:t>2</w:t>
      </w:r>
      <w:r w:rsidRPr="0010779C">
        <w:rPr>
          <w:lang w:val="en-GB"/>
        </w:rPr>
        <w:t>, though molybdenum-based catalysts have signalled promise for further development</w:t>
      </w:r>
      <w:r w:rsidR="00EE485C" w:rsidRPr="0010779C">
        <w:rPr>
          <w:lang w:val="en-GB"/>
        </w:rPr>
        <w:t>.</w:t>
      </w:r>
      <w:r w:rsidRPr="0010779C">
        <w:rPr>
          <w:lang w:val="en-GB"/>
        </w:rPr>
        <w:fldChar w:fldCharType="begin"/>
      </w:r>
      <w:r w:rsidR="00B80797" w:rsidRPr="0010779C">
        <w:rPr>
          <w:lang w:val="en-GB"/>
        </w:rPr>
        <w:instrText xml:space="preserve"> ADDIN ZOTERO_ITEM CSL_CITATION {"citationID":"FHjUeszI","properties":{"formattedCitation":"\\super 48\\nosupersub{}","plainCitation":"48","noteIndex":0},"citationItems":[{"id":25707,"uris":["http://zotero.org/users/9157291/items/X67H25BG"],"itemData":{"id":25707,"type":"article-journal","abstract":"The reduction of carbon dioxide using electrochemical cells is an appealing technology to store renewable electricity in a chemical form. The preferential adsorption of oxygen over carbon atoms of intermediates could improve the methanol selectivity due to the retention of C–O bond. However, the adsorbent-surface interaction is mainly related to the d states of transition metals in catalysts, thus it is difficult to promote the formation of oxygen-bound intermediates without affecting the carbon affinity. This paper describes the construction of a molybdenum-based metal carbide catalyst that promotes the formation and adsorption of oxygen-bound intermediates, where the sp states in catalyst are enabled to participate in the bonding of intermediates. A high Faradaic efficiency of 80.4% for methanol is achieved at −1.1 V vs. the standard hydrogen electrode.","container-title":"Nature Communications","DOI":"10.1038/s41467-022-35450-8","ISSN":"2041-1723","issue":"1","journalAbbreviation":"Nat. Commun.","language":"en","license":"2022 The Author(s)","note":"number: 1\npublisher: Nature Publishing Group","page":"7768","source":"www.nature.com","title":"Selective CO2 electroreduction to methanol via enhanced oxygen bonding","volume":"13","author":[{"family":"Zhang","given":"Gong"},{"family":"Wang","given":"Tuo"},{"family":"Zhang","given":"Mengmeng"},{"family":"Li","given":"Lulu"},{"family":"Cheng","given":"Dongfang"},{"family":"Zhen","given":"Shiyu"},{"family":"Wang","given":"Yongtao"},{"family":"Qin","given":"Jian"},{"family":"Zhao","given":"Zhi-Jian"},{"family":"Gong","given":"Jinlong"}],"issued":{"date-parts":[["2022",12,15]]}}}],"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48</w:t>
      </w:r>
      <w:r w:rsidRPr="0010779C">
        <w:rPr>
          <w:lang w:val="en-GB"/>
        </w:rPr>
        <w:fldChar w:fldCharType="end"/>
      </w:r>
    </w:p>
    <w:p w14:paraId="0F6ACAC9" w14:textId="4E05FC55" w:rsidR="00AE3C28" w:rsidRPr="0010779C" w:rsidRDefault="008A3579" w:rsidP="00AA4E0B">
      <w:pPr>
        <w:jc w:val="both"/>
        <w:rPr>
          <w:rFonts w:cstheme="minorHAnsi"/>
          <w:iCs/>
          <w:lang w:val="en-GB"/>
        </w:rPr>
      </w:pPr>
      <w:r w:rsidRPr="0010779C">
        <w:rPr>
          <w:rFonts w:cstheme="minorHAnsi"/>
          <w:iCs/>
          <w:lang w:val="en-GB"/>
        </w:rPr>
        <w:t>Taken together, our findings indicate that the increasing energy prices in Europe have the potential to establish cost</w:t>
      </w:r>
      <w:r w:rsidR="00AD3107" w:rsidRPr="0010779C">
        <w:rPr>
          <w:rFonts w:cstheme="minorHAnsi"/>
          <w:iCs/>
          <w:lang w:val="en-GB"/>
        </w:rPr>
        <w:noBreakHyphen/>
      </w:r>
      <w:r w:rsidRPr="0010779C">
        <w:rPr>
          <w:rFonts w:cstheme="minorHAnsi"/>
          <w:iCs/>
          <w:lang w:val="en-GB"/>
        </w:rPr>
        <w:t xml:space="preserve">competitive green ammonia and methanol production routes, thus surmounting the primary obstacle to their execution. By embracing this transformation, the European chemical industry </w:t>
      </w:r>
      <w:r w:rsidR="00224E1F" w:rsidRPr="0010779C">
        <w:rPr>
          <w:rFonts w:cstheme="minorHAnsi"/>
          <w:iCs/>
          <w:lang w:val="en-GB"/>
        </w:rPr>
        <w:t>has the opportunity</w:t>
      </w:r>
      <w:r w:rsidR="008734FF" w:rsidRPr="0010779C">
        <w:rPr>
          <w:rFonts w:cstheme="minorHAnsi"/>
          <w:iCs/>
          <w:lang w:val="en-GB"/>
        </w:rPr>
        <w:t xml:space="preserve"> for leading the grand transition </w:t>
      </w:r>
      <w:r w:rsidRPr="0010779C">
        <w:rPr>
          <w:rFonts w:cstheme="minorHAnsi"/>
          <w:iCs/>
          <w:lang w:val="en-GB"/>
        </w:rPr>
        <w:t>in the global movement towards sustainable and environmentally responsible practices, while simultaneously reaping significant economic benefits in the long run.</w:t>
      </w:r>
    </w:p>
    <w:p w14:paraId="6D7BCED9" w14:textId="77777777" w:rsidR="00E825C8" w:rsidRPr="0010779C" w:rsidRDefault="00E825C8" w:rsidP="00E825C8">
      <w:pPr>
        <w:pStyle w:val="Heading2"/>
        <w:jc w:val="both"/>
      </w:pPr>
      <w:r w:rsidRPr="0010779C">
        <w:t>Methods</w:t>
      </w:r>
    </w:p>
    <w:p w14:paraId="41BB5830" w14:textId="5836C953" w:rsidR="00E825C8" w:rsidRPr="0010779C" w:rsidRDefault="00E825C8" w:rsidP="00E825C8">
      <w:pPr>
        <w:jc w:val="both"/>
        <w:rPr>
          <w:rFonts w:cstheme="minorHAnsi"/>
          <w:bCs/>
          <w:lang w:val="en-GB"/>
        </w:rPr>
      </w:pPr>
      <w:r w:rsidRPr="0010779C">
        <w:rPr>
          <w:rFonts w:cstheme="minorHAnsi"/>
          <w:b/>
          <w:bCs/>
          <w:lang w:val="en-GB"/>
        </w:rPr>
        <w:t xml:space="preserve">Economic assessment. </w:t>
      </w:r>
      <w:r w:rsidRPr="0010779C">
        <w:rPr>
          <w:rFonts w:cstheme="minorHAnsi"/>
          <w:bCs/>
          <w:lang w:val="en-GB"/>
        </w:rPr>
        <w:t xml:space="preserve">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w:t>
      </w:r>
      <w:r w:rsidRPr="0010779C">
        <w:rPr>
          <w:rFonts w:cstheme="minorHAnsi"/>
          <w:bCs/>
          <w:lang w:val="en-GB"/>
        </w:rPr>
        <w:lastRenderedPageBreak/>
        <w:t>costs consider the labour and maintenance costs in addition to overhead expenses and interest. The detailed procedure adapted for the economic assessment is described in detail in</w:t>
      </w:r>
      <w:r w:rsidRPr="0010779C">
        <w:rPr>
          <w:rFonts w:cstheme="minorHAnsi"/>
          <w:lang w:val="en-GB"/>
        </w:rPr>
        <w:t xml:space="preserve"> section 2 of the ESI. </w:t>
      </w:r>
    </w:p>
    <w:p w14:paraId="4B32FEEE" w14:textId="77777777" w:rsidR="00E825C8" w:rsidRPr="0010779C" w:rsidRDefault="00E825C8" w:rsidP="00E825C8">
      <w:pPr>
        <w:jc w:val="both"/>
        <w:rPr>
          <w:rFonts w:eastAsiaTheme="minorEastAsia" w:cstheme="minorHAnsi"/>
          <w:i/>
          <w:lang w:val="en-GB"/>
        </w:rPr>
      </w:pPr>
      <w:r w:rsidRPr="0010779C">
        <w:rPr>
          <w:b/>
          <w:lang w:val="en-GB"/>
        </w:rPr>
        <w:t>Avoidance costs</w:t>
      </w:r>
      <w:r w:rsidRPr="0010779C">
        <w:rPr>
          <w:lang w:val="en-GB"/>
        </w:rPr>
        <w:t xml:space="preserve">. </w:t>
      </w:r>
      <w:r w:rsidRPr="0010779C">
        <w:rPr>
          <w:rFonts w:cstheme="minorHAnsi"/>
          <w:lang w:val="en-GB"/>
        </w:rPr>
        <w:t>The avoidance cost for each green chemical is as follows:</w:t>
      </w:r>
      <w:r w:rsidRPr="0010779C">
        <w:rPr>
          <w:rFonts w:eastAsiaTheme="minorEastAsia" w:cstheme="minorHAnsi"/>
          <w:i/>
          <w:lang w:val="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2"/>
        <w:gridCol w:w="1196"/>
      </w:tblGrid>
      <w:tr w:rsidR="00E825C8" w:rsidRPr="0010779C" w14:paraId="70F6984C" w14:textId="77777777" w:rsidTr="00245A55">
        <w:trPr>
          <w:trHeight w:val="620"/>
          <w:jc w:val="center"/>
        </w:trPr>
        <w:tc>
          <w:tcPr>
            <w:tcW w:w="0" w:type="auto"/>
          </w:tcPr>
          <w:p w14:paraId="7E6AD3F6" w14:textId="77777777" w:rsidR="00E825C8" w:rsidRPr="0010779C" w:rsidRDefault="00E825C8" w:rsidP="00245A55">
            <w:pPr>
              <w:jc w:val="center"/>
              <w:rPr>
                <w:rFonts w:eastAsiaTheme="minorEastAsia" w:cstheme="minorHAnsi"/>
                <w:b/>
                <w:i/>
                <w:lang w:val="en-GB"/>
              </w:rPr>
            </w:pPr>
            <w:r w:rsidRPr="0010779C">
              <w:rPr>
                <w:rFonts w:eastAsiaTheme="minorEastAsia" w:cstheme="minorHAnsi"/>
                <w:position w:val="-24"/>
                <w:lang w:val="en-GB"/>
              </w:rPr>
              <w:object w:dxaOrig="1939" w:dyaOrig="620" w14:anchorId="3EF8E5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55pt;height:30.8pt" o:ole="">
                  <v:imagedata r:id="rId9" o:title=""/>
                </v:shape>
                <o:OLEObject Type="Embed" ProgID="Equation.DSMT4" ShapeID="_x0000_i1025" DrawAspect="Content" ObjectID="_1740914072" r:id="rId10"/>
              </w:object>
            </w:r>
          </w:p>
        </w:tc>
        <w:tc>
          <w:tcPr>
            <w:tcW w:w="0" w:type="auto"/>
            <w:vAlign w:val="center"/>
          </w:tcPr>
          <w:p w14:paraId="63528CF6" w14:textId="79C47631" w:rsidR="00E825C8" w:rsidRPr="0010779C" w:rsidRDefault="00E825C8" w:rsidP="00245A55">
            <w:pPr>
              <w:jc w:val="center"/>
              <w:rPr>
                <w:rFonts w:eastAsiaTheme="minorEastAsia" w:cstheme="minorHAnsi"/>
                <w:b/>
                <w:iCs/>
                <w:lang w:val="en-GB"/>
              </w:rPr>
            </w:pPr>
            <w:r w:rsidRPr="0010779C">
              <w:rPr>
                <w:rFonts w:eastAsiaTheme="minorEastAsia" w:cstheme="minorHAnsi"/>
                <w:b/>
                <w:iCs/>
                <w:lang w:val="en-GB"/>
              </w:rPr>
              <w:t>Equation</w:t>
            </w:r>
            <w:r w:rsidR="004017D0" w:rsidRPr="0010779C">
              <w:rPr>
                <w:rFonts w:eastAsiaTheme="minorEastAsia" w:cstheme="minorHAnsi"/>
                <w:b/>
                <w:iCs/>
                <w:lang w:val="en-GB"/>
              </w:rPr>
              <w:t> </w:t>
            </w:r>
            <w:r w:rsidRPr="0010779C">
              <w:rPr>
                <w:rFonts w:eastAsiaTheme="minorEastAsia" w:cstheme="minorHAnsi"/>
                <w:b/>
                <w:iCs/>
                <w:lang w:val="en-GB"/>
              </w:rPr>
              <w:t>1</w:t>
            </w:r>
          </w:p>
        </w:tc>
      </w:tr>
    </w:tbl>
    <w:p w14:paraId="3F3DA122" w14:textId="7B056420" w:rsidR="00E825C8" w:rsidRPr="0010779C" w:rsidRDefault="00E825C8" w:rsidP="00E825C8">
      <w:pPr>
        <w:spacing w:before="240" w:after="0"/>
        <w:jc w:val="both"/>
        <w:rPr>
          <w:rFonts w:eastAsiaTheme="minorEastAsia" w:cstheme="minorHAnsi"/>
          <w:iCs/>
          <w:lang w:val="en-GB"/>
        </w:rPr>
      </w:pPr>
      <w:r w:rsidRPr="0010779C">
        <w:rPr>
          <w:rFonts w:eastAsiaTheme="minorEastAsia" w:cstheme="minorHAnsi"/>
          <w:iCs/>
          <w:lang w:val="en-GB"/>
        </w:rPr>
        <w:t xml:space="preserve">where AC is the avoidance cost in </w:t>
      </w:r>
      <w:r w:rsidRPr="0010779C">
        <w:rPr>
          <w:rFonts w:cstheme="minorHAnsi"/>
          <w:lang w:val="en-GB"/>
        </w:rPr>
        <w:t>USD kg</w:t>
      </w:r>
      <w:r w:rsidRPr="0010779C">
        <w:rPr>
          <w:rFonts w:cstheme="minorHAnsi"/>
          <w:vertAlign w:val="superscript"/>
          <w:lang w:val="en-GB"/>
        </w:rPr>
        <w:t xml:space="preserve">−1 </w:t>
      </w:r>
      <w:r w:rsidRPr="0010779C">
        <w:rPr>
          <w:rFonts w:cstheme="minorHAnsi"/>
          <w:lang w:val="en-GB"/>
        </w:rPr>
        <w:t>CO</w:t>
      </w:r>
      <w:r w:rsidRPr="0010779C">
        <w:rPr>
          <w:rFonts w:cstheme="minorHAnsi"/>
          <w:sz w:val="16"/>
          <w:szCs w:val="16"/>
          <w:vertAlign w:val="subscript"/>
          <w:lang w:val="en-GB"/>
        </w:rPr>
        <w:t>2</w:t>
      </w:r>
      <w:r w:rsidRPr="0010779C">
        <w:rPr>
          <w:rFonts w:cstheme="minorHAnsi"/>
          <w:lang w:val="en-GB"/>
        </w:rPr>
        <w:t>-eq</w:t>
      </w:r>
      <w:r w:rsidRPr="0010779C">
        <w:rPr>
          <w:rFonts w:cstheme="minorHAnsi"/>
          <w:sz w:val="18"/>
          <w:szCs w:val="18"/>
          <w:lang w:val="en-GB"/>
        </w:rPr>
        <w:t xml:space="preserve">, </w:t>
      </w:r>
      <m:oMath>
        <m:sSub>
          <m:sSubPr>
            <m:ctrlPr>
              <w:rPr>
                <w:rFonts w:ascii="Cambria Math" w:hAnsi="Cambria Math" w:cstheme="minorHAnsi"/>
                <w:lang w:val="en-GB"/>
              </w:rPr>
            </m:ctrlPr>
          </m:sSubPr>
          <m:e>
            <m:r>
              <m:rPr>
                <m:nor/>
              </m:rPr>
              <w:rPr>
                <w:rFonts w:cstheme="minorHAnsi"/>
                <w:lang w:val="en-GB"/>
              </w:rPr>
              <m:t>PC</m:t>
            </m:r>
          </m:e>
          <m:sub>
            <m:r>
              <m:rPr>
                <m:nor/>
              </m:rPr>
              <w:rPr>
                <w:rFonts w:cstheme="minorHAnsi"/>
                <w:lang w:val="en-GB"/>
              </w:rPr>
              <m:t xml:space="preserve">Fossil/Green </m:t>
            </m:r>
          </m:sub>
        </m:sSub>
      </m:oMath>
      <w:r w:rsidRPr="0010779C">
        <w:rPr>
          <w:rFonts w:eastAsiaTheme="minorEastAsia" w:cstheme="minorHAnsi"/>
          <w:iCs/>
          <w:lang w:val="en-GB"/>
        </w:rPr>
        <w:t>represents the production cost in USD kg</w:t>
      </w:r>
      <w:r w:rsidRPr="0010779C">
        <w:rPr>
          <w:rFonts w:cstheme="minorHAnsi"/>
          <w:vertAlign w:val="superscript"/>
          <w:lang w:val="en-GB"/>
        </w:rPr>
        <w:t>−</w:t>
      </w:r>
      <w:r w:rsidRPr="0010779C">
        <w:rPr>
          <w:rFonts w:eastAsiaTheme="minorEastAsia" w:cstheme="minorHAnsi"/>
          <w:iCs/>
          <w:vertAlign w:val="superscript"/>
          <w:lang w:val="en-GB"/>
        </w:rPr>
        <w:t xml:space="preserve">1 </w:t>
      </w:r>
      <w:r w:rsidRPr="0010779C">
        <w:rPr>
          <w:rFonts w:eastAsiaTheme="minorEastAsia" w:cstheme="minorHAnsi"/>
          <w:iCs/>
          <w:lang w:val="en-GB"/>
        </w:rPr>
        <w:t xml:space="preserve">for the fossil and green routes, and </w:t>
      </w:r>
      <m:oMath>
        <m:sSub>
          <m:sSubPr>
            <m:ctrlPr>
              <w:rPr>
                <w:rFonts w:ascii="Cambria Math" w:hAnsi="Cambria Math" w:cstheme="minorHAnsi"/>
                <w:lang w:val="en-GB"/>
              </w:rPr>
            </m:ctrlPr>
          </m:sSubPr>
          <m:e>
            <m:r>
              <m:rPr>
                <m:nor/>
              </m:rPr>
              <w:rPr>
                <w:rFonts w:cstheme="minorHAnsi"/>
                <w:lang w:val="en-GB"/>
              </w:rPr>
              <m:t>CF</m:t>
            </m:r>
          </m:e>
          <m:sub>
            <m:r>
              <m:rPr>
                <m:nor/>
              </m:rPr>
              <w:rPr>
                <w:rFonts w:cstheme="minorHAnsi"/>
                <w:lang w:val="en-GB"/>
              </w:rPr>
              <m:t>Fossil/Green</m:t>
            </m:r>
          </m:sub>
        </m:sSub>
      </m:oMath>
      <w:r w:rsidRPr="0010779C">
        <w:rPr>
          <w:rFonts w:eastAsiaTheme="minorEastAsia" w:cstheme="minorHAnsi"/>
          <w:iCs/>
          <w:vertAlign w:val="subscript"/>
          <w:lang w:val="en-GB"/>
        </w:rPr>
        <w:t xml:space="preserve"> </w:t>
      </w:r>
      <w:r w:rsidRPr="0010779C">
        <w:rPr>
          <w:rFonts w:eastAsiaTheme="minorEastAsia" w:cstheme="minorHAnsi"/>
          <w:iCs/>
          <w:lang w:val="en-GB"/>
        </w:rPr>
        <w:t xml:space="preserve">represents the carbon footprint in kg </w:t>
      </w:r>
      <w:r w:rsidRPr="0010779C">
        <w:rPr>
          <w:rFonts w:cstheme="minorHAnsi"/>
          <w:lang w:val="en-GB"/>
        </w:rPr>
        <w:t>CO</w:t>
      </w:r>
      <w:r w:rsidRPr="0010779C">
        <w:rPr>
          <w:rFonts w:cstheme="minorHAnsi"/>
          <w:sz w:val="16"/>
          <w:szCs w:val="16"/>
          <w:vertAlign w:val="subscript"/>
          <w:lang w:val="en-GB"/>
        </w:rPr>
        <w:t>2</w:t>
      </w:r>
      <w:r w:rsidRPr="0010779C">
        <w:rPr>
          <w:rFonts w:cstheme="minorHAnsi"/>
          <w:lang w:val="en-GB"/>
        </w:rPr>
        <w:t>-eq</w:t>
      </w:r>
      <w:r w:rsidRPr="0010779C">
        <w:rPr>
          <w:rFonts w:eastAsiaTheme="minorEastAsia" w:cstheme="minorHAnsi"/>
          <w:iCs/>
          <w:lang w:val="en-GB"/>
        </w:rPr>
        <w:t xml:space="preserve"> kg</w:t>
      </w:r>
      <w:r w:rsidRPr="0010779C">
        <w:rPr>
          <w:rFonts w:cstheme="minorHAnsi"/>
          <w:vertAlign w:val="superscript"/>
          <w:lang w:val="en-GB"/>
        </w:rPr>
        <w:t>−</w:t>
      </w:r>
      <w:r w:rsidRPr="0010779C">
        <w:rPr>
          <w:rFonts w:eastAsiaTheme="minorEastAsia" w:cstheme="minorHAnsi"/>
          <w:iCs/>
          <w:vertAlign w:val="superscript"/>
          <w:lang w:val="en-GB"/>
        </w:rPr>
        <w:t>1</w:t>
      </w:r>
      <w:r w:rsidRPr="0010779C">
        <w:rPr>
          <w:rFonts w:eastAsiaTheme="minorEastAsia" w:cstheme="minorHAnsi"/>
          <w:iCs/>
          <w:lang w:val="en-GB"/>
        </w:rPr>
        <w:t xml:space="preserve">. </w:t>
      </w:r>
    </w:p>
    <w:p w14:paraId="3A5B6334" w14:textId="77777777" w:rsidR="00E825C8" w:rsidRPr="0010779C" w:rsidRDefault="00E825C8" w:rsidP="00E825C8">
      <w:pPr>
        <w:spacing w:after="0"/>
        <w:jc w:val="both"/>
        <w:rPr>
          <w:rFonts w:eastAsiaTheme="minorEastAsia" w:cstheme="minorHAnsi"/>
          <w:iCs/>
          <w:lang w:val="en-GB"/>
        </w:rPr>
      </w:pPr>
    </w:p>
    <w:p w14:paraId="67205625" w14:textId="31180B35" w:rsidR="006F59DF" w:rsidRPr="0010779C" w:rsidRDefault="00E825C8" w:rsidP="006F59DF">
      <w:pPr>
        <w:spacing w:after="0"/>
        <w:jc w:val="both"/>
        <w:rPr>
          <w:lang w:val="en-GB"/>
        </w:rPr>
      </w:pPr>
      <w:r w:rsidRPr="0010779C">
        <w:rPr>
          <w:rFonts w:eastAsiaTheme="minorEastAsia" w:cstheme="minorHAnsi"/>
          <w:iCs/>
          <w:lang w:val="en-GB"/>
        </w:rPr>
        <w:t>We estimate the chemicals carbon footprint with an attributional life cycle assessment (LCA) in accordance with the ISO 14040/14044 standards</w:t>
      </w:r>
      <w:r w:rsidR="00EE485C" w:rsidRPr="0010779C">
        <w:rPr>
          <w:rFonts w:eastAsiaTheme="minorEastAsia" w:cstheme="minorHAnsi"/>
          <w:iCs/>
          <w:lang w:val="en-GB"/>
        </w:rPr>
        <w:t>.</w:t>
      </w:r>
      <w:r w:rsidRPr="0010779C">
        <w:rPr>
          <w:lang w:val="en-GB"/>
        </w:rPr>
        <w:fldChar w:fldCharType="begin"/>
      </w:r>
      <w:r w:rsidR="00B80797" w:rsidRPr="0010779C">
        <w:rPr>
          <w:lang w:val="en-GB"/>
        </w:rPr>
        <w:instrText xml:space="preserve"> ADDIN ZOTERO_ITEM CSL_CITATION {"citationID":"YqA10csG","properties":{"formattedCitation":"\\super 49,50\\nosupersub{}","plainCitation":"49,50","noteIndex":0},"citationItems":[{"id":980,"uris":["http://zotero.org/users/9157291/items/8THP7CZS"],"itemData":{"id":980,"type":"report","page":"2020","title":"Environmental management — Life cycle assessment — Principles and framework","author":[{"family":"ISO 14040:2006","given":""}],"issued":{"date-parts":[["2006"]]}}},{"id":981,"uris":["http://zotero.org/users/9157291/items/LVIHQH94"],"itemData":{"id":981,"type":"report","page":"2020","title":"Environmental management — Life cycle assessment — Requirements and guidelines","author":[{"family":"ISO 14044:2006","given":""}],"issued":{"date-parts":[["2006"]]}}}],"schema":"https://github.com/citation-style-language/schema/raw/master/csl-citation.json"}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49,50</w:t>
      </w:r>
      <w:r w:rsidRPr="0010779C">
        <w:rPr>
          <w:lang w:val="en-GB"/>
        </w:rPr>
        <w:fldChar w:fldCharType="end"/>
      </w:r>
      <w:r w:rsidRPr="0010779C">
        <w:rPr>
          <w:rFonts w:eastAsiaTheme="minorEastAsia" w:cstheme="minorHAnsi"/>
          <w:iCs/>
          <w:lang w:val="en-GB"/>
        </w:rPr>
        <w:t xml:space="preserve"> LCA quantifies environmental impacts over the life cycle of products, from raw materials extraction to end-user disposal</w:t>
      </w:r>
      <w:r w:rsidR="00EE485C" w:rsidRPr="0010779C">
        <w:rPr>
          <w:rFonts w:eastAsiaTheme="minorEastAsia" w:cstheme="minorHAnsi"/>
          <w:iCs/>
          <w:lang w:val="en-GB"/>
        </w:rPr>
        <w:t>.</w:t>
      </w:r>
      <w:r w:rsidRPr="0010779C">
        <w:rPr>
          <w:lang w:val="en-GB"/>
        </w:rPr>
        <w:fldChar w:fldCharType="begin"/>
      </w:r>
      <w:r w:rsidR="00B80797" w:rsidRPr="0010779C">
        <w:rPr>
          <w:lang w:val="en-GB"/>
        </w:rPr>
        <w:instrText xml:space="preserve"> ADDIN ZOTERO_ITEM CSL_CITATION {"citationID":"wYvYfYmm","properties":{"formattedCitation":"\\super 51\\nosupersub{}","plainCitation":"51","noteIndex":0},"citationItems":[{"id":677,"uris":["http://zotero.org/users/9157291/items/5YE28A2T"],"itemData":{"id":677,"type":"article-journal","abstract":"In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51</w:t>
      </w:r>
      <w:r w:rsidRPr="0010779C">
        <w:rPr>
          <w:lang w:val="en-GB"/>
        </w:rPr>
        <w:fldChar w:fldCharType="end"/>
      </w:r>
      <w:r w:rsidRPr="0010779C">
        <w:rPr>
          <w:lang w:val="en-GB"/>
        </w:rPr>
        <w:t xml:space="preserve"> The functional unit for the LCA is defined as “the production of 1</w:t>
      </w:r>
      <w:r w:rsidR="00375080" w:rsidRPr="0010779C">
        <w:rPr>
          <w:lang w:val="en-GB"/>
        </w:rPr>
        <w:t> </w:t>
      </w:r>
      <w:r w:rsidRPr="0010779C">
        <w:rPr>
          <w:lang w:val="en-GB"/>
        </w:rPr>
        <w:t>kg chemicals (ammonia or methanol)”. The scope of the assessment is cradle</w:t>
      </w:r>
      <w:r w:rsidR="000349D4" w:rsidRPr="0010779C">
        <w:rPr>
          <w:lang w:val="en-GB"/>
        </w:rPr>
        <w:noBreakHyphen/>
      </w:r>
      <w:r w:rsidRPr="0010779C">
        <w:rPr>
          <w:lang w:val="en-GB"/>
        </w:rPr>
        <w:t>to</w:t>
      </w:r>
      <w:r w:rsidR="000349D4" w:rsidRPr="0010779C">
        <w:rPr>
          <w:lang w:val="en-GB"/>
        </w:rPr>
        <w:noBreakHyphen/>
      </w:r>
      <w:r w:rsidRPr="0010779C">
        <w:rPr>
          <w:lang w:val="en-GB"/>
        </w:rPr>
        <w:t>gate, meaning that the burdens considered cover all the stages from the extraction of raw materials (</w:t>
      </w:r>
      <w:r w:rsidRPr="0010779C">
        <w:rPr>
          <w:i/>
          <w:lang w:val="en-GB"/>
        </w:rPr>
        <w:t>e.g.</w:t>
      </w:r>
      <w:r w:rsidRPr="0010779C">
        <w:rPr>
          <w:lang w:val="en-GB"/>
        </w:rPr>
        <w:t xml:space="preserve">, natural gas) to the production of the chemicals. The mass and energy flows for the production routes were primarily obtained from </w:t>
      </w:r>
      <w:r w:rsidRPr="0010779C">
        <w:rPr>
          <w:rFonts w:cstheme="minorHAnsi"/>
          <w:lang w:val="en-GB"/>
        </w:rPr>
        <w:t xml:space="preserve">D’Angelo </w:t>
      </w:r>
      <w:r w:rsidRPr="0010779C">
        <w:rPr>
          <w:rFonts w:cstheme="minorHAnsi"/>
          <w:i/>
          <w:lang w:val="en-GB"/>
        </w:rPr>
        <w:t>et al.</w:t>
      </w:r>
      <w:r w:rsidRPr="0010779C">
        <w:rPr>
          <w:rFonts w:cstheme="minorHAnsi"/>
          <w:i/>
          <w:lang w:val="en-GB"/>
        </w:rPr>
        <w:fldChar w:fldCharType="begin"/>
      </w:r>
      <w:r w:rsidR="00B80797" w:rsidRPr="0010779C">
        <w:rPr>
          <w:rFonts w:cstheme="minorHAnsi"/>
          <w:i/>
          <w:lang w:val="en-GB"/>
        </w:rPr>
        <w:instrText xml:space="preserve"> ADDIN ZOTERO_ITEM CSL_CITATION {"citationID":"VXxpLMcX","properties":{"formattedCitation":"\\super 18\\nosupersub{}","plainCitation":"18","noteIndex":0},"citationItems":[{"id":684,"uris":["http://zotero.org/users/9157291/items/AFKW7KRC"],"itemData":{"id":684,"type":"article-journal","abstract":"At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10779C">
        <w:rPr>
          <w:rFonts w:cstheme="minorHAnsi"/>
          <w:i/>
          <w:lang w:val="en-GB"/>
        </w:rPr>
        <w:fldChar w:fldCharType="separate"/>
      </w:r>
      <w:r w:rsidR="00B80797" w:rsidRPr="0010779C">
        <w:rPr>
          <w:rFonts w:ascii="Calibri" w:hAnsi="Calibri" w:cs="Calibri"/>
          <w:szCs w:val="24"/>
          <w:vertAlign w:val="superscript"/>
          <w:lang w:val="en-GB"/>
        </w:rPr>
        <w:t>18</w:t>
      </w:r>
      <w:r w:rsidRPr="0010779C">
        <w:rPr>
          <w:rFonts w:cstheme="minorHAnsi"/>
          <w:i/>
          <w:lang w:val="en-GB"/>
        </w:rPr>
        <w:fldChar w:fldCharType="end"/>
      </w:r>
      <w:r w:rsidRPr="0010779C">
        <w:rPr>
          <w:rFonts w:cstheme="minorHAnsi"/>
          <w:i/>
          <w:lang w:val="en-GB"/>
        </w:rPr>
        <w:t xml:space="preserve"> </w:t>
      </w:r>
      <w:r w:rsidRPr="0010779C">
        <w:rPr>
          <w:lang w:val="en-GB"/>
        </w:rPr>
        <w:t xml:space="preserve">and </w:t>
      </w:r>
      <w:r w:rsidRPr="0010779C">
        <w:rPr>
          <w:rFonts w:cstheme="minorHAnsi"/>
          <w:lang w:val="en-GB"/>
        </w:rPr>
        <w:t xml:space="preserve">González-Garay </w:t>
      </w:r>
      <w:r w:rsidRPr="0010779C">
        <w:rPr>
          <w:rFonts w:cstheme="minorHAnsi"/>
          <w:i/>
          <w:lang w:val="en-GB"/>
        </w:rPr>
        <w:t>et al.</w:t>
      </w:r>
      <w:r w:rsidRPr="0010779C">
        <w:rPr>
          <w:rFonts w:cstheme="minorHAnsi"/>
          <w:i/>
          <w:lang w:val="en-GB"/>
        </w:rPr>
        <w:fldChar w:fldCharType="begin"/>
      </w:r>
      <w:r w:rsidR="00B80797" w:rsidRPr="0010779C">
        <w:rPr>
          <w:rFonts w:cstheme="minorHAnsi"/>
          <w:i/>
          <w:lang w:val="en-GB"/>
        </w:rPr>
        <w:instrText xml:space="preserve"> ADDIN ZOTERO_ITEM CSL_CITATION {"citationID":"xRwYEfTg","properties":{"formattedCitation":"\\super 23\\nosupersub{}","plainCitation":"23","noteIndex":0},"citationItems":[{"id":681,"uris":["http://zotero.org/users/9157291/items/GTFADUPK"],"itemData":{"id":681,"type":"article-journal","abstract":"The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10779C">
        <w:rPr>
          <w:rFonts w:cstheme="minorHAnsi"/>
          <w:i/>
          <w:lang w:val="en-GB"/>
        </w:rPr>
        <w:fldChar w:fldCharType="separate"/>
      </w:r>
      <w:r w:rsidR="00B80797" w:rsidRPr="0010779C">
        <w:rPr>
          <w:rFonts w:ascii="Calibri" w:hAnsi="Calibri" w:cs="Calibri"/>
          <w:szCs w:val="24"/>
          <w:vertAlign w:val="superscript"/>
          <w:lang w:val="en-GB"/>
        </w:rPr>
        <w:t>23</w:t>
      </w:r>
      <w:r w:rsidRPr="0010779C">
        <w:rPr>
          <w:rFonts w:cstheme="minorHAnsi"/>
          <w:i/>
          <w:lang w:val="en-GB"/>
        </w:rPr>
        <w:fldChar w:fldCharType="end"/>
      </w:r>
      <w:r w:rsidRPr="0010779C">
        <w:rPr>
          <w:rFonts w:cstheme="minorHAnsi"/>
          <w:lang w:val="en-GB"/>
        </w:rPr>
        <w:t>, as described above.</w:t>
      </w:r>
      <w:r w:rsidRPr="0010779C">
        <w:rPr>
          <w:lang w:val="en-GB"/>
        </w:rPr>
        <w:t xml:space="preserve"> Data for the background system (</w:t>
      </w:r>
      <w:r w:rsidRPr="0010779C">
        <w:rPr>
          <w:i/>
          <w:lang w:val="en-GB"/>
        </w:rPr>
        <w:t>e.g.</w:t>
      </w:r>
      <w:r w:rsidRPr="0010779C">
        <w:rPr>
          <w:lang w:val="en-GB"/>
        </w:rPr>
        <w:t>, natural gas and electricity supply) were obtained from the Ecoinvent v3.5 database</w:t>
      </w:r>
      <w:r w:rsidR="00EE485C" w:rsidRPr="0010779C">
        <w:rPr>
          <w:lang w:val="en-GB"/>
        </w:rPr>
        <w:t>.</w:t>
      </w:r>
      <w:r w:rsidRPr="0010779C">
        <w:rPr>
          <w:lang w:val="en-GB"/>
        </w:rPr>
        <w:fldChar w:fldCharType="begin"/>
      </w:r>
      <w:r w:rsidR="00B80797" w:rsidRPr="0010779C">
        <w:rPr>
          <w:lang w:val="en-GB"/>
        </w:rPr>
        <w:instrText xml:space="preserve"> ADDIN ZOTERO_ITEM CSL_CITATION {"citationID":"JU3ZCGo0","properties":{"formattedCitation":"\\super 52\\nosupersub{}","plainCitation":"52","noteIndex":0},"citationItems":[{"id":463,"uris":["http://zotero.org/users/9157291/items/ED4WDBP2"],"itemData":{"id":463,"type":"article-journal","abstract":"Purpose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52</w:t>
      </w:r>
      <w:r w:rsidRPr="0010779C">
        <w:rPr>
          <w:lang w:val="en-GB"/>
        </w:rPr>
        <w:fldChar w:fldCharType="end"/>
      </w:r>
      <w:r w:rsidRPr="0010779C">
        <w:rPr>
          <w:lang w:val="en-GB"/>
        </w:rPr>
        <w:t xml:space="preserve"> Regarding the climate impact assessment, we consider the 100-year global warming potentials (GWPs) as implemented in the ReCiPe 2016 methodology</w:t>
      </w:r>
      <w:r w:rsidR="00EE485C" w:rsidRPr="0010779C">
        <w:rPr>
          <w:lang w:val="en-GB"/>
        </w:rPr>
        <w:t>.</w:t>
      </w:r>
      <w:r w:rsidRPr="0010779C">
        <w:rPr>
          <w:lang w:val="en-GB"/>
        </w:rPr>
        <w:fldChar w:fldCharType="begin"/>
      </w:r>
      <w:r w:rsidR="00B80797" w:rsidRPr="0010779C">
        <w:rPr>
          <w:lang w:val="en-GB"/>
        </w:rPr>
        <w:instrText xml:space="preserve"> ADDIN ZOTERO_ITEM CSL_CITATION {"citationID":"DBi8jiTE","properties":{"formattedCitation":"\\super 53\\nosupersub{}","plainCitation":"53","noteIndex":0},"citationItems":[{"id":798,"uris":["http://zotero.org/users/9157291/items/BPUY94KP"],"itemData":{"id":798,"type":"article-journal","abstract":"Life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10779C">
        <w:rPr>
          <w:lang w:val="en-GB"/>
        </w:rPr>
        <w:fldChar w:fldCharType="separate"/>
      </w:r>
      <w:r w:rsidR="00B80797" w:rsidRPr="0010779C">
        <w:rPr>
          <w:rFonts w:ascii="Calibri" w:hAnsi="Calibri" w:cs="Calibri"/>
          <w:szCs w:val="24"/>
          <w:vertAlign w:val="superscript"/>
          <w:lang w:val="en-GB"/>
        </w:rPr>
        <w:t>53</w:t>
      </w:r>
      <w:r w:rsidRPr="0010779C">
        <w:rPr>
          <w:lang w:val="en-GB"/>
        </w:rPr>
        <w:fldChar w:fldCharType="end"/>
      </w:r>
    </w:p>
    <w:p w14:paraId="7F6F9FCD" w14:textId="6877CF0A" w:rsidR="00AE3C28" w:rsidRPr="0010779C" w:rsidRDefault="006F59DF" w:rsidP="006F59DF">
      <w:pPr>
        <w:pStyle w:val="Heading3"/>
        <w:rPr>
          <w:rFonts w:cstheme="minorBidi"/>
          <w:u w:val="single"/>
        </w:rPr>
      </w:pPr>
      <w:r w:rsidRPr="0010779C">
        <w:rPr>
          <w:u w:val="single"/>
        </w:rPr>
        <w:t>Figures</w:t>
      </w:r>
    </w:p>
    <w:p w14:paraId="005650F0" w14:textId="7713D6B6" w:rsidR="00AE3C28" w:rsidRPr="0010779C" w:rsidRDefault="00A9347E" w:rsidP="00AE3C28">
      <w:pPr>
        <w:keepNext/>
        <w:spacing w:after="0"/>
        <w:jc w:val="center"/>
        <w:rPr>
          <w:lang w:val="en-GB"/>
        </w:rPr>
      </w:pPr>
      <w:r w:rsidRPr="0010779C">
        <w:rPr>
          <w:noProof/>
          <w:lang w:val="en-GB"/>
        </w:rPr>
        <w:drawing>
          <wp:inline distT="0" distB="0" distL="0" distR="0" wp14:anchorId="4F20F0C3" wp14:editId="192C53FB">
            <wp:extent cx="5752350" cy="3147828"/>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1a (version 2).png"/>
                    <pic:cNvPicPr/>
                  </pic:nvPicPr>
                  <pic:blipFill>
                    <a:blip r:embed="rId11">
                      <a:extLst>
                        <a:ext uri="{28A0092B-C50C-407E-A947-70E740481C1C}">
                          <a14:useLocalDpi xmlns:a14="http://schemas.microsoft.com/office/drawing/2010/main"/>
                        </a:ext>
                      </a:extLst>
                    </a:blip>
                    <a:stretch>
                      <a:fillRect/>
                    </a:stretch>
                  </pic:blipFill>
                  <pic:spPr>
                    <a:xfrm>
                      <a:off x="0" y="0"/>
                      <a:ext cx="5752350" cy="3147828"/>
                    </a:xfrm>
                    <a:prstGeom prst="rect">
                      <a:avLst/>
                    </a:prstGeom>
                  </pic:spPr>
                </pic:pic>
              </a:graphicData>
            </a:graphic>
          </wp:inline>
        </w:drawing>
      </w:r>
    </w:p>
    <w:p w14:paraId="0A6BBEA3" w14:textId="703B9279" w:rsidR="00AE3C28" w:rsidRPr="0010779C" w:rsidRDefault="00AE3C28" w:rsidP="00AE3C28">
      <w:pPr>
        <w:pStyle w:val="Caption"/>
        <w:jc w:val="both"/>
        <w:rPr>
          <w:rFonts w:cstheme="minorHAnsi"/>
          <w:i w:val="0"/>
          <w:color w:val="auto"/>
          <w:sz w:val="20"/>
        </w:rPr>
      </w:pPr>
      <w:bookmarkStart w:id="7" w:name="_Ref129860436"/>
      <w:r w:rsidRPr="0010779C">
        <w:rPr>
          <w:b/>
          <w:i w:val="0"/>
          <w:color w:val="auto"/>
          <w:sz w:val="20"/>
          <w:szCs w:val="20"/>
        </w:rPr>
        <w:t>Figure</w:t>
      </w:r>
      <w:r w:rsidR="00DC6518" w:rsidRPr="0010779C">
        <w:rPr>
          <w:b/>
          <w:i w:val="0"/>
          <w:color w:val="auto"/>
          <w:sz w:val="20"/>
          <w:szCs w:val="20"/>
        </w:rPr>
        <w:t> </w:t>
      </w:r>
      <w:r w:rsidRPr="0010779C">
        <w:rPr>
          <w:b/>
          <w:i w:val="0"/>
          <w:color w:val="auto"/>
          <w:sz w:val="20"/>
          <w:szCs w:val="20"/>
        </w:rPr>
        <w:fldChar w:fldCharType="begin"/>
      </w:r>
      <w:r w:rsidRPr="0010779C">
        <w:rPr>
          <w:b/>
          <w:i w:val="0"/>
          <w:color w:val="auto"/>
          <w:sz w:val="20"/>
          <w:szCs w:val="20"/>
        </w:rPr>
        <w:instrText xml:space="preserve"> SEQ Fig._ \* ARABIC </w:instrText>
      </w:r>
      <w:r w:rsidRPr="0010779C">
        <w:rPr>
          <w:b/>
          <w:i w:val="0"/>
          <w:color w:val="auto"/>
          <w:sz w:val="20"/>
          <w:szCs w:val="20"/>
        </w:rPr>
        <w:fldChar w:fldCharType="separate"/>
      </w:r>
      <w:r w:rsidR="00FD38A7" w:rsidRPr="0010779C">
        <w:rPr>
          <w:b/>
          <w:i w:val="0"/>
          <w:noProof/>
          <w:color w:val="auto"/>
          <w:sz w:val="20"/>
          <w:szCs w:val="20"/>
        </w:rPr>
        <w:t>1</w:t>
      </w:r>
      <w:r w:rsidRPr="0010779C">
        <w:rPr>
          <w:b/>
          <w:i w:val="0"/>
          <w:color w:val="auto"/>
          <w:sz w:val="20"/>
          <w:szCs w:val="20"/>
        </w:rPr>
        <w:fldChar w:fldCharType="end"/>
      </w:r>
      <w:bookmarkEnd w:id="7"/>
      <w:r w:rsidRPr="0010779C">
        <w:rPr>
          <w:b/>
          <w:i w:val="0"/>
          <w:color w:val="auto"/>
          <w:sz w:val="20"/>
          <w:szCs w:val="20"/>
        </w:rPr>
        <w:t>. Natural gas spot prices and production cost for fossil ammonia and methanol in Europe.</w:t>
      </w:r>
      <w:r w:rsidRPr="0010779C">
        <w:rPr>
          <w:i w:val="0"/>
          <w:color w:val="auto"/>
          <w:sz w:val="20"/>
        </w:rPr>
        <w:t xml:space="preserve"> </w:t>
      </w:r>
      <w:r w:rsidRPr="0010779C">
        <w:rPr>
          <w:b/>
          <w:bCs/>
          <w:i w:val="0"/>
          <w:color w:val="auto"/>
          <w:sz w:val="20"/>
        </w:rPr>
        <w:t>(a)</w:t>
      </w:r>
      <w:r w:rsidRPr="0010779C">
        <w:rPr>
          <w:i w:val="0"/>
          <w:color w:val="auto"/>
          <w:sz w:val="20"/>
        </w:rPr>
        <w:t xml:space="preserve"> Fossil ammonia produced </w:t>
      </w:r>
      <w:r w:rsidRPr="0010779C">
        <w:rPr>
          <w:color w:val="auto"/>
          <w:sz w:val="20"/>
        </w:rPr>
        <w:t>via</w:t>
      </w:r>
      <w:r w:rsidRPr="0010779C">
        <w:rPr>
          <w:i w:val="0"/>
          <w:color w:val="auto"/>
          <w:sz w:val="20"/>
        </w:rPr>
        <w:t xml:space="preserve"> the Haber-Bosch process with grey hydrogen obtained from natural gas as feedstock. </w:t>
      </w:r>
      <w:r w:rsidRPr="0010779C">
        <w:rPr>
          <w:b/>
          <w:bCs/>
          <w:i w:val="0"/>
          <w:color w:val="auto"/>
          <w:sz w:val="20"/>
        </w:rPr>
        <w:t>(b)</w:t>
      </w:r>
      <w:r w:rsidRPr="0010779C">
        <w:rPr>
          <w:i w:val="0"/>
          <w:color w:val="auto"/>
          <w:sz w:val="20"/>
        </w:rPr>
        <w:t xml:space="preserve"> Fossil methanol synthesised through syngas obtained from natural gas. Process simulations contain the necessary information for economic calculations (CAPEX and OPEX). Calculations were performed considering the effect of inflation and the monthly fluctuations in natural gas and electricity prices (the evolution of electricity prices in Europe is displayed in </w:t>
      </w:r>
      <w:r w:rsidRPr="0010779C">
        <w:rPr>
          <w:b/>
          <w:i w:val="0"/>
          <w:color w:val="auto"/>
          <w:sz w:val="20"/>
        </w:rPr>
        <w:t>Figure</w:t>
      </w:r>
      <w:r w:rsidR="00DC6518" w:rsidRPr="0010779C">
        <w:rPr>
          <w:b/>
          <w:i w:val="0"/>
          <w:color w:val="auto"/>
          <w:sz w:val="20"/>
        </w:rPr>
        <w:t> </w:t>
      </w:r>
      <w:r w:rsidRPr="0010779C">
        <w:rPr>
          <w:b/>
          <w:i w:val="0"/>
          <w:color w:val="auto"/>
          <w:sz w:val="20"/>
        </w:rPr>
        <w:t>S</w:t>
      </w:r>
      <w:r w:rsidR="005B3FBE" w:rsidRPr="0010779C">
        <w:rPr>
          <w:b/>
          <w:i w:val="0"/>
          <w:color w:val="auto"/>
          <w:sz w:val="20"/>
        </w:rPr>
        <w:t>5</w:t>
      </w:r>
      <w:r w:rsidRPr="0010779C">
        <w:rPr>
          <w:i w:val="0"/>
          <w:color w:val="auto"/>
          <w:sz w:val="20"/>
        </w:rPr>
        <w:t xml:space="preserve">). Monthly analyses are available in </w:t>
      </w:r>
      <w:r w:rsidR="00E453B6" w:rsidRPr="0010779C">
        <w:rPr>
          <w:b/>
          <w:i w:val="0"/>
          <w:color w:val="auto"/>
          <w:sz w:val="20"/>
        </w:rPr>
        <w:t>Figure</w:t>
      </w:r>
      <w:r w:rsidR="00DC6518" w:rsidRPr="0010779C">
        <w:rPr>
          <w:b/>
          <w:i w:val="0"/>
          <w:color w:val="auto"/>
          <w:sz w:val="20"/>
        </w:rPr>
        <w:t> </w:t>
      </w:r>
      <w:r w:rsidR="00E453B6" w:rsidRPr="0010779C">
        <w:rPr>
          <w:b/>
          <w:i w:val="0"/>
          <w:color w:val="auto"/>
          <w:sz w:val="20"/>
        </w:rPr>
        <w:t>S6</w:t>
      </w:r>
      <w:r w:rsidRPr="0010779C">
        <w:rPr>
          <w:i w:val="0"/>
          <w:color w:val="auto"/>
          <w:sz w:val="20"/>
        </w:rPr>
        <w:t>.</w:t>
      </w:r>
    </w:p>
    <w:p w14:paraId="11152564" w14:textId="7BBCABF1" w:rsidR="00AE3C28" w:rsidRPr="0010779C" w:rsidRDefault="005971BC" w:rsidP="00AE3C28">
      <w:pPr>
        <w:keepNext/>
        <w:spacing w:after="0"/>
        <w:jc w:val="center"/>
        <w:rPr>
          <w:lang w:val="en-GB"/>
        </w:rPr>
      </w:pPr>
      <w:r w:rsidRPr="0010779C">
        <w:rPr>
          <w:noProof/>
          <w:lang w:val="en-GB"/>
        </w:rPr>
        <w:lastRenderedPageBreak/>
        <w:drawing>
          <wp:inline distT="0" distB="0" distL="0" distR="0" wp14:anchorId="101D46CC" wp14:editId="17C19AEA">
            <wp:extent cx="5577851" cy="711099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radar).png"/>
                    <pic:cNvPicPr/>
                  </pic:nvPicPr>
                  <pic:blipFill>
                    <a:blip r:embed="rId12">
                      <a:extLst>
                        <a:ext uri="{28A0092B-C50C-407E-A947-70E740481C1C}">
                          <a14:useLocalDpi xmlns:a14="http://schemas.microsoft.com/office/drawing/2010/main"/>
                        </a:ext>
                      </a:extLst>
                    </a:blip>
                    <a:stretch>
                      <a:fillRect/>
                    </a:stretch>
                  </pic:blipFill>
                  <pic:spPr>
                    <a:xfrm>
                      <a:off x="0" y="0"/>
                      <a:ext cx="5577851" cy="7110998"/>
                    </a:xfrm>
                    <a:prstGeom prst="rect">
                      <a:avLst/>
                    </a:prstGeom>
                  </pic:spPr>
                </pic:pic>
              </a:graphicData>
            </a:graphic>
          </wp:inline>
        </w:drawing>
      </w:r>
    </w:p>
    <w:p w14:paraId="73483089" w14:textId="0748EE76" w:rsidR="00AE3C28" w:rsidRPr="0010779C" w:rsidRDefault="00AE3C28" w:rsidP="00AE3C28">
      <w:pPr>
        <w:jc w:val="both"/>
        <w:rPr>
          <w:sz w:val="20"/>
          <w:szCs w:val="20"/>
          <w:lang w:val="en-GB"/>
        </w:rPr>
      </w:pPr>
      <w:bookmarkStart w:id="8" w:name="_Ref129860559"/>
      <w:r w:rsidRPr="0010779C">
        <w:rPr>
          <w:b/>
          <w:sz w:val="20"/>
          <w:szCs w:val="20"/>
          <w:lang w:val="en-GB"/>
        </w:rPr>
        <w:t>Fig</w:t>
      </w:r>
      <w:r w:rsidR="005E3244" w:rsidRPr="0010779C">
        <w:rPr>
          <w:b/>
          <w:sz w:val="20"/>
          <w:szCs w:val="20"/>
          <w:lang w:val="en-GB"/>
        </w:rPr>
        <w:t>ure</w:t>
      </w:r>
      <w:r w:rsidR="00252064" w:rsidRPr="0010779C">
        <w:rPr>
          <w:b/>
          <w:sz w:val="20"/>
          <w:szCs w:val="20"/>
          <w:lang w:val="en-GB"/>
        </w:rPr>
        <w:t> </w:t>
      </w:r>
      <w:r w:rsidRPr="0010779C">
        <w:rPr>
          <w:b/>
          <w:sz w:val="20"/>
          <w:szCs w:val="20"/>
          <w:lang w:val="en-GB"/>
        </w:rPr>
        <w:fldChar w:fldCharType="begin"/>
      </w:r>
      <w:r w:rsidRPr="0010779C">
        <w:rPr>
          <w:b/>
          <w:sz w:val="20"/>
          <w:szCs w:val="20"/>
          <w:lang w:val="en-GB"/>
        </w:rPr>
        <w:instrText xml:space="preserve"> SEQ Fig._ \* ARABIC </w:instrText>
      </w:r>
      <w:r w:rsidRPr="0010779C">
        <w:rPr>
          <w:b/>
          <w:sz w:val="20"/>
          <w:szCs w:val="20"/>
          <w:lang w:val="en-GB"/>
        </w:rPr>
        <w:fldChar w:fldCharType="separate"/>
      </w:r>
      <w:r w:rsidR="00FD38A7" w:rsidRPr="0010779C">
        <w:rPr>
          <w:b/>
          <w:noProof/>
          <w:sz w:val="20"/>
          <w:szCs w:val="20"/>
          <w:lang w:val="en-GB"/>
        </w:rPr>
        <w:t>2</w:t>
      </w:r>
      <w:r w:rsidRPr="0010779C">
        <w:rPr>
          <w:b/>
          <w:sz w:val="20"/>
          <w:szCs w:val="20"/>
          <w:lang w:val="en-GB"/>
        </w:rPr>
        <w:fldChar w:fldCharType="end"/>
      </w:r>
      <w:bookmarkEnd w:id="8"/>
      <w:r w:rsidRPr="0010779C">
        <w:rPr>
          <w:rFonts w:cstheme="minorHAnsi"/>
          <w:b/>
          <w:sz w:val="20"/>
          <w:szCs w:val="20"/>
          <w:lang w:val="en-GB"/>
        </w:rPr>
        <w:t>. Production cost for green ammonia and methanol in Europe compared with the fossil counterpart in USD kg</w:t>
      </w:r>
      <w:r w:rsidRPr="0010779C">
        <w:rPr>
          <w:rFonts w:cstheme="minorHAnsi"/>
          <w:sz w:val="20"/>
          <w:szCs w:val="20"/>
          <w:vertAlign w:val="superscript"/>
          <w:lang w:val="en-GB"/>
        </w:rPr>
        <w:t>−</w:t>
      </w:r>
      <w:r w:rsidRPr="0010779C">
        <w:rPr>
          <w:rFonts w:cstheme="minorHAnsi"/>
          <w:b/>
          <w:sz w:val="20"/>
          <w:szCs w:val="20"/>
          <w:vertAlign w:val="superscript"/>
          <w:lang w:val="en-GB"/>
        </w:rPr>
        <w:t>1</w:t>
      </w:r>
      <w:r w:rsidRPr="0010779C">
        <w:rPr>
          <w:rFonts w:cstheme="minorHAnsi"/>
          <w:b/>
          <w:sz w:val="20"/>
          <w:szCs w:val="20"/>
          <w:lang w:val="en-GB"/>
        </w:rPr>
        <w:t xml:space="preserve">. </w:t>
      </w:r>
      <w:r w:rsidRPr="0010779C">
        <w:rPr>
          <w:rFonts w:cstheme="minorHAnsi"/>
          <w:sz w:val="20"/>
          <w:szCs w:val="20"/>
          <w:lang w:val="en-GB"/>
        </w:rPr>
        <w:t xml:space="preserve">Green </w:t>
      </w:r>
      <w:r w:rsidRPr="0010779C">
        <w:rPr>
          <w:sz w:val="20"/>
          <w:szCs w:val="20"/>
          <w:lang w:val="en-GB"/>
        </w:rPr>
        <w:t xml:space="preserve">ammonia produced </w:t>
      </w:r>
      <w:r w:rsidRPr="0010779C">
        <w:rPr>
          <w:i/>
          <w:sz w:val="20"/>
          <w:szCs w:val="20"/>
          <w:lang w:val="en-GB"/>
        </w:rPr>
        <w:t>via</w:t>
      </w:r>
      <w:r w:rsidRPr="0010779C">
        <w:rPr>
          <w:sz w:val="20"/>
          <w:szCs w:val="20"/>
          <w:lang w:val="en-GB"/>
        </w:rPr>
        <w:t xml:space="preserve"> the Haber-Bosch process with </w:t>
      </w:r>
      <w:r w:rsidRPr="0010779C">
        <w:rPr>
          <w:b/>
          <w:sz w:val="20"/>
          <w:szCs w:val="20"/>
          <w:lang w:val="en-GB"/>
        </w:rPr>
        <w:t>(a)</w:t>
      </w:r>
      <w:r w:rsidRPr="0010779C">
        <w:rPr>
          <w:sz w:val="20"/>
          <w:szCs w:val="20"/>
          <w:lang w:val="en-GB"/>
        </w:rPr>
        <w:t xml:space="preserve"> blue hydrogen from steam methane reforming (SMR) coupled with carbon capture and storage (CCS), green hydrogen from water electrolysis using </w:t>
      </w:r>
      <w:r w:rsidRPr="0010779C">
        <w:rPr>
          <w:b/>
          <w:bCs/>
          <w:sz w:val="20"/>
          <w:szCs w:val="20"/>
          <w:lang w:val="en-GB"/>
        </w:rPr>
        <w:t>(b)</w:t>
      </w:r>
      <w:r w:rsidRPr="0010779C" w:rsidDel="00940416">
        <w:rPr>
          <w:bCs/>
          <w:sz w:val="20"/>
          <w:szCs w:val="20"/>
          <w:lang w:val="en-GB"/>
        </w:rPr>
        <w:t xml:space="preserve"> </w:t>
      </w:r>
      <w:r w:rsidRPr="0010779C">
        <w:rPr>
          <w:sz w:val="20"/>
          <w:szCs w:val="20"/>
          <w:lang w:val="en-GB"/>
        </w:rPr>
        <w:t xml:space="preserve">solar photovoltaic (PV) electricity or </w:t>
      </w:r>
      <w:r w:rsidRPr="0010779C">
        <w:rPr>
          <w:b/>
          <w:bCs/>
          <w:sz w:val="20"/>
          <w:szCs w:val="20"/>
          <w:lang w:val="en-GB"/>
        </w:rPr>
        <w:t>(c)</w:t>
      </w:r>
      <w:r w:rsidRPr="0010779C">
        <w:rPr>
          <w:sz w:val="20"/>
          <w:szCs w:val="20"/>
          <w:lang w:val="en-GB"/>
        </w:rPr>
        <w:t xml:space="preserve"> on-shore wind electricity. Methanol synthesised from captured CO</w:t>
      </w:r>
      <w:r w:rsidRPr="0010779C">
        <w:rPr>
          <w:sz w:val="20"/>
          <w:szCs w:val="20"/>
          <w:vertAlign w:val="subscript"/>
          <w:lang w:val="en-GB"/>
        </w:rPr>
        <w:t>2</w:t>
      </w:r>
      <w:r w:rsidRPr="0010779C">
        <w:rPr>
          <w:sz w:val="20"/>
          <w:szCs w:val="20"/>
          <w:lang w:val="en-GB"/>
        </w:rPr>
        <w:t xml:space="preserve"> and </w:t>
      </w:r>
      <w:r w:rsidRPr="0010779C">
        <w:rPr>
          <w:b/>
          <w:sz w:val="20"/>
          <w:szCs w:val="20"/>
          <w:lang w:val="en-GB"/>
        </w:rPr>
        <w:t>(d)</w:t>
      </w:r>
      <w:r w:rsidRPr="0010779C">
        <w:rPr>
          <w:sz w:val="20"/>
          <w:szCs w:val="20"/>
          <w:lang w:val="en-GB"/>
        </w:rPr>
        <w:t xml:space="preserve"> blue hydrogen, </w:t>
      </w:r>
      <w:r w:rsidRPr="0010779C">
        <w:rPr>
          <w:b/>
          <w:sz w:val="20"/>
          <w:szCs w:val="20"/>
          <w:lang w:val="en-GB"/>
        </w:rPr>
        <w:t>(e)</w:t>
      </w:r>
      <w:r w:rsidRPr="0010779C">
        <w:rPr>
          <w:sz w:val="20"/>
          <w:szCs w:val="20"/>
          <w:lang w:val="en-GB"/>
        </w:rPr>
        <w:t xml:space="preserve"> PV-based electrolytic hydrogen or </w:t>
      </w:r>
      <w:r w:rsidRPr="0010779C">
        <w:rPr>
          <w:b/>
          <w:sz w:val="20"/>
          <w:szCs w:val="20"/>
          <w:lang w:val="en-GB"/>
        </w:rPr>
        <w:t xml:space="preserve">(f) </w:t>
      </w:r>
      <w:r w:rsidRPr="0010779C">
        <w:rPr>
          <w:sz w:val="20"/>
          <w:szCs w:val="20"/>
          <w:lang w:val="en-GB"/>
        </w:rPr>
        <w:t xml:space="preserve">wind-based electrolytic hydrogen. </w:t>
      </w:r>
      <w:r w:rsidRPr="0010779C">
        <w:rPr>
          <w:iCs/>
          <w:sz w:val="20"/>
          <w:szCs w:val="20"/>
          <w:lang w:val="en-GB"/>
        </w:rPr>
        <w:t xml:space="preserve">Monthly analyses are available in </w:t>
      </w:r>
      <w:r w:rsidRPr="0010779C">
        <w:rPr>
          <w:b/>
          <w:iCs/>
          <w:sz w:val="20"/>
          <w:szCs w:val="20"/>
          <w:lang w:val="en-GB"/>
        </w:rPr>
        <w:t>Figure</w:t>
      </w:r>
      <w:r w:rsidR="00252064" w:rsidRPr="0010779C">
        <w:rPr>
          <w:b/>
          <w:iCs/>
          <w:sz w:val="20"/>
          <w:szCs w:val="20"/>
          <w:lang w:val="en-GB"/>
        </w:rPr>
        <w:t> </w:t>
      </w:r>
      <w:r w:rsidRPr="0010779C">
        <w:rPr>
          <w:b/>
          <w:iCs/>
          <w:sz w:val="20"/>
          <w:szCs w:val="20"/>
          <w:lang w:val="en-GB"/>
        </w:rPr>
        <w:t>S</w:t>
      </w:r>
      <w:r w:rsidR="002D655D" w:rsidRPr="0010779C">
        <w:rPr>
          <w:b/>
          <w:iCs/>
          <w:sz w:val="20"/>
          <w:szCs w:val="20"/>
          <w:lang w:val="en-GB"/>
        </w:rPr>
        <w:t>9</w:t>
      </w:r>
      <w:r w:rsidRPr="0010779C">
        <w:rPr>
          <w:iCs/>
          <w:sz w:val="20"/>
          <w:szCs w:val="20"/>
          <w:lang w:val="en-GB"/>
        </w:rPr>
        <w:t>.</w:t>
      </w:r>
      <w:r w:rsidRPr="0010779C">
        <w:rPr>
          <w:i/>
          <w:sz w:val="20"/>
          <w:szCs w:val="20"/>
          <w:lang w:val="en-GB"/>
        </w:rPr>
        <w:t xml:space="preserve"> </w:t>
      </w:r>
      <w:r w:rsidR="00622E3B" w:rsidRPr="0010779C">
        <w:rPr>
          <w:sz w:val="20"/>
          <w:szCs w:val="20"/>
          <w:lang w:val="en-GB"/>
        </w:rPr>
        <w:t>The temporal</w:t>
      </w:r>
      <w:r w:rsidRPr="0010779C">
        <w:rPr>
          <w:sz w:val="20"/>
          <w:szCs w:val="20"/>
          <w:lang w:val="en-GB"/>
        </w:rPr>
        <w:t xml:space="preserve"> resolution of the period post-July 2022 is enlarged to assess the escalating volatility of fossil routes.</w:t>
      </w:r>
    </w:p>
    <w:p w14:paraId="1778651A" w14:textId="66F175FC" w:rsidR="00AE3C28" w:rsidRPr="0010779C" w:rsidRDefault="00972B39" w:rsidP="00972B39">
      <w:pPr>
        <w:keepNext/>
        <w:spacing w:after="0"/>
        <w:jc w:val="center"/>
        <w:rPr>
          <w:lang w:val="en-GB"/>
        </w:rPr>
      </w:pPr>
      <w:r w:rsidRPr="0010779C">
        <w:rPr>
          <w:noProof/>
          <w:lang w:val="en-GB"/>
        </w:rPr>
        <w:lastRenderedPageBreak/>
        <w:drawing>
          <wp:inline distT="0" distB="0" distL="0" distR="0" wp14:anchorId="58483F0E" wp14:editId="473DBF67">
            <wp:extent cx="6547117" cy="6663704"/>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png"/>
                    <pic:cNvPicPr/>
                  </pic:nvPicPr>
                  <pic:blipFill>
                    <a:blip r:embed="rId13">
                      <a:extLst>
                        <a:ext uri="{28A0092B-C50C-407E-A947-70E740481C1C}">
                          <a14:useLocalDpi xmlns:a14="http://schemas.microsoft.com/office/drawing/2010/main"/>
                        </a:ext>
                      </a:extLst>
                    </a:blip>
                    <a:stretch>
                      <a:fillRect/>
                    </a:stretch>
                  </pic:blipFill>
                  <pic:spPr>
                    <a:xfrm>
                      <a:off x="0" y="0"/>
                      <a:ext cx="6547117" cy="6663704"/>
                    </a:xfrm>
                    <a:prstGeom prst="rect">
                      <a:avLst/>
                    </a:prstGeom>
                  </pic:spPr>
                </pic:pic>
              </a:graphicData>
            </a:graphic>
          </wp:inline>
        </w:drawing>
      </w:r>
    </w:p>
    <w:p w14:paraId="00CB4C9F" w14:textId="09DC7530" w:rsidR="00AE3C28" w:rsidRPr="0010779C" w:rsidRDefault="00AE3C28" w:rsidP="00AE3C28">
      <w:pPr>
        <w:pStyle w:val="Caption"/>
        <w:jc w:val="both"/>
        <w:rPr>
          <w:i w:val="0"/>
          <w:color w:val="auto"/>
          <w:sz w:val="20"/>
        </w:rPr>
      </w:pPr>
      <w:bookmarkStart w:id="9" w:name="_Ref129860715"/>
      <w:r w:rsidRPr="0010779C">
        <w:rPr>
          <w:b/>
          <w:i w:val="0"/>
          <w:color w:val="auto"/>
          <w:sz w:val="20"/>
          <w:szCs w:val="20"/>
        </w:rPr>
        <w:t>Fig</w:t>
      </w:r>
      <w:r w:rsidR="00EE119E" w:rsidRPr="0010779C">
        <w:rPr>
          <w:b/>
          <w:i w:val="0"/>
          <w:color w:val="auto"/>
          <w:sz w:val="20"/>
          <w:szCs w:val="20"/>
        </w:rPr>
        <w:t>ure</w:t>
      </w:r>
      <w:r w:rsidR="00252064" w:rsidRPr="0010779C">
        <w:rPr>
          <w:b/>
          <w:i w:val="0"/>
          <w:color w:val="auto"/>
          <w:sz w:val="20"/>
          <w:szCs w:val="20"/>
        </w:rPr>
        <w:t> </w:t>
      </w:r>
      <w:r w:rsidRPr="0010779C">
        <w:rPr>
          <w:b/>
          <w:i w:val="0"/>
          <w:color w:val="auto"/>
          <w:sz w:val="20"/>
          <w:szCs w:val="20"/>
        </w:rPr>
        <w:fldChar w:fldCharType="begin"/>
      </w:r>
      <w:r w:rsidRPr="0010779C">
        <w:rPr>
          <w:b/>
          <w:i w:val="0"/>
          <w:color w:val="auto"/>
          <w:sz w:val="20"/>
          <w:szCs w:val="20"/>
        </w:rPr>
        <w:instrText xml:space="preserve"> SEQ Fig._ \* ARABIC </w:instrText>
      </w:r>
      <w:r w:rsidRPr="0010779C">
        <w:rPr>
          <w:b/>
          <w:i w:val="0"/>
          <w:color w:val="auto"/>
          <w:sz w:val="20"/>
          <w:szCs w:val="20"/>
        </w:rPr>
        <w:fldChar w:fldCharType="separate"/>
      </w:r>
      <w:r w:rsidR="00FD38A7" w:rsidRPr="0010779C">
        <w:rPr>
          <w:b/>
          <w:i w:val="0"/>
          <w:noProof/>
          <w:color w:val="auto"/>
          <w:sz w:val="20"/>
          <w:szCs w:val="20"/>
        </w:rPr>
        <w:t>3</w:t>
      </w:r>
      <w:r w:rsidRPr="0010779C">
        <w:rPr>
          <w:b/>
          <w:i w:val="0"/>
          <w:color w:val="auto"/>
          <w:sz w:val="20"/>
          <w:szCs w:val="20"/>
        </w:rPr>
        <w:fldChar w:fldCharType="end"/>
      </w:r>
      <w:bookmarkEnd w:id="9"/>
      <w:r w:rsidRPr="0010779C">
        <w:rPr>
          <w:b/>
          <w:i w:val="0"/>
          <w:color w:val="auto"/>
          <w:sz w:val="20"/>
          <w:szCs w:val="20"/>
        </w:rPr>
        <w:t>. Breakdown of production costs for fossil and green (a) ammonia and (b) methanol in USD kg</w:t>
      </w:r>
      <w:r w:rsidRPr="0010779C">
        <w:rPr>
          <w:b/>
          <w:i w:val="0"/>
          <w:color w:val="auto"/>
          <w:sz w:val="20"/>
          <w:vertAlign w:val="superscript"/>
        </w:rPr>
        <w:t>−1</w:t>
      </w:r>
      <w:r w:rsidRPr="0010779C">
        <w:rPr>
          <w:b/>
          <w:i w:val="0"/>
          <w:color w:val="auto"/>
          <w:sz w:val="20"/>
        </w:rPr>
        <w:t xml:space="preserve">. </w:t>
      </w:r>
      <w:r w:rsidRPr="0010779C">
        <w:rPr>
          <w:i w:val="0"/>
          <w:color w:val="auto"/>
          <w:sz w:val="20"/>
        </w:rPr>
        <w:t xml:space="preserve">Only the green production routes based on hydrogen from water electrolysis using on-shore wind electricity are displayed. The results for other green routes can be found in </w:t>
      </w:r>
      <w:r w:rsidRPr="0010779C">
        <w:rPr>
          <w:b/>
          <w:i w:val="0"/>
          <w:color w:val="auto"/>
          <w:sz w:val="20"/>
        </w:rPr>
        <w:t>Figure</w:t>
      </w:r>
      <w:r w:rsidR="00252064" w:rsidRPr="0010779C">
        <w:rPr>
          <w:b/>
          <w:i w:val="0"/>
          <w:color w:val="auto"/>
          <w:sz w:val="20"/>
        </w:rPr>
        <w:t> </w:t>
      </w:r>
      <w:r w:rsidRPr="0010779C">
        <w:rPr>
          <w:b/>
          <w:i w:val="0"/>
          <w:color w:val="auto"/>
          <w:sz w:val="20"/>
        </w:rPr>
        <w:t>S</w:t>
      </w:r>
      <w:r w:rsidR="00ED126F" w:rsidRPr="0010779C">
        <w:rPr>
          <w:b/>
          <w:i w:val="0"/>
          <w:color w:val="auto"/>
          <w:sz w:val="20"/>
        </w:rPr>
        <w:t>1</w:t>
      </w:r>
      <w:r w:rsidR="00854191" w:rsidRPr="0010779C">
        <w:rPr>
          <w:b/>
          <w:i w:val="0"/>
          <w:color w:val="auto"/>
          <w:sz w:val="20"/>
        </w:rPr>
        <w:t>0</w:t>
      </w:r>
      <w:r w:rsidRPr="0010779C">
        <w:rPr>
          <w:i w:val="0"/>
          <w:color w:val="auto"/>
          <w:sz w:val="20"/>
        </w:rPr>
        <w:t>. Error bars indicate the production cost considering the lower and upper bound for the levelised cost of hydrogen (</w:t>
      </w:r>
      <w:r w:rsidRPr="0010779C">
        <w:rPr>
          <w:b/>
          <w:i w:val="0"/>
          <w:color w:val="auto"/>
          <w:sz w:val="20"/>
        </w:rPr>
        <w:t>Table</w:t>
      </w:r>
      <w:r w:rsidR="00087047" w:rsidRPr="0010779C">
        <w:rPr>
          <w:b/>
          <w:i w:val="0"/>
          <w:color w:val="auto"/>
          <w:sz w:val="20"/>
        </w:rPr>
        <w:t> </w:t>
      </w:r>
      <w:r w:rsidRPr="0010779C">
        <w:rPr>
          <w:b/>
          <w:i w:val="0"/>
          <w:color w:val="auto"/>
          <w:sz w:val="20"/>
        </w:rPr>
        <w:t>S7</w:t>
      </w:r>
      <w:r w:rsidRPr="0010779C">
        <w:rPr>
          <w:i w:val="0"/>
          <w:color w:val="auto"/>
          <w:sz w:val="20"/>
        </w:rPr>
        <w:t xml:space="preserve">). </w:t>
      </w:r>
      <w:r w:rsidRPr="0010779C">
        <w:rPr>
          <w:i w:val="0"/>
          <w:color w:val="auto"/>
          <w:sz w:val="20"/>
          <w:szCs w:val="20"/>
        </w:rPr>
        <w:t>Average values for the years 2019 and 2020 are employed as the natural gas and electricity prices before July 2021 showed negligible variations in comparison.</w:t>
      </w:r>
    </w:p>
    <w:p w14:paraId="23106448" w14:textId="700958E3" w:rsidR="00AE3C28" w:rsidRPr="0010779C" w:rsidRDefault="00162E72" w:rsidP="00AE3C28">
      <w:pPr>
        <w:keepNext/>
        <w:spacing w:after="0"/>
        <w:jc w:val="center"/>
        <w:rPr>
          <w:lang w:val="en-GB"/>
        </w:rPr>
      </w:pPr>
      <w:r w:rsidRPr="0010779C">
        <w:rPr>
          <w:noProof/>
          <w:lang w:val="en-GB"/>
        </w:rPr>
        <w:lastRenderedPageBreak/>
        <w:drawing>
          <wp:inline distT="0" distB="0" distL="0" distR="0" wp14:anchorId="31A3F3FA" wp14:editId="2069D576">
            <wp:extent cx="6400800" cy="3131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4 (radar).png"/>
                    <pic:cNvPicPr/>
                  </pic:nvPicPr>
                  <pic:blipFill>
                    <a:blip r:embed="rId14"/>
                    <a:stretch>
                      <a:fillRect/>
                    </a:stretch>
                  </pic:blipFill>
                  <pic:spPr>
                    <a:xfrm>
                      <a:off x="0" y="0"/>
                      <a:ext cx="6400800" cy="3131820"/>
                    </a:xfrm>
                    <a:prstGeom prst="rect">
                      <a:avLst/>
                    </a:prstGeom>
                  </pic:spPr>
                </pic:pic>
              </a:graphicData>
            </a:graphic>
          </wp:inline>
        </w:drawing>
      </w:r>
    </w:p>
    <w:p w14:paraId="05610B9E" w14:textId="511847D7" w:rsidR="008A3579" w:rsidRPr="0010779C" w:rsidRDefault="00AE3C28" w:rsidP="00AE3C28">
      <w:pPr>
        <w:pStyle w:val="Caption"/>
        <w:jc w:val="both"/>
        <w:rPr>
          <w:i w:val="0"/>
          <w:color w:val="auto"/>
          <w:sz w:val="20"/>
          <w:szCs w:val="20"/>
        </w:rPr>
      </w:pPr>
      <w:bookmarkStart w:id="10" w:name="_Ref129860788"/>
      <w:r w:rsidRPr="0010779C">
        <w:rPr>
          <w:b/>
          <w:i w:val="0"/>
          <w:color w:val="auto"/>
          <w:sz w:val="20"/>
          <w:szCs w:val="20"/>
        </w:rPr>
        <w:t>Fig</w:t>
      </w:r>
      <w:r w:rsidR="008A1237" w:rsidRPr="0010779C">
        <w:rPr>
          <w:b/>
          <w:i w:val="0"/>
          <w:color w:val="auto"/>
          <w:sz w:val="20"/>
          <w:szCs w:val="20"/>
        </w:rPr>
        <w:t>ure</w:t>
      </w:r>
      <w:r w:rsidR="00552D16" w:rsidRPr="0010779C">
        <w:rPr>
          <w:b/>
          <w:i w:val="0"/>
          <w:color w:val="auto"/>
          <w:sz w:val="20"/>
          <w:szCs w:val="20"/>
        </w:rPr>
        <w:t> </w:t>
      </w:r>
      <w:r w:rsidRPr="0010779C">
        <w:rPr>
          <w:b/>
          <w:i w:val="0"/>
          <w:color w:val="auto"/>
          <w:sz w:val="20"/>
          <w:szCs w:val="20"/>
        </w:rPr>
        <w:fldChar w:fldCharType="begin"/>
      </w:r>
      <w:r w:rsidRPr="0010779C">
        <w:rPr>
          <w:b/>
          <w:i w:val="0"/>
          <w:color w:val="auto"/>
          <w:sz w:val="20"/>
          <w:szCs w:val="20"/>
        </w:rPr>
        <w:instrText xml:space="preserve"> SEQ Fig._ \* ARABIC </w:instrText>
      </w:r>
      <w:r w:rsidRPr="0010779C">
        <w:rPr>
          <w:b/>
          <w:i w:val="0"/>
          <w:color w:val="auto"/>
          <w:sz w:val="20"/>
          <w:szCs w:val="20"/>
        </w:rPr>
        <w:fldChar w:fldCharType="separate"/>
      </w:r>
      <w:r w:rsidR="00FD38A7" w:rsidRPr="0010779C">
        <w:rPr>
          <w:b/>
          <w:i w:val="0"/>
          <w:noProof/>
          <w:color w:val="auto"/>
          <w:sz w:val="20"/>
          <w:szCs w:val="20"/>
        </w:rPr>
        <w:t>4</w:t>
      </w:r>
      <w:r w:rsidRPr="0010779C">
        <w:rPr>
          <w:b/>
          <w:i w:val="0"/>
          <w:color w:val="auto"/>
          <w:sz w:val="20"/>
          <w:szCs w:val="20"/>
        </w:rPr>
        <w:fldChar w:fldCharType="end"/>
      </w:r>
      <w:bookmarkEnd w:id="10"/>
      <w:r w:rsidRPr="0010779C">
        <w:rPr>
          <w:b/>
          <w:i w:val="0"/>
          <w:color w:val="auto"/>
          <w:sz w:val="20"/>
          <w:szCs w:val="20"/>
        </w:rPr>
        <w:t>. Avoidance</w:t>
      </w:r>
      <w:r w:rsidRPr="0010779C">
        <w:rPr>
          <w:b/>
          <w:i w:val="0"/>
          <w:color w:val="auto"/>
          <w:sz w:val="20"/>
        </w:rPr>
        <w:t xml:space="preserve"> costs for green (a) ammonia and (b) methanol production routes in USD kg</w:t>
      </w:r>
      <w:r w:rsidRPr="0010779C">
        <w:rPr>
          <w:rFonts w:cstheme="minorHAnsi"/>
          <w:b/>
          <w:vertAlign w:val="superscript"/>
        </w:rPr>
        <w:t>−</w:t>
      </w:r>
      <w:r w:rsidRPr="0010779C">
        <w:rPr>
          <w:b/>
          <w:i w:val="0"/>
          <w:color w:val="auto"/>
          <w:sz w:val="20"/>
          <w:vertAlign w:val="superscript"/>
        </w:rPr>
        <w:t>1</w:t>
      </w:r>
      <w:r w:rsidR="009276E2" w:rsidRPr="0010779C">
        <w:rPr>
          <w:b/>
          <w:i w:val="0"/>
          <w:color w:val="auto"/>
          <w:sz w:val="20"/>
          <w:vertAlign w:val="superscript"/>
        </w:rPr>
        <w:t xml:space="preserve"> </w:t>
      </w:r>
      <w:r w:rsidRPr="0010779C">
        <w:rPr>
          <w:b/>
          <w:i w:val="0"/>
          <w:color w:val="auto"/>
          <w:sz w:val="20"/>
        </w:rPr>
        <w:t>CO</w:t>
      </w:r>
      <w:r w:rsidRPr="0010779C">
        <w:rPr>
          <w:b/>
          <w:i w:val="0"/>
          <w:color w:val="auto"/>
          <w:sz w:val="20"/>
          <w:vertAlign w:val="subscript"/>
        </w:rPr>
        <w:t>2</w:t>
      </w:r>
      <w:r w:rsidRPr="0010779C">
        <w:rPr>
          <w:b/>
          <w:i w:val="0"/>
          <w:color w:val="auto"/>
          <w:sz w:val="20"/>
        </w:rPr>
        <w:t>-eq.</w:t>
      </w:r>
      <w:r w:rsidRPr="0010779C">
        <w:rPr>
          <w:i w:val="0"/>
          <w:color w:val="auto"/>
          <w:sz w:val="20"/>
        </w:rPr>
        <w:t xml:space="preserve"> A negative avoidance cost (shaded region) implies that it is possible to reduce costs and greenhouse gas (GHG) emissions simultaneously.</w:t>
      </w:r>
      <w:r w:rsidRPr="0010779C" w:rsidDel="007A5FF3">
        <w:t xml:space="preserve"> </w:t>
      </w:r>
      <w:r w:rsidRPr="0010779C">
        <w:rPr>
          <w:i w:val="0"/>
          <w:color w:val="auto"/>
          <w:sz w:val="20"/>
          <w:szCs w:val="20"/>
        </w:rPr>
        <w:t>Monthly analyses</w:t>
      </w:r>
      <w:r w:rsidR="0061661C" w:rsidRPr="0010779C">
        <w:rPr>
          <w:i w:val="0"/>
          <w:color w:val="auto"/>
          <w:sz w:val="20"/>
          <w:szCs w:val="20"/>
        </w:rPr>
        <w:t xml:space="preserve"> with error bars</w:t>
      </w:r>
      <w:r w:rsidRPr="0010779C">
        <w:rPr>
          <w:i w:val="0"/>
          <w:color w:val="auto"/>
          <w:sz w:val="20"/>
          <w:szCs w:val="20"/>
        </w:rPr>
        <w:t xml:space="preserve"> are available in </w:t>
      </w:r>
      <w:r w:rsidRPr="0010779C">
        <w:rPr>
          <w:b/>
          <w:i w:val="0"/>
          <w:color w:val="auto"/>
          <w:sz w:val="20"/>
          <w:szCs w:val="20"/>
        </w:rPr>
        <w:t>Figure</w:t>
      </w:r>
      <w:r w:rsidR="00552D16" w:rsidRPr="0010779C">
        <w:rPr>
          <w:b/>
          <w:i w:val="0"/>
          <w:color w:val="auto"/>
          <w:sz w:val="20"/>
          <w:szCs w:val="20"/>
        </w:rPr>
        <w:t> </w:t>
      </w:r>
      <w:r w:rsidRPr="0010779C">
        <w:rPr>
          <w:b/>
          <w:i w:val="0"/>
          <w:color w:val="auto"/>
          <w:sz w:val="20"/>
          <w:szCs w:val="20"/>
        </w:rPr>
        <w:t>S1</w:t>
      </w:r>
      <w:r w:rsidR="00C32D3A" w:rsidRPr="0010779C">
        <w:rPr>
          <w:b/>
          <w:i w:val="0"/>
          <w:color w:val="auto"/>
          <w:sz w:val="20"/>
          <w:szCs w:val="20"/>
        </w:rPr>
        <w:t>2</w:t>
      </w:r>
      <w:r w:rsidRPr="0010779C">
        <w:rPr>
          <w:i w:val="0"/>
          <w:color w:val="auto"/>
          <w:sz w:val="20"/>
          <w:szCs w:val="20"/>
        </w:rPr>
        <w:t xml:space="preserve">. </w:t>
      </w:r>
    </w:p>
    <w:p w14:paraId="5B230B48" w14:textId="79F7EAD9" w:rsidR="001975E3" w:rsidRPr="0010779C" w:rsidRDefault="001975E3" w:rsidP="001975E3">
      <w:pPr>
        <w:pStyle w:val="Heading2"/>
      </w:pPr>
      <w:r w:rsidRPr="0010779C">
        <w:t>Conflicts of interest</w:t>
      </w:r>
    </w:p>
    <w:p w14:paraId="2587DB7E" w14:textId="77777777" w:rsidR="001975E3" w:rsidRPr="0010779C" w:rsidRDefault="001975E3" w:rsidP="00B779BE">
      <w:pPr>
        <w:rPr>
          <w:b/>
          <w:lang w:val="en-GB"/>
        </w:rPr>
      </w:pPr>
      <w:r w:rsidRPr="0010779C">
        <w:rPr>
          <w:lang w:val="en-GB"/>
        </w:rPr>
        <w:t>There are no conflicts to declare.</w:t>
      </w:r>
    </w:p>
    <w:p w14:paraId="6510D4AD" w14:textId="21611C50" w:rsidR="00496E66" w:rsidRPr="0010779C" w:rsidRDefault="00496E66" w:rsidP="00496E66">
      <w:pPr>
        <w:pStyle w:val="Heading2"/>
      </w:pPr>
      <w:r w:rsidRPr="0010779C">
        <w:t>Acknowledgements</w:t>
      </w:r>
    </w:p>
    <w:p w14:paraId="04C16223" w14:textId="41821D3C" w:rsidR="001975E3" w:rsidRPr="0010779C" w:rsidRDefault="00496E66" w:rsidP="0046478F">
      <w:pPr>
        <w:jc w:val="both"/>
        <w:rPr>
          <w:lang w:val="en-GB"/>
        </w:rPr>
      </w:pPr>
      <w:r w:rsidRPr="0010779C">
        <w:rPr>
          <w:lang w:val="en-GB"/>
        </w:rPr>
        <w:t>This publication was created as part of NCCR Catalysis</w:t>
      </w:r>
      <w:r w:rsidR="007B01CC" w:rsidRPr="0010779C">
        <w:rPr>
          <w:lang w:val="en-GB"/>
        </w:rPr>
        <w:t xml:space="preserve"> (grant number 180544)</w:t>
      </w:r>
      <w:r w:rsidRPr="0010779C">
        <w:rPr>
          <w:lang w:val="en-GB"/>
        </w:rPr>
        <w:t>, a National Centre of Competence in Research funded by the Swiss National Science Foundation.</w:t>
      </w:r>
    </w:p>
    <w:p w14:paraId="7707589A" w14:textId="77777777" w:rsidR="008A3579" w:rsidRPr="0010779C" w:rsidRDefault="008A3579" w:rsidP="00D22FEC">
      <w:pPr>
        <w:pStyle w:val="Heading2"/>
        <w:jc w:val="both"/>
      </w:pPr>
      <w:bookmarkStart w:id="11" w:name="_Hlk129852061"/>
      <w:r w:rsidRPr="0010779C">
        <w:t>References</w:t>
      </w:r>
    </w:p>
    <w:p w14:paraId="55BBBD0D" w14:textId="77777777" w:rsidR="00B80797" w:rsidRPr="0010779C" w:rsidRDefault="008A3579" w:rsidP="00B80797">
      <w:pPr>
        <w:pStyle w:val="Bibliography"/>
        <w:rPr>
          <w:lang w:val="en-GB"/>
        </w:rPr>
      </w:pPr>
      <w:r w:rsidRPr="0010779C">
        <w:rPr>
          <w:rFonts w:cstheme="minorHAnsi"/>
          <w:lang w:val="en-GB"/>
        </w:rPr>
        <w:fldChar w:fldCharType="begin"/>
      </w:r>
      <w:r w:rsidR="00B80797" w:rsidRPr="0010779C">
        <w:rPr>
          <w:rFonts w:cstheme="minorHAnsi"/>
          <w:lang w:val="en-GB"/>
        </w:rPr>
        <w:instrText xml:space="preserve"> ADDIN ZOTERO_BIBL {"uncited":[],"omitted":[],"custom":[]} CSL_BIBLIOGRAPHY </w:instrText>
      </w:r>
      <w:r w:rsidRPr="0010779C">
        <w:rPr>
          <w:rFonts w:cstheme="minorHAnsi"/>
          <w:lang w:val="en-GB"/>
        </w:rPr>
        <w:fldChar w:fldCharType="separate"/>
      </w:r>
      <w:r w:rsidR="00B80797" w:rsidRPr="0010779C">
        <w:rPr>
          <w:lang w:val="en-GB"/>
        </w:rPr>
        <w:t>1</w:t>
      </w:r>
      <w:r w:rsidR="00B80797" w:rsidRPr="0010779C">
        <w:rPr>
          <w:lang w:val="en-GB"/>
        </w:rPr>
        <w:tab/>
        <w:t xml:space="preserve">F. Bauer, J. P. </w:t>
      </w:r>
      <w:proofErr w:type="spellStart"/>
      <w:r w:rsidR="00B80797" w:rsidRPr="0010779C">
        <w:rPr>
          <w:lang w:val="en-GB"/>
        </w:rPr>
        <w:t>Tilsted</w:t>
      </w:r>
      <w:proofErr w:type="spellEnd"/>
      <w:r w:rsidR="00B80797" w:rsidRPr="0010779C">
        <w:rPr>
          <w:lang w:val="en-GB"/>
        </w:rPr>
        <w:t xml:space="preserve">, S. Pfister, C. </w:t>
      </w:r>
      <w:proofErr w:type="spellStart"/>
      <w:r w:rsidR="00B80797" w:rsidRPr="0010779C">
        <w:rPr>
          <w:lang w:val="en-GB"/>
        </w:rPr>
        <w:t>Oberschelp</w:t>
      </w:r>
      <w:proofErr w:type="spellEnd"/>
      <w:r w:rsidR="00B80797" w:rsidRPr="0010779C">
        <w:rPr>
          <w:lang w:val="en-GB"/>
        </w:rPr>
        <w:t xml:space="preserve"> and V. </w:t>
      </w:r>
      <w:proofErr w:type="spellStart"/>
      <w:r w:rsidR="00B80797" w:rsidRPr="0010779C">
        <w:rPr>
          <w:lang w:val="en-GB"/>
        </w:rPr>
        <w:t>Kulionis</w:t>
      </w:r>
      <w:proofErr w:type="spellEnd"/>
      <w:r w:rsidR="00B80797" w:rsidRPr="0010779C">
        <w:rPr>
          <w:lang w:val="en-GB"/>
        </w:rPr>
        <w:t xml:space="preserve">, </w:t>
      </w:r>
      <w:proofErr w:type="spellStart"/>
      <w:r w:rsidR="00B80797" w:rsidRPr="0010779C">
        <w:rPr>
          <w:i/>
          <w:iCs/>
          <w:lang w:val="en-GB"/>
        </w:rPr>
        <w:t>Curr</w:t>
      </w:r>
      <w:proofErr w:type="spellEnd"/>
      <w:r w:rsidR="00B80797" w:rsidRPr="0010779C">
        <w:rPr>
          <w:i/>
          <w:iCs/>
          <w:lang w:val="en-GB"/>
        </w:rPr>
        <w:t xml:space="preserve">. </w:t>
      </w:r>
      <w:proofErr w:type="spellStart"/>
      <w:r w:rsidR="00B80797" w:rsidRPr="0010779C">
        <w:rPr>
          <w:i/>
          <w:iCs/>
          <w:lang w:val="en-GB"/>
        </w:rPr>
        <w:t>Opin</w:t>
      </w:r>
      <w:proofErr w:type="spellEnd"/>
      <w:r w:rsidR="00B80797" w:rsidRPr="0010779C">
        <w:rPr>
          <w:i/>
          <w:iCs/>
          <w:lang w:val="en-GB"/>
        </w:rPr>
        <w:t>. Chem. Eng.</w:t>
      </w:r>
      <w:r w:rsidR="00B80797" w:rsidRPr="0010779C">
        <w:rPr>
          <w:lang w:val="en-GB"/>
        </w:rPr>
        <w:t xml:space="preserve">, 2023, </w:t>
      </w:r>
      <w:r w:rsidR="00B80797" w:rsidRPr="0010779C">
        <w:rPr>
          <w:b/>
          <w:bCs/>
          <w:lang w:val="en-GB"/>
        </w:rPr>
        <w:t>39</w:t>
      </w:r>
      <w:r w:rsidR="00B80797" w:rsidRPr="0010779C">
        <w:rPr>
          <w:lang w:val="en-GB"/>
        </w:rPr>
        <w:t>, 100881.</w:t>
      </w:r>
    </w:p>
    <w:p w14:paraId="1E50763D" w14:textId="77777777" w:rsidR="00B80797" w:rsidRPr="0010779C" w:rsidRDefault="00B80797" w:rsidP="00B80797">
      <w:pPr>
        <w:pStyle w:val="Bibliography"/>
        <w:rPr>
          <w:lang w:val="en-GB"/>
        </w:rPr>
      </w:pPr>
      <w:r w:rsidRPr="0010779C">
        <w:rPr>
          <w:lang w:val="en-GB"/>
        </w:rPr>
        <w:t>2</w:t>
      </w:r>
      <w:r w:rsidRPr="0010779C">
        <w:rPr>
          <w:lang w:val="en-GB"/>
        </w:rPr>
        <w:tab/>
        <w:t xml:space="preserve">F. Bauer, V. </w:t>
      </w:r>
      <w:proofErr w:type="spellStart"/>
      <w:r w:rsidRPr="0010779C">
        <w:rPr>
          <w:lang w:val="en-GB"/>
        </w:rPr>
        <w:t>Kulionis</w:t>
      </w:r>
      <w:proofErr w:type="spellEnd"/>
      <w:r w:rsidRPr="0010779C">
        <w:rPr>
          <w:lang w:val="en-GB"/>
        </w:rPr>
        <w:t xml:space="preserve">, C. </w:t>
      </w:r>
      <w:proofErr w:type="spellStart"/>
      <w:r w:rsidRPr="0010779C">
        <w:rPr>
          <w:lang w:val="en-GB"/>
        </w:rPr>
        <w:t>Oberschelp</w:t>
      </w:r>
      <w:proofErr w:type="spellEnd"/>
      <w:r w:rsidRPr="0010779C">
        <w:rPr>
          <w:lang w:val="en-GB"/>
        </w:rPr>
        <w:t xml:space="preserve">, S. Pfister, J. P. </w:t>
      </w:r>
      <w:proofErr w:type="spellStart"/>
      <w:r w:rsidRPr="0010779C">
        <w:rPr>
          <w:lang w:val="en-GB"/>
        </w:rPr>
        <w:t>Tilsted</w:t>
      </w:r>
      <w:proofErr w:type="spellEnd"/>
      <w:r w:rsidRPr="0010779C">
        <w:rPr>
          <w:lang w:val="en-GB"/>
        </w:rPr>
        <w:t xml:space="preserve">, G. D. </w:t>
      </w:r>
      <w:proofErr w:type="spellStart"/>
      <w:r w:rsidRPr="0010779C">
        <w:rPr>
          <w:lang w:val="en-GB"/>
        </w:rPr>
        <w:t>Finkill</w:t>
      </w:r>
      <w:proofErr w:type="spellEnd"/>
      <w:r w:rsidRPr="0010779C">
        <w:rPr>
          <w:lang w:val="en-GB"/>
        </w:rPr>
        <w:t xml:space="preserve"> and S. </w:t>
      </w:r>
      <w:proofErr w:type="spellStart"/>
      <w:r w:rsidRPr="0010779C">
        <w:rPr>
          <w:lang w:val="en-GB"/>
        </w:rPr>
        <w:t>Fjäll</w:t>
      </w:r>
      <w:proofErr w:type="spellEnd"/>
      <w:r w:rsidRPr="0010779C">
        <w:rPr>
          <w:lang w:val="en-GB"/>
        </w:rPr>
        <w:t xml:space="preserve">, </w:t>
      </w:r>
      <w:r w:rsidRPr="0010779C">
        <w:rPr>
          <w:i/>
          <w:iCs/>
          <w:lang w:val="en-GB"/>
        </w:rPr>
        <w:t>Petrochemicals and Climate Change: Tracing Globally Growing Emissions and Key Blind Spots in a Fossil-Based Industry</w:t>
      </w:r>
      <w:r w:rsidRPr="0010779C">
        <w:rPr>
          <w:lang w:val="en-GB"/>
        </w:rPr>
        <w:t>, Lund University, 2022.</w:t>
      </w:r>
    </w:p>
    <w:p w14:paraId="0FD4C5D3" w14:textId="77777777" w:rsidR="00B80797" w:rsidRPr="0010779C" w:rsidRDefault="00B80797" w:rsidP="00B80797">
      <w:pPr>
        <w:pStyle w:val="Bibliography"/>
        <w:rPr>
          <w:lang w:val="en-GB"/>
        </w:rPr>
      </w:pPr>
      <w:r w:rsidRPr="0010779C">
        <w:rPr>
          <w:lang w:val="en-GB"/>
        </w:rPr>
        <w:t>3</w:t>
      </w:r>
      <w:r w:rsidRPr="0010779C">
        <w:rPr>
          <w:lang w:val="en-GB"/>
        </w:rPr>
        <w:tab/>
        <w:t xml:space="preserve">J. W. </w:t>
      </w:r>
      <w:proofErr w:type="spellStart"/>
      <w:r w:rsidRPr="0010779C">
        <w:rPr>
          <w:lang w:val="en-GB"/>
        </w:rPr>
        <w:t>Erisman</w:t>
      </w:r>
      <w:proofErr w:type="spellEnd"/>
      <w:r w:rsidRPr="0010779C">
        <w:rPr>
          <w:lang w:val="en-GB"/>
        </w:rPr>
        <w:t xml:space="preserve">, M. A. Sutton, J. Galloway, Z. </w:t>
      </w:r>
      <w:proofErr w:type="spellStart"/>
      <w:r w:rsidRPr="0010779C">
        <w:rPr>
          <w:lang w:val="en-GB"/>
        </w:rPr>
        <w:t>Klimont</w:t>
      </w:r>
      <w:proofErr w:type="spellEnd"/>
      <w:r w:rsidRPr="0010779C">
        <w:rPr>
          <w:lang w:val="en-GB"/>
        </w:rPr>
        <w:t xml:space="preserve"> and W. </w:t>
      </w:r>
      <w:proofErr w:type="spellStart"/>
      <w:r w:rsidRPr="0010779C">
        <w:rPr>
          <w:lang w:val="en-GB"/>
        </w:rPr>
        <w:t>Winiwarter</w:t>
      </w:r>
      <w:proofErr w:type="spellEnd"/>
      <w:r w:rsidRPr="0010779C">
        <w:rPr>
          <w:lang w:val="en-GB"/>
        </w:rPr>
        <w:t xml:space="preserve">, </w:t>
      </w:r>
      <w:r w:rsidRPr="0010779C">
        <w:rPr>
          <w:i/>
          <w:iCs/>
          <w:lang w:val="en-GB"/>
        </w:rPr>
        <w:t xml:space="preserve">Nat. </w:t>
      </w:r>
      <w:proofErr w:type="spellStart"/>
      <w:r w:rsidRPr="0010779C">
        <w:rPr>
          <w:i/>
          <w:iCs/>
          <w:lang w:val="en-GB"/>
        </w:rPr>
        <w:t>Geosci</w:t>
      </w:r>
      <w:proofErr w:type="spellEnd"/>
      <w:r w:rsidRPr="0010779C">
        <w:rPr>
          <w:i/>
          <w:iCs/>
          <w:lang w:val="en-GB"/>
        </w:rPr>
        <w:t>.</w:t>
      </w:r>
      <w:r w:rsidRPr="0010779C">
        <w:rPr>
          <w:lang w:val="en-GB"/>
        </w:rPr>
        <w:t xml:space="preserve">, 2008, </w:t>
      </w:r>
      <w:r w:rsidRPr="0010779C">
        <w:rPr>
          <w:b/>
          <w:bCs/>
          <w:lang w:val="en-GB"/>
        </w:rPr>
        <w:t>1</w:t>
      </w:r>
      <w:r w:rsidRPr="0010779C">
        <w:rPr>
          <w:lang w:val="en-GB"/>
        </w:rPr>
        <w:t>, 636–639.</w:t>
      </w:r>
    </w:p>
    <w:p w14:paraId="70B5E3F3" w14:textId="77777777" w:rsidR="00B80797" w:rsidRPr="0010779C" w:rsidRDefault="00B80797" w:rsidP="00B80797">
      <w:pPr>
        <w:pStyle w:val="Bibliography"/>
        <w:rPr>
          <w:lang w:val="en-GB"/>
        </w:rPr>
      </w:pPr>
      <w:r w:rsidRPr="0010779C">
        <w:rPr>
          <w:lang w:val="en-GB"/>
        </w:rPr>
        <w:t>4</w:t>
      </w:r>
      <w:r w:rsidRPr="0010779C">
        <w:rPr>
          <w:lang w:val="en-GB"/>
        </w:rPr>
        <w:tab/>
        <w:t xml:space="preserve">L. Rosa and P. </w:t>
      </w:r>
      <w:proofErr w:type="spellStart"/>
      <w:r w:rsidRPr="0010779C">
        <w:rPr>
          <w:lang w:val="en-GB"/>
        </w:rPr>
        <w:t>Gabrielli</w:t>
      </w:r>
      <w:proofErr w:type="spellEnd"/>
      <w:r w:rsidRPr="0010779C">
        <w:rPr>
          <w:lang w:val="en-GB"/>
        </w:rPr>
        <w:t xml:space="preserve">, </w:t>
      </w:r>
      <w:r w:rsidRPr="0010779C">
        <w:rPr>
          <w:i/>
          <w:iCs/>
          <w:lang w:val="en-GB"/>
        </w:rPr>
        <w:t>Environ. Res. Lett.</w:t>
      </w:r>
      <w:r w:rsidRPr="0010779C">
        <w:rPr>
          <w:lang w:val="en-GB"/>
        </w:rPr>
        <w:t xml:space="preserve">, 2022, </w:t>
      </w:r>
      <w:r w:rsidRPr="0010779C">
        <w:rPr>
          <w:b/>
          <w:bCs/>
          <w:lang w:val="en-GB"/>
        </w:rPr>
        <w:t>18</w:t>
      </w:r>
      <w:r w:rsidRPr="0010779C">
        <w:rPr>
          <w:lang w:val="en-GB"/>
        </w:rPr>
        <w:t>, 014008.</w:t>
      </w:r>
    </w:p>
    <w:p w14:paraId="0CF6D93E" w14:textId="77777777" w:rsidR="00B80797" w:rsidRPr="0010779C" w:rsidRDefault="00B80797" w:rsidP="00B80797">
      <w:pPr>
        <w:pStyle w:val="Bibliography"/>
        <w:rPr>
          <w:lang w:val="en-GB"/>
        </w:rPr>
      </w:pPr>
      <w:r w:rsidRPr="0010779C">
        <w:rPr>
          <w:lang w:val="en-GB"/>
        </w:rPr>
        <w:t>5</w:t>
      </w:r>
      <w:r w:rsidRPr="0010779C">
        <w:rPr>
          <w:lang w:val="en-GB"/>
        </w:rPr>
        <w:tab/>
        <w:t xml:space="preserve">C. A. Ramírez and E. Worrell, </w:t>
      </w:r>
      <w:proofErr w:type="spellStart"/>
      <w:r w:rsidRPr="0010779C">
        <w:rPr>
          <w:i/>
          <w:iCs/>
          <w:lang w:val="en-GB"/>
        </w:rPr>
        <w:t>Resour</w:t>
      </w:r>
      <w:proofErr w:type="spellEnd"/>
      <w:r w:rsidRPr="0010779C">
        <w:rPr>
          <w:i/>
          <w:iCs/>
          <w:lang w:val="en-GB"/>
        </w:rPr>
        <w:t xml:space="preserve">. </w:t>
      </w:r>
      <w:proofErr w:type="spellStart"/>
      <w:r w:rsidRPr="0010779C">
        <w:rPr>
          <w:i/>
          <w:iCs/>
          <w:lang w:val="en-GB"/>
        </w:rPr>
        <w:t>Conserv</w:t>
      </w:r>
      <w:proofErr w:type="spellEnd"/>
      <w:r w:rsidRPr="0010779C">
        <w:rPr>
          <w:i/>
          <w:iCs/>
          <w:lang w:val="en-GB"/>
        </w:rPr>
        <w:t xml:space="preserve">. </w:t>
      </w:r>
      <w:proofErr w:type="spellStart"/>
      <w:r w:rsidRPr="0010779C">
        <w:rPr>
          <w:i/>
          <w:iCs/>
          <w:lang w:val="en-GB"/>
        </w:rPr>
        <w:t>Recycl</w:t>
      </w:r>
      <w:proofErr w:type="spellEnd"/>
      <w:r w:rsidRPr="0010779C">
        <w:rPr>
          <w:i/>
          <w:iCs/>
          <w:lang w:val="en-GB"/>
        </w:rPr>
        <w:t>.</w:t>
      </w:r>
      <w:r w:rsidRPr="0010779C">
        <w:rPr>
          <w:lang w:val="en-GB"/>
        </w:rPr>
        <w:t xml:space="preserve">, 2006, </w:t>
      </w:r>
      <w:r w:rsidRPr="0010779C">
        <w:rPr>
          <w:b/>
          <w:bCs/>
          <w:lang w:val="en-GB"/>
        </w:rPr>
        <w:t>46</w:t>
      </w:r>
      <w:r w:rsidRPr="0010779C">
        <w:rPr>
          <w:lang w:val="en-GB"/>
        </w:rPr>
        <w:t>, 75–93.</w:t>
      </w:r>
    </w:p>
    <w:p w14:paraId="74F8CBA7" w14:textId="77777777" w:rsidR="00B80797" w:rsidRPr="0010779C" w:rsidRDefault="00B80797" w:rsidP="00B80797">
      <w:pPr>
        <w:pStyle w:val="Bibliography"/>
        <w:rPr>
          <w:lang w:val="en-GB"/>
        </w:rPr>
      </w:pPr>
      <w:r w:rsidRPr="0010779C">
        <w:rPr>
          <w:lang w:val="en-GB"/>
        </w:rPr>
        <w:t>6</w:t>
      </w:r>
      <w:r w:rsidRPr="0010779C">
        <w:rPr>
          <w:lang w:val="en-GB"/>
        </w:rPr>
        <w:tab/>
        <w:t xml:space="preserve">IEA, </w:t>
      </w:r>
      <w:r w:rsidRPr="0010779C">
        <w:rPr>
          <w:i/>
          <w:iCs/>
          <w:lang w:val="en-GB"/>
        </w:rPr>
        <w:t>The Future of Petrochemicals: Towards more sustainable plastics and fertilisers</w:t>
      </w:r>
      <w:r w:rsidRPr="0010779C">
        <w:rPr>
          <w:lang w:val="en-GB"/>
        </w:rPr>
        <w:t>, International Energy Agency, 2018.</w:t>
      </w:r>
    </w:p>
    <w:p w14:paraId="07A9C559" w14:textId="77777777" w:rsidR="00B80797" w:rsidRPr="0010779C" w:rsidRDefault="00B80797" w:rsidP="00B80797">
      <w:pPr>
        <w:pStyle w:val="Bibliography"/>
        <w:rPr>
          <w:lang w:val="en-GB"/>
        </w:rPr>
      </w:pPr>
      <w:r w:rsidRPr="0010779C">
        <w:rPr>
          <w:lang w:val="en-GB"/>
        </w:rPr>
        <w:t>7</w:t>
      </w:r>
      <w:r w:rsidRPr="0010779C">
        <w:rPr>
          <w:lang w:val="en-GB"/>
        </w:rPr>
        <w:tab/>
        <w:t xml:space="preserve">G. A. </w:t>
      </w:r>
      <w:proofErr w:type="spellStart"/>
      <w:r w:rsidRPr="0010779C">
        <w:rPr>
          <w:lang w:val="en-GB"/>
        </w:rPr>
        <w:t>Olah</w:t>
      </w:r>
      <w:proofErr w:type="spellEnd"/>
      <w:r w:rsidRPr="0010779C">
        <w:rPr>
          <w:lang w:val="en-GB"/>
        </w:rPr>
        <w:t xml:space="preserve">, </w:t>
      </w:r>
      <w:proofErr w:type="spellStart"/>
      <w:r w:rsidRPr="0010779C">
        <w:rPr>
          <w:i/>
          <w:iCs/>
          <w:lang w:val="en-GB"/>
        </w:rPr>
        <w:t>Angew</w:t>
      </w:r>
      <w:proofErr w:type="spellEnd"/>
      <w:r w:rsidRPr="0010779C">
        <w:rPr>
          <w:i/>
          <w:iCs/>
          <w:lang w:val="en-GB"/>
        </w:rPr>
        <w:t>. Chem., Int. Ed. Engl.</w:t>
      </w:r>
      <w:r w:rsidRPr="0010779C">
        <w:rPr>
          <w:lang w:val="en-GB"/>
        </w:rPr>
        <w:t xml:space="preserve">, 2005, </w:t>
      </w:r>
      <w:r w:rsidRPr="0010779C">
        <w:rPr>
          <w:b/>
          <w:bCs/>
          <w:lang w:val="en-GB"/>
        </w:rPr>
        <w:t>44</w:t>
      </w:r>
      <w:r w:rsidRPr="0010779C">
        <w:rPr>
          <w:lang w:val="en-GB"/>
        </w:rPr>
        <w:t>, 2636–2639.</w:t>
      </w:r>
    </w:p>
    <w:p w14:paraId="1704AE97" w14:textId="77777777" w:rsidR="00B80797" w:rsidRPr="0010779C" w:rsidRDefault="00B80797" w:rsidP="00B80797">
      <w:pPr>
        <w:pStyle w:val="Bibliography"/>
        <w:rPr>
          <w:lang w:val="en-GB"/>
        </w:rPr>
      </w:pPr>
      <w:r w:rsidRPr="0010779C">
        <w:rPr>
          <w:lang w:val="en-GB"/>
        </w:rPr>
        <w:t>8</w:t>
      </w:r>
      <w:r w:rsidRPr="0010779C">
        <w:rPr>
          <w:lang w:val="en-GB"/>
        </w:rPr>
        <w:tab/>
        <w:t xml:space="preserve">A. A. </w:t>
      </w:r>
      <w:proofErr w:type="spellStart"/>
      <w:r w:rsidRPr="0010779C">
        <w:rPr>
          <w:lang w:val="en-GB"/>
        </w:rPr>
        <w:t>Tountas</w:t>
      </w:r>
      <w:proofErr w:type="spellEnd"/>
      <w:r w:rsidRPr="0010779C">
        <w:rPr>
          <w:lang w:val="en-GB"/>
        </w:rPr>
        <w:t xml:space="preserve">, X. Peng, A. V. </w:t>
      </w:r>
      <w:proofErr w:type="spellStart"/>
      <w:r w:rsidRPr="0010779C">
        <w:rPr>
          <w:lang w:val="en-GB"/>
        </w:rPr>
        <w:t>Tavasoli</w:t>
      </w:r>
      <w:proofErr w:type="spellEnd"/>
      <w:r w:rsidRPr="0010779C">
        <w:rPr>
          <w:lang w:val="en-GB"/>
        </w:rPr>
        <w:t xml:space="preserve">, P. N. Duchesne, T. L. Dingle, Y. Dong, L. Hurtado, A. Mohan, W. Sun, U. Ulmer, L. Wang, T. E. Wood, C. T. </w:t>
      </w:r>
      <w:proofErr w:type="spellStart"/>
      <w:r w:rsidRPr="0010779C">
        <w:rPr>
          <w:lang w:val="en-GB"/>
        </w:rPr>
        <w:t>Maravelias</w:t>
      </w:r>
      <w:proofErr w:type="spellEnd"/>
      <w:r w:rsidRPr="0010779C">
        <w:rPr>
          <w:lang w:val="en-GB"/>
        </w:rPr>
        <w:t xml:space="preserve">, M. M. </w:t>
      </w:r>
      <w:proofErr w:type="spellStart"/>
      <w:r w:rsidRPr="0010779C">
        <w:rPr>
          <w:lang w:val="en-GB"/>
        </w:rPr>
        <w:t>Sain</w:t>
      </w:r>
      <w:proofErr w:type="spellEnd"/>
      <w:r w:rsidRPr="0010779C">
        <w:rPr>
          <w:lang w:val="en-GB"/>
        </w:rPr>
        <w:t xml:space="preserve"> and G. A. </w:t>
      </w:r>
      <w:proofErr w:type="spellStart"/>
      <w:r w:rsidRPr="0010779C">
        <w:rPr>
          <w:lang w:val="en-GB"/>
        </w:rPr>
        <w:t>Ozin</w:t>
      </w:r>
      <w:proofErr w:type="spellEnd"/>
      <w:r w:rsidRPr="0010779C">
        <w:rPr>
          <w:lang w:val="en-GB"/>
        </w:rPr>
        <w:t xml:space="preserve">, </w:t>
      </w:r>
      <w:r w:rsidRPr="0010779C">
        <w:rPr>
          <w:i/>
          <w:iCs/>
          <w:lang w:val="en-GB"/>
        </w:rPr>
        <w:t>Adv. Sci.</w:t>
      </w:r>
      <w:r w:rsidRPr="0010779C">
        <w:rPr>
          <w:lang w:val="en-GB"/>
        </w:rPr>
        <w:t xml:space="preserve">, 2019, </w:t>
      </w:r>
      <w:r w:rsidRPr="0010779C">
        <w:rPr>
          <w:b/>
          <w:bCs/>
          <w:lang w:val="en-GB"/>
        </w:rPr>
        <w:t>6</w:t>
      </w:r>
      <w:r w:rsidRPr="0010779C">
        <w:rPr>
          <w:lang w:val="en-GB"/>
        </w:rPr>
        <w:t>, 1801903.</w:t>
      </w:r>
    </w:p>
    <w:p w14:paraId="29AAA6BB" w14:textId="77777777" w:rsidR="00B80797" w:rsidRPr="0010779C" w:rsidRDefault="00B80797" w:rsidP="00B80797">
      <w:pPr>
        <w:pStyle w:val="Bibliography"/>
        <w:rPr>
          <w:lang w:val="en-GB"/>
        </w:rPr>
      </w:pPr>
      <w:r w:rsidRPr="0010779C">
        <w:rPr>
          <w:lang w:val="en-GB"/>
        </w:rPr>
        <w:t>9</w:t>
      </w:r>
      <w:r w:rsidRPr="0010779C">
        <w:rPr>
          <w:lang w:val="en-GB"/>
        </w:rPr>
        <w:tab/>
        <w:t xml:space="preserve">IRENA, </w:t>
      </w:r>
      <w:r w:rsidRPr="0010779C">
        <w:rPr>
          <w:i/>
          <w:iCs/>
          <w:lang w:val="en-GB"/>
        </w:rPr>
        <w:t>Innovation Outlook: Renewable Methanol</w:t>
      </w:r>
      <w:r w:rsidRPr="0010779C">
        <w:rPr>
          <w:lang w:val="en-GB"/>
        </w:rPr>
        <w:t>, International Renewable Energy Agency, Abu Dhabi, 2021.</w:t>
      </w:r>
    </w:p>
    <w:p w14:paraId="12CB1F8A" w14:textId="77777777" w:rsidR="00B80797" w:rsidRPr="0010779C" w:rsidRDefault="00B80797" w:rsidP="00B80797">
      <w:pPr>
        <w:pStyle w:val="Bibliography"/>
        <w:rPr>
          <w:lang w:val="en-GB"/>
        </w:rPr>
      </w:pPr>
      <w:r w:rsidRPr="0010779C">
        <w:rPr>
          <w:lang w:val="en-GB"/>
        </w:rPr>
        <w:t>10</w:t>
      </w:r>
      <w:r w:rsidRPr="0010779C">
        <w:rPr>
          <w:lang w:val="en-GB"/>
        </w:rPr>
        <w:tab/>
        <w:t xml:space="preserve">IEA, </w:t>
      </w:r>
      <w:r w:rsidRPr="0010779C">
        <w:rPr>
          <w:i/>
          <w:iCs/>
          <w:lang w:val="en-GB"/>
        </w:rPr>
        <w:t>Ammonia Technology Roadmap: Towards more sustainable nitrogen fertiliser production</w:t>
      </w:r>
      <w:r w:rsidRPr="0010779C">
        <w:rPr>
          <w:lang w:val="en-GB"/>
        </w:rPr>
        <w:t>, International Energy Agency, 2021.</w:t>
      </w:r>
    </w:p>
    <w:p w14:paraId="1585AF2D" w14:textId="77777777" w:rsidR="00B80797" w:rsidRPr="0010779C" w:rsidRDefault="00B80797" w:rsidP="00B80797">
      <w:pPr>
        <w:pStyle w:val="Bibliography"/>
        <w:rPr>
          <w:lang w:val="en-GB"/>
        </w:rPr>
      </w:pPr>
      <w:r w:rsidRPr="0010779C">
        <w:rPr>
          <w:lang w:val="en-GB"/>
        </w:rPr>
        <w:t>11</w:t>
      </w:r>
      <w:r w:rsidRPr="0010779C">
        <w:rPr>
          <w:lang w:val="en-GB"/>
        </w:rPr>
        <w:tab/>
        <w:t xml:space="preserve">J. Humphreys, R. Lan and S. Tao, </w:t>
      </w:r>
      <w:r w:rsidRPr="0010779C">
        <w:rPr>
          <w:i/>
          <w:iCs/>
          <w:lang w:val="en-GB"/>
        </w:rPr>
        <w:t>Advanced Energy and Sustainability Research</w:t>
      </w:r>
      <w:r w:rsidRPr="0010779C">
        <w:rPr>
          <w:lang w:val="en-GB"/>
        </w:rPr>
        <w:t xml:space="preserve">, 2021, </w:t>
      </w:r>
      <w:r w:rsidRPr="0010779C">
        <w:rPr>
          <w:b/>
          <w:bCs/>
          <w:lang w:val="en-GB"/>
        </w:rPr>
        <w:t>2</w:t>
      </w:r>
      <w:r w:rsidRPr="0010779C">
        <w:rPr>
          <w:lang w:val="en-GB"/>
        </w:rPr>
        <w:t>, 2000043.</w:t>
      </w:r>
    </w:p>
    <w:p w14:paraId="449E141C" w14:textId="77777777" w:rsidR="00B80797" w:rsidRPr="0010779C" w:rsidRDefault="00B80797" w:rsidP="00B80797">
      <w:pPr>
        <w:pStyle w:val="Bibliography"/>
        <w:rPr>
          <w:lang w:val="en-GB"/>
        </w:rPr>
      </w:pPr>
      <w:r w:rsidRPr="0010779C">
        <w:rPr>
          <w:lang w:val="en-GB"/>
        </w:rPr>
        <w:lastRenderedPageBreak/>
        <w:t>12</w:t>
      </w:r>
      <w:r w:rsidRPr="0010779C">
        <w:rPr>
          <w:lang w:val="en-GB"/>
        </w:rPr>
        <w:tab/>
        <w:t xml:space="preserve">O. Martin and J. Pérez-Ramírez, </w:t>
      </w:r>
      <w:proofErr w:type="spellStart"/>
      <w:r w:rsidRPr="0010779C">
        <w:rPr>
          <w:i/>
          <w:iCs/>
          <w:lang w:val="en-GB"/>
        </w:rPr>
        <w:t>Catal</w:t>
      </w:r>
      <w:proofErr w:type="spellEnd"/>
      <w:r w:rsidRPr="0010779C">
        <w:rPr>
          <w:i/>
          <w:iCs/>
          <w:lang w:val="en-GB"/>
        </w:rPr>
        <w:t>. Sci. Technol.</w:t>
      </w:r>
      <w:r w:rsidRPr="0010779C">
        <w:rPr>
          <w:lang w:val="en-GB"/>
        </w:rPr>
        <w:t xml:space="preserve">, 2013, </w:t>
      </w:r>
      <w:r w:rsidRPr="0010779C">
        <w:rPr>
          <w:b/>
          <w:bCs/>
          <w:lang w:val="en-GB"/>
        </w:rPr>
        <w:t>3</w:t>
      </w:r>
      <w:r w:rsidRPr="0010779C">
        <w:rPr>
          <w:lang w:val="en-GB"/>
        </w:rPr>
        <w:t>, 3343–3352.</w:t>
      </w:r>
    </w:p>
    <w:p w14:paraId="7F7649F0" w14:textId="77777777" w:rsidR="00B80797" w:rsidRPr="0010779C" w:rsidRDefault="00B80797" w:rsidP="00B80797">
      <w:pPr>
        <w:pStyle w:val="Bibliography"/>
        <w:rPr>
          <w:lang w:val="en-GB"/>
        </w:rPr>
      </w:pPr>
      <w:r w:rsidRPr="0010779C">
        <w:rPr>
          <w:lang w:val="en-GB"/>
        </w:rPr>
        <w:t>13</w:t>
      </w:r>
      <w:r w:rsidRPr="0010779C">
        <w:rPr>
          <w:lang w:val="en-GB"/>
        </w:rPr>
        <w:tab/>
        <w:t xml:space="preserve">F. </w:t>
      </w:r>
      <w:proofErr w:type="spellStart"/>
      <w:r w:rsidRPr="0010779C">
        <w:rPr>
          <w:lang w:val="en-GB"/>
        </w:rPr>
        <w:t>Ausfelder</w:t>
      </w:r>
      <w:proofErr w:type="spellEnd"/>
      <w:r w:rsidRPr="0010779C">
        <w:rPr>
          <w:lang w:val="en-GB"/>
        </w:rPr>
        <w:t xml:space="preserve">, E. O. </w:t>
      </w:r>
      <w:proofErr w:type="spellStart"/>
      <w:r w:rsidRPr="0010779C">
        <w:rPr>
          <w:lang w:val="en-GB"/>
        </w:rPr>
        <w:t>Herrman</w:t>
      </w:r>
      <w:proofErr w:type="spellEnd"/>
      <w:r w:rsidRPr="0010779C">
        <w:rPr>
          <w:lang w:val="en-GB"/>
        </w:rPr>
        <w:t xml:space="preserve"> and L. F. López González, </w:t>
      </w:r>
      <w:r w:rsidRPr="0010779C">
        <w:rPr>
          <w:i/>
          <w:iCs/>
          <w:lang w:val="en-GB"/>
        </w:rPr>
        <w:t>Technology options for CO2-emission reduction of hydrogen feedstock in ammonia production</w:t>
      </w:r>
      <w:r w:rsidRPr="0010779C">
        <w:rPr>
          <w:lang w:val="en-GB"/>
        </w:rPr>
        <w:t xml:space="preserve">, DECHEMA Gesellschaft </w:t>
      </w:r>
      <w:proofErr w:type="spellStart"/>
      <w:r w:rsidRPr="0010779C">
        <w:rPr>
          <w:lang w:val="en-GB"/>
        </w:rPr>
        <w:t>für</w:t>
      </w:r>
      <w:proofErr w:type="spellEnd"/>
      <w:r w:rsidRPr="0010779C">
        <w:rPr>
          <w:lang w:val="en-GB"/>
        </w:rPr>
        <w:t xml:space="preserve"> </w:t>
      </w:r>
      <w:proofErr w:type="spellStart"/>
      <w:r w:rsidRPr="0010779C">
        <w:rPr>
          <w:lang w:val="en-GB"/>
        </w:rPr>
        <w:t>Chemische</w:t>
      </w:r>
      <w:proofErr w:type="spellEnd"/>
      <w:r w:rsidRPr="0010779C">
        <w:rPr>
          <w:lang w:val="en-GB"/>
        </w:rPr>
        <w:t xml:space="preserve"> Technik und </w:t>
      </w:r>
      <w:proofErr w:type="spellStart"/>
      <w:r w:rsidRPr="0010779C">
        <w:rPr>
          <w:lang w:val="en-GB"/>
        </w:rPr>
        <w:t>Biotechnologie</w:t>
      </w:r>
      <w:proofErr w:type="spellEnd"/>
      <w:r w:rsidRPr="0010779C">
        <w:rPr>
          <w:lang w:val="en-GB"/>
        </w:rPr>
        <w:t xml:space="preserve"> </w:t>
      </w:r>
      <w:proofErr w:type="spellStart"/>
      <w:r w:rsidRPr="0010779C">
        <w:rPr>
          <w:lang w:val="en-GB"/>
        </w:rPr>
        <w:t>e.V</w:t>
      </w:r>
      <w:proofErr w:type="spellEnd"/>
      <w:r w:rsidRPr="0010779C">
        <w:rPr>
          <w:lang w:val="en-GB"/>
        </w:rPr>
        <w:t>, 2022.</w:t>
      </w:r>
    </w:p>
    <w:p w14:paraId="77FF7F3C" w14:textId="77777777" w:rsidR="00B80797" w:rsidRPr="0010779C" w:rsidRDefault="00B80797" w:rsidP="00B80797">
      <w:pPr>
        <w:pStyle w:val="Bibliography"/>
        <w:rPr>
          <w:lang w:val="en-GB"/>
        </w:rPr>
      </w:pPr>
      <w:r w:rsidRPr="0010779C">
        <w:rPr>
          <w:lang w:val="en-GB"/>
        </w:rPr>
        <w:t>14</w:t>
      </w:r>
      <w:r w:rsidRPr="0010779C">
        <w:rPr>
          <w:lang w:val="en-GB"/>
        </w:rPr>
        <w:tab/>
        <w:t xml:space="preserve">L. Wang, M. Xia, H. Wang, K. Huang, C. Qian, C. T. </w:t>
      </w:r>
      <w:proofErr w:type="spellStart"/>
      <w:r w:rsidRPr="0010779C">
        <w:rPr>
          <w:lang w:val="en-GB"/>
        </w:rPr>
        <w:t>Maravelias</w:t>
      </w:r>
      <w:proofErr w:type="spellEnd"/>
      <w:r w:rsidRPr="0010779C">
        <w:rPr>
          <w:lang w:val="en-GB"/>
        </w:rPr>
        <w:t xml:space="preserve"> and G. A. </w:t>
      </w:r>
      <w:proofErr w:type="spellStart"/>
      <w:r w:rsidRPr="0010779C">
        <w:rPr>
          <w:lang w:val="en-GB"/>
        </w:rPr>
        <w:t>Ozin</w:t>
      </w:r>
      <w:proofErr w:type="spellEnd"/>
      <w:r w:rsidRPr="0010779C">
        <w:rPr>
          <w:lang w:val="en-GB"/>
        </w:rPr>
        <w:t xml:space="preserve">, </w:t>
      </w:r>
      <w:r w:rsidRPr="0010779C">
        <w:rPr>
          <w:i/>
          <w:iCs/>
          <w:lang w:val="en-GB"/>
        </w:rPr>
        <w:t>Joule</w:t>
      </w:r>
      <w:r w:rsidRPr="0010779C">
        <w:rPr>
          <w:lang w:val="en-GB"/>
        </w:rPr>
        <w:t xml:space="preserve">, 2018, </w:t>
      </w:r>
      <w:r w:rsidRPr="0010779C">
        <w:rPr>
          <w:b/>
          <w:bCs/>
          <w:lang w:val="en-GB"/>
        </w:rPr>
        <w:t>2</w:t>
      </w:r>
      <w:r w:rsidRPr="0010779C">
        <w:rPr>
          <w:lang w:val="en-GB"/>
        </w:rPr>
        <w:t>, 1055–1074.</w:t>
      </w:r>
    </w:p>
    <w:p w14:paraId="1FC1152A" w14:textId="77777777" w:rsidR="00B80797" w:rsidRPr="0010779C" w:rsidRDefault="00B80797" w:rsidP="00B80797">
      <w:pPr>
        <w:pStyle w:val="Bibliography"/>
        <w:rPr>
          <w:lang w:val="en-GB"/>
        </w:rPr>
      </w:pPr>
      <w:r w:rsidRPr="0010779C">
        <w:rPr>
          <w:lang w:val="en-GB"/>
        </w:rPr>
        <w:t>15</w:t>
      </w:r>
      <w:r w:rsidRPr="0010779C">
        <w:rPr>
          <w:lang w:val="en-GB"/>
        </w:rPr>
        <w:tab/>
        <w:t xml:space="preserve">K. Smart, </w:t>
      </w:r>
      <w:r w:rsidRPr="0010779C">
        <w:rPr>
          <w:i/>
          <w:iCs/>
          <w:lang w:val="en-GB"/>
        </w:rPr>
        <w:t>Johnson Matthey Technol. Rev.</w:t>
      </w:r>
      <w:r w:rsidRPr="0010779C">
        <w:rPr>
          <w:lang w:val="en-GB"/>
        </w:rPr>
        <w:t xml:space="preserve">, 2022, </w:t>
      </w:r>
      <w:r w:rsidRPr="0010779C">
        <w:rPr>
          <w:b/>
          <w:bCs/>
          <w:lang w:val="en-GB"/>
        </w:rPr>
        <w:t>66</w:t>
      </w:r>
      <w:r w:rsidRPr="0010779C">
        <w:rPr>
          <w:lang w:val="en-GB"/>
        </w:rPr>
        <w:t>, 230–244.</w:t>
      </w:r>
    </w:p>
    <w:p w14:paraId="4D55A32E" w14:textId="77777777" w:rsidR="00B80797" w:rsidRPr="0010779C" w:rsidRDefault="00B80797" w:rsidP="00B80797">
      <w:pPr>
        <w:pStyle w:val="Bibliography"/>
        <w:rPr>
          <w:lang w:val="en-GB"/>
        </w:rPr>
      </w:pPr>
      <w:r w:rsidRPr="0010779C">
        <w:rPr>
          <w:lang w:val="en-GB"/>
        </w:rPr>
        <w:t>16</w:t>
      </w:r>
      <w:r w:rsidRPr="0010779C">
        <w:rPr>
          <w:lang w:val="en-GB"/>
        </w:rPr>
        <w:tab/>
        <w:t xml:space="preserve">IEA, </w:t>
      </w:r>
      <w:r w:rsidRPr="0010779C">
        <w:rPr>
          <w:i/>
          <w:iCs/>
          <w:lang w:val="en-GB"/>
        </w:rPr>
        <w:t>Technology Roadmap Energy and GHG Reductions in the Chemical Industry via Catalytic Processes</w:t>
      </w:r>
      <w:r w:rsidRPr="0010779C">
        <w:rPr>
          <w:lang w:val="en-GB"/>
        </w:rPr>
        <w:t>, International Energy Agency, 2013.</w:t>
      </w:r>
    </w:p>
    <w:p w14:paraId="6961FB04" w14:textId="77777777" w:rsidR="00B80797" w:rsidRPr="0010779C" w:rsidRDefault="00B80797" w:rsidP="00B80797">
      <w:pPr>
        <w:pStyle w:val="Bibliography"/>
        <w:rPr>
          <w:lang w:val="en-GB"/>
        </w:rPr>
      </w:pPr>
      <w:r w:rsidRPr="0010779C">
        <w:rPr>
          <w:lang w:val="en-GB"/>
        </w:rPr>
        <w:t>17</w:t>
      </w:r>
      <w:r w:rsidRPr="0010779C">
        <w:rPr>
          <w:lang w:val="en-GB"/>
        </w:rPr>
        <w:tab/>
        <w:t xml:space="preserve">J. </w:t>
      </w:r>
      <w:proofErr w:type="spellStart"/>
      <w:r w:rsidRPr="0010779C">
        <w:rPr>
          <w:lang w:val="en-GB"/>
        </w:rPr>
        <w:t>Huo</w:t>
      </w:r>
      <w:proofErr w:type="spellEnd"/>
      <w:r w:rsidRPr="0010779C">
        <w:rPr>
          <w:lang w:val="en-GB"/>
        </w:rPr>
        <w:t xml:space="preserve">, Z. Wang, C. </w:t>
      </w:r>
      <w:proofErr w:type="spellStart"/>
      <w:r w:rsidRPr="0010779C">
        <w:rPr>
          <w:lang w:val="en-GB"/>
        </w:rPr>
        <w:t>Oberschelp</w:t>
      </w:r>
      <w:proofErr w:type="spellEnd"/>
      <w:r w:rsidRPr="0010779C">
        <w:rPr>
          <w:lang w:val="en-GB"/>
        </w:rPr>
        <w:t xml:space="preserve">, G. Guillén-Gosálbez and S. Hellweg, </w:t>
      </w:r>
      <w:r w:rsidRPr="0010779C">
        <w:rPr>
          <w:i/>
          <w:iCs/>
          <w:lang w:val="en-GB"/>
        </w:rPr>
        <w:t>Green Chem.</w:t>
      </w:r>
      <w:r w:rsidRPr="0010779C">
        <w:rPr>
          <w:lang w:val="en-GB"/>
        </w:rPr>
        <w:t xml:space="preserve">, 2023, </w:t>
      </w:r>
      <w:r w:rsidRPr="0010779C">
        <w:rPr>
          <w:b/>
          <w:bCs/>
          <w:lang w:val="en-GB"/>
        </w:rPr>
        <w:t>25</w:t>
      </w:r>
      <w:r w:rsidRPr="0010779C">
        <w:rPr>
          <w:lang w:val="en-GB"/>
        </w:rPr>
        <w:t>, 415–430.</w:t>
      </w:r>
    </w:p>
    <w:p w14:paraId="6EE7CA73" w14:textId="77777777" w:rsidR="00B80797" w:rsidRPr="0010779C" w:rsidRDefault="00B80797" w:rsidP="00B80797">
      <w:pPr>
        <w:pStyle w:val="Bibliography"/>
        <w:rPr>
          <w:lang w:val="en-GB"/>
        </w:rPr>
      </w:pPr>
      <w:r w:rsidRPr="0010779C">
        <w:rPr>
          <w:lang w:val="en-GB"/>
        </w:rPr>
        <w:t>18</w:t>
      </w:r>
      <w:r w:rsidRPr="0010779C">
        <w:rPr>
          <w:lang w:val="en-GB"/>
        </w:rPr>
        <w:tab/>
        <w:t xml:space="preserve">S. C. D’Angelo, S. </w:t>
      </w:r>
      <w:proofErr w:type="spellStart"/>
      <w:r w:rsidRPr="0010779C">
        <w:rPr>
          <w:lang w:val="en-GB"/>
        </w:rPr>
        <w:t>Cobo</w:t>
      </w:r>
      <w:proofErr w:type="spellEnd"/>
      <w:r w:rsidRPr="0010779C">
        <w:rPr>
          <w:lang w:val="en-GB"/>
        </w:rPr>
        <w:t xml:space="preserve">, V. </w:t>
      </w:r>
      <w:proofErr w:type="spellStart"/>
      <w:r w:rsidRPr="0010779C">
        <w:rPr>
          <w:lang w:val="en-GB"/>
        </w:rPr>
        <w:t>Tulus</w:t>
      </w:r>
      <w:proofErr w:type="spellEnd"/>
      <w:r w:rsidRPr="0010779C">
        <w:rPr>
          <w:lang w:val="en-GB"/>
        </w:rPr>
        <w:t xml:space="preserve">, A. Nabera, A. J. Martín, J. Pérez-Ramírez and G. Guillén-Gosálbez, </w:t>
      </w:r>
      <w:r w:rsidRPr="0010779C">
        <w:rPr>
          <w:i/>
          <w:iCs/>
          <w:lang w:val="en-GB"/>
        </w:rPr>
        <w:t>ACS Sustain. Chem. Eng.</w:t>
      </w:r>
      <w:r w:rsidRPr="0010779C">
        <w:rPr>
          <w:lang w:val="en-GB"/>
        </w:rPr>
        <w:t xml:space="preserve">, 2021, </w:t>
      </w:r>
      <w:r w:rsidRPr="0010779C">
        <w:rPr>
          <w:b/>
          <w:bCs/>
          <w:lang w:val="en-GB"/>
        </w:rPr>
        <w:t>9</w:t>
      </w:r>
      <w:r w:rsidRPr="0010779C">
        <w:rPr>
          <w:lang w:val="en-GB"/>
        </w:rPr>
        <w:t>, 9740–9749.</w:t>
      </w:r>
    </w:p>
    <w:p w14:paraId="4D4EA399" w14:textId="77777777" w:rsidR="00B80797" w:rsidRPr="0010779C" w:rsidRDefault="00B80797" w:rsidP="00B80797">
      <w:pPr>
        <w:pStyle w:val="Bibliography"/>
        <w:rPr>
          <w:lang w:val="en-GB"/>
        </w:rPr>
      </w:pPr>
      <w:r w:rsidRPr="0010779C">
        <w:rPr>
          <w:lang w:val="en-GB"/>
        </w:rPr>
        <w:t>19</w:t>
      </w:r>
      <w:r w:rsidRPr="0010779C">
        <w:rPr>
          <w:lang w:val="en-GB"/>
        </w:rPr>
        <w:tab/>
        <w:t xml:space="preserve">Á. </w:t>
      </w:r>
      <w:proofErr w:type="spellStart"/>
      <w:r w:rsidRPr="0010779C">
        <w:rPr>
          <w:lang w:val="en-GB"/>
        </w:rPr>
        <w:t>Galán</w:t>
      </w:r>
      <w:proofErr w:type="spellEnd"/>
      <w:r w:rsidRPr="0010779C">
        <w:rPr>
          <w:lang w:val="en-GB"/>
        </w:rPr>
        <w:t xml:space="preserve">-Martín, V. </w:t>
      </w:r>
      <w:proofErr w:type="spellStart"/>
      <w:r w:rsidRPr="0010779C">
        <w:rPr>
          <w:lang w:val="en-GB"/>
        </w:rPr>
        <w:t>Tulus</w:t>
      </w:r>
      <w:proofErr w:type="spellEnd"/>
      <w:r w:rsidRPr="0010779C">
        <w:rPr>
          <w:lang w:val="en-GB"/>
        </w:rPr>
        <w:t xml:space="preserve">, I. Díaz, C. </w:t>
      </w:r>
      <w:proofErr w:type="spellStart"/>
      <w:r w:rsidRPr="0010779C">
        <w:rPr>
          <w:lang w:val="en-GB"/>
        </w:rPr>
        <w:t>Pozo</w:t>
      </w:r>
      <w:proofErr w:type="spellEnd"/>
      <w:r w:rsidRPr="0010779C">
        <w:rPr>
          <w:lang w:val="en-GB"/>
        </w:rPr>
        <w:t xml:space="preserve">, J. Pérez-Ramírez and G. Guillén-Gosálbez, </w:t>
      </w:r>
      <w:r w:rsidRPr="0010779C">
        <w:rPr>
          <w:i/>
          <w:iCs/>
          <w:lang w:val="en-GB"/>
        </w:rPr>
        <w:t>One Earth</w:t>
      </w:r>
      <w:r w:rsidRPr="0010779C">
        <w:rPr>
          <w:lang w:val="en-GB"/>
        </w:rPr>
        <w:t xml:space="preserve">, 2021, </w:t>
      </w:r>
      <w:r w:rsidRPr="0010779C">
        <w:rPr>
          <w:b/>
          <w:bCs/>
          <w:lang w:val="en-GB"/>
        </w:rPr>
        <w:t>4</w:t>
      </w:r>
      <w:r w:rsidRPr="0010779C">
        <w:rPr>
          <w:lang w:val="en-GB"/>
        </w:rPr>
        <w:t>, 565–583.</w:t>
      </w:r>
    </w:p>
    <w:p w14:paraId="5CE70E4E" w14:textId="77777777" w:rsidR="00B80797" w:rsidRPr="0010779C" w:rsidRDefault="00B80797" w:rsidP="00B80797">
      <w:pPr>
        <w:pStyle w:val="Bibliography"/>
        <w:rPr>
          <w:lang w:val="en-GB"/>
        </w:rPr>
      </w:pPr>
      <w:r w:rsidRPr="0010779C">
        <w:rPr>
          <w:lang w:val="en-GB"/>
        </w:rPr>
        <w:t>20</w:t>
      </w:r>
      <w:r w:rsidRPr="0010779C">
        <w:rPr>
          <w:lang w:val="en-GB"/>
        </w:rPr>
        <w:tab/>
        <w:t xml:space="preserve">I. </w:t>
      </w:r>
      <w:proofErr w:type="spellStart"/>
      <w:r w:rsidRPr="0010779C">
        <w:rPr>
          <w:lang w:val="en-GB"/>
        </w:rPr>
        <w:t>Ioannou</w:t>
      </w:r>
      <w:proofErr w:type="spellEnd"/>
      <w:r w:rsidRPr="0010779C">
        <w:rPr>
          <w:lang w:val="en-GB"/>
        </w:rPr>
        <w:t xml:space="preserve">, Á. </w:t>
      </w:r>
      <w:proofErr w:type="spellStart"/>
      <w:r w:rsidRPr="0010779C">
        <w:rPr>
          <w:lang w:val="en-GB"/>
        </w:rPr>
        <w:t>Galán</w:t>
      </w:r>
      <w:proofErr w:type="spellEnd"/>
      <w:r w:rsidRPr="0010779C">
        <w:rPr>
          <w:lang w:val="en-GB"/>
        </w:rPr>
        <w:t xml:space="preserve">-Martín, J. Pérez-Ramírez and G. Guillén-Gosálbez, </w:t>
      </w:r>
      <w:r w:rsidRPr="0010779C">
        <w:rPr>
          <w:i/>
          <w:iCs/>
          <w:lang w:val="en-GB"/>
        </w:rPr>
        <w:t>Energy Environ. Sci.</w:t>
      </w:r>
      <w:r w:rsidRPr="0010779C">
        <w:rPr>
          <w:lang w:val="en-GB"/>
        </w:rPr>
        <w:t xml:space="preserve">, 2023, </w:t>
      </w:r>
      <w:r w:rsidRPr="0010779C">
        <w:rPr>
          <w:b/>
          <w:bCs/>
          <w:lang w:val="en-GB"/>
        </w:rPr>
        <w:t>16</w:t>
      </w:r>
      <w:r w:rsidRPr="0010779C">
        <w:rPr>
          <w:lang w:val="en-GB"/>
        </w:rPr>
        <w:t>, 113–124.</w:t>
      </w:r>
    </w:p>
    <w:p w14:paraId="271CAB7E" w14:textId="77777777" w:rsidR="00B80797" w:rsidRPr="0010779C" w:rsidRDefault="00B80797" w:rsidP="00B80797">
      <w:pPr>
        <w:pStyle w:val="Bibliography"/>
        <w:rPr>
          <w:lang w:val="en-GB"/>
        </w:rPr>
      </w:pPr>
      <w:r w:rsidRPr="0010779C">
        <w:rPr>
          <w:lang w:val="en-GB"/>
        </w:rPr>
        <w:t>21</w:t>
      </w:r>
      <w:r w:rsidRPr="0010779C">
        <w:rPr>
          <w:lang w:val="en-GB"/>
        </w:rPr>
        <w:tab/>
        <w:t xml:space="preserve">R. M. </w:t>
      </w:r>
      <w:proofErr w:type="spellStart"/>
      <w:r w:rsidRPr="0010779C">
        <w:rPr>
          <w:lang w:val="en-GB"/>
        </w:rPr>
        <w:t>Cuéllar</w:t>
      </w:r>
      <w:proofErr w:type="spellEnd"/>
      <w:r w:rsidRPr="0010779C">
        <w:rPr>
          <w:lang w:val="en-GB"/>
        </w:rPr>
        <w:t xml:space="preserve">-Franca and A. </w:t>
      </w:r>
      <w:proofErr w:type="spellStart"/>
      <w:r w:rsidRPr="0010779C">
        <w:rPr>
          <w:lang w:val="en-GB"/>
        </w:rPr>
        <w:t>Azapagic</w:t>
      </w:r>
      <w:proofErr w:type="spellEnd"/>
      <w:r w:rsidRPr="0010779C">
        <w:rPr>
          <w:lang w:val="en-GB"/>
        </w:rPr>
        <w:t xml:space="preserve">, </w:t>
      </w:r>
      <w:r w:rsidRPr="0010779C">
        <w:rPr>
          <w:i/>
          <w:iCs/>
          <w:lang w:val="en-GB"/>
        </w:rPr>
        <w:t>J. CO2 Util.</w:t>
      </w:r>
      <w:r w:rsidRPr="0010779C">
        <w:rPr>
          <w:lang w:val="en-GB"/>
        </w:rPr>
        <w:t xml:space="preserve">, 2015, </w:t>
      </w:r>
      <w:r w:rsidRPr="0010779C">
        <w:rPr>
          <w:b/>
          <w:bCs/>
          <w:lang w:val="en-GB"/>
        </w:rPr>
        <w:t>9</w:t>
      </w:r>
      <w:r w:rsidRPr="0010779C">
        <w:rPr>
          <w:lang w:val="en-GB"/>
        </w:rPr>
        <w:t>, 82–102.</w:t>
      </w:r>
    </w:p>
    <w:p w14:paraId="11EBBC7F" w14:textId="77777777" w:rsidR="00B80797" w:rsidRPr="0010779C" w:rsidRDefault="00B80797" w:rsidP="00B80797">
      <w:pPr>
        <w:pStyle w:val="Bibliography"/>
        <w:rPr>
          <w:lang w:val="en-GB"/>
        </w:rPr>
      </w:pPr>
      <w:r w:rsidRPr="0010779C">
        <w:rPr>
          <w:lang w:val="en-GB"/>
        </w:rPr>
        <w:t>22</w:t>
      </w:r>
      <w:r w:rsidRPr="0010779C">
        <w:rPr>
          <w:lang w:val="en-GB"/>
        </w:rPr>
        <w:tab/>
        <w:t xml:space="preserve">C. Hepburn, E. </w:t>
      </w:r>
      <w:proofErr w:type="spellStart"/>
      <w:r w:rsidRPr="0010779C">
        <w:rPr>
          <w:lang w:val="en-GB"/>
        </w:rPr>
        <w:t>Adlen</w:t>
      </w:r>
      <w:proofErr w:type="spellEnd"/>
      <w:r w:rsidRPr="0010779C">
        <w:rPr>
          <w:lang w:val="en-GB"/>
        </w:rPr>
        <w:t xml:space="preserve">, J. Beddington, E. A. Carter, S. Fuss, N. Mac Dowell, J. C. Minx, P. Smith and C. K. Williams, </w:t>
      </w:r>
      <w:r w:rsidRPr="0010779C">
        <w:rPr>
          <w:i/>
          <w:iCs/>
          <w:lang w:val="en-GB"/>
        </w:rPr>
        <w:t>Nature</w:t>
      </w:r>
      <w:r w:rsidRPr="0010779C">
        <w:rPr>
          <w:lang w:val="en-GB"/>
        </w:rPr>
        <w:t xml:space="preserve">, 2019, </w:t>
      </w:r>
      <w:r w:rsidRPr="0010779C">
        <w:rPr>
          <w:b/>
          <w:bCs/>
          <w:lang w:val="en-GB"/>
        </w:rPr>
        <w:t>575</w:t>
      </w:r>
      <w:r w:rsidRPr="0010779C">
        <w:rPr>
          <w:lang w:val="en-GB"/>
        </w:rPr>
        <w:t>, 87–97.</w:t>
      </w:r>
    </w:p>
    <w:p w14:paraId="1BAAFEB3" w14:textId="77777777" w:rsidR="00B80797" w:rsidRPr="0010779C" w:rsidRDefault="00B80797" w:rsidP="00B80797">
      <w:pPr>
        <w:pStyle w:val="Bibliography"/>
        <w:rPr>
          <w:lang w:val="en-GB"/>
        </w:rPr>
      </w:pPr>
      <w:r w:rsidRPr="0010779C">
        <w:rPr>
          <w:lang w:val="en-GB"/>
        </w:rPr>
        <w:t>23</w:t>
      </w:r>
      <w:r w:rsidRPr="0010779C">
        <w:rPr>
          <w:lang w:val="en-GB"/>
        </w:rPr>
        <w:tab/>
        <w:t xml:space="preserve">A. González-Garay, M. S. Frei, A. Al-Qahtani, C. </w:t>
      </w:r>
      <w:proofErr w:type="spellStart"/>
      <w:r w:rsidRPr="0010779C">
        <w:rPr>
          <w:lang w:val="en-GB"/>
        </w:rPr>
        <w:t>Mondelli</w:t>
      </w:r>
      <w:proofErr w:type="spellEnd"/>
      <w:r w:rsidRPr="0010779C">
        <w:rPr>
          <w:lang w:val="en-GB"/>
        </w:rPr>
        <w:t xml:space="preserve">, G. Guillén-Gosálbez and J. Pérez-Ramírez, </w:t>
      </w:r>
      <w:r w:rsidRPr="0010779C">
        <w:rPr>
          <w:i/>
          <w:iCs/>
          <w:lang w:val="en-GB"/>
        </w:rPr>
        <w:t>Energy Environ. Sci.</w:t>
      </w:r>
      <w:r w:rsidRPr="0010779C">
        <w:rPr>
          <w:lang w:val="en-GB"/>
        </w:rPr>
        <w:t xml:space="preserve">, 2019, </w:t>
      </w:r>
      <w:r w:rsidRPr="0010779C">
        <w:rPr>
          <w:b/>
          <w:bCs/>
          <w:lang w:val="en-GB"/>
        </w:rPr>
        <w:t>12</w:t>
      </w:r>
      <w:r w:rsidRPr="0010779C">
        <w:rPr>
          <w:lang w:val="en-GB"/>
        </w:rPr>
        <w:t>, 3425–3436.</w:t>
      </w:r>
    </w:p>
    <w:p w14:paraId="09F9D31A" w14:textId="77777777" w:rsidR="00B80797" w:rsidRPr="0010779C" w:rsidRDefault="00B80797" w:rsidP="00B80797">
      <w:pPr>
        <w:pStyle w:val="Bibliography"/>
        <w:rPr>
          <w:lang w:val="en-GB"/>
        </w:rPr>
      </w:pPr>
      <w:r w:rsidRPr="0010779C">
        <w:rPr>
          <w:lang w:val="en-GB"/>
        </w:rPr>
        <w:t>24</w:t>
      </w:r>
      <w:r w:rsidRPr="0010779C">
        <w:rPr>
          <w:lang w:val="en-GB"/>
        </w:rPr>
        <w:tab/>
        <w:t xml:space="preserve">I. </w:t>
      </w:r>
      <w:proofErr w:type="spellStart"/>
      <w:r w:rsidRPr="0010779C">
        <w:rPr>
          <w:lang w:val="en-GB"/>
        </w:rPr>
        <w:t>Dimitriou</w:t>
      </w:r>
      <w:proofErr w:type="spellEnd"/>
      <w:r w:rsidRPr="0010779C">
        <w:rPr>
          <w:lang w:val="en-GB"/>
        </w:rPr>
        <w:t xml:space="preserve">, P. García-Gutiérrez, R. H. Elder, R. M. </w:t>
      </w:r>
      <w:proofErr w:type="spellStart"/>
      <w:r w:rsidRPr="0010779C">
        <w:rPr>
          <w:lang w:val="en-GB"/>
        </w:rPr>
        <w:t>Cuéllar</w:t>
      </w:r>
      <w:proofErr w:type="spellEnd"/>
      <w:r w:rsidRPr="0010779C">
        <w:rPr>
          <w:lang w:val="en-GB"/>
        </w:rPr>
        <w:t xml:space="preserve">-Franca, A. </w:t>
      </w:r>
      <w:proofErr w:type="spellStart"/>
      <w:r w:rsidRPr="0010779C">
        <w:rPr>
          <w:lang w:val="en-GB"/>
        </w:rPr>
        <w:t>Azapagic</w:t>
      </w:r>
      <w:proofErr w:type="spellEnd"/>
      <w:r w:rsidRPr="0010779C">
        <w:rPr>
          <w:lang w:val="en-GB"/>
        </w:rPr>
        <w:t xml:space="preserve"> and R. W. K. Allen, </w:t>
      </w:r>
      <w:r w:rsidRPr="0010779C">
        <w:rPr>
          <w:i/>
          <w:iCs/>
          <w:lang w:val="en-GB"/>
        </w:rPr>
        <w:t>Energy Environ. Sci.</w:t>
      </w:r>
      <w:r w:rsidRPr="0010779C">
        <w:rPr>
          <w:lang w:val="en-GB"/>
        </w:rPr>
        <w:t xml:space="preserve">, 2015, </w:t>
      </w:r>
      <w:r w:rsidRPr="0010779C">
        <w:rPr>
          <w:b/>
          <w:bCs/>
          <w:lang w:val="en-GB"/>
        </w:rPr>
        <w:t>8</w:t>
      </w:r>
      <w:r w:rsidRPr="0010779C">
        <w:rPr>
          <w:lang w:val="en-GB"/>
        </w:rPr>
        <w:t>, 1775–1789.</w:t>
      </w:r>
    </w:p>
    <w:p w14:paraId="50243727" w14:textId="77777777" w:rsidR="00B80797" w:rsidRPr="0010779C" w:rsidRDefault="00B80797" w:rsidP="00B80797">
      <w:pPr>
        <w:pStyle w:val="Bibliography"/>
        <w:rPr>
          <w:lang w:val="en-GB"/>
        </w:rPr>
      </w:pPr>
      <w:r w:rsidRPr="0010779C">
        <w:rPr>
          <w:lang w:val="en-GB"/>
        </w:rPr>
        <w:t>25</w:t>
      </w:r>
      <w:r w:rsidRPr="0010779C">
        <w:rPr>
          <w:lang w:val="en-GB"/>
        </w:rPr>
        <w:tab/>
        <w:t xml:space="preserve">R. </w:t>
      </w:r>
      <w:proofErr w:type="spellStart"/>
      <w:r w:rsidRPr="0010779C">
        <w:rPr>
          <w:lang w:val="en-GB"/>
        </w:rPr>
        <w:t>Cuéllar</w:t>
      </w:r>
      <w:proofErr w:type="spellEnd"/>
      <w:r w:rsidRPr="0010779C">
        <w:rPr>
          <w:lang w:val="en-GB"/>
        </w:rPr>
        <w:t xml:space="preserve">-Franca, P. García-Gutiérrez, I. </w:t>
      </w:r>
      <w:proofErr w:type="spellStart"/>
      <w:r w:rsidRPr="0010779C">
        <w:rPr>
          <w:lang w:val="en-GB"/>
        </w:rPr>
        <w:t>Dimitriou</w:t>
      </w:r>
      <w:proofErr w:type="spellEnd"/>
      <w:r w:rsidRPr="0010779C">
        <w:rPr>
          <w:lang w:val="en-GB"/>
        </w:rPr>
        <w:t xml:space="preserve">, R. H. Elder, R. W. K. Allen and A. </w:t>
      </w:r>
      <w:proofErr w:type="spellStart"/>
      <w:r w:rsidRPr="0010779C">
        <w:rPr>
          <w:lang w:val="en-GB"/>
        </w:rPr>
        <w:t>Azapagic</w:t>
      </w:r>
      <w:proofErr w:type="spellEnd"/>
      <w:r w:rsidRPr="0010779C">
        <w:rPr>
          <w:lang w:val="en-GB"/>
        </w:rPr>
        <w:t xml:space="preserve">, </w:t>
      </w:r>
      <w:r w:rsidRPr="0010779C">
        <w:rPr>
          <w:i/>
          <w:iCs/>
          <w:lang w:val="en-GB"/>
        </w:rPr>
        <w:t>Appl. Energy</w:t>
      </w:r>
      <w:r w:rsidRPr="0010779C">
        <w:rPr>
          <w:lang w:val="en-GB"/>
        </w:rPr>
        <w:t xml:space="preserve">, 2019, </w:t>
      </w:r>
      <w:r w:rsidRPr="0010779C">
        <w:rPr>
          <w:b/>
          <w:bCs/>
          <w:lang w:val="en-GB"/>
        </w:rPr>
        <w:t>253</w:t>
      </w:r>
      <w:r w:rsidRPr="0010779C">
        <w:rPr>
          <w:lang w:val="en-GB"/>
        </w:rPr>
        <w:t>, 113560.</w:t>
      </w:r>
    </w:p>
    <w:p w14:paraId="1864C18A" w14:textId="77777777" w:rsidR="00B80797" w:rsidRPr="0010779C" w:rsidRDefault="00B80797" w:rsidP="00B80797">
      <w:pPr>
        <w:pStyle w:val="Bibliography"/>
        <w:rPr>
          <w:lang w:val="en-GB"/>
        </w:rPr>
      </w:pPr>
      <w:r w:rsidRPr="0010779C">
        <w:rPr>
          <w:lang w:val="en-GB"/>
        </w:rPr>
        <w:t>26</w:t>
      </w:r>
      <w:r w:rsidRPr="0010779C">
        <w:rPr>
          <w:lang w:val="en-GB"/>
        </w:rPr>
        <w:tab/>
        <w:t xml:space="preserve">A. </w:t>
      </w:r>
      <w:proofErr w:type="spellStart"/>
      <w:r w:rsidRPr="0010779C">
        <w:rPr>
          <w:lang w:val="en-GB"/>
        </w:rPr>
        <w:t>Boulamanti</w:t>
      </w:r>
      <w:proofErr w:type="spellEnd"/>
      <w:r w:rsidRPr="0010779C">
        <w:rPr>
          <w:lang w:val="en-GB"/>
        </w:rPr>
        <w:t xml:space="preserve"> and J. A. Moya, </w:t>
      </w:r>
      <w:r w:rsidRPr="0010779C">
        <w:rPr>
          <w:i/>
          <w:iCs/>
          <w:lang w:val="en-GB"/>
        </w:rPr>
        <w:t xml:space="preserve">Renew. </w:t>
      </w:r>
      <w:proofErr w:type="spellStart"/>
      <w:r w:rsidRPr="0010779C">
        <w:rPr>
          <w:i/>
          <w:iCs/>
          <w:lang w:val="en-GB"/>
        </w:rPr>
        <w:t>Sust</w:t>
      </w:r>
      <w:proofErr w:type="spellEnd"/>
      <w:r w:rsidRPr="0010779C">
        <w:rPr>
          <w:i/>
          <w:iCs/>
          <w:lang w:val="en-GB"/>
        </w:rPr>
        <w:t xml:space="preserve">. </w:t>
      </w:r>
      <w:proofErr w:type="spellStart"/>
      <w:r w:rsidRPr="0010779C">
        <w:rPr>
          <w:i/>
          <w:iCs/>
          <w:lang w:val="en-GB"/>
        </w:rPr>
        <w:t>Energ</w:t>
      </w:r>
      <w:proofErr w:type="spellEnd"/>
      <w:r w:rsidRPr="0010779C">
        <w:rPr>
          <w:i/>
          <w:iCs/>
          <w:lang w:val="en-GB"/>
        </w:rPr>
        <w:t>. Rev.</w:t>
      </w:r>
      <w:r w:rsidRPr="0010779C">
        <w:rPr>
          <w:lang w:val="en-GB"/>
        </w:rPr>
        <w:t xml:space="preserve">, 2017, </w:t>
      </w:r>
      <w:r w:rsidRPr="0010779C">
        <w:rPr>
          <w:b/>
          <w:bCs/>
          <w:lang w:val="en-GB"/>
        </w:rPr>
        <w:t>68</w:t>
      </w:r>
      <w:r w:rsidRPr="0010779C">
        <w:rPr>
          <w:lang w:val="en-GB"/>
        </w:rPr>
        <w:t>, 1205–1212.</w:t>
      </w:r>
    </w:p>
    <w:p w14:paraId="6C6193F6" w14:textId="77777777" w:rsidR="00B80797" w:rsidRPr="0010779C" w:rsidRDefault="00B80797" w:rsidP="00B80797">
      <w:pPr>
        <w:pStyle w:val="Bibliography"/>
        <w:rPr>
          <w:lang w:val="en-GB"/>
        </w:rPr>
      </w:pPr>
      <w:r w:rsidRPr="0010779C">
        <w:rPr>
          <w:lang w:val="en-GB"/>
        </w:rPr>
        <w:t>27</w:t>
      </w:r>
      <w:r w:rsidRPr="0010779C">
        <w:rPr>
          <w:lang w:val="en-GB"/>
        </w:rPr>
        <w:tab/>
        <w:t xml:space="preserve">The World Bank, </w:t>
      </w:r>
      <w:r w:rsidRPr="0010779C">
        <w:rPr>
          <w:i/>
          <w:iCs/>
          <w:lang w:val="en-GB"/>
        </w:rPr>
        <w:t>Commodity Markets Outlook: The Impact of the War in Ukraine on Commodity Markets</w:t>
      </w:r>
      <w:r w:rsidRPr="0010779C">
        <w:rPr>
          <w:lang w:val="en-GB"/>
        </w:rPr>
        <w:t>, The World Bank Group, Washington DC, 2022.</w:t>
      </w:r>
    </w:p>
    <w:p w14:paraId="7676337C" w14:textId="77777777" w:rsidR="00B80797" w:rsidRPr="0010779C" w:rsidRDefault="00B80797" w:rsidP="00B80797">
      <w:pPr>
        <w:pStyle w:val="Bibliography"/>
        <w:rPr>
          <w:lang w:val="en-GB"/>
        </w:rPr>
      </w:pPr>
      <w:r w:rsidRPr="0010779C">
        <w:rPr>
          <w:lang w:val="en-GB"/>
        </w:rPr>
        <w:t>28</w:t>
      </w:r>
      <w:r w:rsidRPr="0010779C">
        <w:rPr>
          <w:lang w:val="en-GB"/>
        </w:rPr>
        <w:tab/>
        <w:t xml:space="preserve">A. de Sousa, S. </w:t>
      </w:r>
      <w:proofErr w:type="spellStart"/>
      <w:r w:rsidRPr="0010779C">
        <w:rPr>
          <w:lang w:val="en-GB"/>
        </w:rPr>
        <w:t>Gebre</w:t>
      </w:r>
      <w:proofErr w:type="spellEnd"/>
      <w:r w:rsidRPr="0010779C">
        <w:rPr>
          <w:lang w:val="en-GB"/>
        </w:rPr>
        <w:t xml:space="preserve"> and S. Treloar, Europe’s Widening Fertilizer Crisis Threatens Food Supplies, https://www.bloomberg.com/news/articles/2022-08-25/yara-to-further-cut-european-ammonia-production-due-to-gas-spike, (accessed December 9, 2022).</w:t>
      </w:r>
    </w:p>
    <w:p w14:paraId="2FA20446" w14:textId="77777777" w:rsidR="00B80797" w:rsidRPr="0010779C" w:rsidRDefault="00B80797" w:rsidP="00B80797">
      <w:pPr>
        <w:pStyle w:val="Bibliography"/>
        <w:rPr>
          <w:lang w:val="en-GB"/>
        </w:rPr>
      </w:pPr>
      <w:r w:rsidRPr="0010779C">
        <w:rPr>
          <w:lang w:val="en-GB"/>
        </w:rPr>
        <w:t>29</w:t>
      </w:r>
      <w:r w:rsidRPr="0010779C">
        <w:rPr>
          <w:lang w:val="en-GB"/>
        </w:rPr>
        <w:tab/>
        <w:t>J. Lopez, EPCA ’22, https://www.icis.com/explore/resources/news/2022/10/04/10811649/epca-22-european-shut-ammonia-production-unlikely-to-return-analyst, (accessed December 9, 2022).</w:t>
      </w:r>
    </w:p>
    <w:p w14:paraId="758ABE61" w14:textId="77777777" w:rsidR="00B80797" w:rsidRPr="0010779C" w:rsidRDefault="00B80797" w:rsidP="00B80797">
      <w:pPr>
        <w:pStyle w:val="Bibliography"/>
        <w:rPr>
          <w:lang w:val="en-GB"/>
        </w:rPr>
      </w:pPr>
      <w:r w:rsidRPr="0010779C">
        <w:rPr>
          <w:lang w:val="en-GB"/>
        </w:rPr>
        <w:t>30</w:t>
      </w:r>
      <w:r w:rsidRPr="0010779C">
        <w:rPr>
          <w:lang w:val="en-GB"/>
        </w:rPr>
        <w:tab/>
      </w:r>
      <w:proofErr w:type="spellStart"/>
      <w:r w:rsidRPr="0010779C">
        <w:rPr>
          <w:lang w:val="en-GB"/>
        </w:rPr>
        <w:t>cefic</w:t>
      </w:r>
      <w:proofErr w:type="spellEnd"/>
      <w:r w:rsidRPr="0010779C">
        <w:rPr>
          <w:lang w:val="en-GB"/>
        </w:rPr>
        <w:t xml:space="preserve">, </w:t>
      </w:r>
      <w:r w:rsidRPr="0010779C">
        <w:rPr>
          <w:i/>
          <w:iCs/>
          <w:lang w:val="en-GB"/>
        </w:rPr>
        <w:t>The European Chemical Industry - Facts &amp; Figures 2022</w:t>
      </w:r>
      <w:r w:rsidRPr="0010779C">
        <w:rPr>
          <w:lang w:val="en-GB"/>
        </w:rPr>
        <w:t>, European Chemical Industry Council, 2022.</w:t>
      </w:r>
    </w:p>
    <w:p w14:paraId="66B67DFB" w14:textId="77777777" w:rsidR="00B80797" w:rsidRPr="0010779C" w:rsidRDefault="00B80797" w:rsidP="00B80797">
      <w:pPr>
        <w:pStyle w:val="Bibliography"/>
        <w:rPr>
          <w:lang w:val="en-GB"/>
        </w:rPr>
      </w:pPr>
      <w:r w:rsidRPr="0010779C">
        <w:rPr>
          <w:lang w:val="en-GB"/>
        </w:rPr>
        <w:t>31</w:t>
      </w:r>
      <w:r w:rsidRPr="0010779C">
        <w:rPr>
          <w:lang w:val="en-GB"/>
        </w:rPr>
        <w:tab/>
        <w:t xml:space="preserve">IRENA, </w:t>
      </w:r>
      <w:r w:rsidRPr="0010779C">
        <w:rPr>
          <w:i/>
          <w:iCs/>
          <w:lang w:val="en-GB"/>
        </w:rPr>
        <w:t>Making the breakthrough: Green hydrogen policies and technology costs</w:t>
      </w:r>
      <w:r w:rsidRPr="0010779C">
        <w:rPr>
          <w:lang w:val="en-GB"/>
        </w:rPr>
        <w:t>, International Renewable Energy Agency, Abu Dhabi, 2021.</w:t>
      </w:r>
    </w:p>
    <w:p w14:paraId="020BF202" w14:textId="77777777" w:rsidR="00B80797" w:rsidRPr="0010779C" w:rsidRDefault="00B80797" w:rsidP="00B80797">
      <w:pPr>
        <w:pStyle w:val="Bibliography"/>
        <w:rPr>
          <w:lang w:val="en-GB"/>
        </w:rPr>
      </w:pPr>
      <w:r w:rsidRPr="0010779C">
        <w:rPr>
          <w:lang w:val="en-GB"/>
        </w:rPr>
        <w:t>32</w:t>
      </w:r>
      <w:r w:rsidRPr="0010779C">
        <w:rPr>
          <w:lang w:val="en-GB"/>
        </w:rPr>
        <w:tab/>
        <w:t xml:space="preserve">B. Parkinson, P. Balcombe, J. F. Speirs, A. D. Hawkes and K. </w:t>
      </w:r>
      <w:proofErr w:type="spellStart"/>
      <w:r w:rsidRPr="0010779C">
        <w:rPr>
          <w:lang w:val="en-GB"/>
        </w:rPr>
        <w:t>Hellgardt</w:t>
      </w:r>
      <w:proofErr w:type="spellEnd"/>
      <w:r w:rsidRPr="0010779C">
        <w:rPr>
          <w:lang w:val="en-GB"/>
        </w:rPr>
        <w:t xml:space="preserve">, </w:t>
      </w:r>
      <w:r w:rsidRPr="0010779C">
        <w:rPr>
          <w:i/>
          <w:iCs/>
          <w:lang w:val="en-GB"/>
        </w:rPr>
        <w:t>Energy Environ. Sci.</w:t>
      </w:r>
      <w:r w:rsidRPr="0010779C">
        <w:rPr>
          <w:lang w:val="en-GB"/>
        </w:rPr>
        <w:t xml:space="preserve">, 2019, </w:t>
      </w:r>
      <w:r w:rsidRPr="0010779C">
        <w:rPr>
          <w:b/>
          <w:bCs/>
          <w:lang w:val="en-GB"/>
        </w:rPr>
        <w:t>12</w:t>
      </w:r>
      <w:r w:rsidRPr="0010779C">
        <w:rPr>
          <w:lang w:val="en-GB"/>
        </w:rPr>
        <w:t>, 19–40.</w:t>
      </w:r>
    </w:p>
    <w:p w14:paraId="1F4FF8D1" w14:textId="77777777" w:rsidR="00B80797" w:rsidRPr="0010779C" w:rsidRDefault="00B80797" w:rsidP="00B80797">
      <w:pPr>
        <w:pStyle w:val="Bibliography"/>
        <w:rPr>
          <w:lang w:val="en-GB"/>
        </w:rPr>
      </w:pPr>
      <w:r w:rsidRPr="0010779C">
        <w:rPr>
          <w:lang w:val="en-GB"/>
        </w:rPr>
        <w:t>33</w:t>
      </w:r>
      <w:r w:rsidRPr="0010779C">
        <w:rPr>
          <w:lang w:val="en-GB"/>
        </w:rPr>
        <w:tab/>
        <w:t xml:space="preserve">N. Mac Dowell, N. Sunny, N. Brandon, H. Herzog, A. Y. Ku, W. Maas, A. Ramirez, D. M. Reiner, G. N. Sant and N. Shah, </w:t>
      </w:r>
      <w:r w:rsidRPr="0010779C">
        <w:rPr>
          <w:i/>
          <w:iCs/>
          <w:lang w:val="en-GB"/>
        </w:rPr>
        <w:t>Joule</w:t>
      </w:r>
      <w:r w:rsidRPr="0010779C">
        <w:rPr>
          <w:lang w:val="en-GB"/>
        </w:rPr>
        <w:t xml:space="preserve">, 2021, </w:t>
      </w:r>
      <w:r w:rsidRPr="0010779C">
        <w:rPr>
          <w:b/>
          <w:bCs/>
          <w:lang w:val="en-GB"/>
        </w:rPr>
        <w:t>5</w:t>
      </w:r>
      <w:r w:rsidRPr="0010779C">
        <w:rPr>
          <w:lang w:val="en-GB"/>
        </w:rPr>
        <w:t>, 2524–2529.</w:t>
      </w:r>
    </w:p>
    <w:p w14:paraId="5A092558" w14:textId="77777777" w:rsidR="00B80797" w:rsidRPr="0010779C" w:rsidRDefault="00B80797" w:rsidP="00B80797">
      <w:pPr>
        <w:pStyle w:val="Bibliography"/>
        <w:rPr>
          <w:lang w:val="en-GB"/>
        </w:rPr>
      </w:pPr>
      <w:r w:rsidRPr="0010779C">
        <w:rPr>
          <w:lang w:val="en-GB"/>
        </w:rPr>
        <w:t>34</w:t>
      </w:r>
      <w:r w:rsidRPr="0010779C">
        <w:rPr>
          <w:lang w:val="en-GB"/>
        </w:rPr>
        <w:tab/>
        <w:t xml:space="preserve">D. W. Keith, G. Holmes, D. St. Angelo and K. </w:t>
      </w:r>
      <w:proofErr w:type="spellStart"/>
      <w:r w:rsidRPr="0010779C">
        <w:rPr>
          <w:lang w:val="en-GB"/>
        </w:rPr>
        <w:t>Heidel</w:t>
      </w:r>
      <w:proofErr w:type="spellEnd"/>
      <w:r w:rsidRPr="0010779C">
        <w:rPr>
          <w:lang w:val="en-GB"/>
        </w:rPr>
        <w:t xml:space="preserve">, </w:t>
      </w:r>
      <w:r w:rsidRPr="0010779C">
        <w:rPr>
          <w:i/>
          <w:iCs/>
          <w:lang w:val="en-GB"/>
        </w:rPr>
        <w:t>Joule</w:t>
      </w:r>
      <w:r w:rsidRPr="0010779C">
        <w:rPr>
          <w:lang w:val="en-GB"/>
        </w:rPr>
        <w:t xml:space="preserve">, 2018, </w:t>
      </w:r>
      <w:r w:rsidRPr="0010779C">
        <w:rPr>
          <w:b/>
          <w:bCs/>
          <w:lang w:val="en-GB"/>
        </w:rPr>
        <w:t>2</w:t>
      </w:r>
      <w:r w:rsidRPr="0010779C">
        <w:rPr>
          <w:lang w:val="en-GB"/>
        </w:rPr>
        <w:t>, 1573–1594.</w:t>
      </w:r>
    </w:p>
    <w:p w14:paraId="2BEA9363" w14:textId="77777777" w:rsidR="00B80797" w:rsidRPr="0010779C" w:rsidRDefault="00B80797" w:rsidP="00B80797">
      <w:pPr>
        <w:pStyle w:val="Bibliography"/>
        <w:rPr>
          <w:lang w:val="en-GB"/>
        </w:rPr>
      </w:pPr>
      <w:r w:rsidRPr="0010779C">
        <w:rPr>
          <w:lang w:val="en-GB"/>
        </w:rPr>
        <w:t>35</w:t>
      </w:r>
      <w:r w:rsidRPr="0010779C">
        <w:rPr>
          <w:lang w:val="en-GB"/>
        </w:rPr>
        <w:tab/>
        <w:t xml:space="preserve">IEA, </w:t>
      </w:r>
      <w:r w:rsidRPr="0010779C">
        <w:rPr>
          <w:i/>
          <w:iCs/>
          <w:lang w:val="en-GB"/>
        </w:rPr>
        <w:t>How to Avoid Gas Shortages in the European Union in 2023</w:t>
      </w:r>
      <w:r w:rsidRPr="0010779C">
        <w:rPr>
          <w:lang w:val="en-GB"/>
        </w:rPr>
        <w:t>, International Energy Agency, 2022.</w:t>
      </w:r>
    </w:p>
    <w:p w14:paraId="6124FE73" w14:textId="77777777" w:rsidR="00B80797" w:rsidRPr="0010779C" w:rsidRDefault="00B80797" w:rsidP="00B80797">
      <w:pPr>
        <w:pStyle w:val="Bibliography"/>
        <w:rPr>
          <w:lang w:val="en-GB"/>
        </w:rPr>
      </w:pPr>
      <w:r w:rsidRPr="0010779C">
        <w:rPr>
          <w:lang w:val="en-GB"/>
        </w:rPr>
        <w:t>36</w:t>
      </w:r>
      <w:r w:rsidRPr="0010779C">
        <w:rPr>
          <w:lang w:val="en-GB"/>
        </w:rPr>
        <w:tab/>
        <w:t xml:space="preserve">R. Way, M. C. Ives, P. Mealy and J. D. Farmer, </w:t>
      </w:r>
      <w:r w:rsidRPr="0010779C">
        <w:rPr>
          <w:i/>
          <w:iCs/>
          <w:lang w:val="en-GB"/>
        </w:rPr>
        <w:t>Joule</w:t>
      </w:r>
      <w:r w:rsidRPr="0010779C">
        <w:rPr>
          <w:lang w:val="en-GB"/>
        </w:rPr>
        <w:t xml:space="preserve">, 2022, </w:t>
      </w:r>
      <w:r w:rsidRPr="0010779C">
        <w:rPr>
          <w:b/>
          <w:bCs/>
          <w:lang w:val="en-GB"/>
        </w:rPr>
        <w:t>6</w:t>
      </w:r>
      <w:r w:rsidRPr="0010779C">
        <w:rPr>
          <w:lang w:val="en-GB"/>
        </w:rPr>
        <w:t>, 2057–2082.</w:t>
      </w:r>
    </w:p>
    <w:p w14:paraId="63427889" w14:textId="77777777" w:rsidR="00B80797" w:rsidRPr="0010779C" w:rsidRDefault="00B80797" w:rsidP="00B80797">
      <w:pPr>
        <w:pStyle w:val="Bibliography"/>
        <w:rPr>
          <w:lang w:val="en-GB"/>
        </w:rPr>
      </w:pPr>
      <w:r w:rsidRPr="0010779C">
        <w:rPr>
          <w:lang w:val="en-GB"/>
        </w:rPr>
        <w:t>37</w:t>
      </w:r>
      <w:r w:rsidRPr="0010779C">
        <w:rPr>
          <w:lang w:val="en-GB"/>
        </w:rPr>
        <w:tab/>
        <w:t xml:space="preserve">T. N. Do, C. You and J. Kim, </w:t>
      </w:r>
      <w:r w:rsidRPr="0010779C">
        <w:rPr>
          <w:i/>
          <w:iCs/>
          <w:lang w:val="en-GB"/>
        </w:rPr>
        <w:t>Energy Environ. Sci.</w:t>
      </w:r>
      <w:r w:rsidRPr="0010779C">
        <w:rPr>
          <w:lang w:val="en-GB"/>
        </w:rPr>
        <w:t xml:space="preserve">, 2022, </w:t>
      </w:r>
      <w:r w:rsidRPr="0010779C">
        <w:rPr>
          <w:b/>
          <w:bCs/>
          <w:lang w:val="en-GB"/>
        </w:rPr>
        <w:t>15</w:t>
      </w:r>
      <w:r w:rsidRPr="0010779C">
        <w:rPr>
          <w:lang w:val="en-GB"/>
        </w:rPr>
        <w:t>, 169–184.</w:t>
      </w:r>
    </w:p>
    <w:p w14:paraId="08171C27" w14:textId="77777777" w:rsidR="00B80797" w:rsidRPr="0010779C" w:rsidRDefault="00B80797" w:rsidP="00B80797">
      <w:pPr>
        <w:pStyle w:val="Bibliography"/>
        <w:rPr>
          <w:lang w:val="en-GB"/>
        </w:rPr>
      </w:pPr>
      <w:r w:rsidRPr="0010779C">
        <w:rPr>
          <w:lang w:val="en-GB"/>
        </w:rPr>
        <w:t>38</w:t>
      </w:r>
      <w:r w:rsidRPr="0010779C">
        <w:rPr>
          <w:lang w:val="en-GB"/>
        </w:rPr>
        <w:tab/>
        <w:t xml:space="preserve">European Commission, </w:t>
      </w:r>
      <w:r w:rsidRPr="0010779C">
        <w:rPr>
          <w:i/>
          <w:iCs/>
          <w:lang w:val="en-GB"/>
        </w:rPr>
        <w:t>“Fit for 55”: delivering the EU’s 2030 Climate Target on the way to climate neutrality</w:t>
      </w:r>
      <w:r w:rsidRPr="0010779C">
        <w:rPr>
          <w:lang w:val="en-GB"/>
        </w:rPr>
        <w:t xml:space="preserve">, </w:t>
      </w:r>
      <w:proofErr w:type="gramStart"/>
      <w:r w:rsidRPr="0010779C">
        <w:rPr>
          <w:lang w:val="en-GB"/>
        </w:rPr>
        <w:t>COM(</w:t>
      </w:r>
      <w:proofErr w:type="gramEnd"/>
      <w:r w:rsidRPr="0010779C">
        <w:rPr>
          <w:lang w:val="en-GB"/>
        </w:rPr>
        <w:t>2021) 550 final, Brussels, 2021.</w:t>
      </w:r>
    </w:p>
    <w:p w14:paraId="799FCBB9" w14:textId="77777777" w:rsidR="00B80797" w:rsidRPr="0010779C" w:rsidRDefault="00B80797" w:rsidP="00B80797">
      <w:pPr>
        <w:pStyle w:val="Bibliography"/>
        <w:rPr>
          <w:lang w:val="en-GB"/>
        </w:rPr>
      </w:pPr>
      <w:r w:rsidRPr="0010779C">
        <w:rPr>
          <w:lang w:val="en-GB"/>
        </w:rPr>
        <w:t>39</w:t>
      </w:r>
      <w:r w:rsidRPr="0010779C">
        <w:rPr>
          <w:lang w:val="en-GB"/>
        </w:rPr>
        <w:tab/>
        <w:t xml:space="preserve">L. </w:t>
      </w:r>
      <w:proofErr w:type="spellStart"/>
      <w:r w:rsidRPr="0010779C">
        <w:rPr>
          <w:lang w:val="en-GB"/>
        </w:rPr>
        <w:t>Klaaßen</w:t>
      </w:r>
      <w:proofErr w:type="spellEnd"/>
      <w:r w:rsidRPr="0010779C">
        <w:rPr>
          <w:lang w:val="en-GB"/>
        </w:rPr>
        <w:t xml:space="preserve"> and B. Steffen, </w:t>
      </w:r>
      <w:r w:rsidRPr="0010779C">
        <w:rPr>
          <w:i/>
          <w:iCs/>
          <w:lang w:val="en-GB"/>
        </w:rPr>
        <w:t xml:space="preserve">Nat. </w:t>
      </w:r>
      <w:proofErr w:type="spellStart"/>
      <w:r w:rsidRPr="0010779C">
        <w:rPr>
          <w:i/>
          <w:iCs/>
          <w:lang w:val="en-GB"/>
        </w:rPr>
        <w:t>Clim</w:t>
      </w:r>
      <w:proofErr w:type="spellEnd"/>
      <w:r w:rsidRPr="0010779C">
        <w:rPr>
          <w:i/>
          <w:iCs/>
          <w:lang w:val="en-GB"/>
        </w:rPr>
        <w:t>. Chang.</w:t>
      </w:r>
      <w:r w:rsidRPr="0010779C">
        <w:rPr>
          <w:lang w:val="en-GB"/>
        </w:rPr>
        <w:t xml:space="preserve">, 2023, </w:t>
      </w:r>
      <w:r w:rsidRPr="0010779C">
        <w:rPr>
          <w:b/>
          <w:bCs/>
          <w:lang w:val="en-GB"/>
        </w:rPr>
        <w:t>13</w:t>
      </w:r>
      <w:r w:rsidRPr="0010779C">
        <w:rPr>
          <w:lang w:val="en-GB"/>
        </w:rPr>
        <w:t>, 58–66.</w:t>
      </w:r>
    </w:p>
    <w:p w14:paraId="025763F5" w14:textId="77777777" w:rsidR="00B80797" w:rsidRPr="0010779C" w:rsidRDefault="00B80797" w:rsidP="00B80797">
      <w:pPr>
        <w:pStyle w:val="Bibliography"/>
        <w:rPr>
          <w:lang w:val="en-GB"/>
        </w:rPr>
      </w:pPr>
      <w:r w:rsidRPr="0010779C">
        <w:rPr>
          <w:lang w:val="en-GB"/>
        </w:rPr>
        <w:t>40</w:t>
      </w:r>
      <w:r w:rsidRPr="0010779C">
        <w:rPr>
          <w:lang w:val="en-GB"/>
        </w:rPr>
        <w:tab/>
        <w:t xml:space="preserve">A. J. Shih, M. C. O. Monteiro, F. </w:t>
      </w:r>
      <w:proofErr w:type="spellStart"/>
      <w:r w:rsidRPr="0010779C">
        <w:rPr>
          <w:lang w:val="en-GB"/>
        </w:rPr>
        <w:t>Dattila</w:t>
      </w:r>
      <w:proofErr w:type="spellEnd"/>
      <w:r w:rsidRPr="0010779C">
        <w:rPr>
          <w:lang w:val="en-GB"/>
        </w:rPr>
        <w:t xml:space="preserve">, D. </w:t>
      </w:r>
      <w:proofErr w:type="spellStart"/>
      <w:r w:rsidRPr="0010779C">
        <w:rPr>
          <w:lang w:val="en-GB"/>
        </w:rPr>
        <w:t>Pavesi</w:t>
      </w:r>
      <w:proofErr w:type="spellEnd"/>
      <w:r w:rsidRPr="0010779C">
        <w:rPr>
          <w:lang w:val="en-GB"/>
        </w:rPr>
        <w:t xml:space="preserve">, M. Philips, A. H. M. da Silva, R. E. Vos, K. Ojha, S. Park, O. van der Heijden, G. </w:t>
      </w:r>
      <w:proofErr w:type="spellStart"/>
      <w:r w:rsidRPr="0010779C">
        <w:rPr>
          <w:lang w:val="en-GB"/>
        </w:rPr>
        <w:t>Marcandalli</w:t>
      </w:r>
      <w:proofErr w:type="spellEnd"/>
      <w:r w:rsidRPr="0010779C">
        <w:rPr>
          <w:lang w:val="en-GB"/>
        </w:rPr>
        <w:t xml:space="preserve">, A. Goyal, M. </w:t>
      </w:r>
      <w:proofErr w:type="spellStart"/>
      <w:r w:rsidRPr="0010779C">
        <w:rPr>
          <w:lang w:val="en-GB"/>
        </w:rPr>
        <w:t>Villalba</w:t>
      </w:r>
      <w:proofErr w:type="spellEnd"/>
      <w:r w:rsidRPr="0010779C">
        <w:rPr>
          <w:lang w:val="en-GB"/>
        </w:rPr>
        <w:t xml:space="preserve">, X. Chen, G. T. K. K. </w:t>
      </w:r>
      <w:proofErr w:type="spellStart"/>
      <w:r w:rsidRPr="0010779C">
        <w:rPr>
          <w:lang w:val="en-GB"/>
        </w:rPr>
        <w:t>Gunasooriya</w:t>
      </w:r>
      <w:proofErr w:type="spellEnd"/>
      <w:r w:rsidRPr="0010779C">
        <w:rPr>
          <w:lang w:val="en-GB"/>
        </w:rPr>
        <w:t xml:space="preserve">, I. McCrum, R. Mom, N. López and M. T. M. Koper, </w:t>
      </w:r>
      <w:r w:rsidRPr="0010779C">
        <w:rPr>
          <w:i/>
          <w:iCs/>
          <w:lang w:val="en-GB"/>
        </w:rPr>
        <w:t>Nat. Rev. Methods Primers</w:t>
      </w:r>
      <w:r w:rsidRPr="0010779C">
        <w:rPr>
          <w:lang w:val="en-GB"/>
        </w:rPr>
        <w:t xml:space="preserve">, 2022, </w:t>
      </w:r>
      <w:r w:rsidRPr="0010779C">
        <w:rPr>
          <w:b/>
          <w:bCs/>
          <w:lang w:val="en-GB"/>
        </w:rPr>
        <w:t>2</w:t>
      </w:r>
      <w:r w:rsidRPr="0010779C">
        <w:rPr>
          <w:lang w:val="en-GB"/>
        </w:rPr>
        <w:t>, 1–19.</w:t>
      </w:r>
    </w:p>
    <w:p w14:paraId="6DA26945" w14:textId="77777777" w:rsidR="00B80797" w:rsidRPr="0010779C" w:rsidRDefault="00B80797" w:rsidP="00B80797">
      <w:pPr>
        <w:pStyle w:val="Bibliography"/>
        <w:rPr>
          <w:lang w:val="en-GB"/>
        </w:rPr>
      </w:pPr>
      <w:r w:rsidRPr="0010779C">
        <w:rPr>
          <w:lang w:val="en-GB"/>
        </w:rPr>
        <w:lastRenderedPageBreak/>
        <w:t>41</w:t>
      </w:r>
      <w:r w:rsidRPr="0010779C">
        <w:rPr>
          <w:lang w:val="en-GB"/>
        </w:rPr>
        <w:tab/>
        <w:t xml:space="preserve">M. </w:t>
      </w:r>
      <w:proofErr w:type="spellStart"/>
      <w:r w:rsidRPr="0010779C">
        <w:rPr>
          <w:lang w:val="en-GB"/>
        </w:rPr>
        <w:t>Chatenet</w:t>
      </w:r>
      <w:proofErr w:type="spellEnd"/>
      <w:r w:rsidRPr="0010779C">
        <w:rPr>
          <w:lang w:val="en-GB"/>
        </w:rPr>
        <w:t xml:space="preserve">, B. G. </w:t>
      </w:r>
      <w:proofErr w:type="spellStart"/>
      <w:r w:rsidRPr="0010779C">
        <w:rPr>
          <w:lang w:val="en-GB"/>
        </w:rPr>
        <w:t>Pollet</w:t>
      </w:r>
      <w:proofErr w:type="spellEnd"/>
      <w:r w:rsidRPr="0010779C">
        <w:rPr>
          <w:lang w:val="en-GB"/>
        </w:rPr>
        <w:t xml:space="preserve">, D. R. </w:t>
      </w:r>
      <w:proofErr w:type="spellStart"/>
      <w:r w:rsidRPr="0010779C">
        <w:rPr>
          <w:lang w:val="en-GB"/>
        </w:rPr>
        <w:t>Dekel</w:t>
      </w:r>
      <w:proofErr w:type="spellEnd"/>
      <w:r w:rsidRPr="0010779C">
        <w:rPr>
          <w:lang w:val="en-GB"/>
        </w:rPr>
        <w:t xml:space="preserve">, F. </w:t>
      </w:r>
      <w:proofErr w:type="spellStart"/>
      <w:r w:rsidRPr="0010779C">
        <w:rPr>
          <w:lang w:val="en-GB"/>
        </w:rPr>
        <w:t>Dionigi</w:t>
      </w:r>
      <w:proofErr w:type="spellEnd"/>
      <w:r w:rsidRPr="0010779C">
        <w:rPr>
          <w:lang w:val="en-GB"/>
        </w:rPr>
        <w:t xml:space="preserve">, J. </w:t>
      </w:r>
      <w:proofErr w:type="spellStart"/>
      <w:r w:rsidRPr="0010779C">
        <w:rPr>
          <w:lang w:val="en-GB"/>
        </w:rPr>
        <w:t>Deseure</w:t>
      </w:r>
      <w:proofErr w:type="spellEnd"/>
      <w:r w:rsidRPr="0010779C">
        <w:rPr>
          <w:lang w:val="en-GB"/>
        </w:rPr>
        <w:t xml:space="preserve">, P. Millet, R. D. </w:t>
      </w:r>
      <w:proofErr w:type="spellStart"/>
      <w:r w:rsidRPr="0010779C">
        <w:rPr>
          <w:lang w:val="en-GB"/>
        </w:rPr>
        <w:t>Braatz</w:t>
      </w:r>
      <w:proofErr w:type="spellEnd"/>
      <w:r w:rsidRPr="0010779C">
        <w:rPr>
          <w:lang w:val="en-GB"/>
        </w:rPr>
        <w:t xml:space="preserve">, M. Z. </w:t>
      </w:r>
      <w:proofErr w:type="spellStart"/>
      <w:r w:rsidRPr="0010779C">
        <w:rPr>
          <w:lang w:val="en-GB"/>
        </w:rPr>
        <w:t>Bazant</w:t>
      </w:r>
      <w:proofErr w:type="spellEnd"/>
      <w:r w:rsidRPr="0010779C">
        <w:rPr>
          <w:lang w:val="en-GB"/>
        </w:rPr>
        <w:t xml:space="preserve">, M. </w:t>
      </w:r>
      <w:proofErr w:type="spellStart"/>
      <w:r w:rsidRPr="0010779C">
        <w:rPr>
          <w:lang w:val="en-GB"/>
        </w:rPr>
        <w:t>Eikerling</w:t>
      </w:r>
      <w:proofErr w:type="spellEnd"/>
      <w:r w:rsidRPr="0010779C">
        <w:rPr>
          <w:lang w:val="en-GB"/>
        </w:rPr>
        <w:t xml:space="preserve">, I. </w:t>
      </w:r>
      <w:proofErr w:type="spellStart"/>
      <w:r w:rsidRPr="0010779C">
        <w:rPr>
          <w:lang w:val="en-GB"/>
        </w:rPr>
        <w:t>Staffell</w:t>
      </w:r>
      <w:proofErr w:type="spellEnd"/>
      <w:r w:rsidRPr="0010779C">
        <w:rPr>
          <w:lang w:val="en-GB"/>
        </w:rPr>
        <w:t xml:space="preserve">, P. Balcombe, Y. Shao-Horn and H. Schäfer, </w:t>
      </w:r>
      <w:r w:rsidRPr="0010779C">
        <w:rPr>
          <w:i/>
          <w:iCs/>
          <w:lang w:val="en-GB"/>
        </w:rPr>
        <w:t>Chem. Soc. Rev.</w:t>
      </w:r>
      <w:r w:rsidRPr="0010779C">
        <w:rPr>
          <w:lang w:val="en-GB"/>
        </w:rPr>
        <w:t xml:space="preserve">, 2022, </w:t>
      </w:r>
      <w:r w:rsidRPr="0010779C">
        <w:rPr>
          <w:b/>
          <w:bCs/>
          <w:lang w:val="en-GB"/>
        </w:rPr>
        <w:t>51</w:t>
      </w:r>
      <w:r w:rsidRPr="0010779C">
        <w:rPr>
          <w:lang w:val="en-GB"/>
        </w:rPr>
        <w:t>, 4583–4762.</w:t>
      </w:r>
    </w:p>
    <w:p w14:paraId="0AAD6FE9" w14:textId="77777777" w:rsidR="00B80797" w:rsidRPr="0010779C" w:rsidRDefault="00B80797" w:rsidP="00B80797">
      <w:pPr>
        <w:pStyle w:val="Bibliography"/>
        <w:rPr>
          <w:lang w:val="en-GB"/>
        </w:rPr>
      </w:pPr>
      <w:r w:rsidRPr="0010779C">
        <w:rPr>
          <w:lang w:val="en-GB"/>
        </w:rPr>
        <w:t>42</w:t>
      </w:r>
      <w:r w:rsidRPr="0010779C">
        <w:rPr>
          <w:lang w:val="en-GB"/>
        </w:rPr>
        <w:tab/>
        <w:t xml:space="preserve">A. J. Martín and J. Pérez-Ramírez, </w:t>
      </w:r>
      <w:r w:rsidRPr="0010779C">
        <w:rPr>
          <w:i/>
          <w:iCs/>
          <w:lang w:val="en-GB"/>
        </w:rPr>
        <w:t>Joule</w:t>
      </w:r>
      <w:r w:rsidRPr="0010779C">
        <w:rPr>
          <w:lang w:val="en-GB"/>
        </w:rPr>
        <w:t xml:space="preserve">, 2019, </w:t>
      </w:r>
      <w:r w:rsidRPr="0010779C">
        <w:rPr>
          <w:b/>
          <w:bCs/>
          <w:lang w:val="en-GB"/>
        </w:rPr>
        <w:t>3</w:t>
      </w:r>
      <w:r w:rsidRPr="0010779C">
        <w:rPr>
          <w:lang w:val="en-GB"/>
        </w:rPr>
        <w:t>, 2602–2621.</w:t>
      </w:r>
    </w:p>
    <w:p w14:paraId="3AAB0128" w14:textId="77777777" w:rsidR="00B80797" w:rsidRPr="0010779C" w:rsidRDefault="00B80797" w:rsidP="00B80797">
      <w:pPr>
        <w:pStyle w:val="Bibliography"/>
        <w:rPr>
          <w:lang w:val="en-GB"/>
        </w:rPr>
      </w:pPr>
      <w:r w:rsidRPr="0010779C">
        <w:rPr>
          <w:lang w:val="en-GB"/>
        </w:rPr>
        <w:t>43</w:t>
      </w:r>
      <w:r w:rsidRPr="0010779C">
        <w:rPr>
          <w:lang w:val="en-GB"/>
        </w:rPr>
        <w:tab/>
        <w:t xml:space="preserve">O. Martin, A. J. Martín, C. </w:t>
      </w:r>
      <w:proofErr w:type="spellStart"/>
      <w:r w:rsidRPr="0010779C">
        <w:rPr>
          <w:lang w:val="en-GB"/>
        </w:rPr>
        <w:t>Mondelli</w:t>
      </w:r>
      <w:proofErr w:type="spellEnd"/>
      <w:r w:rsidRPr="0010779C">
        <w:rPr>
          <w:lang w:val="en-GB"/>
        </w:rPr>
        <w:t xml:space="preserve">, S. Mitchell, T. F. </w:t>
      </w:r>
      <w:proofErr w:type="spellStart"/>
      <w:r w:rsidRPr="0010779C">
        <w:rPr>
          <w:lang w:val="en-GB"/>
        </w:rPr>
        <w:t>Segawa</w:t>
      </w:r>
      <w:proofErr w:type="spellEnd"/>
      <w:r w:rsidRPr="0010779C">
        <w:rPr>
          <w:lang w:val="en-GB"/>
        </w:rPr>
        <w:t xml:space="preserve">, R. </w:t>
      </w:r>
      <w:proofErr w:type="spellStart"/>
      <w:r w:rsidRPr="0010779C">
        <w:rPr>
          <w:lang w:val="en-GB"/>
        </w:rPr>
        <w:t>Hauert</w:t>
      </w:r>
      <w:proofErr w:type="spellEnd"/>
      <w:r w:rsidRPr="0010779C">
        <w:rPr>
          <w:lang w:val="en-GB"/>
        </w:rPr>
        <w:t xml:space="preserve">, C. </w:t>
      </w:r>
      <w:proofErr w:type="spellStart"/>
      <w:r w:rsidRPr="0010779C">
        <w:rPr>
          <w:lang w:val="en-GB"/>
        </w:rPr>
        <w:t>Drouilly</w:t>
      </w:r>
      <w:proofErr w:type="spellEnd"/>
      <w:r w:rsidRPr="0010779C">
        <w:rPr>
          <w:lang w:val="en-GB"/>
        </w:rPr>
        <w:t xml:space="preserve">, D. </w:t>
      </w:r>
      <w:proofErr w:type="spellStart"/>
      <w:r w:rsidRPr="0010779C">
        <w:rPr>
          <w:lang w:val="en-GB"/>
        </w:rPr>
        <w:t>Curulla-Ferré</w:t>
      </w:r>
      <w:proofErr w:type="spellEnd"/>
      <w:r w:rsidRPr="0010779C">
        <w:rPr>
          <w:lang w:val="en-GB"/>
        </w:rPr>
        <w:t xml:space="preserve"> and J. Pérez-Ramírez, </w:t>
      </w:r>
      <w:proofErr w:type="spellStart"/>
      <w:r w:rsidRPr="0010779C">
        <w:rPr>
          <w:i/>
          <w:iCs/>
          <w:lang w:val="en-GB"/>
        </w:rPr>
        <w:t>Angew</w:t>
      </w:r>
      <w:proofErr w:type="spellEnd"/>
      <w:r w:rsidRPr="0010779C">
        <w:rPr>
          <w:i/>
          <w:iCs/>
          <w:lang w:val="en-GB"/>
        </w:rPr>
        <w:t>. Chem., Int. Ed. Engl.</w:t>
      </w:r>
      <w:r w:rsidRPr="0010779C">
        <w:rPr>
          <w:lang w:val="en-GB"/>
        </w:rPr>
        <w:t xml:space="preserve">, 2016, </w:t>
      </w:r>
      <w:r w:rsidRPr="0010779C">
        <w:rPr>
          <w:b/>
          <w:bCs/>
          <w:lang w:val="en-GB"/>
        </w:rPr>
        <w:t>55</w:t>
      </w:r>
      <w:r w:rsidRPr="0010779C">
        <w:rPr>
          <w:lang w:val="en-GB"/>
        </w:rPr>
        <w:t>, 6261–6265.</w:t>
      </w:r>
    </w:p>
    <w:p w14:paraId="4D582842" w14:textId="77777777" w:rsidR="00B80797" w:rsidRPr="0010779C" w:rsidRDefault="00B80797" w:rsidP="00B80797">
      <w:pPr>
        <w:pStyle w:val="Bibliography"/>
        <w:rPr>
          <w:lang w:val="en-GB"/>
        </w:rPr>
      </w:pPr>
      <w:r w:rsidRPr="0010779C">
        <w:rPr>
          <w:lang w:val="en-GB"/>
        </w:rPr>
        <w:t>44</w:t>
      </w:r>
      <w:r w:rsidRPr="0010779C">
        <w:rPr>
          <w:lang w:val="en-GB"/>
        </w:rPr>
        <w:tab/>
        <w:t xml:space="preserve">T. Pinheiro Araújo, C. </w:t>
      </w:r>
      <w:proofErr w:type="spellStart"/>
      <w:r w:rsidRPr="0010779C">
        <w:rPr>
          <w:lang w:val="en-GB"/>
        </w:rPr>
        <w:t>Mondelli</w:t>
      </w:r>
      <w:proofErr w:type="spellEnd"/>
      <w:r w:rsidRPr="0010779C">
        <w:rPr>
          <w:lang w:val="en-GB"/>
        </w:rPr>
        <w:t xml:space="preserve">, M. </w:t>
      </w:r>
      <w:proofErr w:type="spellStart"/>
      <w:r w:rsidRPr="0010779C">
        <w:rPr>
          <w:lang w:val="en-GB"/>
        </w:rPr>
        <w:t>Agrachev</w:t>
      </w:r>
      <w:proofErr w:type="spellEnd"/>
      <w:r w:rsidRPr="0010779C">
        <w:rPr>
          <w:lang w:val="en-GB"/>
        </w:rPr>
        <w:t xml:space="preserve">, T. Zou, P. O. Willi, K. M. Engel, R. N. Grass, W. J. Stark, O. V. </w:t>
      </w:r>
      <w:proofErr w:type="spellStart"/>
      <w:r w:rsidRPr="0010779C">
        <w:rPr>
          <w:lang w:val="en-GB"/>
        </w:rPr>
        <w:t>Safonova</w:t>
      </w:r>
      <w:proofErr w:type="spellEnd"/>
      <w:r w:rsidRPr="0010779C">
        <w:rPr>
          <w:lang w:val="en-GB"/>
        </w:rPr>
        <w:t xml:space="preserve">, G. </w:t>
      </w:r>
      <w:proofErr w:type="spellStart"/>
      <w:r w:rsidRPr="0010779C">
        <w:rPr>
          <w:lang w:val="en-GB"/>
        </w:rPr>
        <w:t>Jeschke</w:t>
      </w:r>
      <w:proofErr w:type="spellEnd"/>
      <w:r w:rsidRPr="0010779C">
        <w:rPr>
          <w:lang w:val="en-GB"/>
        </w:rPr>
        <w:t xml:space="preserve">, S. Mitchell and J. Pérez-Ramírez, </w:t>
      </w:r>
      <w:r w:rsidRPr="0010779C">
        <w:rPr>
          <w:i/>
          <w:iCs/>
          <w:lang w:val="en-GB"/>
        </w:rPr>
        <w:t xml:space="preserve">Nat. </w:t>
      </w:r>
      <w:proofErr w:type="spellStart"/>
      <w:r w:rsidRPr="0010779C">
        <w:rPr>
          <w:i/>
          <w:iCs/>
          <w:lang w:val="en-GB"/>
        </w:rPr>
        <w:t>Commun</w:t>
      </w:r>
      <w:proofErr w:type="spellEnd"/>
      <w:r w:rsidRPr="0010779C">
        <w:rPr>
          <w:i/>
          <w:iCs/>
          <w:lang w:val="en-GB"/>
        </w:rPr>
        <w:t>.</w:t>
      </w:r>
      <w:r w:rsidRPr="0010779C">
        <w:rPr>
          <w:lang w:val="en-GB"/>
        </w:rPr>
        <w:t xml:space="preserve">, 2022, </w:t>
      </w:r>
      <w:r w:rsidRPr="0010779C">
        <w:rPr>
          <w:b/>
          <w:bCs/>
          <w:lang w:val="en-GB"/>
        </w:rPr>
        <w:t>13</w:t>
      </w:r>
      <w:r w:rsidRPr="0010779C">
        <w:rPr>
          <w:lang w:val="en-GB"/>
        </w:rPr>
        <w:t>, 5610.</w:t>
      </w:r>
    </w:p>
    <w:p w14:paraId="4A0D45D1" w14:textId="77777777" w:rsidR="00B80797" w:rsidRPr="0010779C" w:rsidRDefault="00B80797" w:rsidP="00B80797">
      <w:pPr>
        <w:pStyle w:val="Bibliography"/>
        <w:rPr>
          <w:lang w:val="en-GB"/>
        </w:rPr>
      </w:pPr>
      <w:r w:rsidRPr="0010779C">
        <w:rPr>
          <w:lang w:val="en-GB"/>
        </w:rPr>
        <w:t>45</w:t>
      </w:r>
      <w:r w:rsidRPr="0010779C">
        <w:rPr>
          <w:lang w:val="en-GB"/>
        </w:rPr>
        <w:tab/>
        <w:t xml:space="preserve">J. Wang, G. Li, Z. Li, C. Tang, Z. Feng, H. An, H. Liu, T. Liu and C. Li, </w:t>
      </w:r>
      <w:r w:rsidRPr="0010779C">
        <w:rPr>
          <w:i/>
          <w:iCs/>
          <w:lang w:val="en-GB"/>
        </w:rPr>
        <w:t>Sci. Adv.</w:t>
      </w:r>
      <w:r w:rsidRPr="0010779C">
        <w:rPr>
          <w:lang w:val="en-GB"/>
        </w:rPr>
        <w:t xml:space="preserve">, 2017, </w:t>
      </w:r>
      <w:r w:rsidRPr="0010779C">
        <w:rPr>
          <w:b/>
          <w:bCs/>
          <w:lang w:val="en-GB"/>
        </w:rPr>
        <w:t>3</w:t>
      </w:r>
      <w:r w:rsidRPr="0010779C">
        <w:rPr>
          <w:lang w:val="en-GB"/>
        </w:rPr>
        <w:t>, e1701290.</w:t>
      </w:r>
    </w:p>
    <w:p w14:paraId="7A3C3498" w14:textId="77777777" w:rsidR="00B80797" w:rsidRPr="0010779C" w:rsidRDefault="00B80797" w:rsidP="00B80797">
      <w:pPr>
        <w:pStyle w:val="Bibliography"/>
        <w:rPr>
          <w:lang w:val="en-GB"/>
        </w:rPr>
      </w:pPr>
      <w:r w:rsidRPr="0010779C">
        <w:rPr>
          <w:lang w:val="en-GB"/>
        </w:rPr>
        <w:t>46</w:t>
      </w:r>
      <w:r w:rsidRPr="0010779C">
        <w:rPr>
          <w:lang w:val="en-GB"/>
        </w:rPr>
        <w:tab/>
        <w:t>T. Pinheiro Araújo, J. Morales-Vidal, T. Zou, R. García-</w:t>
      </w:r>
      <w:proofErr w:type="spellStart"/>
      <w:r w:rsidRPr="0010779C">
        <w:rPr>
          <w:lang w:val="en-GB"/>
        </w:rPr>
        <w:t>Muelas</w:t>
      </w:r>
      <w:proofErr w:type="spellEnd"/>
      <w:r w:rsidRPr="0010779C">
        <w:rPr>
          <w:lang w:val="en-GB"/>
        </w:rPr>
        <w:t xml:space="preserve">, P. O. Willi, K. M. Engel, O. V. </w:t>
      </w:r>
      <w:proofErr w:type="spellStart"/>
      <w:r w:rsidRPr="0010779C">
        <w:rPr>
          <w:lang w:val="en-GB"/>
        </w:rPr>
        <w:t>Safonova</w:t>
      </w:r>
      <w:proofErr w:type="spellEnd"/>
      <w:r w:rsidRPr="0010779C">
        <w:rPr>
          <w:lang w:val="en-GB"/>
        </w:rPr>
        <w:t xml:space="preserve">, D. Faust </w:t>
      </w:r>
      <w:proofErr w:type="spellStart"/>
      <w:r w:rsidRPr="0010779C">
        <w:rPr>
          <w:lang w:val="en-GB"/>
        </w:rPr>
        <w:t>Akl</w:t>
      </w:r>
      <w:proofErr w:type="spellEnd"/>
      <w:r w:rsidRPr="0010779C">
        <w:rPr>
          <w:lang w:val="en-GB"/>
        </w:rPr>
        <w:t xml:space="preserve">, F. </w:t>
      </w:r>
      <w:proofErr w:type="spellStart"/>
      <w:r w:rsidRPr="0010779C">
        <w:rPr>
          <w:lang w:val="en-GB"/>
        </w:rPr>
        <w:t>Krumeich</w:t>
      </w:r>
      <w:proofErr w:type="spellEnd"/>
      <w:r w:rsidRPr="0010779C">
        <w:rPr>
          <w:lang w:val="en-GB"/>
        </w:rPr>
        <w:t xml:space="preserve">, R. N. Grass, C. </w:t>
      </w:r>
      <w:proofErr w:type="spellStart"/>
      <w:r w:rsidRPr="0010779C">
        <w:rPr>
          <w:lang w:val="en-GB"/>
        </w:rPr>
        <w:t>Mondelli</w:t>
      </w:r>
      <w:proofErr w:type="spellEnd"/>
      <w:r w:rsidRPr="0010779C">
        <w:rPr>
          <w:lang w:val="en-GB"/>
        </w:rPr>
        <w:t xml:space="preserve">, N. López and J. Pérez-Ramírez, </w:t>
      </w:r>
      <w:r w:rsidRPr="0010779C">
        <w:rPr>
          <w:i/>
          <w:iCs/>
          <w:lang w:val="en-GB"/>
        </w:rPr>
        <w:t>Adv. Energy Mater.</w:t>
      </w:r>
      <w:r w:rsidRPr="0010779C">
        <w:rPr>
          <w:lang w:val="en-GB"/>
        </w:rPr>
        <w:t xml:space="preserve">, 2022, </w:t>
      </w:r>
      <w:r w:rsidRPr="0010779C">
        <w:rPr>
          <w:b/>
          <w:bCs/>
          <w:lang w:val="en-GB"/>
        </w:rPr>
        <w:t>12</w:t>
      </w:r>
      <w:r w:rsidRPr="0010779C">
        <w:rPr>
          <w:lang w:val="en-GB"/>
        </w:rPr>
        <w:t>, 2270056.</w:t>
      </w:r>
    </w:p>
    <w:p w14:paraId="72BAAAF8" w14:textId="77777777" w:rsidR="00B80797" w:rsidRPr="0010779C" w:rsidRDefault="00B80797" w:rsidP="00B80797">
      <w:pPr>
        <w:pStyle w:val="Bibliography"/>
        <w:rPr>
          <w:lang w:val="en-GB"/>
        </w:rPr>
      </w:pPr>
      <w:r w:rsidRPr="0010779C">
        <w:rPr>
          <w:lang w:val="en-GB"/>
        </w:rPr>
        <w:t>47</w:t>
      </w:r>
      <w:r w:rsidRPr="0010779C">
        <w:rPr>
          <w:lang w:val="en-GB"/>
        </w:rPr>
        <w:tab/>
        <w:t xml:space="preserve">S. </w:t>
      </w:r>
      <w:proofErr w:type="spellStart"/>
      <w:r w:rsidRPr="0010779C">
        <w:rPr>
          <w:lang w:val="en-GB"/>
        </w:rPr>
        <w:t>Nitopi</w:t>
      </w:r>
      <w:proofErr w:type="spellEnd"/>
      <w:r w:rsidRPr="0010779C">
        <w:rPr>
          <w:lang w:val="en-GB"/>
        </w:rPr>
        <w:t xml:space="preserve">, E. </w:t>
      </w:r>
      <w:proofErr w:type="spellStart"/>
      <w:r w:rsidRPr="0010779C">
        <w:rPr>
          <w:lang w:val="en-GB"/>
        </w:rPr>
        <w:t>Bertheussen</w:t>
      </w:r>
      <w:proofErr w:type="spellEnd"/>
      <w:r w:rsidRPr="0010779C">
        <w:rPr>
          <w:lang w:val="en-GB"/>
        </w:rPr>
        <w:t xml:space="preserve">, S. B. Scott, X. Liu, A. K. </w:t>
      </w:r>
      <w:proofErr w:type="spellStart"/>
      <w:r w:rsidRPr="0010779C">
        <w:rPr>
          <w:lang w:val="en-GB"/>
        </w:rPr>
        <w:t>Engstfeld</w:t>
      </w:r>
      <w:proofErr w:type="spellEnd"/>
      <w:r w:rsidRPr="0010779C">
        <w:rPr>
          <w:lang w:val="en-GB"/>
        </w:rPr>
        <w:t xml:space="preserve">, S. </w:t>
      </w:r>
      <w:proofErr w:type="spellStart"/>
      <w:r w:rsidRPr="0010779C">
        <w:rPr>
          <w:lang w:val="en-GB"/>
        </w:rPr>
        <w:t>Horch</w:t>
      </w:r>
      <w:proofErr w:type="spellEnd"/>
      <w:r w:rsidRPr="0010779C">
        <w:rPr>
          <w:lang w:val="en-GB"/>
        </w:rPr>
        <w:t xml:space="preserve">, B. Seger, I. E. L. Stephens, K. Chan, C. Hahn, J. K. </w:t>
      </w:r>
      <w:proofErr w:type="spellStart"/>
      <w:r w:rsidRPr="0010779C">
        <w:rPr>
          <w:lang w:val="en-GB"/>
        </w:rPr>
        <w:t>Nørskov</w:t>
      </w:r>
      <w:proofErr w:type="spellEnd"/>
      <w:r w:rsidRPr="0010779C">
        <w:rPr>
          <w:lang w:val="en-GB"/>
        </w:rPr>
        <w:t xml:space="preserve">, T. F. Jaramillo and I. </w:t>
      </w:r>
      <w:proofErr w:type="spellStart"/>
      <w:r w:rsidRPr="0010779C">
        <w:rPr>
          <w:lang w:val="en-GB"/>
        </w:rPr>
        <w:t>Chorkendorff</w:t>
      </w:r>
      <w:proofErr w:type="spellEnd"/>
      <w:r w:rsidRPr="0010779C">
        <w:rPr>
          <w:lang w:val="en-GB"/>
        </w:rPr>
        <w:t xml:space="preserve">, </w:t>
      </w:r>
      <w:r w:rsidRPr="0010779C">
        <w:rPr>
          <w:i/>
          <w:iCs/>
          <w:lang w:val="en-GB"/>
        </w:rPr>
        <w:t>Chem. Rev.</w:t>
      </w:r>
      <w:r w:rsidRPr="0010779C">
        <w:rPr>
          <w:lang w:val="en-GB"/>
        </w:rPr>
        <w:t xml:space="preserve">, 2019, </w:t>
      </w:r>
      <w:r w:rsidRPr="0010779C">
        <w:rPr>
          <w:b/>
          <w:bCs/>
          <w:lang w:val="en-GB"/>
        </w:rPr>
        <w:t>119</w:t>
      </w:r>
      <w:r w:rsidRPr="0010779C">
        <w:rPr>
          <w:lang w:val="en-GB"/>
        </w:rPr>
        <w:t>, 7610–7672.</w:t>
      </w:r>
    </w:p>
    <w:p w14:paraId="7E3DE0C1" w14:textId="77777777" w:rsidR="00B80797" w:rsidRPr="0010779C" w:rsidRDefault="00B80797" w:rsidP="00B80797">
      <w:pPr>
        <w:pStyle w:val="Bibliography"/>
        <w:rPr>
          <w:lang w:val="en-GB"/>
        </w:rPr>
      </w:pPr>
      <w:r w:rsidRPr="0010779C">
        <w:rPr>
          <w:lang w:val="en-GB"/>
        </w:rPr>
        <w:t>48</w:t>
      </w:r>
      <w:r w:rsidRPr="0010779C">
        <w:rPr>
          <w:lang w:val="en-GB"/>
        </w:rPr>
        <w:tab/>
        <w:t xml:space="preserve">G. Zhang, T. Wang, M. Zhang, L. Li, D. Cheng, S. Zhen, Y. Wang, J. Qin, Z.-J. Zhao and J. Gong, </w:t>
      </w:r>
      <w:r w:rsidRPr="0010779C">
        <w:rPr>
          <w:i/>
          <w:iCs/>
          <w:lang w:val="en-GB"/>
        </w:rPr>
        <w:t xml:space="preserve">Nat. </w:t>
      </w:r>
      <w:proofErr w:type="spellStart"/>
      <w:r w:rsidRPr="0010779C">
        <w:rPr>
          <w:i/>
          <w:iCs/>
          <w:lang w:val="en-GB"/>
        </w:rPr>
        <w:t>Commun</w:t>
      </w:r>
      <w:proofErr w:type="spellEnd"/>
      <w:r w:rsidRPr="0010779C">
        <w:rPr>
          <w:i/>
          <w:iCs/>
          <w:lang w:val="en-GB"/>
        </w:rPr>
        <w:t>.</w:t>
      </w:r>
      <w:r w:rsidRPr="0010779C">
        <w:rPr>
          <w:lang w:val="en-GB"/>
        </w:rPr>
        <w:t xml:space="preserve">, 2022, </w:t>
      </w:r>
      <w:r w:rsidRPr="0010779C">
        <w:rPr>
          <w:b/>
          <w:bCs/>
          <w:lang w:val="en-GB"/>
        </w:rPr>
        <w:t>13</w:t>
      </w:r>
      <w:r w:rsidRPr="0010779C">
        <w:rPr>
          <w:lang w:val="en-GB"/>
        </w:rPr>
        <w:t>, 7768.</w:t>
      </w:r>
    </w:p>
    <w:p w14:paraId="26E44546" w14:textId="77777777" w:rsidR="00B80797" w:rsidRPr="0010779C" w:rsidRDefault="00B80797" w:rsidP="00B80797">
      <w:pPr>
        <w:pStyle w:val="Bibliography"/>
        <w:rPr>
          <w:lang w:val="en-GB"/>
        </w:rPr>
      </w:pPr>
      <w:r w:rsidRPr="0010779C">
        <w:rPr>
          <w:lang w:val="en-GB"/>
        </w:rPr>
        <w:t>49</w:t>
      </w:r>
      <w:r w:rsidRPr="0010779C">
        <w:rPr>
          <w:lang w:val="en-GB"/>
        </w:rPr>
        <w:tab/>
        <w:t xml:space="preserve">ISO 14040:2006, </w:t>
      </w:r>
      <w:r w:rsidRPr="0010779C">
        <w:rPr>
          <w:i/>
          <w:iCs/>
          <w:lang w:val="en-GB"/>
        </w:rPr>
        <w:t>Environmental management — Life cycle assessment — Principles and framework</w:t>
      </w:r>
      <w:r w:rsidRPr="0010779C">
        <w:rPr>
          <w:lang w:val="en-GB"/>
        </w:rPr>
        <w:t>, 2006.</w:t>
      </w:r>
    </w:p>
    <w:p w14:paraId="1E425D55" w14:textId="77777777" w:rsidR="00B80797" w:rsidRPr="0010779C" w:rsidRDefault="00B80797" w:rsidP="00B80797">
      <w:pPr>
        <w:pStyle w:val="Bibliography"/>
        <w:rPr>
          <w:lang w:val="en-GB"/>
        </w:rPr>
      </w:pPr>
      <w:r w:rsidRPr="0010779C">
        <w:rPr>
          <w:lang w:val="en-GB"/>
        </w:rPr>
        <w:t>50</w:t>
      </w:r>
      <w:r w:rsidRPr="0010779C">
        <w:rPr>
          <w:lang w:val="en-GB"/>
        </w:rPr>
        <w:tab/>
        <w:t xml:space="preserve">ISO 14044:2006, </w:t>
      </w:r>
      <w:r w:rsidRPr="0010779C">
        <w:rPr>
          <w:i/>
          <w:iCs/>
          <w:lang w:val="en-GB"/>
        </w:rPr>
        <w:t>Environmental management — Life cycle assessment — Requirements and guidelines</w:t>
      </w:r>
      <w:r w:rsidRPr="0010779C">
        <w:rPr>
          <w:lang w:val="en-GB"/>
        </w:rPr>
        <w:t>, 2006.</w:t>
      </w:r>
    </w:p>
    <w:p w14:paraId="7303439E" w14:textId="77777777" w:rsidR="00B80797" w:rsidRPr="0010779C" w:rsidRDefault="00B80797" w:rsidP="00B80797">
      <w:pPr>
        <w:pStyle w:val="Bibliography"/>
        <w:rPr>
          <w:lang w:val="en-GB"/>
        </w:rPr>
      </w:pPr>
      <w:r w:rsidRPr="0010779C">
        <w:rPr>
          <w:lang w:val="en-GB"/>
        </w:rPr>
        <w:t>51</w:t>
      </w:r>
      <w:r w:rsidRPr="0010779C">
        <w:rPr>
          <w:lang w:val="en-GB"/>
        </w:rPr>
        <w:tab/>
        <w:t xml:space="preserve">S. Hellweg and L. </w:t>
      </w:r>
      <w:proofErr w:type="spellStart"/>
      <w:r w:rsidRPr="0010779C">
        <w:rPr>
          <w:lang w:val="en-GB"/>
        </w:rPr>
        <w:t>Milà</w:t>
      </w:r>
      <w:proofErr w:type="spellEnd"/>
      <w:r w:rsidRPr="0010779C">
        <w:rPr>
          <w:lang w:val="en-GB"/>
        </w:rPr>
        <w:t xml:space="preserve"> i Canals, </w:t>
      </w:r>
      <w:r w:rsidRPr="0010779C">
        <w:rPr>
          <w:i/>
          <w:iCs/>
          <w:lang w:val="en-GB"/>
        </w:rPr>
        <w:t>Science</w:t>
      </w:r>
      <w:r w:rsidRPr="0010779C">
        <w:rPr>
          <w:lang w:val="en-GB"/>
        </w:rPr>
        <w:t xml:space="preserve">, 2014, </w:t>
      </w:r>
      <w:r w:rsidRPr="0010779C">
        <w:rPr>
          <w:b/>
          <w:bCs/>
          <w:lang w:val="en-GB"/>
        </w:rPr>
        <w:t>344</w:t>
      </w:r>
      <w:r w:rsidRPr="0010779C">
        <w:rPr>
          <w:lang w:val="en-GB"/>
        </w:rPr>
        <w:t>, 1109–1113.</w:t>
      </w:r>
    </w:p>
    <w:p w14:paraId="5F45F803" w14:textId="77777777" w:rsidR="00B80797" w:rsidRPr="0010779C" w:rsidRDefault="00B80797" w:rsidP="00B80797">
      <w:pPr>
        <w:pStyle w:val="Bibliography"/>
        <w:rPr>
          <w:lang w:val="en-GB"/>
        </w:rPr>
      </w:pPr>
      <w:r w:rsidRPr="0010779C">
        <w:rPr>
          <w:lang w:val="en-GB"/>
        </w:rPr>
        <w:t>52</w:t>
      </w:r>
      <w:r w:rsidRPr="0010779C">
        <w:rPr>
          <w:lang w:val="en-GB"/>
        </w:rPr>
        <w:tab/>
        <w:t xml:space="preserve">G. </w:t>
      </w:r>
      <w:proofErr w:type="spellStart"/>
      <w:r w:rsidRPr="0010779C">
        <w:rPr>
          <w:lang w:val="en-GB"/>
        </w:rPr>
        <w:t>Wernet</w:t>
      </w:r>
      <w:proofErr w:type="spellEnd"/>
      <w:r w:rsidRPr="0010779C">
        <w:rPr>
          <w:lang w:val="en-GB"/>
        </w:rPr>
        <w:t xml:space="preserve">, C. Bauer, B. </w:t>
      </w:r>
      <w:proofErr w:type="spellStart"/>
      <w:r w:rsidRPr="0010779C">
        <w:rPr>
          <w:lang w:val="en-GB"/>
        </w:rPr>
        <w:t>Steubing</w:t>
      </w:r>
      <w:proofErr w:type="spellEnd"/>
      <w:r w:rsidRPr="0010779C">
        <w:rPr>
          <w:lang w:val="en-GB"/>
        </w:rPr>
        <w:t xml:space="preserve">, J. Reinhard, E. Moreno-Ruiz and B. Weidema, </w:t>
      </w:r>
      <w:r w:rsidRPr="0010779C">
        <w:rPr>
          <w:i/>
          <w:iCs/>
          <w:lang w:val="en-GB"/>
        </w:rPr>
        <w:t>Int. J. Life Cycle Assess.</w:t>
      </w:r>
      <w:r w:rsidRPr="0010779C">
        <w:rPr>
          <w:lang w:val="en-GB"/>
        </w:rPr>
        <w:t xml:space="preserve">, 2016, </w:t>
      </w:r>
      <w:r w:rsidRPr="0010779C">
        <w:rPr>
          <w:b/>
          <w:bCs/>
          <w:lang w:val="en-GB"/>
        </w:rPr>
        <w:t>21</w:t>
      </w:r>
      <w:r w:rsidRPr="0010779C">
        <w:rPr>
          <w:lang w:val="en-GB"/>
        </w:rPr>
        <w:t>, 1218–1230.</w:t>
      </w:r>
    </w:p>
    <w:p w14:paraId="1A486F6C" w14:textId="77777777" w:rsidR="00B80797" w:rsidRPr="0010779C" w:rsidRDefault="00B80797" w:rsidP="00B80797">
      <w:pPr>
        <w:pStyle w:val="Bibliography"/>
        <w:rPr>
          <w:lang w:val="en-GB"/>
        </w:rPr>
      </w:pPr>
      <w:r w:rsidRPr="0010779C">
        <w:rPr>
          <w:lang w:val="en-GB"/>
        </w:rPr>
        <w:t>53</w:t>
      </w:r>
      <w:r w:rsidRPr="0010779C">
        <w:rPr>
          <w:lang w:val="en-GB"/>
        </w:rPr>
        <w:tab/>
        <w:t xml:space="preserve">M. A. J. </w:t>
      </w:r>
      <w:proofErr w:type="spellStart"/>
      <w:r w:rsidRPr="0010779C">
        <w:rPr>
          <w:lang w:val="en-GB"/>
        </w:rPr>
        <w:t>Huijbregts</w:t>
      </w:r>
      <w:proofErr w:type="spellEnd"/>
      <w:r w:rsidRPr="0010779C">
        <w:rPr>
          <w:lang w:val="en-GB"/>
        </w:rPr>
        <w:t xml:space="preserve">, Z. J. N. Steinmann, P. M. F. </w:t>
      </w:r>
      <w:proofErr w:type="spellStart"/>
      <w:r w:rsidRPr="0010779C">
        <w:rPr>
          <w:lang w:val="en-GB"/>
        </w:rPr>
        <w:t>Elshout</w:t>
      </w:r>
      <w:proofErr w:type="spellEnd"/>
      <w:r w:rsidRPr="0010779C">
        <w:rPr>
          <w:lang w:val="en-GB"/>
        </w:rPr>
        <w:t xml:space="preserve">, G. Stam, F. </w:t>
      </w:r>
      <w:proofErr w:type="spellStart"/>
      <w:r w:rsidRPr="0010779C">
        <w:rPr>
          <w:lang w:val="en-GB"/>
        </w:rPr>
        <w:t>Verones</w:t>
      </w:r>
      <w:proofErr w:type="spellEnd"/>
      <w:r w:rsidRPr="0010779C">
        <w:rPr>
          <w:lang w:val="en-GB"/>
        </w:rPr>
        <w:t xml:space="preserve">, M. Vieira, M. </w:t>
      </w:r>
      <w:proofErr w:type="spellStart"/>
      <w:r w:rsidRPr="0010779C">
        <w:rPr>
          <w:lang w:val="en-GB"/>
        </w:rPr>
        <w:t>Zijp</w:t>
      </w:r>
      <w:proofErr w:type="spellEnd"/>
      <w:r w:rsidRPr="0010779C">
        <w:rPr>
          <w:lang w:val="en-GB"/>
        </w:rPr>
        <w:t xml:space="preserve">, A. Hollander and R. van </w:t>
      </w:r>
      <w:proofErr w:type="spellStart"/>
      <w:r w:rsidRPr="0010779C">
        <w:rPr>
          <w:lang w:val="en-GB"/>
        </w:rPr>
        <w:t>Zelm</w:t>
      </w:r>
      <w:proofErr w:type="spellEnd"/>
      <w:r w:rsidRPr="0010779C">
        <w:rPr>
          <w:lang w:val="en-GB"/>
        </w:rPr>
        <w:t xml:space="preserve">, </w:t>
      </w:r>
      <w:r w:rsidRPr="0010779C">
        <w:rPr>
          <w:i/>
          <w:iCs/>
          <w:lang w:val="en-GB"/>
        </w:rPr>
        <w:t>Int. J. Life Cycle Assess.</w:t>
      </w:r>
      <w:r w:rsidRPr="0010779C">
        <w:rPr>
          <w:lang w:val="en-GB"/>
        </w:rPr>
        <w:t xml:space="preserve">, 2017, </w:t>
      </w:r>
      <w:r w:rsidRPr="0010779C">
        <w:rPr>
          <w:b/>
          <w:bCs/>
          <w:lang w:val="en-GB"/>
        </w:rPr>
        <w:t>22</w:t>
      </w:r>
      <w:r w:rsidRPr="0010779C">
        <w:rPr>
          <w:lang w:val="en-GB"/>
        </w:rPr>
        <w:t>, 138–147.</w:t>
      </w:r>
    </w:p>
    <w:p w14:paraId="0F93D0B6" w14:textId="2D436A6F" w:rsidR="001247FE" w:rsidRPr="0010779C" w:rsidRDefault="008A3579" w:rsidP="001061F1">
      <w:pPr>
        <w:pStyle w:val="Bibliography"/>
        <w:ind w:left="0" w:firstLine="0"/>
        <w:jc w:val="both"/>
        <w:rPr>
          <w:lang w:val="en-GB"/>
        </w:rPr>
      </w:pPr>
      <w:r w:rsidRPr="0010779C">
        <w:rPr>
          <w:rFonts w:cstheme="minorHAnsi"/>
          <w:lang w:val="en-GB"/>
        </w:rPr>
        <w:fldChar w:fldCharType="end"/>
      </w:r>
      <w:bookmarkEnd w:id="0"/>
      <w:bookmarkEnd w:id="1"/>
      <w:bookmarkEnd w:id="2"/>
      <w:bookmarkEnd w:id="11"/>
    </w:p>
    <w:sectPr w:rsidR="001247FE" w:rsidRPr="0010779C" w:rsidSect="008B6C29">
      <w:footerReference w:type="default" r:id="rId15"/>
      <w:pgSz w:w="12240" w:h="15840"/>
      <w:pgMar w:top="1440" w:right="1080" w:bottom="1440" w:left="108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437BA" w16cex:dateUtc="2023-03-21T13:03:00Z"/>
  <w16cex:commentExtensible w16cex:durableId="27C4374F" w16cex:dateUtc="2023-03-21T13:01:00Z"/>
  <w16cex:commentExtensible w16cex:durableId="27C438A2" w16cex:dateUtc="2023-03-21T13:0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CF79EE" w14:textId="77777777" w:rsidR="007540D1" w:rsidRDefault="007540D1">
      <w:pPr>
        <w:spacing w:after="0" w:line="240" w:lineRule="auto"/>
      </w:pPr>
      <w:r>
        <w:separator/>
      </w:r>
    </w:p>
  </w:endnote>
  <w:endnote w:type="continuationSeparator" w:id="0">
    <w:p w14:paraId="649A898C" w14:textId="77777777" w:rsidR="007540D1" w:rsidRDefault="00754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0EFFF434" w14:textId="77777777" w:rsidR="001247FE" w:rsidRDefault="001247F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C481A0E" w14:textId="77777777" w:rsidR="001247FE" w:rsidRDefault="00124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F0CA5B" w14:textId="77777777" w:rsidR="007540D1" w:rsidRDefault="007540D1">
      <w:pPr>
        <w:spacing w:after="0" w:line="240" w:lineRule="auto"/>
      </w:pPr>
      <w:r>
        <w:separator/>
      </w:r>
    </w:p>
  </w:footnote>
  <w:footnote w:type="continuationSeparator" w:id="0">
    <w:p w14:paraId="55BA76FC" w14:textId="77777777" w:rsidR="007540D1" w:rsidRDefault="00754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3C60B0"/>
    <w:multiLevelType w:val="hybridMultilevel"/>
    <w:tmpl w:val="1616D1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strate, I.R. (Robert)">
    <w15:presenceInfo w15:providerId="AD" w15:userId="S::istrateir@vuw.leidenuniv.nl::7556c92f-1b77-41cc-b453-4073dc5f61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trackRevisions/>
  <w:documentProtection w:edit="trackedChanges" w:enforcement="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79"/>
    <w:rsid w:val="000027F9"/>
    <w:rsid w:val="0001168C"/>
    <w:rsid w:val="000120F1"/>
    <w:rsid w:val="000246AC"/>
    <w:rsid w:val="00026FCA"/>
    <w:rsid w:val="00032C70"/>
    <w:rsid w:val="000349D4"/>
    <w:rsid w:val="00035625"/>
    <w:rsid w:val="00040273"/>
    <w:rsid w:val="000604E7"/>
    <w:rsid w:val="000653AE"/>
    <w:rsid w:val="00066913"/>
    <w:rsid w:val="0006761E"/>
    <w:rsid w:val="000831C0"/>
    <w:rsid w:val="00087047"/>
    <w:rsid w:val="000A33A9"/>
    <w:rsid w:val="000C1D09"/>
    <w:rsid w:val="000E14F1"/>
    <w:rsid w:val="000E6FA5"/>
    <w:rsid w:val="000F182C"/>
    <w:rsid w:val="000F5A02"/>
    <w:rsid w:val="000F6B56"/>
    <w:rsid w:val="00102A51"/>
    <w:rsid w:val="00105BA1"/>
    <w:rsid w:val="001061F1"/>
    <w:rsid w:val="0010779C"/>
    <w:rsid w:val="0012111D"/>
    <w:rsid w:val="001247FE"/>
    <w:rsid w:val="0012667D"/>
    <w:rsid w:val="0014665C"/>
    <w:rsid w:val="00162E72"/>
    <w:rsid w:val="001641AE"/>
    <w:rsid w:val="00165BB9"/>
    <w:rsid w:val="00166588"/>
    <w:rsid w:val="00166C17"/>
    <w:rsid w:val="00181B33"/>
    <w:rsid w:val="00182D93"/>
    <w:rsid w:val="001975E3"/>
    <w:rsid w:val="001A0645"/>
    <w:rsid w:val="001A4E8B"/>
    <w:rsid w:val="001B23B5"/>
    <w:rsid w:val="001B29BD"/>
    <w:rsid w:val="001B516D"/>
    <w:rsid w:val="001C782A"/>
    <w:rsid w:val="001D4169"/>
    <w:rsid w:val="001E19F8"/>
    <w:rsid w:val="001F1F26"/>
    <w:rsid w:val="00201F32"/>
    <w:rsid w:val="0020328A"/>
    <w:rsid w:val="002105A0"/>
    <w:rsid w:val="00224E1F"/>
    <w:rsid w:val="0023004D"/>
    <w:rsid w:val="002429F0"/>
    <w:rsid w:val="0024770A"/>
    <w:rsid w:val="00252064"/>
    <w:rsid w:val="002603DB"/>
    <w:rsid w:val="00265A6F"/>
    <w:rsid w:val="0026672C"/>
    <w:rsid w:val="00273CBF"/>
    <w:rsid w:val="00287D92"/>
    <w:rsid w:val="00297C9C"/>
    <w:rsid w:val="002A1DF7"/>
    <w:rsid w:val="002A5761"/>
    <w:rsid w:val="002B2450"/>
    <w:rsid w:val="002B3570"/>
    <w:rsid w:val="002C03AB"/>
    <w:rsid w:val="002C79A5"/>
    <w:rsid w:val="002D655D"/>
    <w:rsid w:val="002E5DC0"/>
    <w:rsid w:val="003030A5"/>
    <w:rsid w:val="00303E52"/>
    <w:rsid w:val="00307421"/>
    <w:rsid w:val="00317054"/>
    <w:rsid w:val="003248E2"/>
    <w:rsid w:val="00332005"/>
    <w:rsid w:val="00340CE4"/>
    <w:rsid w:val="00342FD2"/>
    <w:rsid w:val="00354DFE"/>
    <w:rsid w:val="0035591B"/>
    <w:rsid w:val="00367384"/>
    <w:rsid w:val="0037093E"/>
    <w:rsid w:val="00375080"/>
    <w:rsid w:val="00380B50"/>
    <w:rsid w:val="003A6936"/>
    <w:rsid w:val="003B0718"/>
    <w:rsid w:val="003B2D52"/>
    <w:rsid w:val="003B5D5A"/>
    <w:rsid w:val="003C2A78"/>
    <w:rsid w:val="003C31B5"/>
    <w:rsid w:val="003C4DE3"/>
    <w:rsid w:val="003E3403"/>
    <w:rsid w:val="004017D0"/>
    <w:rsid w:val="00404448"/>
    <w:rsid w:val="004115C5"/>
    <w:rsid w:val="00414424"/>
    <w:rsid w:val="00420B7C"/>
    <w:rsid w:val="00421538"/>
    <w:rsid w:val="00421811"/>
    <w:rsid w:val="00434C13"/>
    <w:rsid w:val="00434D0C"/>
    <w:rsid w:val="004418A1"/>
    <w:rsid w:val="00452654"/>
    <w:rsid w:val="00452F17"/>
    <w:rsid w:val="004538C8"/>
    <w:rsid w:val="00456A5E"/>
    <w:rsid w:val="004621F9"/>
    <w:rsid w:val="0046478F"/>
    <w:rsid w:val="004723DE"/>
    <w:rsid w:val="0047272A"/>
    <w:rsid w:val="00473FA4"/>
    <w:rsid w:val="00483C0B"/>
    <w:rsid w:val="0049215D"/>
    <w:rsid w:val="004959C5"/>
    <w:rsid w:val="00496E66"/>
    <w:rsid w:val="004A6DD1"/>
    <w:rsid w:val="004B3985"/>
    <w:rsid w:val="004B7E57"/>
    <w:rsid w:val="004C06A5"/>
    <w:rsid w:val="004C0E7C"/>
    <w:rsid w:val="004C2C29"/>
    <w:rsid w:val="004D02FF"/>
    <w:rsid w:val="004F3039"/>
    <w:rsid w:val="004F3369"/>
    <w:rsid w:val="005028D5"/>
    <w:rsid w:val="00506428"/>
    <w:rsid w:val="00511164"/>
    <w:rsid w:val="005161CC"/>
    <w:rsid w:val="00533106"/>
    <w:rsid w:val="0054008C"/>
    <w:rsid w:val="005437BA"/>
    <w:rsid w:val="0054453D"/>
    <w:rsid w:val="00550978"/>
    <w:rsid w:val="00552D16"/>
    <w:rsid w:val="005534CB"/>
    <w:rsid w:val="00561AC6"/>
    <w:rsid w:val="005645CE"/>
    <w:rsid w:val="005760F1"/>
    <w:rsid w:val="00591B82"/>
    <w:rsid w:val="005959F5"/>
    <w:rsid w:val="005971BC"/>
    <w:rsid w:val="005B3FBE"/>
    <w:rsid w:val="005B7710"/>
    <w:rsid w:val="005C4C8F"/>
    <w:rsid w:val="005D6BB3"/>
    <w:rsid w:val="005D7ABC"/>
    <w:rsid w:val="005E3244"/>
    <w:rsid w:val="005E4BD8"/>
    <w:rsid w:val="005E77BC"/>
    <w:rsid w:val="005F05CD"/>
    <w:rsid w:val="005F0C06"/>
    <w:rsid w:val="005F1140"/>
    <w:rsid w:val="005F41DE"/>
    <w:rsid w:val="005F6D2A"/>
    <w:rsid w:val="00604B41"/>
    <w:rsid w:val="00605B66"/>
    <w:rsid w:val="006100D8"/>
    <w:rsid w:val="00612E4C"/>
    <w:rsid w:val="0061661C"/>
    <w:rsid w:val="00622E3B"/>
    <w:rsid w:val="00630134"/>
    <w:rsid w:val="00662445"/>
    <w:rsid w:val="00670C2D"/>
    <w:rsid w:val="0067483D"/>
    <w:rsid w:val="00675934"/>
    <w:rsid w:val="00695DFB"/>
    <w:rsid w:val="006B1508"/>
    <w:rsid w:val="006D0B6D"/>
    <w:rsid w:val="006D182F"/>
    <w:rsid w:val="006D32B3"/>
    <w:rsid w:val="006D647D"/>
    <w:rsid w:val="006E3721"/>
    <w:rsid w:val="006F4C47"/>
    <w:rsid w:val="006F59DF"/>
    <w:rsid w:val="007035ED"/>
    <w:rsid w:val="00713948"/>
    <w:rsid w:val="00731AFA"/>
    <w:rsid w:val="0073278C"/>
    <w:rsid w:val="007333FF"/>
    <w:rsid w:val="00742B73"/>
    <w:rsid w:val="00745718"/>
    <w:rsid w:val="007540D1"/>
    <w:rsid w:val="007602C4"/>
    <w:rsid w:val="00764E4C"/>
    <w:rsid w:val="0076679C"/>
    <w:rsid w:val="00774B39"/>
    <w:rsid w:val="00777C05"/>
    <w:rsid w:val="007916F5"/>
    <w:rsid w:val="007A7207"/>
    <w:rsid w:val="007B01CC"/>
    <w:rsid w:val="007B21A3"/>
    <w:rsid w:val="007C2F76"/>
    <w:rsid w:val="008063A4"/>
    <w:rsid w:val="008106D3"/>
    <w:rsid w:val="00810C45"/>
    <w:rsid w:val="008147FA"/>
    <w:rsid w:val="0081736D"/>
    <w:rsid w:val="008277AB"/>
    <w:rsid w:val="00830F8D"/>
    <w:rsid w:val="00833DDB"/>
    <w:rsid w:val="00834A41"/>
    <w:rsid w:val="00840405"/>
    <w:rsid w:val="008458F7"/>
    <w:rsid w:val="008532F0"/>
    <w:rsid w:val="00854191"/>
    <w:rsid w:val="00856EB6"/>
    <w:rsid w:val="008734FF"/>
    <w:rsid w:val="00883ACA"/>
    <w:rsid w:val="0089553F"/>
    <w:rsid w:val="008A1237"/>
    <w:rsid w:val="008A3579"/>
    <w:rsid w:val="008A7377"/>
    <w:rsid w:val="008A7715"/>
    <w:rsid w:val="008B2C71"/>
    <w:rsid w:val="008B6C29"/>
    <w:rsid w:val="008C15F3"/>
    <w:rsid w:val="008C3035"/>
    <w:rsid w:val="008D5899"/>
    <w:rsid w:val="008D5DA9"/>
    <w:rsid w:val="008E1701"/>
    <w:rsid w:val="008E701D"/>
    <w:rsid w:val="008F13A9"/>
    <w:rsid w:val="009005B8"/>
    <w:rsid w:val="00907530"/>
    <w:rsid w:val="009130E9"/>
    <w:rsid w:val="00920FE0"/>
    <w:rsid w:val="009276E2"/>
    <w:rsid w:val="00945BA1"/>
    <w:rsid w:val="00945F89"/>
    <w:rsid w:val="00953561"/>
    <w:rsid w:val="009649BA"/>
    <w:rsid w:val="0096504C"/>
    <w:rsid w:val="00972B39"/>
    <w:rsid w:val="00972FB0"/>
    <w:rsid w:val="009866E5"/>
    <w:rsid w:val="009902C4"/>
    <w:rsid w:val="009A7D2D"/>
    <w:rsid w:val="009B0151"/>
    <w:rsid w:val="009C4EE1"/>
    <w:rsid w:val="009D5C3E"/>
    <w:rsid w:val="009E14ED"/>
    <w:rsid w:val="009E4282"/>
    <w:rsid w:val="009E47FC"/>
    <w:rsid w:val="00A05A9D"/>
    <w:rsid w:val="00A07CC4"/>
    <w:rsid w:val="00A166C5"/>
    <w:rsid w:val="00A243D1"/>
    <w:rsid w:val="00A3231C"/>
    <w:rsid w:val="00A3497D"/>
    <w:rsid w:val="00A354C2"/>
    <w:rsid w:val="00A614C4"/>
    <w:rsid w:val="00A70BB2"/>
    <w:rsid w:val="00A74D98"/>
    <w:rsid w:val="00A8234D"/>
    <w:rsid w:val="00A83309"/>
    <w:rsid w:val="00A86BAD"/>
    <w:rsid w:val="00A9347E"/>
    <w:rsid w:val="00AA0B97"/>
    <w:rsid w:val="00AA485A"/>
    <w:rsid w:val="00AA4E0B"/>
    <w:rsid w:val="00AA7E81"/>
    <w:rsid w:val="00AB2927"/>
    <w:rsid w:val="00AB3714"/>
    <w:rsid w:val="00AB5D88"/>
    <w:rsid w:val="00AC0606"/>
    <w:rsid w:val="00AC76AC"/>
    <w:rsid w:val="00AD1F0F"/>
    <w:rsid w:val="00AD3107"/>
    <w:rsid w:val="00AD5FE2"/>
    <w:rsid w:val="00AE3C28"/>
    <w:rsid w:val="00AF15CD"/>
    <w:rsid w:val="00AF5B55"/>
    <w:rsid w:val="00B04458"/>
    <w:rsid w:val="00B06881"/>
    <w:rsid w:val="00B12530"/>
    <w:rsid w:val="00B21C46"/>
    <w:rsid w:val="00B56532"/>
    <w:rsid w:val="00B60191"/>
    <w:rsid w:val="00B70BC7"/>
    <w:rsid w:val="00B727EA"/>
    <w:rsid w:val="00B779BE"/>
    <w:rsid w:val="00B80797"/>
    <w:rsid w:val="00B91A55"/>
    <w:rsid w:val="00BA726D"/>
    <w:rsid w:val="00BA7FD4"/>
    <w:rsid w:val="00BB0657"/>
    <w:rsid w:val="00BB443B"/>
    <w:rsid w:val="00BB63DE"/>
    <w:rsid w:val="00BF0CDD"/>
    <w:rsid w:val="00BF121E"/>
    <w:rsid w:val="00BF2A49"/>
    <w:rsid w:val="00C03BD4"/>
    <w:rsid w:val="00C07CEF"/>
    <w:rsid w:val="00C20533"/>
    <w:rsid w:val="00C26CAD"/>
    <w:rsid w:val="00C32D3A"/>
    <w:rsid w:val="00C340CC"/>
    <w:rsid w:val="00C42E71"/>
    <w:rsid w:val="00C45FD8"/>
    <w:rsid w:val="00C51528"/>
    <w:rsid w:val="00C53B57"/>
    <w:rsid w:val="00C74307"/>
    <w:rsid w:val="00C8061B"/>
    <w:rsid w:val="00C82E37"/>
    <w:rsid w:val="00C95340"/>
    <w:rsid w:val="00CA11A5"/>
    <w:rsid w:val="00CA2FE1"/>
    <w:rsid w:val="00CA48AB"/>
    <w:rsid w:val="00CA563B"/>
    <w:rsid w:val="00CA7D24"/>
    <w:rsid w:val="00CB30A7"/>
    <w:rsid w:val="00CB58FE"/>
    <w:rsid w:val="00CB76E1"/>
    <w:rsid w:val="00CC44DD"/>
    <w:rsid w:val="00CC5654"/>
    <w:rsid w:val="00CC5A71"/>
    <w:rsid w:val="00CC5CB8"/>
    <w:rsid w:val="00CD0A58"/>
    <w:rsid w:val="00CD7450"/>
    <w:rsid w:val="00CD7D9D"/>
    <w:rsid w:val="00CE67E1"/>
    <w:rsid w:val="00CE762D"/>
    <w:rsid w:val="00CF1D38"/>
    <w:rsid w:val="00D02932"/>
    <w:rsid w:val="00D02C55"/>
    <w:rsid w:val="00D1207D"/>
    <w:rsid w:val="00D1395E"/>
    <w:rsid w:val="00D14047"/>
    <w:rsid w:val="00D20065"/>
    <w:rsid w:val="00D22FEC"/>
    <w:rsid w:val="00D239E7"/>
    <w:rsid w:val="00D37431"/>
    <w:rsid w:val="00D57D0F"/>
    <w:rsid w:val="00D62296"/>
    <w:rsid w:val="00D766F6"/>
    <w:rsid w:val="00D82E66"/>
    <w:rsid w:val="00D95FFC"/>
    <w:rsid w:val="00D977A5"/>
    <w:rsid w:val="00DC0FF6"/>
    <w:rsid w:val="00DC3BC4"/>
    <w:rsid w:val="00DC6518"/>
    <w:rsid w:val="00DC6DD5"/>
    <w:rsid w:val="00DD5E55"/>
    <w:rsid w:val="00DE3301"/>
    <w:rsid w:val="00DE747F"/>
    <w:rsid w:val="00E061FC"/>
    <w:rsid w:val="00E30EB9"/>
    <w:rsid w:val="00E40490"/>
    <w:rsid w:val="00E415D1"/>
    <w:rsid w:val="00E453B6"/>
    <w:rsid w:val="00E57C74"/>
    <w:rsid w:val="00E6138B"/>
    <w:rsid w:val="00E634B6"/>
    <w:rsid w:val="00E63D53"/>
    <w:rsid w:val="00E77861"/>
    <w:rsid w:val="00E81FEF"/>
    <w:rsid w:val="00E825C8"/>
    <w:rsid w:val="00E83316"/>
    <w:rsid w:val="00EA3B49"/>
    <w:rsid w:val="00ED126F"/>
    <w:rsid w:val="00EE119E"/>
    <w:rsid w:val="00EE324B"/>
    <w:rsid w:val="00EE485C"/>
    <w:rsid w:val="00EE7912"/>
    <w:rsid w:val="00F126E4"/>
    <w:rsid w:val="00F12E54"/>
    <w:rsid w:val="00F1501D"/>
    <w:rsid w:val="00F269E7"/>
    <w:rsid w:val="00F33D49"/>
    <w:rsid w:val="00F341F0"/>
    <w:rsid w:val="00F4097B"/>
    <w:rsid w:val="00F40EFF"/>
    <w:rsid w:val="00F45114"/>
    <w:rsid w:val="00F579AF"/>
    <w:rsid w:val="00F6704B"/>
    <w:rsid w:val="00F85E67"/>
    <w:rsid w:val="00F90036"/>
    <w:rsid w:val="00FA18C9"/>
    <w:rsid w:val="00FA1AC5"/>
    <w:rsid w:val="00FB7765"/>
    <w:rsid w:val="00FC0E97"/>
    <w:rsid w:val="00FC3614"/>
    <w:rsid w:val="00FC5075"/>
    <w:rsid w:val="00FC6420"/>
    <w:rsid w:val="00FD38A7"/>
    <w:rsid w:val="00FD43A6"/>
    <w:rsid w:val="00FE022B"/>
    <w:rsid w:val="00FF0FC0"/>
    <w:rsid w:val="00FF6A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4DA86"/>
  <w14:defaultImageDpi w14:val="32767"/>
  <w15:chartTrackingRefBased/>
  <w15:docId w15:val="{A246349B-0B88-484E-AA6F-175F48F3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79"/>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8A3579"/>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8A3579"/>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8A3579"/>
    <w:pPr>
      <w:tabs>
        <w:tab w:val="left" w:pos="264"/>
      </w:tabs>
      <w:spacing w:after="0" w:line="240" w:lineRule="auto"/>
      <w:ind w:left="264" w:hanging="264"/>
    </w:pPr>
  </w:style>
  <w:style w:type="character" w:customStyle="1" w:styleId="Heading1Char">
    <w:name w:val="Heading 1 Char"/>
    <w:basedOn w:val="DefaultParagraphFont"/>
    <w:link w:val="Heading1"/>
    <w:uiPriority w:val="9"/>
    <w:rsid w:val="008A3579"/>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8A3579"/>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8A3579"/>
    <w:rPr>
      <w:rFonts w:ascii="Calibri" w:eastAsiaTheme="majorEastAsia" w:hAnsi="Calibri" w:cstheme="majorBidi"/>
      <w:b/>
      <w:szCs w:val="24"/>
      <w:lang w:val="en-GB"/>
    </w:rPr>
  </w:style>
  <w:style w:type="character" w:styleId="Hyperlink">
    <w:name w:val="Hyperlink"/>
    <w:basedOn w:val="DefaultParagraphFont"/>
    <w:uiPriority w:val="99"/>
    <w:unhideWhenUsed/>
    <w:rsid w:val="008A3579"/>
    <w:rPr>
      <w:color w:val="0563C1" w:themeColor="hyperlink"/>
      <w:u w:val="single"/>
    </w:rPr>
  </w:style>
  <w:style w:type="character" w:styleId="CommentReference">
    <w:name w:val="annotation reference"/>
    <w:basedOn w:val="DefaultParagraphFont"/>
    <w:uiPriority w:val="99"/>
    <w:semiHidden/>
    <w:unhideWhenUsed/>
    <w:rsid w:val="008A3579"/>
    <w:rPr>
      <w:sz w:val="16"/>
      <w:szCs w:val="16"/>
    </w:rPr>
  </w:style>
  <w:style w:type="paragraph" w:styleId="CommentText">
    <w:name w:val="annotation text"/>
    <w:basedOn w:val="Normal"/>
    <w:link w:val="CommentTextChar"/>
    <w:uiPriority w:val="99"/>
    <w:unhideWhenUsed/>
    <w:rsid w:val="008A3579"/>
    <w:pPr>
      <w:spacing w:line="240" w:lineRule="auto"/>
    </w:pPr>
    <w:rPr>
      <w:sz w:val="20"/>
      <w:szCs w:val="20"/>
      <w:lang w:val="en-GB"/>
    </w:rPr>
  </w:style>
  <w:style w:type="character" w:customStyle="1" w:styleId="CommentTextChar">
    <w:name w:val="Comment Text Char"/>
    <w:basedOn w:val="DefaultParagraphFont"/>
    <w:link w:val="CommentText"/>
    <w:uiPriority w:val="99"/>
    <w:rsid w:val="008A3579"/>
    <w:rPr>
      <w:sz w:val="20"/>
      <w:szCs w:val="20"/>
      <w:lang w:val="en-GB"/>
    </w:rPr>
  </w:style>
  <w:style w:type="paragraph" w:styleId="Footer">
    <w:name w:val="footer"/>
    <w:basedOn w:val="Normal"/>
    <w:link w:val="FooterChar"/>
    <w:uiPriority w:val="99"/>
    <w:unhideWhenUsed/>
    <w:rsid w:val="008A3579"/>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8A3579"/>
    <w:rPr>
      <w:lang w:val="en-GB"/>
    </w:rPr>
  </w:style>
  <w:style w:type="paragraph" w:styleId="Caption">
    <w:name w:val="caption"/>
    <w:basedOn w:val="Normal"/>
    <w:next w:val="Normal"/>
    <w:uiPriority w:val="35"/>
    <w:unhideWhenUsed/>
    <w:qFormat/>
    <w:rsid w:val="008A3579"/>
    <w:pPr>
      <w:spacing w:after="200" w:line="240" w:lineRule="auto"/>
    </w:pPr>
    <w:rPr>
      <w:i/>
      <w:iCs/>
      <w:color w:val="44546A" w:themeColor="text2"/>
      <w:sz w:val="18"/>
      <w:szCs w:val="18"/>
      <w:lang w:val="en-GB"/>
    </w:rPr>
  </w:style>
  <w:style w:type="table" w:styleId="TableGrid">
    <w:name w:val="Table Grid"/>
    <w:basedOn w:val="TableNormal"/>
    <w:uiPriority w:val="39"/>
    <w:rsid w:val="008A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8A3579"/>
    <w:rPr>
      <w:rFonts w:asciiTheme="minorHAnsi" w:hAnsiTheme="minorHAnsi" w:cstheme="minorHAnsi"/>
      <w:vanish/>
      <w:color w:val="FF0000"/>
      <w:lang w:val="en-GB"/>
    </w:rPr>
  </w:style>
  <w:style w:type="paragraph" w:styleId="BalloonText">
    <w:name w:val="Balloon Text"/>
    <w:basedOn w:val="Normal"/>
    <w:link w:val="BalloonTextChar"/>
    <w:uiPriority w:val="99"/>
    <w:semiHidden/>
    <w:unhideWhenUsed/>
    <w:rsid w:val="00273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3CB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A3B49"/>
    <w:rPr>
      <w:b/>
      <w:bCs/>
      <w:lang w:val="de-CH"/>
    </w:rPr>
  </w:style>
  <w:style w:type="character" w:customStyle="1" w:styleId="CommentSubjectChar">
    <w:name w:val="Comment Subject Char"/>
    <w:basedOn w:val="CommentTextChar"/>
    <w:link w:val="CommentSubject"/>
    <w:uiPriority w:val="99"/>
    <w:semiHidden/>
    <w:rsid w:val="00EA3B49"/>
    <w:rPr>
      <w:b/>
      <w:bCs/>
      <w:sz w:val="20"/>
      <w:szCs w:val="20"/>
      <w:lang w:val="en-GB"/>
    </w:rPr>
  </w:style>
  <w:style w:type="paragraph" w:styleId="Revision">
    <w:name w:val="Revision"/>
    <w:hidden/>
    <w:uiPriority w:val="99"/>
    <w:semiHidden/>
    <w:rsid w:val="007C2F76"/>
    <w:pPr>
      <w:spacing w:after="0" w:line="240" w:lineRule="auto"/>
    </w:pPr>
  </w:style>
  <w:style w:type="character" w:styleId="UnresolvedMention">
    <w:name w:val="Unresolved Mention"/>
    <w:basedOn w:val="DefaultParagraphFont"/>
    <w:uiPriority w:val="99"/>
    <w:semiHidden/>
    <w:unhideWhenUsed/>
    <w:rsid w:val="009C4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7A473-7D6E-4A78-9B92-A31D9ACEB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19936</Words>
  <Characters>125604</Characters>
  <Application>Microsoft Office Word</Application>
  <DocSecurity>0</DocSecurity>
  <Lines>1046</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569</cp:revision>
  <cp:lastPrinted>2023-03-17T09:24:00Z</cp:lastPrinted>
  <dcterms:created xsi:type="dcterms:W3CDTF">2023-03-16T08:38:00Z</dcterms:created>
  <dcterms:modified xsi:type="dcterms:W3CDTF">2023-03-21T13:28:00Z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id="MqcOT7PM"/&gt;&lt;style id="http://www.zotero.org/styles/green-chemistry" hasBibliography="1" bibliographyStyleHasBeenSet="1"/&gt;&lt;prefs&gt;&lt;pref name="fieldType" value="Field"/&gt;&lt;/prefs&gt;&lt;/data&gt;</vt:lpwstr>
  </property>
</Properties>
</file>