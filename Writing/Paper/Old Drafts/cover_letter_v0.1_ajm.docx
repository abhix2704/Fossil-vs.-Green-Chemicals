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6810997" w14:textId="6BF51E1F" w:rsidR="00614C56" w:rsidRPr="00A04B7A" w:rsidRDefault="00614C56" w:rsidP="00614C56">
      <w:pPr>
        <w:spacing w:before="60" w:after="60"/>
        <w:ind w:left="2124" w:firstLine="708"/>
        <w:jc w:val="right"/>
        <w:rPr>
          <w:rFonts w:ascii="Arial" w:hAnsi="Arial" w:cs="Arial"/>
          <w:b/>
          <w:rPrChange w:id="0" w:author="Nabera  Abhinandan" w:date="2023-03-17T10:57:00Z">
            <w:rPr>
              <w:rFonts w:asciiTheme="minorHAnsi" w:hAnsiTheme="minorHAnsi" w:cstheme="minorHAnsi"/>
              <w:b/>
              <w:sz w:val="22"/>
              <w:szCs w:val="22"/>
            </w:rPr>
          </w:rPrChange>
        </w:rPr>
      </w:pPr>
      <w:bookmarkStart w:id="1" w:name="_Hlk128557527"/>
      <w:r w:rsidRPr="00A04B7A">
        <w:rPr>
          <w:rFonts w:ascii="Arial" w:hAnsi="Arial" w:cs="Arial"/>
          <w:rPrChange w:id="2" w:author="Nabera  Abhinandan" w:date="2023-03-17T10:57:00Z">
            <w:rPr>
              <w:rFonts w:asciiTheme="minorHAnsi" w:hAnsiTheme="minorHAnsi" w:cstheme="minorHAnsi"/>
              <w:sz w:val="22"/>
              <w:szCs w:val="22"/>
            </w:rPr>
          </w:rPrChange>
        </w:rPr>
        <w:t xml:space="preserve">Zurich, </w:t>
      </w:r>
      <w:bookmarkStart w:id="3" w:name="inhalt"/>
      <w:bookmarkEnd w:id="3"/>
      <w:del w:id="4" w:author="Nabera  Abhinandan" w:date="2023-03-17T10:58:00Z">
        <w:r w:rsidR="00252144" w:rsidRPr="00A04B7A" w:rsidDel="009E13D5">
          <w:rPr>
            <w:rFonts w:ascii="Arial" w:hAnsi="Arial" w:cs="Arial"/>
            <w:rPrChange w:id="5" w:author="Nabera  Abhinandan" w:date="2023-03-17T10:57:00Z">
              <w:rPr>
                <w:rFonts w:ascii="Arial" w:hAnsi="Arial" w:cs="Arial"/>
                <w:lang w:val="de-CH"/>
              </w:rPr>
            </w:rPrChange>
          </w:rPr>
          <w:delText>15</w:delText>
        </w:r>
      </w:del>
      <w:ins w:id="6" w:author="Nabera  Abhinandan" w:date="2023-03-17T10:58:00Z">
        <w:r w:rsidR="009E13D5" w:rsidRPr="00A04B7A">
          <w:rPr>
            <w:rFonts w:ascii="Arial" w:hAnsi="Arial" w:cs="Arial"/>
            <w:rPrChange w:id="7" w:author="Nabera  Abhinandan" w:date="2023-03-17T10:57:00Z">
              <w:rPr>
                <w:rFonts w:ascii="Arial" w:hAnsi="Arial" w:cs="Arial"/>
                <w:lang w:val="de-CH"/>
              </w:rPr>
            </w:rPrChange>
          </w:rPr>
          <w:t>1</w:t>
        </w:r>
        <w:r w:rsidR="009E13D5">
          <w:rPr>
            <w:rFonts w:ascii="Arial" w:hAnsi="Arial" w:cs="Arial"/>
          </w:rPr>
          <w:t>7</w:t>
        </w:r>
      </w:ins>
      <w:r w:rsidR="00252144" w:rsidRPr="00A04B7A">
        <w:rPr>
          <w:rFonts w:ascii="Arial" w:hAnsi="Arial" w:cs="Arial"/>
          <w:rPrChange w:id="8" w:author="Nabera  Abhinandan" w:date="2023-03-17T10:57:00Z">
            <w:rPr>
              <w:rFonts w:ascii="Arial" w:hAnsi="Arial" w:cs="Arial"/>
              <w:lang w:val="de-CH"/>
            </w:rPr>
          </w:rPrChange>
        </w:rPr>
        <w:t>.03.2023</w:t>
      </w:r>
      <w:del w:id="9" w:author="Martin Fernandez  Antonio José" w:date="2023-03-15T16:29:00Z">
        <w:r w:rsidRPr="00A04B7A" w:rsidDel="00252144">
          <w:rPr>
            <w:rFonts w:ascii="Arial" w:hAnsi="Arial" w:cs="Arial"/>
            <w:rPrChange w:id="10" w:author="Nabera  Abhinandan" w:date="2023-03-17T10:57:00Z">
              <w:rPr>
                <w:rFonts w:asciiTheme="minorHAnsi" w:hAnsiTheme="minorHAnsi" w:cstheme="minorHAnsi"/>
                <w:sz w:val="22"/>
                <w:szCs w:val="22"/>
                <w:lang w:val="en-US"/>
              </w:rPr>
            </w:rPrChange>
          </w:rPr>
          <w:delText>01.03.23</w:delText>
        </w:r>
      </w:del>
    </w:p>
    <w:p w14:paraId="0F59A6AC" w14:textId="12B875D7" w:rsidR="00614C56" w:rsidRPr="00A04B7A" w:rsidRDefault="00614C56" w:rsidP="00614C56">
      <w:pPr>
        <w:spacing w:before="60" w:after="60"/>
        <w:rPr>
          <w:rFonts w:ascii="Arial" w:hAnsi="Arial" w:cs="Arial"/>
          <w:b/>
          <w:rPrChange w:id="11" w:author="Nabera  Abhinandan" w:date="2023-03-17T10:57:00Z">
            <w:rPr>
              <w:rFonts w:asciiTheme="minorHAnsi" w:hAnsiTheme="minorHAnsi" w:cstheme="minorHAnsi"/>
              <w:b/>
              <w:sz w:val="22"/>
              <w:szCs w:val="22"/>
            </w:rPr>
          </w:rPrChange>
        </w:rPr>
      </w:pPr>
      <w:del w:id="12" w:author="Martin Fernandez  Antonio José" w:date="2023-03-01T17:38:00Z">
        <w:r w:rsidRPr="00A04B7A" w:rsidDel="004071AD">
          <w:rPr>
            <w:rFonts w:ascii="Arial" w:hAnsi="Arial" w:cs="Arial"/>
            <w:b/>
            <w:rPrChange w:id="13" w:author="Nabera  Abhinandan" w:date="2023-03-17T10:57:00Z">
              <w:rPr>
                <w:rFonts w:asciiTheme="minorHAnsi" w:hAnsiTheme="minorHAnsi" w:cstheme="minorHAnsi"/>
                <w:b/>
                <w:sz w:val="22"/>
                <w:szCs w:val="22"/>
              </w:rPr>
            </w:rPrChange>
          </w:rPr>
          <w:delText xml:space="preserve">Prof. </w:delText>
        </w:r>
      </w:del>
      <w:r w:rsidRPr="00A04B7A">
        <w:rPr>
          <w:rFonts w:ascii="Arial" w:hAnsi="Arial" w:cs="Arial"/>
          <w:b/>
          <w:rPrChange w:id="14" w:author="Nabera  Abhinandan" w:date="2023-03-17T10:57:00Z">
            <w:rPr>
              <w:rFonts w:asciiTheme="minorHAnsi" w:hAnsiTheme="minorHAnsi" w:cstheme="minorHAnsi"/>
              <w:b/>
              <w:sz w:val="22"/>
              <w:szCs w:val="22"/>
            </w:rPr>
          </w:rPrChange>
        </w:rPr>
        <w:t xml:space="preserve">Dr. </w:t>
      </w:r>
      <w:ins w:id="15" w:author="Martin Fernandez  Antonio José" w:date="2023-03-01T17:38:00Z">
        <w:r w:rsidR="004071AD" w:rsidRPr="00A04B7A">
          <w:rPr>
            <w:rFonts w:ascii="Arial" w:hAnsi="Arial" w:cs="Arial"/>
            <w:b/>
            <w:rPrChange w:id="16" w:author="Nabera  Abhinandan" w:date="2023-03-17T10:57:00Z">
              <w:rPr>
                <w:rFonts w:asciiTheme="minorHAnsi" w:hAnsiTheme="minorHAnsi" w:cstheme="minorHAnsi"/>
                <w:b/>
                <w:sz w:val="22"/>
                <w:szCs w:val="22"/>
              </w:rPr>
            </w:rPrChange>
          </w:rPr>
          <w:t xml:space="preserve">Michael Rowan </w:t>
        </w:r>
      </w:ins>
      <w:del w:id="17" w:author="Martin Fernandez  Antonio José" w:date="2023-03-01T17:39:00Z">
        <w:r w:rsidRPr="00A04B7A" w:rsidDel="004071AD">
          <w:rPr>
            <w:rFonts w:ascii="Arial" w:hAnsi="Arial" w:cs="Arial"/>
            <w:b/>
            <w:rPrChange w:id="18" w:author="Nabera  Abhinandan" w:date="2023-03-17T10:57:00Z">
              <w:rPr>
                <w:rFonts w:asciiTheme="minorHAnsi" w:hAnsiTheme="minorHAnsi" w:cstheme="minorHAnsi"/>
                <w:b/>
                <w:sz w:val="22"/>
                <w:szCs w:val="22"/>
              </w:rPr>
            </w:rPrChange>
          </w:rPr>
          <w:delText>Javier Pérez-Ramírez</w:delText>
        </w:r>
      </w:del>
    </w:p>
    <w:p w14:paraId="7D5BCC87" w14:textId="7A684BC8" w:rsidR="00614C56" w:rsidRPr="00A04B7A" w:rsidRDefault="004071AD" w:rsidP="00614C56">
      <w:pPr>
        <w:spacing w:after="60"/>
        <w:rPr>
          <w:rFonts w:ascii="Arial" w:hAnsi="Arial" w:cs="Arial"/>
          <w:i/>
          <w:rPrChange w:id="19" w:author="Nabera  Abhinandan" w:date="2023-03-17T10:57:00Z">
            <w:rPr>
              <w:rFonts w:asciiTheme="minorHAnsi" w:hAnsiTheme="minorHAnsi" w:cstheme="minorHAnsi"/>
              <w:i/>
              <w:sz w:val="22"/>
              <w:szCs w:val="22"/>
            </w:rPr>
          </w:rPrChange>
        </w:rPr>
      </w:pPr>
      <w:ins w:id="20" w:author="Martin Fernandez  Antonio José" w:date="2023-03-01T17:39:00Z">
        <w:r w:rsidRPr="00A04B7A">
          <w:rPr>
            <w:rFonts w:ascii="Arial" w:hAnsi="Arial" w:cs="Arial"/>
            <w:rPrChange w:id="21" w:author="Nabera  Abhinandan" w:date="2023-03-17T10:57:00Z">
              <w:rPr>
                <w:rFonts w:asciiTheme="minorHAnsi" w:hAnsiTheme="minorHAnsi" w:cstheme="minorHAnsi"/>
                <w:sz w:val="22"/>
                <w:szCs w:val="22"/>
              </w:rPr>
            </w:rPrChange>
          </w:rPr>
          <w:t xml:space="preserve">Executive </w:t>
        </w:r>
      </w:ins>
      <w:r w:rsidR="00614C56" w:rsidRPr="00A04B7A">
        <w:rPr>
          <w:rFonts w:ascii="Arial" w:hAnsi="Arial" w:cs="Arial"/>
          <w:rPrChange w:id="22" w:author="Nabera  Abhinandan" w:date="2023-03-17T10:57:00Z">
            <w:rPr>
              <w:rFonts w:asciiTheme="minorHAnsi" w:hAnsiTheme="minorHAnsi" w:cstheme="minorHAnsi"/>
              <w:sz w:val="22"/>
              <w:szCs w:val="22"/>
            </w:rPr>
          </w:rPrChange>
        </w:rPr>
        <w:t>Editor</w:t>
      </w:r>
      <w:ins w:id="23" w:author="Martin Fernandez  Antonio José" w:date="2023-03-01T17:39:00Z">
        <w:r w:rsidRPr="00A04B7A">
          <w:rPr>
            <w:rFonts w:ascii="Arial" w:hAnsi="Arial" w:cs="Arial"/>
            <w:rPrChange w:id="24" w:author="Nabera  Abhinandan" w:date="2023-03-17T10:57:00Z">
              <w:rPr>
                <w:rFonts w:asciiTheme="minorHAnsi" w:hAnsiTheme="minorHAnsi" w:cstheme="minorHAnsi"/>
                <w:sz w:val="22"/>
                <w:szCs w:val="22"/>
              </w:rPr>
            </w:rPrChange>
          </w:rPr>
          <w:t>, Royal Society of Chemistry</w:t>
        </w:r>
      </w:ins>
      <w:del w:id="25" w:author="Martin Fernandez  Antonio José" w:date="2023-03-01T17:39:00Z">
        <w:r w:rsidR="00614C56" w:rsidRPr="00A04B7A" w:rsidDel="004071AD">
          <w:rPr>
            <w:rFonts w:ascii="Arial" w:hAnsi="Arial" w:cs="Arial"/>
            <w:rPrChange w:id="26" w:author="Nabera  Abhinandan" w:date="2023-03-17T10:57:00Z">
              <w:rPr>
                <w:rFonts w:asciiTheme="minorHAnsi" w:hAnsiTheme="minorHAnsi" w:cstheme="minorHAnsi"/>
                <w:sz w:val="22"/>
                <w:szCs w:val="22"/>
              </w:rPr>
            </w:rPrChange>
          </w:rPr>
          <w:delText xml:space="preserve">-in-Chief, </w:delText>
        </w:r>
        <w:r w:rsidR="00614C56" w:rsidRPr="00A04B7A" w:rsidDel="004071AD">
          <w:rPr>
            <w:rFonts w:ascii="Arial" w:hAnsi="Arial" w:cs="Arial"/>
            <w:i/>
            <w:rPrChange w:id="27" w:author="Nabera  Abhinandan" w:date="2023-03-17T10:57:00Z">
              <w:rPr>
                <w:rFonts w:asciiTheme="minorHAnsi" w:hAnsiTheme="minorHAnsi" w:cstheme="minorHAnsi"/>
                <w:i/>
                <w:sz w:val="22"/>
                <w:szCs w:val="22"/>
              </w:rPr>
            </w:rPrChange>
          </w:rPr>
          <w:delText>Green Chemistry</w:delText>
        </w:r>
      </w:del>
    </w:p>
    <w:p w14:paraId="45C25226" w14:textId="77777777" w:rsidR="00614C56" w:rsidRPr="00A04B7A" w:rsidRDefault="00614C56" w:rsidP="00614C56">
      <w:pPr>
        <w:spacing w:after="60"/>
        <w:rPr>
          <w:rFonts w:ascii="Arial" w:hAnsi="Arial" w:cs="Arial"/>
          <w:rPrChange w:id="28" w:author="Nabera  Abhinandan" w:date="2023-03-17T10:57:00Z">
            <w:rPr>
              <w:rFonts w:asciiTheme="minorHAnsi" w:hAnsiTheme="minorHAnsi" w:cstheme="minorHAnsi"/>
              <w:sz w:val="22"/>
              <w:szCs w:val="22"/>
            </w:rPr>
          </w:rPrChange>
        </w:rPr>
      </w:pPr>
    </w:p>
    <w:p w14:paraId="4AD6666D" w14:textId="77777777" w:rsidR="00614C56" w:rsidRPr="00A04B7A" w:rsidRDefault="00614C56" w:rsidP="00614C56">
      <w:pPr>
        <w:spacing w:after="60"/>
        <w:rPr>
          <w:rFonts w:ascii="Arial" w:hAnsi="Arial" w:cs="Arial"/>
          <w:rPrChange w:id="29" w:author="Nabera  Abhinandan" w:date="2023-03-17T10:57:00Z">
            <w:rPr>
              <w:rFonts w:asciiTheme="minorHAnsi" w:hAnsiTheme="minorHAnsi" w:cstheme="minorHAnsi"/>
              <w:sz w:val="22"/>
              <w:szCs w:val="22"/>
              <w:lang w:val="en-US"/>
            </w:rPr>
          </w:rPrChange>
        </w:rPr>
      </w:pPr>
      <w:r w:rsidRPr="00A04B7A">
        <w:rPr>
          <w:rFonts w:ascii="Arial" w:hAnsi="Arial" w:cs="Arial"/>
          <w:b/>
          <w:rPrChange w:id="30" w:author="Nabera  Abhinandan" w:date="2023-03-17T10:57:00Z">
            <w:rPr>
              <w:rFonts w:asciiTheme="minorHAnsi" w:hAnsiTheme="minorHAnsi" w:cstheme="minorHAnsi"/>
              <w:b/>
              <w:sz w:val="22"/>
              <w:szCs w:val="22"/>
              <w:lang w:val="en-US"/>
            </w:rPr>
          </w:rPrChange>
        </w:rPr>
        <w:t xml:space="preserve">Subject: </w:t>
      </w:r>
      <w:r w:rsidRPr="00A04B7A">
        <w:rPr>
          <w:rFonts w:ascii="Arial" w:hAnsi="Arial" w:cs="Arial"/>
          <w:rPrChange w:id="31" w:author="Nabera  Abhinandan" w:date="2023-03-17T10:57:00Z">
            <w:rPr>
              <w:rFonts w:asciiTheme="minorHAnsi" w:hAnsiTheme="minorHAnsi" w:cstheme="minorHAnsi"/>
              <w:sz w:val="22"/>
              <w:szCs w:val="22"/>
              <w:lang w:val="en-US"/>
            </w:rPr>
          </w:rPrChange>
        </w:rPr>
        <w:t>Manuscript submission</w:t>
      </w:r>
    </w:p>
    <w:p w14:paraId="1E244FA6" w14:textId="2F8E4D68" w:rsidR="00614C56" w:rsidRPr="00A04B7A" w:rsidRDefault="00614C56" w:rsidP="000A67E6">
      <w:pPr>
        <w:spacing w:before="240" w:after="80" w:line="288" w:lineRule="auto"/>
        <w:jc w:val="both"/>
        <w:rPr>
          <w:rFonts w:ascii="Arial" w:hAnsi="Arial" w:cs="Arial"/>
          <w:snapToGrid w:val="0"/>
          <w:color w:val="000000"/>
          <w:rPrChange w:id="32" w:author="Nabera  Abhinandan" w:date="2023-03-17T10:57:00Z">
            <w:rPr>
              <w:rFonts w:asciiTheme="minorHAnsi" w:hAnsiTheme="minorHAnsi" w:cstheme="minorHAnsi"/>
              <w:snapToGrid w:val="0"/>
              <w:color w:val="000000"/>
              <w:sz w:val="22"/>
              <w:szCs w:val="22"/>
              <w:lang w:val="en-US"/>
            </w:rPr>
          </w:rPrChange>
        </w:rPr>
      </w:pPr>
      <w:r w:rsidRPr="00A04B7A">
        <w:rPr>
          <w:rFonts w:ascii="Arial" w:hAnsi="Arial" w:cs="Arial"/>
          <w:snapToGrid w:val="0"/>
          <w:color w:val="000000"/>
          <w:rPrChange w:id="33" w:author="Nabera  Abhinandan" w:date="2023-03-17T10:57:00Z">
            <w:rPr>
              <w:rFonts w:asciiTheme="minorHAnsi" w:hAnsiTheme="minorHAnsi" w:cstheme="minorHAnsi"/>
              <w:snapToGrid w:val="0"/>
              <w:color w:val="000000"/>
              <w:sz w:val="22"/>
              <w:szCs w:val="22"/>
              <w:lang w:val="en-US"/>
            </w:rPr>
          </w:rPrChange>
        </w:rPr>
        <w:t>Dear</w:t>
      </w:r>
      <w:del w:id="34" w:author="Martin Fernandez  Antonio José" w:date="2023-03-01T17:39:00Z">
        <w:r w:rsidRPr="00A04B7A" w:rsidDel="004071AD">
          <w:rPr>
            <w:rFonts w:ascii="Arial" w:hAnsi="Arial" w:cs="Arial"/>
            <w:snapToGrid w:val="0"/>
            <w:color w:val="000000"/>
            <w:rPrChange w:id="35" w:author="Nabera  Abhinandan" w:date="2023-03-17T10:57:00Z">
              <w:rPr>
                <w:rFonts w:asciiTheme="minorHAnsi" w:hAnsiTheme="minorHAnsi" w:cstheme="minorHAnsi"/>
                <w:snapToGrid w:val="0"/>
                <w:color w:val="000000"/>
                <w:sz w:val="22"/>
                <w:szCs w:val="22"/>
                <w:lang w:val="en-US"/>
              </w:rPr>
            </w:rPrChange>
          </w:rPr>
          <w:delText xml:space="preserve"> Prof.</w:delText>
        </w:r>
      </w:del>
      <w:r w:rsidRPr="00A04B7A">
        <w:rPr>
          <w:rFonts w:ascii="Arial" w:hAnsi="Arial" w:cs="Arial"/>
          <w:snapToGrid w:val="0"/>
          <w:color w:val="000000"/>
          <w:rPrChange w:id="36" w:author="Nabera  Abhinandan" w:date="2023-03-17T10:57:00Z">
            <w:rPr>
              <w:rFonts w:asciiTheme="minorHAnsi" w:hAnsiTheme="minorHAnsi" w:cstheme="minorHAnsi"/>
              <w:snapToGrid w:val="0"/>
              <w:color w:val="000000"/>
              <w:sz w:val="22"/>
              <w:szCs w:val="22"/>
              <w:lang w:val="en-US"/>
            </w:rPr>
          </w:rPrChange>
        </w:rPr>
        <w:t xml:space="preserve"> Dr. </w:t>
      </w:r>
      <w:ins w:id="37" w:author="Martin Fernandez  Antonio José" w:date="2023-03-01T17:39:00Z">
        <w:r w:rsidR="004071AD" w:rsidRPr="00A04B7A">
          <w:rPr>
            <w:rFonts w:ascii="Arial" w:hAnsi="Arial" w:cs="Arial"/>
            <w:snapToGrid w:val="0"/>
            <w:color w:val="000000"/>
            <w:rPrChange w:id="38" w:author="Nabera  Abhinandan" w:date="2023-03-17T10:57:00Z">
              <w:rPr>
                <w:rFonts w:asciiTheme="minorHAnsi" w:hAnsiTheme="minorHAnsi" w:cstheme="minorHAnsi"/>
                <w:snapToGrid w:val="0"/>
                <w:color w:val="000000"/>
                <w:sz w:val="22"/>
                <w:szCs w:val="22"/>
                <w:lang w:val="en-US"/>
              </w:rPr>
            </w:rPrChange>
          </w:rPr>
          <w:t>Rowan</w:t>
        </w:r>
      </w:ins>
      <w:del w:id="39" w:author="Martin Fernandez  Antonio José" w:date="2023-03-01T17:39:00Z">
        <w:r w:rsidRPr="00A04B7A" w:rsidDel="004071AD">
          <w:rPr>
            <w:rFonts w:ascii="Arial" w:hAnsi="Arial" w:cs="Arial"/>
            <w:snapToGrid w:val="0"/>
            <w:color w:val="000000"/>
            <w:rPrChange w:id="40" w:author="Nabera  Abhinandan" w:date="2023-03-17T10:57:00Z">
              <w:rPr>
                <w:rFonts w:asciiTheme="minorHAnsi" w:hAnsiTheme="minorHAnsi" w:cstheme="minorHAnsi"/>
                <w:snapToGrid w:val="0"/>
                <w:color w:val="000000"/>
                <w:sz w:val="22"/>
                <w:szCs w:val="22"/>
                <w:lang w:val="en-US"/>
              </w:rPr>
            </w:rPrChange>
          </w:rPr>
          <w:delText>Javier</w:delText>
        </w:r>
      </w:del>
      <w:r w:rsidRPr="00A04B7A">
        <w:rPr>
          <w:rFonts w:ascii="Arial" w:hAnsi="Arial" w:cs="Arial"/>
          <w:snapToGrid w:val="0"/>
          <w:color w:val="000000"/>
          <w:rPrChange w:id="41" w:author="Nabera  Abhinandan" w:date="2023-03-17T10:57:00Z">
            <w:rPr>
              <w:rFonts w:asciiTheme="minorHAnsi" w:hAnsiTheme="minorHAnsi" w:cstheme="minorHAnsi"/>
              <w:snapToGrid w:val="0"/>
              <w:color w:val="000000"/>
              <w:sz w:val="22"/>
              <w:szCs w:val="22"/>
              <w:lang w:val="en-US"/>
            </w:rPr>
          </w:rPrChange>
        </w:rPr>
        <w:t>,</w:t>
      </w:r>
    </w:p>
    <w:p w14:paraId="721043EE" w14:textId="7C32D98A" w:rsidR="000A67E6" w:rsidRPr="00A04B7A" w:rsidRDefault="000A67E6" w:rsidP="000A67E6">
      <w:pPr>
        <w:spacing w:before="120" w:after="120" w:line="264" w:lineRule="auto"/>
        <w:jc w:val="both"/>
        <w:rPr>
          <w:rFonts w:ascii="Arial" w:hAnsi="Arial" w:cs="Arial"/>
          <w:rPrChange w:id="42" w:author="Nabera  Abhinandan" w:date="2023-03-17T10:57:00Z">
            <w:rPr>
              <w:rFonts w:asciiTheme="minorHAnsi" w:hAnsiTheme="minorHAnsi" w:cstheme="minorHAnsi"/>
              <w:sz w:val="22"/>
              <w:szCs w:val="22"/>
              <w:lang w:val="en-US"/>
            </w:rPr>
          </w:rPrChange>
        </w:rPr>
      </w:pPr>
      <w:r w:rsidRPr="00A04B7A">
        <w:rPr>
          <w:rFonts w:ascii="Arial" w:hAnsi="Arial" w:cs="Arial"/>
          <w:rPrChange w:id="43" w:author="Nabera  Abhinandan" w:date="2023-03-17T10:57:00Z">
            <w:rPr>
              <w:rFonts w:asciiTheme="minorHAnsi" w:hAnsiTheme="minorHAnsi" w:cstheme="minorHAnsi"/>
              <w:sz w:val="22"/>
              <w:szCs w:val="22"/>
              <w:lang w:val="en-US"/>
            </w:rPr>
          </w:rPrChange>
        </w:rPr>
        <w:t xml:space="preserve">We are pleased to submit our </w:t>
      </w:r>
      <w:del w:id="44" w:author="Martin Fernandez  Antonio José" w:date="2023-03-01T17:41:00Z">
        <w:r w:rsidRPr="00A04B7A" w:rsidDel="00C67C27">
          <w:rPr>
            <w:rFonts w:ascii="Arial" w:hAnsi="Arial" w:cs="Arial"/>
            <w:rPrChange w:id="45" w:author="Nabera  Abhinandan" w:date="2023-03-17T10:57:00Z">
              <w:rPr>
                <w:rFonts w:asciiTheme="minorHAnsi" w:hAnsiTheme="minorHAnsi" w:cstheme="minorHAnsi"/>
                <w:sz w:val="22"/>
                <w:szCs w:val="22"/>
                <w:lang w:val="en-US"/>
              </w:rPr>
            </w:rPrChange>
          </w:rPr>
          <w:delText>research manuscript</w:delText>
        </w:r>
      </w:del>
      <w:ins w:id="46" w:author="Martin Fernandez  Antonio José" w:date="2023-03-01T17:41:00Z">
        <w:r w:rsidR="00C67C27" w:rsidRPr="00A04B7A">
          <w:rPr>
            <w:rFonts w:ascii="Arial" w:hAnsi="Arial" w:cs="Arial"/>
            <w:rPrChange w:id="47" w:author="Nabera  Abhinandan" w:date="2023-03-17T10:57:00Z">
              <w:rPr>
                <w:rFonts w:asciiTheme="minorHAnsi" w:hAnsiTheme="minorHAnsi" w:cstheme="minorHAnsi"/>
                <w:sz w:val="22"/>
                <w:szCs w:val="22"/>
                <w:lang w:val="en-US"/>
              </w:rPr>
            </w:rPrChange>
          </w:rPr>
          <w:t>perspective</w:t>
        </w:r>
      </w:ins>
      <w:r w:rsidRPr="00A04B7A">
        <w:rPr>
          <w:rFonts w:ascii="Arial" w:hAnsi="Arial" w:cs="Arial"/>
          <w:rPrChange w:id="48" w:author="Nabera  Abhinandan" w:date="2023-03-17T10:57:00Z">
            <w:rPr>
              <w:rFonts w:asciiTheme="minorHAnsi" w:hAnsiTheme="minorHAnsi" w:cstheme="minorHAnsi"/>
              <w:sz w:val="22"/>
              <w:szCs w:val="22"/>
              <w:lang w:val="en-US"/>
            </w:rPr>
          </w:rPrChange>
        </w:rPr>
        <w:t xml:space="preserve"> titled </w:t>
      </w:r>
      <w:r w:rsidRPr="00A04B7A">
        <w:rPr>
          <w:rFonts w:ascii="Arial" w:hAnsi="Arial" w:cs="Arial"/>
          <w:b/>
          <w:rPrChange w:id="49" w:author="Nabera  Abhinandan" w:date="2023-03-17T10:57:00Z">
            <w:rPr>
              <w:rFonts w:asciiTheme="minorHAnsi" w:hAnsiTheme="minorHAnsi" w:cstheme="minorHAnsi"/>
              <w:b/>
              <w:sz w:val="22"/>
              <w:szCs w:val="22"/>
              <w:lang w:val="en-US"/>
            </w:rPr>
          </w:rPrChange>
        </w:rPr>
        <w:t>“</w:t>
      </w:r>
      <w:r w:rsidRPr="00A04B7A">
        <w:rPr>
          <w:rFonts w:ascii="Arial" w:hAnsi="Arial" w:cs="Arial"/>
          <w:b/>
          <w:i/>
          <w:rPrChange w:id="50" w:author="Nabera  Abhinandan" w:date="2023-03-17T10:57:00Z">
            <w:rPr>
              <w:rFonts w:asciiTheme="minorHAnsi" w:hAnsiTheme="minorHAnsi" w:cstheme="minorHAnsi"/>
              <w:b/>
              <w:i/>
              <w:sz w:val="22"/>
              <w:szCs w:val="22"/>
              <w:lang w:val="en-US"/>
            </w:rPr>
          </w:rPrChange>
        </w:rPr>
        <w:t>Energy crisis in Europe revamps the economic competitiveness of green chemicals</w:t>
      </w:r>
      <w:r w:rsidRPr="00A04B7A">
        <w:rPr>
          <w:rFonts w:ascii="Arial" w:hAnsi="Arial" w:cs="Arial"/>
          <w:b/>
          <w:rPrChange w:id="51" w:author="Nabera  Abhinandan" w:date="2023-03-17T10:57:00Z">
            <w:rPr>
              <w:rFonts w:asciiTheme="minorHAnsi" w:hAnsiTheme="minorHAnsi" w:cstheme="minorHAnsi"/>
              <w:b/>
              <w:sz w:val="22"/>
              <w:szCs w:val="22"/>
              <w:lang w:val="en-US"/>
            </w:rPr>
          </w:rPrChange>
        </w:rPr>
        <w:t xml:space="preserve">” </w:t>
      </w:r>
      <w:r w:rsidRPr="00A04B7A">
        <w:rPr>
          <w:rFonts w:ascii="Arial" w:hAnsi="Arial" w:cs="Arial"/>
          <w:rPrChange w:id="52" w:author="Nabera  Abhinandan" w:date="2023-03-17T10:57:00Z">
            <w:rPr>
              <w:rFonts w:asciiTheme="minorHAnsi" w:hAnsiTheme="minorHAnsi" w:cstheme="minorHAnsi"/>
              <w:sz w:val="22"/>
              <w:szCs w:val="22"/>
              <w:lang w:val="en-US"/>
            </w:rPr>
          </w:rPrChange>
        </w:rPr>
        <w:t>by A. Nabera, I.-R. Istrate, A.J. Mart</w:t>
      </w:r>
      <w:ins w:id="53" w:author="Martin Fernandez  Antonio José" w:date="2023-03-01T17:41:00Z">
        <w:r w:rsidR="00C67C27" w:rsidRPr="00A04B7A">
          <w:rPr>
            <w:rFonts w:ascii="Arial" w:hAnsi="Arial" w:cs="Arial"/>
            <w:rPrChange w:id="54" w:author="Nabera  Abhinandan" w:date="2023-03-17T10:57:00Z">
              <w:rPr>
                <w:rFonts w:asciiTheme="minorHAnsi" w:hAnsiTheme="minorHAnsi" w:cstheme="minorHAnsi"/>
                <w:sz w:val="22"/>
                <w:szCs w:val="22"/>
                <w:lang w:val="en-US"/>
              </w:rPr>
            </w:rPrChange>
          </w:rPr>
          <w:t>í</w:t>
        </w:r>
      </w:ins>
      <w:del w:id="55" w:author="Martin Fernandez  Antonio José" w:date="2023-03-01T17:41:00Z">
        <w:r w:rsidRPr="00A04B7A" w:rsidDel="00C67C27">
          <w:rPr>
            <w:rFonts w:ascii="Arial" w:hAnsi="Arial" w:cs="Arial"/>
            <w:rPrChange w:id="56" w:author="Nabera  Abhinandan" w:date="2023-03-17T10:57:00Z">
              <w:rPr>
                <w:rFonts w:asciiTheme="minorHAnsi" w:hAnsiTheme="minorHAnsi" w:cstheme="minorHAnsi"/>
                <w:sz w:val="22"/>
                <w:szCs w:val="22"/>
                <w:lang w:val="en-US"/>
              </w:rPr>
            </w:rPrChange>
          </w:rPr>
          <w:delText>i</w:delText>
        </w:r>
      </w:del>
      <w:r w:rsidRPr="00A04B7A">
        <w:rPr>
          <w:rFonts w:ascii="Arial" w:hAnsi="Arial" w:cs="Arial"/>
          <w:rPrChange w:id="57" w:author="Nabera  Abhinandan" w:date="2023-03-17T10:57:00Z">
            <w:rPr>
              <w:rFonts w:asciiTheme="minorHAnsi" w:hAnsiTheme="minorHAnsi" w:cstheme="minorHAnsi"/>
              <w:sz w:val="22"/>
              <w:szCs w:val="22"/>
              <w:lang w:val="en-US"/>
            </w:rPr>
          </w:rPrChange>
        </w:rPr>
        <w:t>n</w:t>
      </w:r>
      <w:r w:rsidR="005C0A15" w:rsidRPr="00A04B7A">
        <w:rPr>
          <w:rFonts w:ascii="Arial" w:hAnsi="Arial" w:cs="Arial"/>
          <w:rPrChange w:id="58" w:author="Nabera  Abhinandan" w:date="2023-03-17T10:57:00Z">
            <w:rPr>
              <w:rFonts w:asciiTheme="minorHAnsi" w:hAnsiTheme="minorHAnsi" w:cstheme="minorHAnsi"/>
              <w:sz w:val="22"/>
              <w:szCs w:val="22"/>
              <w:lang w:val="en-US"/>
            </w:rPr>
          </w:rPrChange>
        </w:rPr>
        <w:t xml:space="preserve">, </w:t>
      </w:r>
      <w:r w:rsidRPr="00A04B7A">
        <w:rPr>
          <w:rFonts w:ascii="Arial" w:hAnsi="Arial" w:cs="Arial"/>
          <w:rPrChange w:id="59" w:author="Nabera  Abhinandan" w:date="2023-03-17T10:57:00Z">
            <w:rPr>
              <w:rFonts w:asciiTheme="minorHAnsi" w:hAnsiTheme="minorHAnsi" w:cstheme="minorHAnsi"/>
              <w:sz w:val="22"/>
              <w:szCs w:val="22"/>
              <w:lang w:val="en-US"/>
            </w:rPr>
          </w:rPrChange>
        </w:rPr>
        <w:t>J.</w:t>
      </w:r>
      <w:r w:rsidR="00915EE6" w:rsidRPr="00A04B7A">
        <w:rPr>
          <w:rFonts w:ascii="Arial" w:hAnsi="Arial" w:cs="Arial"/>
          <w:rPrChange w:id="60" w:author="Nabera  Abhinandan" w:date="2023-03-17T10:57:00Z">
            <w:rPr>
              <w:rFonts w:asciiTheme="minorHAnsi" w:hAnsiTheme="minorHAnsi" w:cstheme="minorHAnsi"/>
              <w:sz w:val="22"/>
              <w:szCs w:val="22"/>
              <w:lang w:val="en-US"/>
            </w:rPr>
          </w:rPrChange>
        </w:rPr>
        <w:t xml:space="preserve"> </w:t>
      </w:r>
      <w:r w:rsidRPr="00A04B7A">
        <w:rPr>
          <w:rFonts w:ascii="Arial" w:hAnsi="Arial" w:cs="Arial"/>
          <w:rPrChange w:id="61" w:author="Nabera  Abhinandan" w:date="2023-03-17T10:57:00Z">
            <w:rPr>
              <w:rFonts w:asciiTheme="minorHAnsi" w:hAnsiTheme="minorHAnsi" w:cstheme="minorHAnsi"/>
              <w:sz w:val="22"/>
              <w:szCs w:val="22"/>
            </w:rPr>
          </w:rPrChange>
        </w:rPr>
        <w:t xml:space="preserve">Pérez-Ramírez </w:t>
      </w:r>
      <w:r w:rsidR="005C0A15" w:rsidRPr="00A04B7A">
        <w:rPr>
          <w:rFonts w:ascii="Arial" w:hAnsi="Arial" w:cs="Arial"/>
          <w:rPrChange w:id="62" w:author="Nabera  Abhinandan" w:date="2023-03-17T10:57:00Z">
            <w:rPr>
              <w:rFonts w:asciiTheme="minorHAnsi" w:hAnsiTheme="minorHAnsi" w:cstheme="minorHAnsi"/>
              <w:sz w:val="22"/>
              <w:szCs w:val="22"/>
            </w:rPr>
          </w:rPrChange>
        </w:rPr>
        <w:t xml:space="preserve">and </w:t>
      </w:r>
      <w:r w:rsidR="00537984" w:rsidRPr="00A04B7A">
        <w:rPr>
          <w:rFonts w:ascii="Arial" w:eastAsia="Yu Mincho" w:hAnsi="Arial" w:cs="Arial"/>
          <w:bCs/>
          <w:color w:val="000000"/>
          <w:lang w:eastAsia="ja-JP"/>
          <w:rPrChange w:id="63" w:author="Nabera  Abhinandan" w:date="2023-03-17T10:57:00Z">
            <w:rPr>
              <w:rFonts w:ascii="Calibri" w:eastAsia="Yu Mincho" w:hAnsi="Calibri" w:cs="Calibri"/>
              <w:bCs/>
              <w:color w:val="000000"/>
              <w:sz w:val="22"/>
              <w:szCs w:val="22"/>
              <w:lang w:val="en-US" w:eastAsia="ja-JP"/>
            </w:rPr>
          </w:rPrChange>
        </w:rPr>
        <w:t>G. Guillén-Gosálbez</w:t>
      </w:r>
      <w:r w:rsidR="00537984" w:rsidRPr="00A04B7A">
        <w:rPr>
          <w:rFonts w:ascii="Arial" w:eastAsia="Yu Mincho" w:hAnsi="Arial" w:cs="Arial"/>
          <w:b/>
          <w:bCs/>
          <w:color w:val="000000"/>
          <w:lang w:eastAsia="ja-JP"/>
          <w:rPrChange w:id="64" w:author="Nabera  Abhinandan" w:date="2023-03-17T10:57:00Z">
            <w:rPr>
              <w:rFonts w:ascii="Calibri" w:eastAsia="Yu Mincho" w:hAnsi="Calibri" w:cs="Calibri"/>
              <w:b/>
              <w:bCs/>
              <w:color w:val="000000"/>
              <w:sz w:val="22"/>
              <w:szCs w:val="22"/>
              <w:lang w:val="en-US" w:eastAsia="ja-JP"/>
            </w:rPr>
          </w:rPrChange>
        </w:rPr>
        <w:t xml:space="preserve"> </w:t>
      </w:r>
      <w:r w:rsidRPr="00A04B7A">
        <w:rPr>
          <w:rFonts w:ascii="Arial" w:hAnsi="Arial" w:cs="Arial"/>
          <w:rPrChange w:id="65" w:author="Nabera  Abhinandan" w:date="2023-03-17T10:57:00Z">
            <w:rPr>
              <w:rFonts w:asciiTheme="minorHAnsi" w:hAnsiTheme="minorHAnsi" w:cstheme="minorHAnsi"/>
              <w:sz w:val="22"/>
              <w:szCs w:val="22"/>
            </w:rPr>
          </w:rPrChange>
        </w:rPr>
        <w:t xml:space="preserve">for consideration in </w:t>
      </w:r>
      <w:r w:rsidRPr="00A04B7A">
        <w:rPr>
          <w:rFonts w:ascii="Arial" w:hAnsi="Arial" w:cs="Arial"/>
          <w:i/>
          <w:rPrChange w:id="66" w:author="Nabera  Abhinandan" w:date="2023-03-17T10:57:00Z">
            <w:rPr>
              <w:rFonts w:asciiTheme="minorHAnsi" w:hAnsiTheme="minorHAnsi" w:cstheme="minorHAnsi"/>
              <w:i/>
              <w:sz w:val="22"/>
              <w:szCs w:val="22"/>
            </w:rPr>
          </w:rPrChange>
        </w:rPr>
        <w:t>Green Chemistry</w:t>
      </w:r>
      <w:r w:rsidRPr="00A04B7A">
        <w:rPr>
          <w:rFonts w:ascii="Arial" w:hAnsi="Arial" w:cs="Arial"/>
          <w:rPrChange w:id="67" w:author="Nabera  Abhinandan" w:date="2023-03-17T10:57:00Z">
            <w:rPr>
              <w:rFonts w:asciiTheme="minorHAnsi" w:hAnsiTheme="minorHAnsi" w:cstheme="minorHAnsi"/>
              <w:sz w:val="22"/>
              <w:szCs w:val="22"/>
            </w:rPr>
          </w:rPrChange>
        </w:rPr>
        <w:t>.</w:t>
      </w:r>
      <w:r w:rsidR="009F42A9" w:rsidRPr="00A04B7A">
        <w:rPr>
          <w:rFonts w:ascii="Arial" w:hAnsi="Arial" w:cs="Arial"/>
          <w:rPrChange w:id="68" w:author="Nabera  Abhinandan" w:date="2023-03-17T10:57:00Z">
            <w:rPr>
              <w:rFonts w:asciiTheme="minorHAnsi" w:hAnsiTheme="minorHAnsi" w:cstheme="minorHAnsi"/>
              <w:sz w:val="22"/>
              <w:szCs w:val="22"/>
            </w:rPr>
          </w:rPrChange>
        </w:rPr>
        <w:t xml:space="preserve"> </w:t>
      </w:r>
    </w:p>
    <w:p w14:paraId="750AFD3D" w14:textId="454B1515" w:rsidR="00DA5A77" w:rsidRPr="00A04B7A" w:rsidRDefault="00F30D78" w:rsidP="000A67E6">
      <w:pPr>
        <w:spacing w:before="120" w:after="120" w:line="264" w:lineRule="auto"/>
        <w:jc w:val="both"/>
        <w:outlineLvl w:val="0"/>
        <w:rPr>
          <w:rFonts w:ascii="Arial" w:hAnsi="Arial" w:cs="Arial"/>
          <w:rPrChange w:id="69" w:author="Nabera  Abhinandan" w:date="2023-03-17T10:57:00Z">
            <w:rPr>
              <w:rFonts w:asciiTheme="minorHAnsi" w:hAnsiTheme="minorHAnsi" w:cstheme="minorHAnsi"/>
              <w:sz w:val="22"/>
              <w:szCs w:val="22"/>
            </w:rPr>
          </w:rPrChange>
        </w:rPr>
      </w:pPr>
      <w:ins w:id="70" w:author="Martin Fernandez  Antonio José" w:date="2023-03-15T15:33:00Z">
        <w:r w:rsidRPr="00A04B7A">
          <w:rPr>
            <w:rFonts w:ascii="Arial" w:hAnsi="Arial" w:cs="Arial"/>
          </w:rPr>
          <w:t>The chemical industry is responsible for 10% of global greenhouse gas emissions, despite ongoing efforts to develop low-carbon alternatives. Fossil fuels remain heavily relied upon, particularly in the production of ammonia and methanol, with natural gas</w:t>
        </w:r>
      </w:ins>
      <w:ins w:id="71" w:author="Martin Fernandez  Antonio José" w:date="2023-03-15T15:34:00Z">
        <w:r w:rsidRPr="00A04B7A">
          <w:rPr>
            <w:rFonts w:ascii="Arial" w:hAnsi="Arial" w:cs="Arial"/>
          </w:rPr>
          <w:t xml:space="preserve"> dependency</w:t>
        </w:r>
      </w:ins>
      <w:ins w:id="72" w:author="Martin Fernandez  Antonio José" w:date="2023-03-15T15:33:00Z">
        <w:r w:rsidRPr="00A04B7A">
          <w:rPr>
            <w:rFonts w:ascii="Arial" w:hAnsi="Arial" w:cs="Arial"/>
          </w:rPr>
          <w:t xml:space="preserve"> accounting for two-thirds of global production. Green hydrogen produced via renewable electricity </w:t>
        </w:r>
      </w:ins>
      <w:ins w:id="73" w:author="Martin Fernandez  Antonio José" w:date="2023-03-15T15:36:00Z">
        <w:r w:rsidRPr="00A04B7A">
          <w:rPr>
            <w:rFonts w:ascii="Arial" w:hAnsi="Arial" w:cs="Arial"/>
          </w:rPr>
          <w:t>enable</w:t>
        </w:r>
      </w:ins>
      <w:ins w:id="74" w:author="Martin Fernandez  Antonio José" w:date="2023-03-15T15:33:00Z">
        <w:r w:rsidRPr="00A04B7A">
          <w:rPr>
            <w:rFonts w:ascii="Arial" w:hAnsi="Arial" w:cs="Arial"/>
          </w:rPr>
          <w:t xml:space="preserve"> sustainable alternative</w:t>
        </w:r>
      </w:ins>
      <w:ins w:id="75" w:author="Martin Fernandez  Antonio José" w:date="2023-03-15T15:36:00Z">
        <w:r w:rsidRPr="00A04B7A">
          <w:rPr>
            <w:rFonts w:ascii="Arial" w:hAnsi="Arial" w:cs="Arial"/>
          </w:rPr>
          <w:t>s</w:t>
        </w:r>
      </w:ins>
      <w:ins w:id="76" w:author="Martin Fernandez  Antonio José" w:date="2023-03-15T15:33:00Z">
        <w:r w:rsidRPr="00A04B7A">
          <w:rPr>
            <w:rFonts w:ascii="Arial" w:hAnsi="Arial" w:cs="Arial"/>
          </w:rPr>
          <w:t xml:space="preserve">, but economic feasibility remains a barrier compared to traditional, fossil </w:t>
        </w:r>
      </w:ins>
      <w:ins w:id="77" w:author="Martin Fernandez  Antonio José" w:date="2023-03-15T16:05:00Z">
        <w:r w:rsidR="00E03DA0" w:rsidRPr="00A04B7A">
          <w:rPr>
            <w:rFonts w:ascii="Arial" w:hAnsi="Arial" w:cs="Arial"/>
          </w:rPr>
          <w:t>resources</w:t>
        </w:r>
      </w:ins>
      <w:ins w:id="78" w:author="Martin Fernandez  Antonio José" w:date="2023-03-15T15:33:00Z">
        <w:r w:rsidRPr="00A04B7A">
          <w:rPr>
            <w:rFonts w:ascii="Arial" w:hAnsi="Arial" w:cs="Arial"/>
          </w:rPr>
          <w:t>-based methods.</w:t>
        </w:r>
      </w:ins>
      <w:del w:id="79" w:author="Martin Fernandez  Antonio José" w:date="2023-03-15T15:36:00Z">
        <w:r w:rsidR="00661DD3" w:rsidRPr="00A04B7A" w:rsidDel="007B1F23">
          <w:rPr>
            <w:rFonts w:ascii="Arial" w:hAnsi="Arial" w:cs="Arial"/>
            <w:rPrChange w:id="80" w:author="Nabera  Abhinandan" w:date="2023-03-17T10:57:00Z">
              <w:rPr>
                <w:rFonts w:asciiTheme="minorHAnsi" w:hAnsiTheme="minorHAnsi" w:cstheme="minorHAnsi"/>
                <w:sz w:val="22"/>
                <w:szCs w:val="22"/>
              </w:rPr>
            </w:rPrChange>
          </w:rPr>
          <w:delText>The chemical industry accounts for 10% of the world’s greenhouse gas emissions. Despite extensive research towards producing green chemicals with a lower carbon footprint, the industry continues to rely heavily on fossil fuels. Ammonia and methanol are significant examples of valuable chemicals with widespread production. Around two-thirds of the global ammonia and methanol production consumes natural gas as feedstock and heating utility. Production of ammonia and methanol from green hydrogen </w:delText>
        </w:r>
        <w:r w:rsidR="00661DD3" w:rsidRPr="00A04B7A" w:rsidDel="007B1F23">
          <w:rPr>
            <w:rFonts w:ascii="Arial" w:hAnsi="Arial" w:cs="Arial"/>
            <w:i/>
            <w:iCs/>
            <w:rPrChange w:id="81" w:author="Nabera  Abhinandan" w:date="2023-03-17T10:57:00Z">
              <w:rPr>
                <w:rFonts w:asciiTheme="minorHAnsi" w:hAnsiTheme="minorHAnsi" w:cstheme="minorHAnsi"/>
                <w:i/>
                <w:iCs/>
                <w:sz w:val="22"/>
                <w:szCs w:val="22"/>
              </w:rPr>
            </w:rPrChange>
          </w:rPr>
          <w:delText>via</w:delText>
        </w:r>
        <w:r w:rsidR="00661DD3" w:rsidRPr="00A04B7A" w:rsidDel="007B1F23">
          <w:rPr>
            <w:rFonts w:ascii="Arial" w:hAnsi="Arial" w:cs="Arial"/>
            <w:rPrChange w:id="82" w:author="Nabera  Abhinandan" w:date="2023-03-17T10:57:00Z">
              <w:rPr>
                <w:rFonts w:asciiTheme="minorHAnsi" w:hAnsiTheme="minorHAnsi" w:cstheme="minorHAnsi"/>
                <w:sz w:val="22"/>
                <w:szCs w:val="22"/>
              </w:rPr>
            </w:rPrChange>
          </w:rPr>
          <w:delText> water electrolysis using renewable sources of electricity is one alternative to produce these chemicals more sustainably. However, to date, the economics of green hydrogen have made these alternative routes less attractive compared to the business-as-usual fossil routes.</w:delText>
        </w:r>
      </w:del>
    </w:p>
    <w:p w14:paraId="47742CC8" w14:textId="0DD65668" w:rsidR="00EE405B" w:rsidRPr="00A04B7A" w:rsidDel="00E411C9" w:rsidRDefault="007B1F23" w:rsidP="00E411C9">
      <w:pPr>
        <w:spacing w:before="120" w:after="120" w:line="264" w:lineRule="auto"/>
        <w:jc w:val="both"/>
        <w:outlineLvl w:val="0"/>
        <w:rPr>
          <w:del w:id="83" w:author="Martin Fernandez  Antonio José" w:date="2023-03-15T15:40:00Z"/>
          <w:rFonts w:ascii="Arial" w:hAnsi="Arial" w:cs="Arial"/>
        </w:rPr>
      </w:pPr>
      <w:ins w:id="84" w:author="Martin Fernandez  Antonio José" w:date="2023-03-15T15:42:00Z">
        <w:r w:rsidRPr="00A04B7A">
          <w:rPr>
            <w:rFonts w:ascii="Arial" w:hAnsi="Arial" w:cs="Arial"/>
          </w:rPr>
          <w:t xml:space="preserve">Despite ongoing economic feasibility challenges, current geopolitical conditions, including surging natural gas and electricity prices, have shifted the cost equation for fossil and green ammonia and methanol production in Europe. Our study found </w:t>
        </w:r>
      </w:ins>
      <w:ins w:id="85" w:author="Martin Fernandez  Antonio José" w:date="2023-03-15T15:43:00Z">
        <w:r w:rsidRPr="00A04B7A">
          <w:rPr>
            <w:rFonts w:ascii="Arial" w:hAnsi="Arial" w:cs="Arial"/>
          </w:rPr>
          <w:t xml:space="preserve">that </w:t>
        </w:r>
      </w:ins>
      <w:ins w:id="86" w:author="Martin Fernandez  Antonio José" w:date="2023-03-15T15:42:00Z">
        <w:r w:rsidRPr="00A04B7A">
          <w:rPr>
            <w:rFonts w:ascii="Arial" w:hAnsi="Arial" w:cs="Arial"/>
          </w:rPr>
          <w:t xml:space="preserve">production costs for fossil ammonia and methanol reached </w:t>
        </w:r>
      </w:ins>
      <w:ins w:id="87" w:author="Martin Fernandez  Antonio José" w:date="2023-03-15T15:43:00Z">
        <w:r w:rsidRPr="00A04B7A">
          <w:rPr>
            <w:rFonts w:ascii="Arial" w:hAnsi="Arial" w:cs="Arial"/>
            <w:i/>
            <w:iCs/>
            <w:rPrChange w:id="88" w:author="Nabera  Abhinandan" w:date="2023-03-17T10:57:00Z">
              <w:rPr>
                <w:rFonts w:ascii="Arial" w:hAnsi="Arial" w:cs="Arial"/>
              </w:rPr>
            </w:rPrChange>
          </w:rPr>
          <w:t>ca.</w:t>
        </w:r>
        <w:r w:rsidRPr="00A04B7A">
          <w:rPr>
            <w:rFonts w:ascii="Arial" w:hAnsi="Arial" w:cs="Arial"/>
          </w:rPr>
          <w:t xml:space="preserve"> </w:t>
        </w:r>
      </w:ins>
      <w:ins w:id="89" w:author="Martin Fernandez  Antonio José" w:date="2023-03-15T15:42:00Z">
        <w:r w:rsidRPr="00A04B7A">
          <w:rPr>
            <w:rFonts w:ascii="Arial" w:hAnsi="Arial" w:cs="Arial"/>
          </w:rPr>
          <w:t>2</w:t>
        </w:r>
      </w:ins>
      <w:ins w:id="90" w:author="Nabera  Abhinandan" w:date="2023-03-17T10:56:00Z">
        <w:r w:rsidR="00452C9E" w:rsidRPr="00A04B7A">
          <w:rPr>
            <w:rFonts w:ascii="Arial" w:hAnsi="Arial" w:cs="Arial"/>
          </w:rPr>
          <w:t>.</w:t>
        </w:r>
      </w:ins>
      <w:ins w:id="91" w:author="Martin Fernandez  Antonio José" w:date="2023-03-15T15:43:00Z">
        <w:r w:rsidRPr="00A04B7A">
          <w:rPr>
            <w:rFonts w:ascii="Arial" w:hAnsi="Arial" w:cs="Arial"/>
          </w:rPr>
          <w:t>4</w:t>
        </w:r>
        <w:del w:id="92" w:author="Nabera  Abhinandan" w:date="2023-03-17T10:56:00Z">
          <w:r w:rsidRPr="00A04B7A" w:rsidDel="00452C9E">
            <w:rPr>
              <w:rFonts w:ascii="Arial" w:hAnsi="Arial" w:cs="Arial"/>
            </w:rPr>
            <w:delText>00</w:delText>
          </w:r>
        </w:del>
      </w:ins>
      <w:ins w:id="93" w:author="Martin Fernandez  Antonio José" w:date="2023-03-15T15:42:00Z">
        <w:r w:rsidRPr="00A04B7A">
          <w:rPr>
            <w:rFonts w:ascii="Arial" w:hAnsi="Arial" w:cs="Arial"/>
          </w:rPr>
          <w:t xml:space="preserve"> and 2</w:t>
        </w:r>
      </w:ins>
      <w:ins w:id="94" w:author="Nabera  Abhinandan" w:date="2023-03-17T10:56:00Z">
        <w:r w:rsidR="00452C9E" w:rsidRPr="00A04B7A">
          <w:rPr>
            <w:rFonts w:ascii="Arial" w:hAnsi="Arial" w:cs="Arial"/>
          </w:rPr>
          <w:t>.</w:t>
        </w:r>
      </w:ins>
      <w:ins w:id="95" w:author="Martin Fernandez  Antonio José" w:date="2023-03-15T15:43:00Z">
        <w:r w:rsidRPr="00A04B7A">
          <w:rPr>
            <w:rFonts w:ascii="Arial" w:hAnsi="Arial" w:cs="Arial"/>
          </w:rPr>
          <w:t>2</w:t>
        </w:r>
        <w:del w:id="96" w:author="Nabera  Abhinandan" w:date="2023-03-17T10:56:00Z">
          <w:r w:rsidRPr="00A04B7A" w:rsidDel="00452C9E">
            <w:rPr>
              <w:rFonts w:ascii="Arial" w:hAnsi="Arial" w:cs="Arial"/>
            </w:rPr>
            <w:delText>00</w:delText>
          </w:r>
        </w:del>
      </w:ins>
      <w:ins w:id="97" w:author="Martin Fernandez  Antonio José" w:date="2023-03-15T15:42:00Z">
        <w:r w:rsidRPr="00A04B7A">
          <w:rPr>
            <w:rFonts w:ascii="Arial" w:hAnsi="Arial" w:cs="Arial"/>
          </w:rPr>
          <w:t xml:space="preserve"> USD per </w:t>
        </w:r>
      </w:ins>
      <w:ins w:id="98" w:author="Nabera  Abhinandan" w:date="2023-03-17T10:56:00Z">
        <w:r w:rsidR="00452C9E" w:rsidRPr="00A04B7A">
          <w:rPr>
            <w:rFonts w:ascii="Arial" w:hAnsi="Arial" w:cs="Arial"/>
          </w:rPr>
          <w:t>kilogram</w:t>
        </w:r>
      </w:ins>
      <w:ins w:id="99" w:author="Martin Fernandez  Antonio José" w:date="2023-03-15T15:42:00Z">
        <w:del w:id="100" w:author="Nabera  Abhinandan" w:date="2023-03-17T10:56:00Z">
          <w:r w:rsidRPr="00A04B7A" w:rsidDel="00452C9E">
            <w:rPr>
              <w:rFonts w:ascii="Arial" w:hAnsi="Arial" w:cs="Arial"/>
            </w:rPr>
            <w:delText>ton</w:delText>
          </w:r>
        </w:del>
        <w:r w:rsidRPr="00A04B7A">
          <w:rPr>
            <w:rFonts w:ascii="Arial" w:hAnsi="Arial" w:cs="Arial"/>
          </w:rPr>
          <w:t>, respectively, during the peak of natural gas spot prices in August 2022 - three to four times higher than the same period in 2021.</w:t>
        </w:r>
      </w:ins>
      <w:ins w:id="101" w:author="Martin Fernandez  Antonio José" w:date="2023-03-15T15:54:00Z">
        <w:r w:rsidR="0007322E" w:rsidRPr="00A04B7A">
          <w:rPr>
            <w:rFonts w:ascii="Arial" w:hAnsi="Arial" w:cs="Arial"/>
          </w:rPr>
          <w:t xml:space="preserve"> </w:t>
        </w:r>
      </w:ins>
      <w:ins w:id="102" w:author="Martin Fernandez  Antonio José" w:date="2023-03-15T15:47:00Z">
        <w:r w:rsidR="0007322E" w:rsidRPr="00A04B7A">
          <w:rPr>
            <w:rFonts w:ascii="Arial" w:hAnsi="Arial" w:cs="Arial"/>
          </w:rPr>
          <w:t xml:space="preserve">Green ammonia and methanol produced through on-shore wind electricity via water electrolysis, however, proved to be economically </w:t>
        </w:r>
      </w:ins>
      <w:ins w:id="103" w:author="Martin Fernandez  Antonio José" w:date="2023-03-15T16:13:00Z">
        <w:r w:rsidR="00BC6FE8" w:rsidRPr="00A04B7A">
          <w:rPr>
            <w:rFonts w:ascii="Arial" w:hAnsi="Arial" w:cs="Arial"/>
          </w:rPr>
          <w:t>competitive</w:t>
        </w:r>
      </w:ins>
      <w:ins w:id="104" w:author="Martin Fernandez  Antonio José" w:date="2023-03-15T15:47:00Z">
        <w:r w:rsidR="0007322E" w:rsidRPr="00A04B7A">
          <w:rPr>
            <w:rFonts w:ascii="Arial" w:hAnsi="Arial" w:cs="Arial"/>
          </w:rPr>
          <w:t xml:space="preserve"> during the same period. </w:t>
        </w:r>
      </w:ins>
      <w:ins w:id="105" w:author="Martin Fernandez  Antonio José" w:date="2023-03-15T16:24:00Z">
        <w:r w:rsidR="00E411C9" w:rsidRPr="00A04B7A">
          <w:rPr>
            <w:rFonts w:ascii="Arial" w:hAnsi="Arial" w:cs="Arial"/>
          </w:rPr>
          <w:t>Wind-based ammonia was especially advantageous, with costs ranging from 1</w:t>
        </w:r>
      </w:ins>
      <w:ins w:id="106" w:author="Nabera  Abhinandan" w:date="2023-03-17T11:01:00Z">
        <w:r w:rsidR="0086438B">
          <w:rPr>
            <w:rFonts w:ascii="Arial" w:hAnsi="Arial" w:cs="Arial"/>
          </w:rPr>
          <w:t>.</w:t>
        </w:r>
      </w:ins>
      <w:ins w:id="107" w:author="Martin Fernandez  Antonio José" w:date="2023-03-15T16:24:00Z">
        <w:r w:rsidR="00E411C9" w:rsidRPr="00A04B7A">
          <w:rPr>
            <w:rFonts w:ascii="Arial" w:hAnsi="Arial" w:cs="Arial"/>
          </w:rPr>
          <w:t>3</w:t>
        </w:r>
        <w:del w:id="108" w:author="Nabera  Abhinandan" w:date="2023-03-17T11:01:00Z">
          <w:r w:rsidR="00E411C9" w:rsidRPr="00A04B7A" w:rsidDel="0086438B">
            <w:rPr>
              <w:rFonts w:ascii="Arial" w:hAnsi="Arial" w:cs="Arial"/>
            </w:rPr>
            <w:delText>00</w:delText>
          </w:r>
        </w:del>
        <w:r w:rsidR="00E411C9" w:rsidRPr="00A04B7A">
          <w:rPr>
            <w:rFonts w:ascii="Arial" w:hAnsi="Arial" w:cs="Arial"/>
          </w:rPr>
          <w:t xml:space="preserve"> to 1</w:t>
        </w:r>
      </w:ins>
      <w:ins w:id="109" w:author="Nabera  Abhinandan" w:date="2023-03-17T11:01:00Z">
        <w:r w:rsidR="0086438B">
          <w:rPr>
            <w:rFonts w:ascii="Arial" w:hAnsi="Arial" w:cs="Arial"/>
          </w:rPr>
          <w:t>.</w:t>
        </w:r>
      </w:ins>
      <w:ins w:id="110" w:author="Martin Fernandez  Antonio José" w:date="2023-03-15T16:24:00Z">
        <w:r w:rsidR="00E411C9" w:rsidRPr="00A04B7A">
          <w:rPr>
            <w:rFonts w:ascii="Arial" w:hAnsi="Arial" w:cs="Arial"/>
          </w:rPr>
          <w:t>6</w:t>
        </w:r>
        <w:del w:id="111" w:author="Nabera  Abhinandan" w:date="2023-03-17T11:01:00Z">
          <w:r w:rsidR="00E411C9" w:rsidRPr="00A04B7A" w:rsidDel="0086438B">
            <w:rPr>
              <w:rFonts w:ascii="Arial" w:hAnsi="Arial" w:cs="Arial"/>
            </w:rPr>
            <w:delText>00</w:delText>
          </w:r>
        </w:del>
      </w:ins>
      <w:ins w:id="112" w:author="Martin Fernandez  Antonio José" w:date="2023-03-15T16:25:00Z">
        <w:r w:rsidR="00E411C9" w:rsidRPr="00A04B7A">
          <w:rPr>
            <w:rFonts w:ascii="Arial" w:hAnsi="Arial" w:cs="Arial"/>
          </w:rPr>
          <w:t> </w:t>
        </w:r>
      </w:ins>
      <w:ins w:id="113" w:author="Martin Fernandez  Antonio José" w:date="2023-03-15T16:24:00Z">
        <w:r w:rsidR="00E411C9" w:rsidRPr="00A04B7A">
          <w:rPr>
            <w:rFonts w:ascii="Arial" w:hAnsi="Arial" w:cs="Arial"/>
          </w:rPr>
          <w:t xml:space="preserve">USD per </w:t>
        </w:r>
      </w:ins>
      <w:ins w:id="114" w:author="Nabera  Abhinandan" w:date="2023-03-17T11:01:00Z">
        <w:r w:rsidR="0086438B">
          <w:rPr>
            <w:rFonts w:ascii="Arial" w:hAnsi="Arial" w:cs="Arial"/>
          </w:rPr>
          <w:t>kilogram</w:t>
        </w:r>
      </w:ins>
      <w:bookmarkStart w:id="115" w:name="_GoBack"/>
      <w:bookmarkEnd w:id="115"/>
      <w:ins w:id="116" w:author="Martin Fernandez  Antonio José" w:date="2023-03-15T16:24:00Z">
        <w:del w:id="117" w:author="Nabera  Abhinandan" w:date="2023-03-17T11:01:00Z">
          <w:r w:rsidR="00E411C9" w:rsidRPr="00A04B7A" w:rsidDel="0086438B">
            <w:rPr>
              <w:rFonts w:ascii="Arial" w:hAnsi="Arial" w:cs="Arial"/>
            </w:rPr>
            <w:delText>ton</w:delText>
          </w:r>
        </w:del>
        <w:r w:rsidR="00E411C9" w:rsidRPr="00A04B7A">
          <w:rPr>
            <w:rFonts w:ascii="Arial" w:hAnsi="Arial" w:cs="Arial"/>
          </w:rPr>
          <w:t xml:space="preserve">, outperforming its fossil counterpart. </w:t>
        </w:r>
      </w:ins>
      <w:ins w:id="118" w:author="Martin Fernandez  Antonio José" w:date="2023-03-15T16:25:00Z">
        <w:r w:rsidR="00E411C9" w:rsidRPr="00A04B7A">
          <w:rPr>
            <w:rFonts w:ascii="Arial" w:hAnsi="Arial" w:cs="Arial"/>
          </w:rPr>
          <w:t>An</w:t>
        </w:r>
      </w:ins>
      <w:ins w:id="119" w:author="Martin Fernandez  Antonio José" w:date="2023-03-15T16:24:00Z">
        <w:r w:rsidR="00E411C9" w:rsidRPr="00A04B7A">
          <w:rPr>
            <w:rFonts w:ascii="Arial" w:hAnsi="Arial" w:cs="Arial"/>
          </w:rPr>
          <w:t xml:space="preserve"> environmental assessment found that wind</w:t>
        </w:r>
      </w:ins>
      <w:ins w:id="120" w:author="Nabera  Abhinandan" w:date="2023-03-17T10:57:00Z">
        <w:r w:rsidR="007D5AD9" w:rsidRPr="00A04B7A">
          <w:rPr>
            <w:rFonts w:ascii="Arial" w:hAnsi="Arial" w:cs="Arial"/>
          </w:rPr>
          <w:noBreakHyphen/>
        </w:r>
      </w:ins>
      <w:ins w:id="121" w:author="Martin Fernandez  Antonio José" w:date="2023-03-15T16:24:00Z">
        <w:del w:id="122" w:author="Nabera  Abhinandan" w:date="2023-03-17T10:57:00Z">
          <w:r w:rsidR="00E411C9" w:rsidRPr="00A04B7A" w:rsidDel="007D5AD9">
            <w:rPr>
              <w:rFonts w:ascii="Arial" w:hAnsi="Arial" w:cs="Arial"/>
            </w:rPr>
            <w:delText>-</w:delText>
          </w:r>
        </w:del>
        <w:r w:rsidR="00E411C9" w:rsidRPr="00A04B7A">
          <w:rPr>
            <w:rFonts w:ascii="Arial" w:hAnsi="Arial" w:cs="Arial"/>
          </w:rPr>
          <w:t>based ammonia not only had a lower carbon footprint but also offered economic competitiveness compared to the fossil fuel route, making it a win-win scenario.</w:t>
        </w:r>
      </w:ins>
      <w:del w:id="123" w:author="Martin Fernandez  Antonio José" w:date="2023-03-15T15:40:00Z">
        <w:r w:rsidR="001C3019" w:rsidRPr="00A04B7A" w:rsidDel="007B1F23">
          <w:rPr>
            <w:rFonts w:ascii="Arial" w:hAnsi="Arial" w:cs="Arial"/>
            <w:rPrChange w:id="124" w:author="Nabera  Abhinandan" w:date="2023-03-17T10:57:00Z">
              <w:rPr>
                <w:rFonts w:asciiTheme="minorHAnsi" w:hAnsiTheme="minorHAnsi" w:cstheme="minorHAnsi"/>
                <w:sz w:val="22"/>
                <w:szCs w:val="22"/>
                <w:lang w:val="en-US"/>
              </w:rPr>
            </w:rPrChange>
          </w:rPr>
          <w:delText>Nevertheless</w:delText>
        </w:r>
        <w:r w:rsidR="00EE405B" w:rsidRPr="00A04B7A" w:rsidDel="007B1F23">
          <w:rPr>
            <w:rFonts w:ascii="Arial" w:hAnsi="Arial" w:cs="Arial"/>
            <w:rPrChange w:id="125" w:author="Nabera  Abhinandan" w:date="2023-03-17T10:57:00Z">
              <w:rPr>
                <w:rFonts w:asciiTheme="minorHAnsi" w:hAnsiTheme="minorHAnsi" w:cstheme="minorHAnsi"/>
                <w:sz w:val="22"/>
                <w:szCs w:val="22"/>
                <w:lang w:val="en-US"/>
              </w:rPr>
            </w:rPrChange>
          </w:rPr>
          <w:delText>, a different picture is painted with the current geopolitical situation causing natural gas and electricity prices to surge. In this work, we calculate the cost of production for fossil and green ammonia and methanol in Europe from January 2019 to November 2022. Simple and well-defined techno-economic models were used to carry out the economic estimations. We found that the production cost of fossil ammonia and methanol reached a maximum of 2,427 and 2,205 USD per ton, respectively, during the peak of natural gas spot prices in Europe (August 2022). These values are three to four times higher than their corresponding production costs estimated a year earlier, </w:delText>
        </w:r>
        <w:r w:rsidR="00EE405B" w:rsidRPr="00A04B7A" w:rsidDel="007B1F23">
          <w:rPr>
            <w:rFonts w:ascii="Arial" w:hAnsi="Arial" w:cs="Arial"/>
            <w:i/>
            <w:iCs/>
            <w:rPrChange w:id="126" w:author="Nabera  Abhinandan" w:date="2023-03-17T10:57:00Z">
              <w:rPr>
                <w:rFonts w:asciiTheme="minorHAnsi" w:hAnsiTheme="minorHAnsi" w:cstheme="minorHAnsi"/>
                <w:i/>
                <w:iCs/>
                <w:sz w:val="22"/>
                <w:szCs w:val="22"/>
                <w:lang w:val="en-US"/>
              </w:rPr>
            </w:rPrChange>
          </w:rPr>
          <w:delText>i.e.</w:delText>
        </w:r>
        <w:r w:rsidR="00EE405B" w:rsidRPr="00A04B7A" w:rsidDel="007B1F23">
          <w:rPr>
            <w:rFonts w:ascii="Arial" w:hAnsi="Arial" w:cs="Arial"/>
            <w:rPrChange w:id="127" w:author="Nabera  Abhinandan" w:date="2023-03-17T10:57:00Z">
              <w:rPr>
                <w:rFonts w:asciiTheme="minorHAnsi" w:hAnsiTheme="minorHAnsi" w:cstheme="minorHAnsi"/>
                <w:sz w:val="22"/>
                <w:szCs w:val="22"/>
                <w:lang w:val="en-US"/>
              </w:rPr>
            </w:rPrChange>
          </w:rPr>
          <w:delText>, in August 2021.</w:delText>
        </w:r>
      </w:del>
    </w:p>
    <w:p w14:paraId="7294FD16" w14:textId="77777777" w:rsidR="00E411C9" w:rsidRPr="00A04B7A" w:rsidRDefault="00E411C9" w:rsidP="00E411C9">
      <w:pPr>
        <w:spacing w:before="120" w:after="120" w:line="264" w:lineRule="auto"/>
        <w:jc w:val="both"/>
        <w:outlineLvl w:val="0"/>
        <w:rPr>
          <w:ins w:id="128" w:author="Martin Fernandez  Antonio José" w:date="2023-03-15T16:24:00Z"/>
          <w:rFonts w:ascii="Arial" w:hAnsi="Arial" w:cs="Arial"/>
          <w:rPrChange w:id="129" w:author="Nabera  Abhinandan" w:date="2023-03-17T10:57:00Z">
            <w:rPr>
              <w:ins w:id="130" w:author="Martin Fernandez  Antonio José" w:date="2023-03-15T16:24:00Z"/>
              <w:rFonts w:asciiTheme="minorHAnsi" w:hAnsiTheme="minorHAnsi" w:cstheme="minorHAnsi"/>
              <w:sz w:val="22"/>
              <w:szCs w:val="22"/>
              <w:lang w:val="en-US"/>
            </w:rPr>
          </w:rPrChange>
        </w:rPr>
      </w:pPr>
    </w:p>
    <w:p w14:paraId="0114AF6F" w14:textId="652B45BC" w:rsidR="00025BBF" w:rsidRPr="00A04B7A" w:rsidRDefault="00EE405B" w:rsidP="00E411C9">
      <w:pPr>
        <w:spacing w:before="120" w:after="120" w:line="264" w:lineRule="auto"/>
        <w:jc w:val="both"/>
        <w:outlineLvl w:val="0"/>
        <w:rPr>
          <w:ins w:id="131" w:author="Martin Fernandez  Antonio José" w:date="2023-03-15T16:01:00Z"/>
          <w:rFonts w:ascii="Arial" w:hAnsi="Arial" w:cs="Arial"/>
        </w:rPr>
      </w:pPr>
      <w:del w:id="132" w:author="Martin Fernandez  Antonio José" w:date="2023-03-15T15:47:00Z">
        <w:r w:rsidRPr="00A04B7A" w:rsidDel="0007322E">
          <w:rPr>
            <w:rFonts w:ascii="Arial" w:hAnsi="Arial" w:cs="Arial"/>
            <w:rPrChange w:id="133" w:author="Nabera  Abhinandan" w:date="2023-03-17T10:57:00Z">
              <w:rPr>
                <w:rFonts w:asciiTheme="minorHAnsi" w:hAnsiTheme="minorHAnsi" w:cstheme="minorHAnsi"/>
                <w:sz w:val="22"/>
                <w:szCs w:val="22"/>
                <w:lang w:val="en-US"/>
              </w:rPr>
            </w:rPrChange>
          </w:rPr>
          <w:delText>On</w:delText>
        </w:r>
      </w:del>
      <w:ins w:id="134" w:author="Martin Fernandez  Antonio José" w:date="2023-03-15T16:04:00Z">
        <w:r w:rsidR="00025BBF" w:rsidRPr="00A04B7A">
          <w:rPr>
            <w:rFonts w:ascii="Arial" w:hAnsi="Arial" w:cs="Arial"/>
          </w:rPr>
          <w:t>Our study underscores the exceptional potential for Europe to spearhead the shift towards a sustainable chemical industry, considering the proven unpredictability of natural gas supply and price fluctuations. We trust that our study will prompt vigorous discussions within academic, industrial, and policymaking circles to expedite the transition towards more sustainable practices.</w:t>
        </w:r>
      </w:ins>
    </w:p>
    <w:p w14:paraId="4EE6CF52" w14:textId="322418A9" w:rsidR="00EE405B" w:rsidRPr="00A04B7A" w:rsidDel="0007322E" w:rsidRDefault="00DA4EF9" w:rsidP="00EE405B">
      <w:pPr>
        <w:spacing w:before="120" w:after="120" w:line="264" w:lineRule="auto"/>
        <w:jc w:val="both"/>
        <w:outlineLvl w:val="0"/>
        <w:rPr>
          <w:del w:id="135" w:author="Martin Fernandez  Antonio José" w:date="2023-03-15T15:54:00Z"/>
          <w:rFonts w:ascii="Arial" w:hAnsi="Arial" w:cs="Arial"/>
          <w:rPrChange w:id="136" w:author="Nabera  Abhinandan" w:date="2023-03-17T10:57:00Z">
            <w:rPr>
              <w:del w:id="137" w:author="Martin Fernandez  Antonio José" w:date="2023-03-15T15:54:00Z"/>
              <w:rFonts w:asciiTheme="minorHAnsi" w:hAnsiTheme="minorHAnsi" w:cstheme="minorHAnsi"/>
              <w:sz w:val="22"/>
              <w:szCs w:val="22"/>
              <w:lang w:val="en-US"/>
            </w:rPr>
          </w:rPrChange>
        </w:rPr>
      </w:pPr>
      <w:ins w:id="138" w:author="Martin Fernandez  Antonio José" w:date="2023-03-15T16:28:00Z">
        <w:r w:rsidRPr="00A04B7A">
          <w:rPr>
            <w:rFonts w:ascii="Arial" w:hAnsi="Arial" w:cs="Arial"/>
            <w:rPrChange w:id="139" w:author="Nabera  Abhinandan" w:date="2023-03-17T10:57:00Z">
              <w:rPr>
                <w:rFonts w:ascii="Arial" w:hAnsi="Arial" w:cs="Arial"/>
                <w:lang w:val="en-US"/>
              </w:rPr>
            </w:rPrChange>
          </w:rPr>
          <w:t>W</w:t>
        </w:r>
      </w:ins>
      <w:del w:id="140" w:author="Martin Fernandez  Antonio José" w:date="2023-03-15T15:54:00Z">
        <w:r w:rsidR="00EE405B" w:rsidRPr="00A04B7A" w:rsidDel="0007322E">
          <w:rPr>
            <w:rFonts w:ascii="Arial" w:hAnsi="Arial" w:cs="Arial"/>
            <w:rPrChange w:id="141" w:author="Nabera  Abhinandan" w:date="2023-03-17T10:57:00Z">
              <w:rPr>
                <w:rFonts w:asciiTheme="minorHAnsi" w:hAnsiTheme="minorHAnsi" w:cstheme="minorHAnsi"/>
                <w:sz w:val="22"/>
                <w:szCs w:val="22"/>
                <w:lang w:val="en-US"/>
              </w:rPr>
            </w:rPrChange>
          </w:rPr>
          <w:delText xml:space="preserve"> the other hand, the production of green ammonia and methanol utilizing hydrogen from water electrolysis via on-shore wind or solar electricity proved to be economically competitive to their fossil counterparts during this period. Ammonia via on-shore wind electrolysis was more economically appealing than its fossil counterpart for six months from December 2021 to October 2022, with costs ranging from 1,290 to 1,590 USD per ton. Further, we performed an environmental assessment to quantify the carbon footprint and calculate the avoidance costs for the alternative technologies. Wind-based ammonia was the win-win scenario where we could be economically competitive and have a lower carbon footprint than the fossil route.</w:delText>
        </w:r>
      </w:del>
    </w:p>
    <w:p w14:paraId="2DC22FB8" w14:textId="151A629E" w:rsidR="00197872" w:rsidRPr="00A04B7A" w:rsidDel="00025BBF" w:rsidRDefault="00197872" w:rsidP="000A67E6">
      <w:pPr>
        <w:spacing w:before="120" w:after="120" w:line="264" w:lineRule="auto"/>
        <w:jc w:val="both"/>
        <w:outlineLvl w:val="0"/>
        <w:rPr>
          <w:del w:id="142" w:author="Martin Fernandez  Antonio José" w:date="2023-03-15T16:04:00Z"/>
          <w:rFonts w:ascii="Arial" w:hAnsi="Arial" w:cs="Arial"/>
          <w:rPrChange w:id="143" w:author="Nabera  Abhinandan" w:date="2023-03-17T10:57:00Z">
            <w:rPr>
              <w:del w:id="144" w:author="Martin Fernandez  Antonio José" w:date="2023-03-15T16:04:00Z"/>
              <w:rFonts w:asciiTheme="minorHAnsi" w:hAnsiTheme="minorHAnsi" w:cstheme="minorHAnsi"/>
              <w:sz w:val="22"/>
              <w:szCs w:val="22"/>
            </w:rPr>
          </w:rPrChange>
        </w:rPr>
      </w:pPr>
      <w:del w:id="145" w:author="Martin Fernandez  Antonio José" w:date="2023-03-15T16:04:00Z">
        <w:r w:rsidRPr="00A04B7A" w:rsidDel="00025BBF">
          <w:rPr>
            <w:rFonts w:ascii="Arial" w:hAnsi="Arial" w:cs="Arial"/>
            <w:rPrChange w:id="146" w:author="Nabera  Abhinandan" w:date="2023-03-17T10:57:00Z">
              <w:rPr>
                <w:rFonts w:asciiTheme="minorHAnsi" w:hAnsiTheme="minorHAnsi" w:cstheme="minorHAnsi"/>
                <w:sz w:val="22"/>
                <w:szCs w:val="22"/>
              </w:rPr>
            </w:rPrChange>
          </w:rPr>
          <w:delText xml:space="preserve">We believe that our findings will </w:delText>
        </w:r>
      </w:del>
      <w:del w:id="147" w:author="Martin Fernandez  Antonio José" w:date="2023-03-15T16:00:00Z">
        <w:r w:rsidRPr="00A04B7A" w:rsidDel="00025BBF">
          <w:rPr>
            <w:rFonts w:ascii="Arial" w:hAnsi="Arial" w:cs="Arial"/>
            <w:rPrChange w:id="148" w:author="Nabera  Abhinandan" w:date="2023-03-17T10:57:00Z">
              <w:rPr>
                <w:rFonts w:asciiTheme="minorHAnsi" w:hAnsiTheme="minorHAnsi" w:cstheme="minorHAnsi"/>
                <w:sz w:val="22"/>
                <w:szCs w:val="22"/>
              </w:rPr>
            </w:rPrChange>
          </w:rPr>
          <w:delText>appeal to your esteemed journal's diverse readership</w:delText>
        </w:r>
      </w:del>
      <w:del w:id="149" w:author="Martin Fernandez  Antonio José" w:date="2023-03-15T15:58:00Z">
        <w:r w:rsidRPr="00A04B7A" w:rsidDel="00025BBF">
          <w:rPr>
            <w:rFonts w:ascii="Arial" w:hAnsi="Arial" w:cs="Arial"/>
            <w:rPrChange w:id="150" w:author="Nabera  Abhinandan" w:date="2023-03-17T10:57:00Z">
              <w:rPr>
                <w:rFonts w:asciiTheme="minorHAnsi" w:hAnsiTheme="minorHAnsi" w:cstheme="minorHAnsi"/>
                <w:sz w:val="22"/>
                <w:szCs w:val="22"/>
              </w:rPr>
            </w:rPrChange>
          </w:rPr>
          <w:delText xml:space="preserve"> as they highlight the need to explore alternative methods of producing ammonia and methanol, particularly at this juncture</w:delText>
        </w:r>
      </w:del>
      <w:del w:id="151" w:author="Martin Fernandez  Antonio José" w:date="2023-03-15T16:04:00Z">
        <w:r w:rsidRPr="00A04B7A" w:rsidDel="00025BBF">
          <w:rPr>
            <w:rFonts w:ascii="Arial" w:hAnsi="Arial" w:cs="Arial"/>
            <w:rPrChange w:id="152" w:author="Nabera  Abhinandan" w:date="2023-03-17T10:57:00Z">
              <w:rPr>
                <w:rFonts w:asciiTheme="minorHAnsi" w:hAnsiTheme="minorHAnsi" w:cstheme="minorHAnsi"/>
                <w:sz w:val="22"/>
                <w:szCs w:val="22"/>
              </w:rPr>
            </w:rPrChange>
          </w:rPr>
          <w:delText>.</w:delText>
        </w:r>
      </w:del>
      <w:del w:id="153" w:author="Martin Fernandez  Antonio José" w:date="2023-03-15T16:00:00Z">
        <w:r w:rsidRPr="00A04B7A" w:rsidDel="00025BBF">
          <w:rPr>
            <w:rFonts w:ascii="Arial" w:hAnsi="Arial" w:cs="Arial"/>
            <w:rPrChange w:id="154" w:author="Nabera  Abhinandan" w:date="2023-03-17T10:57:00Z">
              <w:rPr>
                <w:rFonts w:asciiTheme="minorHAnsi" w:hAnsiTheme="minorHAnsi" w:cstheme="minorHAnsi"/>
                <w:sz w:val="22"/>
                <w:szCs w:val="22"/>
              </w:rPr>
            </w:rPrChange>
          </w:rPr>
          <w:delText xml:space="preserve"> Furthermore, our work reinforces ongoing experimental efforts to develop sustainable chemical production methods.</w:delText>
        </w:r>
      </w:del>
    </w:p>
    <w:p w14:paraId="47E65E32" w14:textId="4B4DA5B0" w:rsidR="0072423E" w:rsidRPr="00A04B7A" w:rsidRDefault="0072423E" w:rsidP="000A67E6">
      <w:pPr>
        <w:spacing w:before="120" w:after="120" w:line="264" w:lineRule="auto"/>
        <w:jc w:val="both"/>
        <w:outlineLvl w:val="0"/>
        <w:rPr>
          <w:rFonts w:ascii="Arial" w:hAnsi="Arial" w:cs="Arial"/>
          <w:rPrChange w:id="155" w:author="Nabera  Abhinandan" w:date="2023-03-17T10:57:00Z">
            <w:rPr>
              <w:rFonts w:asciiTheme="minorHAnsi" w:hAnsiTheme="minorHAnsi" w:cstheme="minorHAnsi"/>
              <w:sz w:val="22"/>
              <w:szCs w:val="22"/>
            </w:rPr>
          </w:rPrChange>
        </w:rPr>
      </w:pPr>
      <w:del w:id="156" w:author="Martin Fernandez  Antonio José" w:date="2023-03-15T16:27:00Z">
        <w:r w:rsidRPr="00A04B7A" w:rsidDel="00DA4EF9">
          <w:rPr>
            <w:rFonts w:ascii="Arial" w:hAnsi="Arial" w:cs="Arial"/>
            <w:rPrChange w:id="157" w:author="Nabera  Abhinandan" w:date="2023-03-17T10:57:00Z">
              <w:rPr>
                <w:rFonts w:asciiTheme="minorHAnsi" w:hAnsiTheme="minorHAnsi" w:cstheme="minorHAnsi"/>
                <w:sz w:val="22"/>
                <w:szCs w:val="22"/>
              </w:rPr>
            </w:rPrChange>
          </w:rPr>
          <w:delText>Thank you in advance for your consideration, and w</w:delText>
        </w:r>
      </w:del>
      <w:r w:rsidRPr="00A04B7A">
        <w:rPr>
          <w:rFonts w:ascii="Arial" w:hAnsi="Arial" w:cs="Arial"/>
          <w:rPrChange w:id="158" w:author="Nabera  Abhinandan" w:date="2023-03-17T10:57:00Z">
            <w:rPr>
              <w:rFonts w:asciiTheme="minorHAnsi" w:hAnsiTheme="minorHAnsi" w:cstheme="minorHAnsi"/>
              <w:sz w:val="22"/>
              <w:szCs w:val="22"/>
            </w:rPr>
          </w:rPrChange>
        </w:rPr>
        <w:t>e look forward to hearing from you.</w:t>
      </w:r>
    </w:p>
    <w:p w14:paraId="014EF5E1" w14:textId="1EBCB131" w:rsidR="00614C56" w:rsidRPr="00A04B7A" w:rsidRDefault="00DC1436" w:rsidP="000A67E6">
      <w:pPr>
        <w:spacing w:before="120" w:after="120" w:line="264" w:lineRule="auto"/>
        <w:jc w:val="both"/>
        <w:outlineLvl w:val="0"/>
        <w:rPr>
          <w:rFonts w:ascii="Arial" w:hAnsi="Arial" w:cs="Arial"/>
          <w:rPrChange w:id="159" w:author="Nabera  Abhinandan" w:date="2023-03-17T10:57:00Z">
            <w:rPr>
              <w:rFonts w:asciiTheme="minorHAnsi" w:hAnsiTheme="minorHAnsi" w:cstheme="minorHAnsi"/>
              <w:sz w:val="22"/>
              <w:szCs w:val="22"/>
              <w:lang w:val="en-US"/>
            </w:rPr>
          </w:rPrChange>
        </w:rPr>
      </w:pPr>
      <w:r w:rsidRPr="00A04B7A">
        <w:rPr>
          <w:rFonts w:ascii="Arial" w:hAnsi="Arial" w:cs="Arial"/>
          <w:rPrChange w:id="160" w:author="Nabera  Abhinandan" w:date="2023-03-17T10:57:00Z">
            <w:rPr>
              <w:rFonts w:asciiTheme="minorHAnsi" w:hAnsiTheme="minorHAnsi" w:cstheme="minorHAnsi"/>
              <w:sz w:val="22"/>
              <w:szCs w:val="22"/>
              <w:lang w:val="en-US"/>
            </w:rPr>
          </w:rPrChange>
        </w:rPr>
        <w:t>Best wishes</w:t>
      </w:r>
      <w:r w:rsidR="00614C56" w:rsidRPr="00A04B7A">
        <w:rPr>
          <w:rFonts w:ascii="Arial" w:hAnsi="Arial" w:cs="Arial"/>
          <w:rPrChange w:id="161" w:author="Nabera  Abhinandan" w:date="2023-03-17T10:57:00Z">
            <w:rPr>
              <w:rFonts w:asciiTheme="minorHAnsi" w:hAnsiTheme="minorHAnsi" w:cstheme="minorHAnsi"/>
              <w:sz w:val="22"/>
              <w:szCs w:val="22"/>
              <w:lang w:val="en-US"/>
            </w:rPr>
          </w:rPrChange>
        </w:rPr>
        <w:t>,</w:t>
      </w:r>
    </w:p>
    <w:p w14:paraId="4D3B77D4" w14:textId="7B8BFC2F" w:rsidR="00614C56" w:rsidRPr="00A04B7A" w:rsidRDefault="00614C56" w:rsidP="00614C56">
      <w:pPr>
        <w:pStyle w:val="BriefBeilagen"/>
        <w:spacing w:before="120" w:line="264" w:lineRule="auto"/>
        <w:rPr>
          <w:rFonts w:cs="Arial"/>
          <w:noProof/>
          <w:sz w:val="20"/>
          <w:rPrChange w:id="162" w:author="Nabera  Abhinandan" w:date="2023-03-17T10:57:00Z">
            <w:rPr>
              <w:rFonts w:asciiTheme="minorHAnsi" w:hAnsiTheme="minorHAnsi" w:cstheme="minorHAnsi"/>
              <w:noProof/>
              <w:sz w:val="22"/>
              <w:szCs w:val="22"/>
              <w:lang w:val="en-US"/>
            </w:rPr>
          </w:rPrChange>
        </w:rPr>
      </w:pPr>
    </w:p>
    <w:p w14:paraId="44569B9F" w14:textId="77777777" w:rsidR="00EA7BB7" w:rsidRPr="00A04B7A" w:rsidRDefault="00EA7BB7" w:rsidP="00614C56">
      <w:pPr>
        <w:pStyle w:val="BriefBeilagen"/>
        <w:spacing w:before="120" w:line="264" w:lineRule="auto"/>
        <w:rPr>
          <w:rFonts w:cs="Arial"/>
          <w:sz w:val="20"/>
          <w:rPrChange w:id="163" w:author="Nabera  Abhinandan" w:date="2023-03-17T10:57:00Z">
            <w:rPr>
              <w:rFonts w:asciiTheme="minorHAnsi" w:hAnsiTheme="minorHAnsi" w:cstheme="minorHAnsi"/>
              <w:sz w:val="22"/>
              <w:szCs w:val="22"/>
              <w:lang w:val="en-US"/>
            </w:rPr>
          </w:rPrChange>
        </w:rPr>
      </w:pPr>
    </w:p>
    <w:p w14:paraId="7C52C11D" w14:textId="16A2CCD1" w:rsidR="00614C56" w:rsidRPr="00A04B7A" w:rsidRDefault="00614C56" w:rsidP="00132B0C">
      <w:pPr>
        <w:pStyle w:val="BriefBeilagen"/>
        <w:spacing w:before="120" w:after="120" w:line="264" w:lineRule="auto"/>
        <w:rPr>
          <w:rFonts w:cs="Arial"/>
          <w:sz w:val="20"/>
          <w:rPrChange w:id="164" w:author="Nabera  Abhinandan" w:date="2023-03-17T10:57:00Z">
            <w:rPr>
              <w:rFonts w:asciiTheme="minorHAnsi" w:hAnsiTheme="minorHAnsi" w:cstheme="minorHAnsi"/>
              <w:sz w:val="22"/>
              <w:szCs w:val="22"/>
              <w:lang w:val="en-US"/>
            </w:rPr>
          </w:rPrChange>
        </w:rPr>
      </w:pPr>
      <w:r w:rsidRPr="00A04B7A">
        <w:rPr>
          <w:rFonts w:cs="Arial"/>
          <w:sz w:val="20"/>
          <w:rPrChange w:id="165" w:author="Nabera  Abhinandan" w:date="2023-03-17T10:57:00Z">
            <w:rPr>
              <w:rFonts w:asciiTheme="minorHAnsi" w:hAnsiTheme="minorHAnsi" w:cstheme="minorHAnsi"/>
              <w:sz w:val="22"/>
              <w:szCs w:val="22"/>
              <w:lang w:val="en-US"/>
            </w:rPr>
          </w:rPrChange>
        </w:rPr>
        <w:t xml:space="preserve">Prof. Dr. Gonzalo Guillén-Gosálbez on behalf of all the co-authors. </w:t>
      </w:r>
    </w:p>
    <w:bookmarkEnd w:id="1"/>
    <w:p w14:paraId="037E3F05" w14:textId="77777777" w:rsidR="004C3AD9" w:rsidRPr="00A04B7A" w:rsidRDefault="009C580F" w:rsidP="00614C56">
      <w:pPr>
        <w:rPr>
          <w:sz w:val="22"/>
          <w:szCs w:val="22"/>
        </w:rPr>
      </w:pPr>
    </w:p>
    <w:sectPr w:rsidR="004C3AD9" w:rsidRPr="00A04B7A" w:rsidSect="00E2208B">
      <w:footerReference w:type="default" r:id="rId6"/>
      <w:headerReference w:type="first" r:id="rId7"/>
      <w:footerReference w:type="first" r:id="rId8"/>
      <w:pgSz w:w="11906" w:h="16838" w:code="9"/>
      <w:pgMar w:top="1080" w:right="1247" w:bottom="360" w:left="1247" w:header="1134"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D4D21F9" w14:textId="77777777" w:rsidR="009C580F" w:rsidRDefault="009C580F">
      <w:r>
        <w:separator/>
      </w:r>
    </w:p>
  </w:endnote>
  <w:endnote w:type="continuationSeparator" w:id="0">
    <w:p w14:paraId="20AD1DF5" w14:textId="77777777" w:rsidR="009C580F" w:rsidRDefault="009C58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ETH Light">
    <w:altName w:val="Calibri"/>
    <w:panose1 w:val="02000403040000020004"/>
    <w:charset w:val="00"/>
    <w:family w:val="auto"/>
    <w:pitch w:val="variable"/>
    <w:sig w:usb0="800000A3" w:usb1="00000000" w:usb2="00000000" w:usb3="00000000" w:csb0="00000001" w:csb1="00000000"/>
  </w:font>
  <w:font w:name="PMingLiU">
    <w:altName w:val="新細明體"/>
    <w:panose1 w:val="02010601000101010101"/>
    <w:charset w:val="88"/>
    <w:family w:val="auto"/>
    <w:pitch w:val="variable"/>
    <w:sig w:usb0="00000001" w:usb1="08080000" w:usb2="00000010" w:usb3="00000000" w:csb0="001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3DA6F5" w14:textId="77777777" w:rsidR="00DA04D7" w:rsidRDefault="00132B0C">
    <w:pPr>
      <w:pStyle w:val="Footer"/>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F1B6ED" w14:textId="77777777" w:rsidR="00DA04D7" w:rsidRPr="00B21FA1" w:rsidRDefault="009C580F" w:rsidP="00B21FA1">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0326718" w14:textId="77777777" w:rsidR="009C580F" w:rsidRDefault="009C580F">
      <w:r>
        <w:separator/>
      </w:r>
    </w:p>
  </w:footnote>
  <w:footnote w:type="continuationSeparator" w:id="0">
    <w:p w14:paraId="20421DB8" w14:textId="77777777" w:rsidR="009C580F" w:rsidRDefault="009C58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4292AA" w14:textId="77777777" w:rsidR="00DA04D7" w:rsidRDefault="00132B0C">
    <w:pPr>
      <w:pStyle w:val="ETHBriefKopf1"/>
    </w:pPr>
    <w:r>
      <w:rPr>
        <w:lang w:val="en-US"/>
      </w:rPr>
      <mc:AlternateContent>
        <mc:Choice Requires="wps">
          <w:drawing>
            <wp:anchor distT="0" distB="0" distL="114300" distR="114300" simplePos="0" relativeHeight="251659264" behindDoc="0" locked="0" layoutInCell="1" allowOverlap="1" wp14:anchorId="37EB030E" wp14:editId="4DE0FD30">
              <wp:simplePos x="0" y="0"/>
              <wp:positionH relativeFrom="column">
                <wp:posOffset>3692525</wp:posOffset>
              </wp:positionH>
              <wp:positionV relativeFrom="paragraph">
                <wp:posOffset>-338455</wp:posOffset>
              </wp:positionV>
              <wp:extent cx="2520315" cy="1423035"/>
              <wp:effectExtent l="0" t="0" r="13335" b="5715"/>
              <wp:wrapTight wrapText="bothSides">
                <wp:wrapPolygon edited="0">
                  <wp:start x="0" y="0"/>
                  <wp:lineTo x="0" y="21398"/>
                  <wp:lineTo x="21551" y="21398"/>
                  <wp:lineTo x="21551" y="0"/>
                  <wp:lineTo x="0" y="0"/>
                </wp:wrapPolygon>
              </wp:wrapTight>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20315" cy="1423035"/>
                      </a:xfrm>
                      <a:prstGeom prst="rect">
                        <a:avLst/>
                      </a:prstGeom>
                      <a:noFill/>
                      <a:ln>
                        <a:noFill/>
                      </a:ln>
                    </wps:spPr>
                    <wps:txbx>
                      <w:txbxContent>
                        <w:p w14:paraId="44FD52C2" w14:textId="77777777" w:rsidR="00DA04D7" w:rsidRPr="007240F8" w:rsidRDefault="00132B0C" w:rsidP="00336DD3">
                          <w:pPr>
                            <w:pStyle w:val="ETHAbsAbteilung"/>
                            <w:spacing w:after="0"/>
                            <w:rPr>
                              <w:rFonts w:ascii="Arial" w:hAnsi="Arial" w:cs="Arial"/>
                              <w:b w:val="0"/>
                            </w:rPr>
                          </w:pPr>
                          <w:r w:rsidRPr="007240F8">
                            <w:rPr>
                              <w:rFonts w:ascii="Arial" w:hAnsi="Arial" w:cs="Arial"/>
                            </w:rPr>
                            <w:t>Institute for Chemical and Bioengineering</w:t>
                          </w:r>
                        </w:p>
                        <w:p w14:paraId="455CBF9B" w14:textId="77777777" w:rsidR="00DA04D7" w:rsidRPr="007240F8" w:rsidRDefault="00132B0C" w:rsidP="0023713B">
                          <w:pPr>
                            <w:pStyle w:val="ETHAbsFliesstext"/>
                            <w:spacing w:before="240"/>
                            <w:rPr>
                              <w:rFonts w:ascii="Arial" w:hAnsi="Arial" w:cs="Arial"/>
                            </w:rPr>
                          </w:pPr>
                          <w:r>
                            <w:rPr>
                              <w:rFonts w:ascii="Arial" w:hAnsi="Arial" w:cs="Arial"/>
                            </w:rPr>
                            <w:t>ETH Zurich</w:t>
                          </w:r>
                        </w:p>
                        <w:p w14:paraId="122F8310" w14:textId="77777777" w:rsidR="00DA04D7" w:rsidRPr="00AC7CB9" w:rsidRDefault="00132B0C" w:rsidP="00AC7CB9">
                          <w:pPr>
                            <w:pStyle w:val="ETHAbsName"/>
                            <w:spacing w:before="0"/>
                            <w:rPr>
                              <w:rFonts w:ascii="Arial" w:hAnsi="Arial" w:cs="Arial"/>
                              <w:b w:val="0"/>
                            </w:rPr>
                          </w:pPr>
                          <w:r w:rsidRPr="00AC7CB9">
                            <w:rPr>
                              <w:rFonts w:ascii="Arial" w:hAnsi="Arial" w:cs="Arial"/>
                              <w:b w:val="0"/>
                            </w:rPr>
                            <w:t>Prof. Dr. Gonzalo Guillén-Gosálbez</w:t>
                          </w:r>
                        </w:p>
                        <w:p w14:paraId="43C3C9EA" w14:textId="77777777" w:rsidR="00AC7CB9" w:rsidRPr="008B3B59" w:rsidRDefault="00132B0C" w:rsidP="00AC7CB9">
                          <w:pPr>
                            <w:pStyle w:val="ETHAbsFliesstext"/>
                            <w:rPr>
                              <w:rFonts w:ascii="Arial" w:hAnsi="Arial" w:cs="Arial"/>
                            </w:rPr>
                          </w:pPr>
                          <w:r w:rsidRPr="008B3B59">
                            <w:rPr>
                              <w:rFonts w:ascii="Arial" w:hAnsi="Arial" w:cs="Arial"/>
                            </w:rPr>
                            <w:t>Vladimir-Prelog-Weg 1, HCI G135</w:t>
                          </w:r>
                        </w:p>
                        <w:p w14:paraId="4925EC53" w14:textId="77777777" w:rsidR="00AC7CB9" w:rsidRPr="007240F8" w:rsidRDefault="00132B0C" w:rsidP="00AC7CB9">
                          <w:pPr>
                            <w:pStyle w:val="ETHAbsFliesstext"/>
                            <w:rPr>
                              <w:rFonts w:ascii="Arial" w:hAnsi="Arial" w:cs="Arial"/>
                              <w:lang w:val="de-DE"/>
                            </w:rPr>
                          </w:pPr>
                          <w:r w:rsidRPr="007240F8">
                            <w:rPr>
                              <w:rFonts w:ascii="Arial" w:hAnsi="Arial" w:cs="Arial"/>
                              <w:lang w:val="de-DE"/>
                            </w:rPr>
                            <w:t>8093 Zurich</w:t>
                          </w:r>
                          <w:r>
                            <w:rPr>
                              <w:rFonts w:ascii="Arial" w:hAnsi="Arial" w:cs="Arial"/>
                              <w:lang w:val="de-DE"/>
                            </w:rPr>
                            <w:t xml:space="preserve">, </w:t>
                          </w:r>
                          <w:r w:rsidRPr="007240F8">
                            <w:rPr>
                              <w:rFonts w:ascii="Arial" w:hAnsi="Arial" w:cs="Arial"/>
                              <w:lang w:val="de-DE"/>
                            </w:rPr>
                            <w:t>Switzerland</w:t>
                          </w:r>
                        </w:p>
                        <w:p w14:paraId="4EE80F95" w14:textId="77777777" w:rsidR="00DA04D7" w:rsidRPr="008B3B59" w:rsidRDefault="00132B0C" w:rsidP="00871534">
                          <w:pPr>
                            <w:pStyle w:val="ETHAbsFliesstext"/>
                            <w:ind w:left="709" w:hanging="709"/>
                            <w:rPr>
                              <w:rFonts w:ascii="Arial" w:hAnsi="Arial" w:cs="Arial"/>
                              <w:lang w:val="de-CH"/>
                            </w:rPr>
                          </w:pPr>
                          <w:r w:rsidRPr="008B3B59">
                            <w:rPr>
                              <w:rFonts w:ascii="Arial" w:hAnsi="Arial" w:cs="Arial"/>
                              <w:lang w:val="de-CH"/>
                            </w:rPr>
                            <w:t>Phone: +41 44 633 40 84</w:t>
                          </w:r>
                        </w:p>
                        <w:p w14:paraId="37AAA264" w14:textId="77777777" w:rsidR="00DA04D7" w:rsidRPr="008B3B59" w:rsidRDefault="00132B0C" w:rsidP="00871534">
                          <w:pPr>
                            <w:pStyle w:val="ETHAbsFliesstext"/>
                            <w:tabs>
                              <w:tab w:val="left" w:pos="709"/>
                              <w:tab w:val="left" w:pos="1276"/>
                            </w:tabs>
                            <w:ind w:left="709" w:hanging="709"/>
                            <w:rPr>
                              <w:rFonts w:ascii="Arial" w:hAnsi="Arial" w:cs="Arial"/>
                              <w:lang w:val="de-CH"/>
                            </w:rPr>
                          </w:pPr>
                          <w:r w:rsidRPr="008B3B59">
                            <w:rPr>
                              <w:rFonts w:ascii="Arial" w:hAnsi="Arial" w:cs="Arial"/>
                              <w:lang w:val="de-CH"/>
                            </w:rPr>
                            <w:t>gonzalo.guillen.gosalbez@chem.ethz.ch</w:t>
                          </w:r>
                        </w:p>
                        <w:p w14:paraId="2824B94F" w14:textId="77777777" w:rsidR="005E4007" w:rsidRPr="00D164F7" w:rsidRDefault="00132B0C" w:rsidP="001C2193">
                          <w:pPr>
                            <w:pStyle w:val="ETHAbsFliesstext"/>
                            <w:ind w:left="737" w:hanging="737"/>
                            <w:rPr>
                              <w:rFonts w:ascii="Arial" w:hAnsi="Arial" w:cs="Arial"/>
                            </w:rPr>
                          </w:pPr>
                          <w:r w:rsidRPr="00D164F7">
                            <w:rPr>
                              <w:rFonts w:ascii="Arial" w:hAnsi="Arial" w:cs="Arial"/>
                            </w:rPr>
                            <w:t>www.superlab.ethz.ch</w:t>
                          </w:r>
                          <w:r w:rsidRPr="00D164F7" w:rsidDel="00CC1FF1">
                            <w:rPr>
                              <w:rFonts w:ascii="Arial" w:hAnsi="Arial" w:cs="Arial"/>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7EB030E" id="_x0000_t202" coordsize="21600,21600" o:spt="202" path="m,l,21600r21600,l21600,xe">
              <v:stroke joinstyle="miter"/>
              <v:path gradientshapeok="t" o:connecttype="rect"/>
            </v:shapetype>
            <v:shape id="Text Box 3" o:spid="_x0000_s1026" type="#_x0000_t202" style="position:absolute;margin-left:290.75pt;margin-top:-26.65pt;width:198.45pt;height:112.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" filled="f" stroked="f">
              <v:textbox inset="0,0,0,0">
                <w:txbxContent>
                  <w:p w14:paraId="44FD52C2" w14:textId="77777777" w:rsidR="00DA04D7" w:rsidRPr="007240F8" w:rsidRDefault="00132B0C" w:rsidP="00336DD3">
                    <w:pPr>
                      <w:pStyle w:val="ETHAbsAbteilung"/>
                      <w:spacing w:after="0"/>
                      <w:rPr>
                        <w:rFonts w:ascii="Arial" w:hAnsi="Arial" w:cs="Arial"/>
                        <w:b w:val="0"/>
                      </w:rPr>
                    </w:pPr>
                    <w:r w:rsidRPr="007240F8">
                      <w:rPr>
                        <w:rFonts w:ascii="Arial" w:hAnsi="Arial" w:cs="Arial"/>
                      </w:rPr>
                      <w:t>Institute for Chemical and Bioengineering</w:t>
                    </w:r>
                  </w:p>
                  <w:p w14:paraId="455CBF9B" w14:textId="77777777" w:rsidR="00DA04D7" w:rsidRPr="007240F8" w:rsidRDefault="00132B0C" w:rsidP="0023713B">
                    <w:pPr>
                      <w:pStyle w:val="ETHAbsFliesstext"/>
                      <w:spacing w:before="240"/>
                      <w:rPr>
                        <w:rFonts w:ascii="Arial" w:hAnsi="Arial" w:cs="Arial"/>
                      </w:rPr>
                    </w:pPr>
                    <w:r>
                      <w:rPr>
                        <w:rFonts w:ascii="Arial" w:hAnsi="Arial" w:cs="Arial"/>
                      </w:rPr>
                      <w:t>ETH Zurich</w:t>
                    </w:r>
                  </w:p>
                  <w:p w14:paraId="122F8310" w14:textId="77777777" w:rsidR="00DA04D7" w:rsidRPr="00AC7CB9" w:rsidRDefault="00132B0C" w:rsidP="00AC7CB9">
                    <w:pPr>
                      <w:pStyle w:val="ETHAbsName"/>
                      <w:spacing w:before="0"/>
                      <w:rPr>
                        <w:rFonts w:ascii="Arial" w:hAnsi="Arial" w:cs="Arial"/>
                        <w:b w:val="0"/>
                      </w:rPr>
                    </w:pPr>
                    <w:r w:rsidRPr="00AC7CB9">
                      <w:rPr>
                        <w:rFonts w:ascii="Arial" w:hAnsi="Arial" w:cs="Arial"/>
                        <w:b w:val="0"/>
                      </w:rPr>
                      <w:t>Prof. Dr. Gonzalo Guillén-Gosálbez</w:t>
                    </w:r>
                  </w:p>
                  <w:p w14:paraId="43C3C9EA" w14:textId="77777777" w:rsidR="00AC7CB9" w:rsidRPr="008B3B59" w:rsidRDefault="00132B0C" w:rsidP="00AC7CB9">
                    <w:pPr>
                      <w:pStyle w:val="ETHAbsFliesstext"/>
                      <w:rPr>
                        <w:rFonts w:ascii="Arial" w:hAnsi="Arial" w:cs="Arial"/>
                      </w:rPr>
                    </w:pPr>
                    <w:r w:rsidRPr="008B3B59">
                      <w:rPr>
                        <w:rFonts w:ascii="Arial" w:hAnsi="Arial" w:cs="Arial"/>
                      </w:rPr>
                      <w:t>Vladimir-Prelog-Weg 1, HCI G135</w:t>
                    </w:r>
                  </w:p>
                  <w:p w14:paraId="4925EC53" w14:textId="77777777" w:rsidR="00AC7CB9" w:rsidRPr="007240F8" w:rsidRDefault="00132B0C" w:rsidP="00AC7CB9">
                    <w:pPr>
                      <w:pStyle w:val="ETHAbsFliesstext"/>
                      <w:rPr>
                        <w:rFonts w:ascii="Arial" w:hAnsi="Arial" w:cs="Arial"/>
                        <w:lang w:val="de-DE"/>
                      </w:rPr>
                    </w:pPr>
                    <w:r w:rsidRPr="007240F8">
                      <w:rPr>
                        <w:rFonts w:ascii="Arial" w:hAnsi="Arial" w:cs="Arial"/>
                        <w:lang w:val="de-DE"/>
                      </w:rPr>
                      <w:t>8093 Zurich</w:t>
                    </w:r>
                    <w:r>
                      <w:rPr>
                        <w:rFonts w:ascii="Arial" w:hAnsi="Arial" w:cs="Arial"/>
                        <w:lang w:val="de-DE"/>
                      </w:rPr>
                      <w:t xml:space="preserve">, </w:t>
                    </w:r>
                    <w:r w:rsidRPr="007240F8">
                      <w:rPr>
                        <w:rFonts w:ascii="Arial" w:hAnsi="Arial" w:cs="Arial"/>
                        <w:lang w:val="de-DE"/>
                      </w:rPr>
                      <w:t>Switzerland</w:t>
                    </w:r>
                  </w:p>
                  <w:p w14:paraId="4EE80F95" w14:textId="77777777" w:rsidR="00DA04D7" w:rsidRPr="008B3B59" w:rsidRDefault="00132B0C" w:rsidP="00871534">
                    <w:pPr>
                      <w:pStyle w:val="ETHAbsFliesstext"/>
                      <w:ind w:left="709" w:hanging="709"/>
                      <w:rPr>
                        <w:rFonts w:ascii="Arial" w:hAnsi="Arial" w:cs="Arial"/>
                        <w:lang w:val="de-CH"/>
                      </w:rPr>
                    </w:pPr>
                    <w:r w:rsidRPr="008B3B59">
                      <w:rPr>
                        <w:rFonts w:ascii="Arial" w:hAnsi="Arial" w:cs="Arial"/>
                        <w:lang w:val="de-CH"/>
                      </w:rPr>
                      <w:t>Phone: +41 44 633 40 84</w:t>
                    </w:r>
                  </w:p>
                  <w:p w14:paraId="37AAA264" w14:textId="77777777" w:rsidR="00DA04D7" w:rsidRPr="008B3B59" w:rsidRDefault="00132B0C" w:rsidP="00871534">
                    <w:pPr>
                      <w:pStyle w:val="ETHAbsFliesstext"/>
                      <w:tabs>
                        <w:tab w:val="left" w:pos="709"/>
                        <w:tab w:val="left" w:pos="1276"/>
                      </w:tabs>
                      <w:ind w:left="709" w:hanging="709"/>
                      <w:rPr>
                        <w:rFonts w:ascii="Arial" w:hAnsi="Arial" w:cs="Arial"/>
                        <w:lang w:val="de-CH"/>
                      </w:rPr>
                    </w:pPr>
                    <w:r w:rsidRPr="008B3B59">
                      <w:rPr>
                        <w:rFonts w:ascii="Arial" w:hAnsi="Arial" w:cs="Arial"/>
                        <w:lang w:val="de-CH"/>
                      </w:rPr>
                      <w:t>gonzalo.guillen.gosalbez@chem.ethz.ch</w:t>
                    </w:r>
                  </w:p>
                  <w:p w14:paraId="2824B94F" w14:textId="77777777" w:rsidR="005E4007" w:rsidRPr="00D164F7" w:rsidRDefault="00132B0C" w:rsidP="001C2193">
                    <w:pPr>
                      <w:pStyle w:val="ETHAbsFliesstext"/>
                      <w:ind w:left="737" w:hanging="737"/>
                      <w:rPr>
                        <w:rFonts w:ascii="Arial" w:hAnsi="Arial" w:cs="Arial"/>
                      </w:rPr>
                    </w:pPr>
                    <w:r w:rsidRPr="00D164F7">
                      <w:rPr>
                        <w:rFonts w:ascii="Arial" w:hAnsi="Arial" w:cs="Arial"/>
                      </w:rPr>
                      <w:t>www.superlab.ethz.ch</w:t>
                    </w:r>
                    <w:r w:rsidRPr="00D164F7" w:rsidDel="00CC1FF1">
                      <w:rPr>
                        <w:rFonts w:ascii="Arial" w:hAnsi="Arial" w:cs="Arial"/>
                      </w:rPr>
                      <w:t xml:space="preserve"> </w:t>
                    </w:r>
                  </w:p>
                </w:txbxContent>
              </v:textbox>
              <w10:wrap type="tight"/>
            </v:shape>
          </w:pict>
        </mc:Fallback>
      </mc:AlternateContent>
    </w:r>
    <w:r>
      <w:rPr>
        <w:lang w:val="en-US"/>
      </w:rPr>
      <w:drawing>
        <wp:anchor distT="0" distB="0" distL="114300" distR="114300" simplePos="0" relativeHeight="251660288" behindDoc="0" locked="0" layoutInCell="1" allowOverlap="1" wp14:anchorId="4B5DF0C1" wp14:editId="6DE9FF8A">
          <wp:simplePos x="0" y="0"/>
          <wp:positionH relativeFrom="margin">
            <wp:posOffset>2540</wp:posOffset>
          </wp:positionH>
          <wp:positionV relativeFrom="paragraph">
            <wp:posOffset>-313055</wp:posOffset>
          </wp:positionV>
          <wp:extent cx="1558800" cy="284400"/>
          <wp:effectExtent l="0" t="0" r="3810" b="190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8800" cy="2844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Nabera  Abhinandan">
    <w15:presenceInfo w15:providerId="AD" w15:userId="S-1-5-21-2025429265-764733703-1417001333-531263"/>
  </w15:person>
  <w15:person w15:author="Martin Fernandez  Antonio José">
    <w15:presenceInfo w15:providerId="AD" w15:userId="S::maantoni@ethz.ch::e34b8c64-7386-4c87-9b46-9a39c3cfb56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0"/>
  <w:proofState w:spelling="clean" w:grammar="clean"/>
  <w:trackRevisions/>
  <w:documentProtection w:edit="trackedChanges" w:enforcement="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C56"/>
    <w:rsid w:val="00007ACF"/>
    <w:rsid w:val="00025445"/>
    <w:rsid w:val="00025BBF"/>
    <w:rsid w:val="0007322E"/>
    <w:rsid w:val="00096EBD"/>
    <w:rsid w:val="000A67E6"/>
    <w:rsid w:val="000E28B6"/>
    <w:rsid w:val="00102A51"/>
    <w:rsid w:val="00112167"/>
    <w:rsid w:val="00113FF6"/>
    <w:rsid w:val="0012600A"/>
    <w:rsid w:val="001326F2"/>
    <w:rsid w:val="00132B0C"/>
    <w:rsid w:val="00135DEA"/>
    <w:rsid w:val="00176818"/>
    <w:rsid w:val="00197872"/>
    <w:rsid w:val="001C3019"/>
    <w:rsid w:val="001F72EA"/>
    <w:rsid w:val="00252144"/>
    <w:rsid w:val="00290375"/>
    <w:rsid w:val="00295062"/>
    <w:rsid w:val="00305438"/>
    <w:rsid w:val="00320972"/>
    <w:rsid w:val="003B2486"/>
    <w:rsid w:val="004071AD"/>
    <w:rsid w:val="00452C9E"/>
    <w:rsid w:val="00475983"/>
    <w:rsid w:val="0047763B"/>
    <w:rsid w:val="00524C6D"/>
    <w:rsid w:val="00527CB8"/>
    <w:rsid w:val="00537984"/>
    <w:rsid w:val="005402C3"/>
    <w:rsid w:val="005437BA"/>
    <w:rsid w:val="00543ACC"/>
    <w:rsid w:val="00560C7F"/>
    <w:rsid w:val="005C0A15"/>
    <w:rsid w:val="005F13BA"/>
    <w:rsid w:val="005F7572"/>
    <w:rsid w:val="00614C56"/>
    <w:rsid w:val="006278DE"/>
    <w:rsid w:val="00661DD3"/>
    <w:rsid w:val="006A20AB"/>
    <w:rsid w:val="006B1A0B"/>
    <w:rsid w:val="006B45B3"/>
    <w:rsid w:val="0072423E"/>
    <w:rsid w:val="007B1F23"/>
    <w:rsid w:val="007D5AD9"/>
    <w:rsid w:val="00851C29"/>
    <w:rsid w:val="0086438B"/>
    <w:rsid w:val="008C4F6B"/>
    <w:rsid w:val="00915EE6"/>
    <w:rsid w:val="00954462"/>
    <w:rsid w:val="009A34AD"/>
    <w:rsid w:val="009B459B"/>
    <w:rsid w:val="009C580F"/>
    <w:rsid w:val="009D7FDA"/>
    <w:rsid w:val="009E13D5"/>
    <w:rsid w:val="009F42A9"/>
    <w:rsid w:val="00A04B7A"/>
    <w:rsid w:val="00A65F92"/>
    <w:rsid w:val="00AA7E8A"/>
    <w:rsid w:val="00AB3714"/>
    <w:rsid w:val="00AE4211"/>
    <w:rsid w:val="00B622CE"/>
    <w:rsid w:val="00B8491D"/>
    <w:rsid w:val="00BA75CB"/>
    <w:rsid w:val="00BC6FE8"/>
    <w:rsid w:val="00BD157E"/>
    <w:rsid w:val="00C414CD"/>
    <w:rsid w:val="00C67C27"/>
    <w:rsid w:val="00C90FBF"/>
    <w:rsid w:val="00CB53A6"/>
    <w:rsid w:val="00CB6DEB"/>
    <w:rsid w:val="00D37431"/>
    <w:rsid w:val="00D4642C"/>
    <w:rsid w:val="00DA4EF9"/>
    <w:rsid w:val="00DA5A77"/>
    <w:rsid w:val="00DC0FF6"/>
    <w:rsid w:val="00DC1436"/>
    <w:rsid w:val="00E03DA0"/>
    <w:rsid w:val="00E411C9"/>
    <w:rsid w:val="00EA7BB7"/>
    <w:rsid w:val="00EE405B"/>
    <w:rsid w:val="00F30D78"/>
    <w:rsid w:val="00F42CD3"/>
    <w:rsid w:val="00F77E4D"/>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47D717"/>
  <w15:chartTrackingRefBased/>
  <w15:docId w15:val="{C6EFDB56-0CCA-4B50-BC61-AED076B55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14C56"/>
    <w:pPr>
      <w:spacing w:after="0" w:line="240" w:lineRule="auto"/>
    </w:pPr>
    <w:rPr>
      <w:rFonts w:ascii="ETH Light" w:eastAsia="PMingLiU" w:hAnsi="ETH Light" w:cs="Times New Roman"/>
      <w:sz w:val="20"/>
      <w:szCs w:val="20"/>
      <w:lang w:val="en-GB"/>
    </w:rPr>
  </w:style>
  <w:style w:type="paragraph" w:styleId="Heading1">
    <w:name w:val="heading 1"/>
    <w:basedOn w:val="Normal"/>
    <w:next w:val="Normal"/>
    <w:link w:val="Heading1Char"/>
    <w:uiPriority w:val="9"/>
    <w:qFormat/>
    <w:rsid w:val="000A67E6"/>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THAbsAbteilung">
    <w:name w:val="ETH_Abs_Abteilung"/>
    <w:next w:val="Normal"/>
    <w:rsid w:val="00614C56"/>
    <w:pPr>
      <w:spacing w:after="230" w:line="230" w:lineRule="exact"/>
    </w:pPr>
    <w:rPr>
      <w:rFonts w:ascii="ETH Light" w:eastAsia="PMingLiU" w:hAnsi="ETH Light" w:cs="Times New Roman"/>
      <w:b/>
      <w:spacing w:val="6"/>
      <w:sz w:val="17"/>
      <w:szCs w:val="20"/>
      <w:lang w:val="en-US"/>
    </w:rPr>
  </w:style>
  <w:style w:type="paragraph" w:customStyle="1" w:styleId="ETHAbsFliesstext">
    <w:name w:val="ETH_Abs_Fliesstext"/>
    <w:basedOn w:val="ETHAbsAbteilung"/>
    <w:rsid w:val="00614C56"/>
    <w:pPr>
      <w:spacing w:after="0"/>
    </w:pPr>
    <w:rPr>
      <w:b w:val="0"/>
    </w:rPr>
  </w:style>
  <w:style w:type="paragraph" w:customStyle="1" w:styleId="ETHAbsName">
    <w:name w:val="ETH_Abs_Name"/>
    <w:basedOn w:val="ETHAbsAbteilung"/>
    <w:next w:val="ETHAbsFliesstext"/>
    <w:rsid w:val="00614C56"/>
    <w:pPr>
      <w:spacing w:before="230" w:after="0"/>
    </w:pPr>
  </w:style>
  <w:style w:type="paragraph" w:customStyle="1" w:styleId="ETHBriefKopf1">
    <w:name w:val="ETH_Brief_Kopf1"/>
    <w:basedOn w:val="Normal"/>
    <w:rsid w:val="00614C56"/>
    <w:pPr>
      <w:spacing w:after="1666" w:line="270" w:lineRule="exact"/>
    </w:pPr>
    <w:rPr>
      <w:b/>
      <w:noProof/>
      <w:lang w:val="de-CH"/>
    </w:rPr>
  </w:style>
  <w:style w:type="paragraph" w:styleId="Footer">
    <w:name w:val="footer"/>
    <w:basedOn w:val="Normal"/>
    <w:link w:val="FooterChar"/>
    <w:uiPriority w:val="99"/>
    <w:rsid w:val="00614C56"/>
    <w:pPr>
      <w:tabs>
        <w:tab w:val="right" w:pos="9441"/>
      </w:tabs>
      <w:spacing w:line="270" w:lineRule="exact"/>
    </w:pPr>
    <w:rPr>
      <w:lang w:val="de-CH"/>
    </w:rPr>
  </w:style>
  <w:style w:type="character" w:customStyle="1" w:styleId="FooterChar">
    <w:name w:val="Footer Char"/>
    <w:basedOn w:val="DefaultParagraphFont"/>
    <w:link w:val="Footer"/>
    <w:uiPriority w:val="99"/>
    <w:rsid w:val="00614C56"/>
    <w:rPr>
      <w:rFonts w:ascii="ETH Light" w:eastAsia="PMingLiU" w:hAnsi="ETH Light" w:cs="Times New Roman"/>
      <w:sz w:val="20"/>
      <w:szCs w:val="20"/>
    </w:rPr>
  </w:style>
  <w:style w:type="paragraph" w:customStyle="1" w:styleId="BriefBeilagen">
    <w:name w:val="Brief_Beilagen"/>
    <w:basedOn w:val="Normal"/>
    <w:qFormat/>
    <w:rsid w:val="00614C56"/>
    <w:pPr>
      <w:tabs>
        <w:tab w:val="left" w:pos="284"/>
      </w:tabs>
      <w:spacing w:line="250" w:lineRule="atLeast"/>
    </w:pPr>
    <w:rPr>
      <w:rFonts w:ascii="Arial" w:eastAsiaTheme="minorHAnsi" w:hAnsi="Arial"/>
      <w:sz w:val="19"/>
    </w:rPr>
  </w:style>
  <w:style w:type="character" w:customStyle="1" w:styleId="Heading1Char">
    <w:name w:val="Heading 1 Char"/>
    <w:basedOn w:val="DefaultParagraphFont"/>
    <w:link w:val="Heading1"/>
    <w:uiPriority w:val="9"/>
    <w:rsid w:val="000A67E6"/>
    <w:rPr>
      <w:rFonts w:asciiTheme="majorHAnsi" w:eastAsiaTheme="majorEastAsia" w:hAnsiTheme="majorHAnsi" w:cstheme="majorBidi"/>
      <w:color w:val="2F5496" w:themeColor="accent1" w:themeShade="BF"/>
      <w:sz w:val="32"/>
      <w:szCs w:val="32"/>
      <w:lang w:val="en-GB"/>
    </w:rPr>
  </w:style>
  <w:style w:type="paragraph" w:styleId="Revision">
    <w:name w:val="Revision"/>
    <w:hidden/>
    <w:uiPriority w:val="99"/>
    <w:semiHidden/>
    <w:rsid w:val="004071AD"/>
    <w:pPr>
      <w:spacing w:after="0" w:line="240" w:lineRule="auto"/>
    </w:pPr>
    <w:rPr>
      <w:rFonts w:ascii="ETH Light" w:eastAsia="PMingLiU" w:hAnsi="ETH Light" w:cs="Times New Roman"/>
      <w:sz w:val="20"/>
      <w:szCs w:val="20"/>
      <w:lang w:val="en-GB"/>
    </w:rPr>
  </w:style>
  <w:style w:type="paragraph" w:styleId="Header">
    <w:name w:val="header"/>
    <w:basedOn w:val="Normal"/>
    <w:link w:val="HeaderChar"/>
    <w:uiPriority w:val="99"/>
    <w:unhideWhenUsed/>
    <w:rsid w:val="00D4642C"/>
    <w:pPr>
      <w:tabs>
        <w:tab w:val="center" w:pos="4703"/>
        <w:tab w:val="right" w:pos="9406"/>
      </w:tabs>
    </w:pPr>
  </w:style>
  <w:style w:type="character" w:customStyle="1" w:styleId="HeaderChar">
    <w:name w:val="Header Char"/>
    <w:basedOn w:val="DefaultParagraphFont"/>
    <w:link w:val="Header"/>
    <w:uiPriority w:val="99"/>
    <w:rsid w:val="00D4642C"/>
    <w:rPr>
      <w:rFonts w:ascii="ETH Light" w:eastAsia="PMingLiU" w:hAnsi="ETH Light" w:cs="Times New Roman"/>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61473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theme" Target="theme/theme1.xml"/><Relationship Id="rId5" Type="http://schemas.openxmlformats.org/officeDocument/2006/relationships/endnotes" Target="endnotes.xml"/><Relationship Id="rId10" Type="http://schemas.microsoft.com/office/2011/relationships/people" Target="people.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692</Words>
  <Characters>4364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Nabera  Abhinandan</dc:creator>
  <cp:keywords/>
  <dc:description/>
  <cp:lastModifiedBy>Nabera  Abhinandan</cp:lastModifiedBy>
  <cp:revision>97</cp:revision>
  <cp:lastPrinted>2023-03-01T11:04:00Z</cp:lastPrinted>
  <dcterms:created xsi:type="dcterms:W3CDTF">2023-03-01T09:23:00Z</dcterms:created>
  <dcterms:modified xsi:type="dcterms:W3CDTF">2023-03-17T10:01:00Z</dcterms:modified>
</cp:coreProperties>
</file>