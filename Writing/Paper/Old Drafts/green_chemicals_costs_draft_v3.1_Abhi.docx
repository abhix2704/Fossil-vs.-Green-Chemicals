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CAEE90" w14:textId="77777777" w:rsidR="00E15608" w:rsidRPr="00C52832" w:rsidRDefault="00E15608" w:rsidP="00577897">
      <w:pPr>
        <w:pStyle w:val="Heading1"/>
        <w:spacing w:before="0" w:after="160"/>
        <w:rPr>
          <w:rFonts w:asciiTheme="minorHAnsi" w:hAnsiTheme="minorHAnsi" w:cstheme="minorHAnsi"/>
          <w:lang w:val="en-GB"/>
          <w:rPrChange w:id="0" w:author="Nabera  Abhinandan" w:date="2023-03-08T18:41:00Z">
            <w:rPr>
              <w:rFonts w:asciiTheme="minorHAnsi" w:hAnsiTheme="minorHAnsi" w:cstheme="minorHAnsi"/>
              <w:lang w:val="en-US"/>
            </w:rPr>
          </w:rPrChange>
        </w:rPr>
      </w:pPr>
      <w:bookmarkStart w:id="1" w:name="_Hlk128129518"/>
      <w:bookmarkStart w:id="2" w:name="_Hlk129195373"/>
      <w:r w:rsidRPr="00C52832">
        <w:rPr>
          <w:rFonts w:asciiTheme="minorHAnsi" w:hAnsiTheme="minorHAnsi" w:cstheme="minorHAnsi"/>
          <w:lang w:val="en-GB"/>
          <w:rPrChange w:id="3" w:author="Nabera  Abhinandan" w:date="2023-03-08T18:41:00Z">
            <w:rPr>
              <w:rFonts w:asciiTheme="minorHAnsi" w:hAnsiTheme="minorHAnsi" w:cstheme="minorHAnsi"/>
              <w:lang w:val="en-US"/>
            </w:rPr>
          </w:rPrChange>
        </w:rPr>
        <w:t>Energy crisis in Europe revamps the economic competitiveness of green chemicals</w:t>
      </w:r>
    </w:p>
    <w:p w14:paraId="592EF276" w14:textId="77777777" w:rsidR="00E15608" w:rsidRPr="00C52832" w:rsidRDefault="00E15608" w:rsidP="00577897">
      <w:pPr>
        <w:jc w:val="both"/>
        <w:rPr>
          <w:rFonts w:cstheme="minorHAnsi"/>
          <w:vertAlign w:val="superscript"/>
          <w:lang w:val="en-GB"/>
          <w:rPrChange w:id="4" w:author="Nabera  Abhinandan" w:date="2023-03-08T18:41:00Z">
            <w:rPr>
              <w:rFonts w:cstheme="minorHAnsi"/>
              <w:vertAlign w:val="superscript"/>
              <w:lang w:val="en-US"/>
            </w:rPr>
          </w:rPrChange>
        </w:rPr>
      </w:pPr>
      <w:commentRangeStart w:id="5"/>
      <w:r w:rsidRPr="00C52832">
        <w:rPr>
          <w:rFonts w:cstheme="minorHAnsi"/>
          <w:lang w:val="en-GB"/>
          <w:rPrChange w:id="6" w:author="Nabera  Abhinandan" w:date="2023-03-08T18:41:00Z">
            <w:rPr>
              <w:rFonts w:cstheme="minorHAnsi"/>
              <w:lang w:val="en-US"/>
            </w:rPr>
          </w:rPrChange>
        </w:rPr>
        <w:t>Abhinandan </w:t>
      </w:r>
      <w:commentRangeEnd w:id="5"/>
      <w:r w:rsidR="00525F1E" w:rsidRPr="00D24C8D">
        <w:rPr>
          <w:rStyle w:val="CommentReference"/>
          <w:lang w:val="en-GB"/>
        </w:rPr>
        <w:commentReference w:id="5"/>
      </w:r>
      <w:r w:rsidRPr="00C52832">
        <w:rPr>
          <w:rFonts w:cstheme="minorHAnsi"/>
          <w:lang w:val="en-GB"/>
          <w:rPrChange w:id="7" w:author="Nabera  Abhinandan" w:date="2023-03-08T18:41:00Z">
            <w:rPr>
              <w:rFonts w:cstheme="minorHAnsi"/>
              <w:lang w:val="en-US"/>
            </w:rPr>
          </w:rPrChange>
        </w:rPr>
        <w:t>Nabera, Ioan</w:t>
      </w:r>
      <w:r w:rsidRPr="00C52832">
        <w:rPr>
          <w:rFonts w:cstheme="minorHAnsi"/>
          <w:lang w:val="en-GB"/>
          <w:rPrChange w:id="8" w:author="Nabera  Abhinandan" w:date="2023-03-08T18:41:00Z">
            <w:rPr>
              <w:rFonts w:cstheme="minorHAnsi"/>
              <w:lang w:val="en-US"/>
            </w:rPr>
          </w:rPrChange>
        </w:rPr>
        <w:noBreakHyphen/>
        <w:t xml:space="preserve">Robert Istrate, </w:t>
      </w:r>
      <w:r w:rsidRPr="00C52832">
        <w:rPr>
          <w:lang w:val="en-GB"/>
          <w:rPrChange w:id="9" w:author="Nabera  Abhinandan" w:date="2023-03-08T18:41:00Z">
            <w:rPr>
              <w:lang w:val="en-US"/>
            </w:rPr>
          </w:rPrChange>
        </w:rPr>
        <w:t xml:space="preserve">Antonio José Martín, </w:t>
      </w:r>
      <w:r w:rsidRPr="00C52832">
        <w:rPr>
          <w:rFonts w:cstheme="minorHAnsi"/>
          <w:lang w:val="en-GB"/>
          <w:rPrChange w:id="10" w:author="Nabera  Abhinandan" w:date="2023-03-08T18:41:00Z">
            <w:rPr>
              <w:rFonts w:cstheme="minorHAnsi"/>
              <w:lang w:val="en-US"/>
            </w:rPr>
          </w:rPrChange>
        </w:rPr>
        <w:t>Javier Pérez</w:t>
      </w:r>
      <w:r w:rsidRPr="00C52832">
        <w:rPr>
          <w:rFonts w:cstheme="minorHAnsi"/>
          <w:lang w:val="en-GB"/>
          <w:rPrChange w:id="11" w:author="Nabera  Abhinandan" w:date="2023-03-08T18:41:00Z">
            <w:rPr>
              <w:rFonts w:cstheme="minorHAnsi"/>
              <w:lang w:val="en-US"/>
            </w:rPr>
          </w:rPrChange>
        </w:rPr>
        <w:noBreakHyphen/>
        <w:t>Ramírez</w:t>
      </w:r>
      <w:r w:rsidRPr="00C52832">
        <w:rPr>
          <w:rFonts w:cstheme="minorHAnsi"/>
          <w:vertAlign w:val="superscript"/>
          <w:lang w:val="en-GB"/>
          <w:rPrChange w:id="12" w:author="Nabera  Abhinandan" w:date="2023-03-08T18:41:00Z">
            <w:rPr>
              <w:rFonts w:cstheme="minorHAnsi"/>
              <w:vertAlign w:val="superscript"/>
              <w:lang w:val="en-US"/>
            </w:rPr>
          </w:rPrChange>
        </w:rPr>
        <w:t>*</w:t>
      </w:r>
      <w:r w:rsidRPr="00C52832">
        <w:rPr>
          <w:rFonts w:cstheme="minorHAnsi"/>
          <w:lang w:val="en-GB"/>
          <w:rPrChange w:id="13" w:author="Nabera  Abhinandan" w:date="2023-03-08T18:41:00Z">
            <w:rPr>
              <w:rFonts w:cstheme="minorHAnsi"/>
              <w:lang w:val="en-US"/>
            </w:rPr>
          </w:rPrChange>
        </w:rPr>
        <w:t xml:space="preserve"> and Gonzalo Guillén</w:t>
      </w:r>
      <w:r w:rsidRPr="00C52832">
        <w:rPr>
          <w:rFonts w:cstheme="minorHAnsi"/>
          <w:lang w:val="en-GB"/>
          <w:rPrChange w:id="14" w:author="Nabera  Abhinandan" w:date="2023-03-08T18:41:00Z">
            <w:rPr>
              <w:rFonts w:cstheme="minorHAnsi"/>
              <w:lang w:val="en-US"/>
            </w:rPr>
          </w:rPrChange>
        </w:rPr>
        <w:noBreakHyphen/>
        <w:t>Gosálbez</w:t>
      </w:r>
      <w:r w:rsidRPr="00C52832">
        <w:rPr>
          <w:rFonts w:cstheme="minorHAnsi"/>
          <w:vertAlign w:val="superscript"/>
          <w:lang w:val="en-GB"/>
          <w:rPrChange w:id="15" w:author="Nabera  Abhinandan" w:date="2023-03-08T18:41:00Z">
            <w:rPr>
              <w:rFonts w:cstheme="minorHAnsi"/>
              <w:vertAlign w:val="superscript"/>
              <w:lang w:val="en-US"/>
            </w:rPr>
          </w:rPrChange>
        </w:rPr>
        <w:t>*</w:t>
      </w:r>
    </w:p>
    <w:p w14:paraId="79188523" w14:textId="77777777" w:rsidR="00E15608" w:rsidRPr="00C52832" w:rsidRDefault="00E15608" w:rsidP="00577897">
      <w:pPr>
        <w:jc w:val="both"/>
        <w:rPr>
          <w:rFonts w:cstheme="minorHAnsi"/>
          <w:sz w:val="20"/>
          <w:szCs w:val="20"/>
          <w:lang w:val="en-GB"/>
          <w:rPrChange w:id="16" w:author="Nabera  Abhinandan" w:date="2023-03-08T18:41:00Z">
            <w:rPr>
              <w:rFonts w:cstheme="minorHAnsi"/>
              <w:sz w:val="20"/>
              <w:szCs w:val="20"/>
              <w:lang w:val="en-US"/>
            </w:rPr>
          </w:rPrChange>
        </w:rPr>
      </w:pPr>
      <w:r w:rsidRPr="00C52832">
        <w:rPr>
          <w:rFonts w:cstheme="minorHAnsi"/>
          <w:sz w:val="20"/>
          <w:szCs w:val="20"/>
          <w:lang w:val="en-GB"/>
          <w:rPrChange w:id="17" w:author="Nabera  Abhinandan" w:date="2023-03-08T18:41:00Z">
            <w:rPr>
              <w:rFonts w:cstheme="minorHAnsi"/>
              <w:sz w:val="20"/>
              <w:szCs w:val="20"/>
              <w:lang w:val="en-US"/>
            </w:rPr>
          </w:rPrChange>
        </w:rPr>
        <w:t>Institute for Chemical and Bioengineering, Department of Chemistry and Applied Biosciences, ETH Zürich, Vladimir</w:t>
      </w:r>
      <w:r w:rsidRPr="00C52832">
        <w:rPr>
          <w:rFonts w:cstheme="minorHAnsi"/>
          <w:sz w:val="20"/>
          <w:szCs w:val="20"/>
          <w:lang w:val="en-GB"/>
          <w:rPrChange w:id="18" w:author="Nabera  Abhinandan" w:date="2023-03-08T18:41:00Z">
            <w:rPr>
              <w:rFonts w:cstheme="minorHAnsi"/>
              <w:sz w:val="20"/>
              <w:szCs w:val="20"/>
              <w:lang w:val="en-US"/>
            </w:rPr>
          </w:rPrChange>
        </w:rPr>
        <w:noBreakHyphen/>
        <w:t>Prelog</w:t>
      </w:r>
      <w:r w:rsidRPr="00C52832">
        <w:rPr>
          <w:rFonts w:cstheme="minorHAnsi"/>
          <w:sz w:val="20"/>
          <w:szCs w:val="20"/>
          <w:lang w:val="en-GB"/>
          <w:rPrChange w:id="19" w:author="Nabera  Abhinandan" w:date="2023-03-08T18:41:00Z">
            <w:rPr>
              <w:rFonts w:cstheme="minorHAnsi"/>
              <w:sz w:val="20"/>
              <w:szCs w:val="20"/>
              <w:lang w:val="en-US"/>
            </w:rPr>
          </w:rPrChange>
        </w:rPr>
        <w:noBreakHyphen/>
        <w:t>Weg 1, Zürich 8093, Switzerland</w:t>
      </w:r>
    </w:p>
    <w:p w14:paraId="3CB87B9D" w14:textId="180C93DB" w:rsidR="00E15608" w:rsidRPr="00C52832" w:rsidRDefault="00E15608" w:rsidP="00577897">
      <w:pPr>
        <w:jc w:val="both"/>
        <w:rPr>
          <w:rFonts w:cstheme="minorHAnsi"/>
          <w:sz w:val="20"/>
          <w:szCs w:val="20"/>
          <w:lang w:val="en-GB"/>
          <w:rPrChange w:id="20" w:author="Nabera  Abhinandan" w:date="2023-03-08T18:41:00Z">
            <w:rPr>
              <w:rFonts w:cstheme="minorHAnsi"/>
              <w:sz w:val="20"/>
              <w:szCs w:val="20"/>
              <w:lang w:val="en-US"/>
            </w:rPr>
          </w:rPrChange>
        </w:rPr>
      </w:pPr>
      <w:r w:rsidRPr="00C52832">
        <w:rPr>
          <w:rFonts w:cstheme="minorHAnsi"/>
          <w:sz w:val="20"/>
          <w:szCs w:val="20"/>
          <w:lang w:val="en-GB"/>
          <w:rPrChange w:id="21" w:author="Nabera  Abhinandan" w:date="2023-03-08T18:41:00Z">
            <w:rPr>
              <w:rFonts w:cstheme="minorHAnsi"/>
              <w:sz w:val="20"/>
              <w:szCs w:val="20"/>
              <w:lang w:val="en-US"/>
            </w:rPr>
          </w:rPrChange>
        </w:rPr>
        <w:t>*Corresponding authors:</w:t>
      </w:r>
      <w:r w:rsidRPr="00C52832">
        <w:rPr>
          <w:rStyle w:val="Hyperlink"/>
          <w:rFonts w:cstheme="minorHAnsi"/>
          <w:sz w:val="20"/>
          <w:szCs w:val="20"/>
          <w:lang w:val="en-GB"/>
          <w:rPrChange w:id="22" w:author="Nabera  Abhinandan" w:date="2023-03-08T18:41:00Z">
            <w:rPr>
              <w:rStyle w:val="Hyperlink"/>
              <w:rFonts w:cstheme="minorHAnsi"/>
              <w:sz w:val="20"/>
              <w:szCs w:val="20"/>
              <w:lang w:val="en-US"/>
            </w:rPr>
          </w:rPrChange>
        </w:rPr>
        <w:t xml:space="preserve"> jpr@chem.ethz.ch</w:t>
      </w:r>
      <w:r w:rsidRPr="00C52832">
        <w:rPr>
          <w:rFonts w:cstheme="minorHAnsi"/>
          <w:sz w:val="20"/>
          <w:szCs w:val="20"/>
          <w:lang w:val="en-GB"/>
          <w:rPrChange w:id="23" w:author="Nabera  Abhinandan" w:date="2023-03-08T18:41:00Z">
            <w:rPr>
              <w:rFonts w:cstheme="minorHAnsi"/>
              <w:sz w:val="20"/>
              <w:szCs w:val="20"/>
              <w:lang w:val="en-US"/>
            </w:rPr>
          </w:rPrChange>
        </w:rPr>
        <w:t xml:space="preserve">; </w:t>
      </w:r>
      <w:r w:rsidRPr="00C52832">
        <w:rPr>
          <w:lang w:val="en-GB"/>
          <w:rPrChange w:id="24" w:author="Nabera  Abhinandan" w:date="2023-03-08T18:41:00Z">
            <w:rPr/>
          </w:rPrChange>
        </w:rPr>
        <w:fldChar w:fldCharType="begin"/>
      </w:r>
      <w:r w:rsidRPr="00C52832">
        <w:rPr>
          <w:lang w:val="en-GB"/>
          <w:rPrChange w:id="25" w:author="Nabera  Abhinandan" w:date="2023-03-08T18:41:00Z">
            <w:rPr/>
          </w:rPrChange>
        </w:rPr>
        <w:instrText>HYPERLINK "mailto:gonzalo.guillen.gosalbez@chem.ethz.ch"</w:instrText>
      </w:r>
      <w:r w:rsidRPr="00C52832">
        <w:rPr>
          <w:lang w:val="en-GB"/>
          <w:rPrChange w:id="26" w:author="Nabera  Abhinandan" w:date="2023-03-08T18:41:00Z">
            <w:rPr>
              <w:rStyle w:val="Hyperlink"/>
              <w:rFonts w:cstheme="minorHAnsi"/>
              <w:sz w:val="20"/>
              <w:szCs w:val="20"/>
              <w:lang w:val="en-US"/>
            </w:rPr>
          </w:rPrChange>
        </w:rPr>
        <w:fldChar w:fldCharType="separate"/>
      </w:r>
      <w:r w:rsidRPr="00C52832">
        <w:rPr>
          <w:rStyle w:val="Hyperlink"/>
          <w:rFonts w:cstheme="minorHAnsi"/>
          <w:sz w:val="20"/>
          <w:szCs w:val="20"/>
          <w:lang w:val="en-GB"/>
          <w:rPrChange w:id="27" w:author="Nabera  Abhinandan" w:date="2023-03-08T18:41:00Z">
            <w:rPr>
              <w:rStyle w:val="Hyperlink"/>
              <w:rFonts w:cstheme="minorHAnsi"/>
              <w:sz w:val="20"/>
              <w:szCs w:val="20"/>
              <w:lang w:val="en-US"/>
            </w:rPr>
          </w:rPrChange>
        </w:rPr>
        <w:t>gonzalo.guillen.gosalbez@chem.ethz.ch</w:t>
      </w:r>
      <w:r w:rsidRPr="00C52832">
        <w:rPr>
          <w:rStyle w:val="Hyperlink"/>
          <w:rFonts w:cstheme="minorHAnsi"/>
          <w:sz w:val="20"/>
          <w:szCs w:val="20"/>
          <w:lang w:val="en-GB"/>
          <w:rPrChange w:id="28" w:author="Nabera  Abhinandan" w:date="2023-03-08T18:41:00Z">
            <w:rPr>
              <w:rStyle w:val="Hyperlink"/>
              <w:rFonts w:cstheme="minorHAnsi"/>
              <w:sz w:val="20"/>
              <w:szCs w:val="20"/>
              <w:lang w:val="en-US"/>
            </w:rPr>
          </w:rPrChange>
        </w:rPr>
        <w:fldChar w:fldCharType="end"/>
      </w:r>
      <w:del w:id="29" w:author="Pérez-Ramirez  Javier" w:date="2023-03-01T14:00:00Z">
        <w:r w:rsidRPr="00C52832" w:rsidDel="00314664">
          <w:rPr>
            <w:rStyle w:val="Hyperlink"/>
            <w:rFonts w:cstheme="minorHAnsi"/>
            <w:sz w:val="20"/>
            <w:szCs w:val="20"/>
            <w:lang w:val="en-GB"/>
            <w:rPrChange w:id="30" w:author="Nabera  Abhinandan" w:date="2023-03-08T18:41:00Z">
              <w:rPr>
                <w:rStyle w:val="Hyperlink"/>
                <w:rFonts w:cstheme="minorHAnsi"/>
                <w:sz w:val="20"/>
                <w:szCs w:val="20"/>
                <w:lang w:val="en-US"/>
              </w:rPr>
            </w:rPrChange>
          </w:rPr>
          <w:delText xml:space="preserve">  </w:delText>
        </w:r>
      </w:del>
    </w:p>
    <w:p w14:paraId="0C6AFF18" w14:textId="77777777" w:rsidR="00E15608" w:rsidRPr="00D24C8D" w:rsidRDefault="00E15608" w:rsidP="00577897">
      <w:pPr>
        <w:pStyle w:val="Heading2"/>
        <w:jc w:val="both"/>
        <w:rPr>
          <w:rFonts w:cstheme="minorHAnsi"/>
        </w:rPr>
      </w:pPr>
      <w:r w:rsidRPr="00D24C8D">
        <w:rPr>
          <w:rFonts w:cstheme="minorHAnsi"/>
        </w:rPr>
        <w:t>Abstract</w:t>
      </w:r>
    </w:p>
    <w:p w14:paraId="7FC8F303" w14:textId="72FF6CE4" w:rsidR="00E15608" w:rsidRPr="00D24C8D" w:rsidDel="00500B1A" w:rsidRDefault="00B15EE4" w:rsidP="00577897">
      <w:pPr>
        <w:jc w:val="both"/>
        <w:rPr>
          <w:del w:id="31" w:author="Nabera  Abhinandan" w:date="2023-03-07T20:49:00Z"/>
          <w:lang w:val="en-GB"/>
        </w:rPr>
      </w:pPr>
      <w:ins w:id="32" w:author="Nabera  Abhinandan" w:date="2023-03-02T19:57:00Z">
        <w:r w:rsidRPr="00D24C8D">
          <w:rPr>
            <w:lang w:val="en-GB"/>
          </w:rPr>
          <w:t>Ammonia and meth</w:t>
        </w:r>
        <w:r w:rsidRPr="00547CC2">
          <w:rPr>
            <w:lang w:val="en-GB"/>
          </w:rPr>
          <w:t>anol are versatile platform chemicals heavily relying on natural gas, resulting in vulnerability to supply disruption and a large share of CO</w:t>
        </w:r>
        <w:r w:rsidRPr="00C52832">
          <w:rPr>
            <w:vertAlign w:val="subscript"/>
            <w:lang w:val="en-GB"/>
            <w:rPrChange w:id="33" w:author="Nabera  Abhinandan" w:date="2023-03-08T18:41:00Z">
              <w:rPr>
                <w:lang w:val="en-GB"/>
              </w:rPr>
            </w:rPrChange>
          </w:rPr>
          <w:t>2</w:t>
        </w:r>
        <w:r w:rsidRPr="00D24C8D">
          <w:rPr>
            <w:lang w:val="en-GB"/>
          </w:rPr>
          <w:t xml:space="preserve"> emissions. Extensive research has been conducted to identify low-carbon production r</w:t>
        </w:r>
        <w:r w:rsidRPr="00547CC2">
          <w:rPr>
            <w:lang w:val="en-GB"/>
          </w:rPr>
          <w:t>oute</w:t>
        </w:r>
      </w:ins>
      <w:ins w:id="34" w:author="Nabera  Abhinandan" w:date="2023-03-07T20:53:00Z">
        <w:r w:rsidR="00124E9E" w:rsidRPr="00547CC2">
          <w:rPr>
            <w:lang w:val="en-GB"/>
          </w:rPr>
          <w:t>s</w:t>
        </w:r>
      </w:ins>
      <w:ins w:id="35" w:author="Nabera  Abhinandan" w:date="2023-03-02T19:57:00Z">
        <w:r w:rsidRPr="00547CC2">
          <w:rPr>
            <w:lang w:val="en-GB"/>
          </w:rPr>
          <w:t xml:space="preserve">, but the relatively higher costs act as a bottleneck. Here, we show how an unprecedented crisis of soaring energy prices in Europe, triggered by a lower offer of natural gas in the market, may have radically changed this situation, equalising the economic competitiveness of fossil- and green-based routes. </w:t>
        </w:r>
      </w:ins>
      <w:ins w:id="36" w:author="Nabera  Abhinandan" w:date="2023-03-02T19:58:00Z">
        <w:r w:rsidR="00030418" w:rsidRPr="00C52832">
          <w:rPr>
            <w:lang w:val="en-GB"/>
            <w:rPrChange w:id="37" w:author="Nabera  Abhinandan" w:date="2023-03-08T18:41:00Z">
              <w:rPr/>
            </w:rPrChange>
          </w:rPr>
          <w:t xml:space="preserve">Green ammonia generated by wind electrolysis has been competing with its fossil fuel equivalent for six months as of December 2021. </w:t>
        </w:r>
        <w:r w:rsidR="005D2931" w:rsidRPr="00C52832">
          <w:rPr>
            <w:lang w:val="en-GB"/>
            <w:rPrChange w:id="38" w:author="Nabera  Abhinandan" w:date="2023-03-08T18:41:00Z">
              <w:rPr>
                <w:lang w:val="en-US"/>
              </w:rPr>
            </w:rPrChange>
          </w:rPr>
          <w:t>Similar</w:t>
        </w:r>
      </w:ins>
      <w:ins w:id="39" w:author="Nabera  Abhinandan" w:date="2023-03-02T19:59:00Z">
        <w:r w:rsidR="005D2931" w:rsidRPr="00C52832">
          <w:rPr>
            <w:lang w:val="en-GB"/>
            <w:rPrChange w:id="40" w:author="Nabera  Abhinandan" w:date="2023-03-08T18:41:00Z">
              <w:rPr>
                <w:lang w:val="en-US"/>
              </w:rPr>
            </w:rPrChange>
          </w:rPr>
          <w:t>ly</w:t>
        </w:r>
      </w:ins>
      <w:ins w:id="41" w:author="Nabera  Abhinandan" w:date="2023-03-02T19:58:00Z">
        <w:r w:rsidR="00030418" w:rsidRPr="00C52832">
          <w:rPr>
            <w:lang w:val="en-GB"/>
            <w:rPrChange w:id="42" w:author="Nabera  Abhinandan" w:date="2023-03-08T18:41:00Z">
              <w:rPr/>
            </w:rPrChange>
          </w:rPr>
          <w:t>, methanol produced by capturing CO</w:t>
        </w:r>
        <w:r w:rsidR="00030418" w:rsidRPr="00C52832">
          <w:rPr>
            <w:vertAlign w:val="subscript"/>
            <w:lang w:val="en-GB"/>
            <w:rPrChange w:id="43" w:author="Nabera  Abhinandan" w:date="2023-03-08T18:41:00Z">
              <w:rPr/>
            </w:rPrChange>
          </w:rPr>
          <w:t>2</w:t>
        </w:r>
        <w:r w:rsidR="00030418" w:rsidRPr="00C52832">
          <w:rPr>
            <w:lang w:val="en-GB"/>
            <w:rPrChange w:id="44" w:author="Nabera  Abhinandan" w:date="2023-03-08T18:41:00Z">
              <w:rPr/>
            </w:rPrChange>
          </w:rPr>
          <w:t xml:space="preserve"> and using hydrogen generated from wind energy is economically </w:t>
        </w:r>
      </w:ins>
      <w:ins w:id="45" w:author="Nabera  Abhinandan" w:date="2023-03-02T19:59:00Z">
        <w:r w:rsidR="005D2931" w:rsidRPr="00C52832">
          <w:rPr>
            <w:lang w:val="en-GB"/>
            <w:rPrChange w:id="46" w:author="Nabera  Abhinandan" w:date="2023-03-08T18:41:00Z">
              <w:rPr>
                <w:lang w:val="en-US"/>
              </w:rPr>
            </w:rPrChange>
          </w:rPr>
          <w:t>appealing</w:t>
        </w:r>
      </w:ins>
      <w:ins w:id="47" w:author="Nabera  Abhinandan" w:date="2023-03-02T19:58:00Z">
        <w:r w:rsidR="00030418" w:rsidRPr="00C52832">
          <w:rPr>
            <w:lang w:val="en-GB"/>
            <w:rPrChange w:id="48" w:author="Nabera  Abhinandan" w:date="2023-03-08T18:41:00Z">
              <w:rPr/>
            </w:rPrChange>
          </w:rPr>
          <w:t>, particularly during the peak of natural gas prices in August 2022.</w:t>
        </w:r>
        <w:r w:rsidR="00030418" w:rsidRPr="00C52832">
          <w:rPr>
            <w:lang w:val="en-GB"/>
            <w:rPrChange w:id="49" w:author="Nabera  Abhinandan" w:date="2023-03-08T18:41:00Z">
              <w:rPr>
                <w:lang w:val="en-US"/>
              </w:rPr>
            </w:rPrChange>
          </w:rPr>
          <w:t xml:space="preserve"> </w:t>
        </w:r>
      </w:ins>
      <w:ins w:id="50" w:author="Nabera  Abhinandan" w:date="2023-03-07T20:49:00Z">
        <w:r w:rsidR="00500B1A" w:rsidRPr="00D24C8D">
          <w:rPr>
            <w:lang w:val="en-GB"/>
          </w:rPr>
          <w:t>These events represent Europe's chance to lead the renewable transition in the chemical industry upon a joint action of the academy, industry, and policymakers.</w:t>
        </w:r>
      </w:ins>
      <w:del w:id="51" w:author="Nabera  Abhinandan" w:date="2023-03-02T19:57:00Z">
        <w:r w:rsidR="00E15608" w:rsidRPr="00C52832" w:rsidDel="00B15EE4">
          <w:rPr>
            <w:lang w:val="en-GB"/>
            <w:rPrChange w:id="52" w:author="Nabera  Abhinandan" w:date="2023-03-08T18:41:00Z">
              <w:rPr>
                <w:lang w:val="en-US"/>
              </w:rPr>
            </w:rPrChange>
          </w:rPr>
          <w:delText>Ammonia and methanol are versatile platform chemicals heavily relying on natural gas as feedstock and energy source, resulting in vulnerability to supply disruption and a large share of CO</w:delText>
        </w:r>
        <w:r w:rsidR="00E15608" w:rsidRPr="00C52832" w:rsidDel="00B15EE4">
          <w:rPr>
            <w:vertAlign w:val="subscript"/>
            <w:lang w:val="en-GB"/>
            <w:rPrChange w:id="53" w:author="Nabera  Abhinandan" w:date="2023-03-08T18:41:00Z">
              <w:rPr>
                <w:vertAlign w:val="subscript"/>
                <w:lang w:val="en-US"/>
              </w:rPr>
            </w:rPrChange>
          </w:rPr>
          <w:delText>2</w:delText>
        </w:r>
        <w:r w:rsidR="00E15608" w:rsidRPr="00C52832" w:rsidDel="00B15EE4">
          <w:rPr>
            <w:lang w:val="en-GB"/>
            <w:rPrChange w:id="54" w:author="Nabera  Abhinandan" w:date="2023-03-08T18:41:00Z">
              <w:rPr>
                <w:lang w:val="en-US"/>
              </w:rPr>
            </w:rPrChange>
          </w:rPr>
          <w:delText xml:space="preserve"> emissions within the chemical industry. Extensive research has been conducted to identify </w:delText>
        </w:r>
        <w:r w:rsidR="00E6237D" w:rsidRPr="00C52832" w:rsidDel="00B15EE4">
          <w:rPr>
            <w:lang w:val="en-GB"/>
            <w:rPrChange w:id="55" w:author="Nabera  Abhinandan" w:date="2023-03-08T18:41:00Z">
              <w:rPr>
                <w:lang w:val="en-US"/>
              </w:rPr>
            </w:rPrChange>
          </w:rPr>
          <w:delText>low-carbon</w:delText>
        </w:r>
        <w:r w:rsidR="00E15608" w:rsidRPr="00C52832" w:rsidDel="00B15EE4">
          <w:rPr>
            <w:lang w:val="en-GB"/>
            <w:rPrChange w:id="56" w:author="Nabera  Abhinandan" w:date="2023-03-08T18:41:00Z">
              <w:rPr>
                <w:lang w:val="en-US"/>
              </w:rPr>
            </w:rPrChange>
          </w:rPr>
          <w:delText xml:space="preserve"> production routes based on renewable feedstocks, but the relatively higher costs </w:delText>
        </w:r>
        <w:r w:rsidR="00680DC1" w:rsidRPr="00C52832" w:rsidDel="00B15EE4">
          <w:rPr>
            <w:lang w:val="en-GB"/>
            <w:rPrChange w:id="57" w:author="Nabera  Abhinandan" w:date="2023-03-08T18:41:00Z">
              <w:rPr>
                <w:lang w:val="en-US"/>
              </w:rPr>
            </w:rPrChange>
          </w:rPr>
          <w:delText>act as</w:delText>
        </w:r>
        <w:r w:rsidR="00E15608" w:rsidRPr="00C52832" w:rsidDel="00B15EE4">
          <w:rPr>
            <w:lang w:val="en-GB"/>
            <w:rPrChange w:id="58" w:author="Nabera  Abhinandan" w:date="2023-03-08T18:41:00Z">
              <w:rPr>
                <w:lang w:val="en-US"/>
              </w:rPr>
            </w:rPrChange>
          </w:rPr>
          <w:delText xml:space="preserve"> </w:delText>
        </w:r>
        <w:r w:rsidR="00E6237D" w:rsidRPr="00C52832" w:rsidDel="00B15EE4">
          <w:rPr>
            <w:lang w:val="en-GB"/>
            <w:rPrChange w:id="59" w:author="Nabera  Abhinandan" w:date="2023-03-08T18:41:00Z">
              <w:rPr>
                <w:lang w:val="en-US"/>
              </w:rPr>
            </w:rPrChange>
          </w:rPr>
          <w:delText xml:space="preserve">a </w:delText>
        </w:r>
        <w:r w:rsidR="00E15608" w:rsidRPr="00C52832" w:rsidDel="00B15EE4">
          <w:rPr>
            <w:lang w:val="en-GB"/>
            <w:rPrChange w:id="60" w:author="Nabera  Abhinandan" w:date="2023-03-08T18:41:00Z">
              <w:rPr>
                <w:lang w:val="en-US"/>
              </w:rPr>
            </w:rPrChange>
          </w:rPr>
          <w:delText>bottleneck. Here, we show how an unprecedented crisis of soaring energy prices in Europe</w:delText>
        </w:r>
        <w:r w:rsidR="0032143F" w:rsidRPr="00C52832" w:rsidDel="00B15EE4">
          <w:rPr>
            <w:lang w:val="en-GB"/>
            <w:rPrChange w:id="61" w:author="Nabera  Abhinandan" w:date="2023-03-08T18:41:00Z">
              <w:rPr>
                <w:lang w:val="en-US"/>
              </w:rPr>
            </w:rPrChange>
          </w:rPr>
          <w:delText>, triggered by a lower offer of natural gas in the market,</w:delText>
        </w:r>
        <w:r w:rsidR="00E15608" w:rsidRPr="00C52832" w:rsidDel="00B15EE4">
          <w:rPr>
            <w:lang w:val="en-GB"/>
            <w:rPrChange w:id="62" w:author="Nabera  Abhinandan" w:date="2023-03-08T18:41:00Z">
              <w:rPr>
                <w:lang w:val="en-US"/>
              </w:rPr>
            </w:rPrChange>
          </w:rPr>
          <w:delText xml:space="preserve"> </w:delText>
        </w:r>
        <w:r w:rsidR="00F40AD5" w:rsidRPr="00C52832" w:rsidDel="00B15EE4">
          <w:rPr>
            <w:lang w:val="en-GB"/>
            <w:rPrChange w:id="63" w:author="Nabera  Abhinandan" w:date="2023-03-08T18:41:00Z">
              <w:rPr>
                <w:lang w:val="en-US"/>
              </w:rPr>
            </w:rPrChange>
          </w:rPr>
          <w:delText>may have</w:delText>
        </w:r>
        <w:r w:rsidR="00E15608" w:rsidRPr="00C52832" w:rsidDel="00B15EE4">
          <w:rPr>
            <w:lang w:val="en-GB"/>
            <w:rPrChange w:id="64" w:author="Nabera  Abhinandan" w:date="2023-03-08T18:41:00Z">
              <w:rPr>
                <w:lang w:val="en-US"/>
              </w:rPr>
            </w:rPrChange>
          </w:rPr>
          <w:delText xml:space="preserve"> radically change</w:delText>
        </w:r>
        <w:r w:rsidR="00F40AD5" w:rsidRPr="00C52832" w:rsidDel="00B15EE4">
          <w:rPr>
            <w:lang w:val="en-GB"/>
            <w:rPrChange w:id="65" w:author="Nabera  Abhinandan" w:date="2023-03-08T18:41:00Z">
              <w:rPr>
                <w:lang w:val="en-US"/>
              </w:rPr>
            </w:rPrChange>
          </w:rPr>
          <w:delText xml:space="preserve">d this situation, </w:delText>
        </w:r>
      </w:del>
      <w:del w:id="66" w:author="Nabera  Abhinandan" w:date="2023-03-02T19:54:00Z">
        <w:r w:rsidR="00F40AD5" w:rsidRPr="00C52832" w:rsidDel="00326312">
          <w:rPr>
            <w:lang w:val="en-GB"/>
            <w:rPrChange w:id="67" w:author="Nabera  Abhinandan" w:date="2023-03-08T18:41:00Z">
              <w:rPr>
                <w:lang w:val="en-US"/>
              </w:rPr>
            </w:rPrChange>
          </w:rPr>
          <w:delText xml:space="preserve">equalizing </w:delText>
        </w:r>
      </w:del>
      <w:del w:id="68" w:author="Nabera  Abhinandan" w:date="2023-03-02T19:57:00Z">
        <w:r w:rsidR="00E15608" w:rsidRPr="00C52832" w:rsidDel="00B15EE4">
          <w:rPr>
            <w:lang w:val="en-GB"/>
            <w:rPrChange w:id="69" w:author="Nabera  Abhinandan" w:date="2023-03-08T18:41:00Z">
              <w:rPr>
                <w:lang w:val="en-US"/>
              </w:rPr>
            </w:rPrChange>
          </w:rPr>
          <w:delText xml:space="preserve">the economic competitiveness of </w:delText>
        </w:r>
        <w:r w:rsidR="00F40AD5" w:rsidRPr="00C52832" w:rsidDel="00B15EE4">
          <w:rPr>
            <w:lang w:val="en-GB"/>
            <w:rPrChange w:id="70" w:author="Nabera  Abhinandan" w:date="2023-03-08T18:41:00Z">
              <w:rPr>
                <w:lang w:val="en-US"/>
              </w:rPr>
            </w:rPrChange>
          </w:rPr>
          <w:delText>fossil- and green-based routes</w:delText>
        </w:r>
      </w:del>
      <w:del w:id="71" w:author="Nabera  Abhinandan" w:date="2023-03-02T19:47:00Z">
        <w:r w:rsidR="00E15608" w:rsidRPr="00C52832" w:rsidDel="00534226">
          <w:rPr>
            <w:lang w:val="en-GB"/>
            <w:rPrChange w:id="72" w:author="Nabera  Abhinandan" w:date="2023-03-08T18:41:00Z">
              <w:rPr>
                <w:lang w:val="en-US"/>
              </w:rPr>
            </w:rPrChange>
          </w:rPr>
          <w:delText xml:space="preserve">. </w:delText>
        </w:r>
      </w:del>
      <w:commentRangeStart w:id="73"/>
      <w:del w:id="74" w:author="Nabera  Abhinandan" w:date="2023-03-02T19:45:00Z">
        <w:r w:rsidR="00E15608" w:rsidRPr="00C52832" w:rsidDel="00DF6494">
          <w:rPr>
            <w:lang w:val="en-GB"/>
            <w:rPrChange w:id="75" w:author="Nabera  Abhinandan" w:date="2023-03-08T18:41:00Z">
              <w:rPr>
                <w:lang w:val="en-US"/>
              </w:rPr>
            </w:rPrChange>
          </w:rPr>
          <w:delText>For example,</w:delText>
        </w:r>
        <w:commentRangeEnd w:id="73"/>
        <w:r w:rsidR="00B8611B" w:rsidRPr="00D24C8D" w:rsidDel="00DF6494">
          <w:rPr>
            <w:rStyle w:val="CommentReference"/>
            <w:lang w:val="en-GB"/>
          </w:rPr>
          <w:commentReference w:id="73"/>
        </w:r>
        <w:r w:rsidR="00E15608" w:rsidRPr="00C52832" w:rsidDel="00DF6494">
          <w:rPr>
            <w:lang w:val="en-GB"/>
            <w:rPrChange w:id="76" w:author="Nabera  Abhinandan" w:date="2023-03-08T18:41:00Z">
              <w:rPr>
                <w:lang w:val="en-US"/>
              </w:rPr>
            </w:rPrChange>
          </w:rPr>
          <w:delText xml:space="preserve"> the production cost of g</w:delText>
        </w:r>
      </w:del>
      <w:del w:id="77" w:author="Nabera  Abhinandan" w:date="2023-03-02T19:47:00Z">
        <w:r w:rsidR="00E15608" w:rsidRPr="00C52832" w:rsidDel="00534226">
          <w:rPr>
            <w:lang w:val="en-GB"/>
            <w:rPrChange w:id="78" w:author="Nabera  Abhinandan" w:date="2023-03-08T18:41:00Z">
              <w:rPr>
                <w:lang w:val="en-US"/>
              </w:rPr>
            </w:rPrChange>
          </w:rPr>
          <w:delText>reen ammonia </w:delText>
        </w:r>
        <w:r w:rsidR="00E15608" w:rsidRPr="00C52832" w:rsidDel="00534226">
          <w:rPr>
            <w:i/>
            <w:iCs/>
            <w:lang w:val="en-GB"/>
            <w:rPrChange w:id="79" w:author="Nabera  Abhinandan" w:date="2023-03-08T18:41:00Z">
              <w:rPr>
                <w:i/>
                <w:iCs/>
                <w:lang w:val="en-US"/>
              </w:rPr>
            </w:rPrChange>
          </w:rPr>
          <w:delText>via</w:delText>
        </w:r>
        <w:r w:rsidR="00E15608" w:rsidRPr="00C52832" w:rsidDel="00534226">
          <w:rPr>
            <w:lang w:val="en-GB"/>
            <w:rPrChange w:id="80" w:author="Nabera  Abhinandan" w:date="2023-03-08T18:41:00Z">
              <w:rPr>
                <w:lang w:val="en-US"/>
              </w:rPr>
            </w:rPrChange>
          </w:rPr>
          <w:delText xml:space="preserve"> wind electrolysis has been competitive with the fossil counterpart for six months since </w:delText>
        </w:r>
        <w:commentRangeStart w:id="81"/>
        <w:r w:rsidR="00E15608" w:rsidRPr="00C52832" w:rsidDel="00534226">
          <w:rPr>
            <w:lang w:val="en-GB"/>
            <w:rPrChange w:id="82" w:author="Nabera  Abhinandan" w:date="2023-03-08T18:41:00Z">
              <w:rPr>
                <w:lang w:val="en-US"/>
              </w:rPr>
            </w:rPrChange>
          </w:rPr>
          <w:delText xml:space="preserve">December 2021. </w:delText>
        </w:r>
        <w:commentRangeEnd w:id="81"/>
        <w:r w:rsidR="00EC5042" w:rsidRPr="00D24C8D" w:rsidDel="00534226">
          <w:rPr>
            <w:rStyle w:val="CommentReference"/>
            <w:lang w:val="en-GB"/>
          </w:rPr>
          <w:commentReference w:id="81"/>
        </w:r>
      </w:del>
      <w:del w:id="83" w:author="Nabera  Abhinandan" w:date="2023-03-02T19:57:00Z">
        <w:r w:rsidR="00E15608" w:rsidRPr="00C52832" w:rsidDel="00B15EE4">
          <w:rPr>
            <w:lang w:val="en-GB"/>
            <w:rPrChange w:id="84" w:author="Nabera  Abhinandan" w:date="2023-03-08T18:41:00Z">
              <w:rPr>
                <w:lang w:val="en-US"/>
              </w:rPr>
            </w:rPrChange>
          </w:rPr>
          <w:delText>This unexpected turn of events may represent the chance for Europe to lead the renewable transition in the chemical industry upon a joint action of the academy, industry, and policymakers.</w:delText>
        </w:r>
      </w:del>
    </w:p>
    <w:p w14:paraId="3E073EFA" w14:textId="77777777" w:rsidR="00500B1A" w:rsidRPr="00C52832" w:rsidRDefault="00500B1A" w:rsidP="00577897">
      <w:pPr>
        <w:jc w:val="both"/>
        <w:rPr>
          <w:ins w:id="85" w:author="Nabera  Abhinandan" w:date="2023-03-07T20:49:00Z"/>
          <w:lang w:val="en-GB"/>
          <w:rPrChange w:id="86" w:author="Nabera  Abhinandan" w:date="2023-03-08T18:41:00Z">
            <w:rPr>
              <w:ins w:id="87" w:author="Nabera  Abhinandan" w:date="2023-03-07T20:49:00Z"/>
              <w:lang w:val="en-US"/>
            </w:rPr>
          </w:rPrChange>
        </w:rPr>
      </w:pPr>
    </w:p>
    <w:p w14:paraId="5B1FBC3D" w14:textId="77777777" w:rsidR="00E15608" w:rsidRPr="00C52832" w:rsidRDefault="00E15608">
      <w:pPr>
        <w:pStyle w:val="Heading2"/>
        <w:rPr>
          <w:rPrChange w:id="88" w:author="Nabera  Abhinandan" w:date="2023-03-08T18:41:00Z">
            <w:rPr>
              <w:lang w:val="en-US"/>
            </w:rPr>
          </w:rPrChange>
        </w:rPr>
        <w:pPrChange w:id="89" w:author="Nabera  Abhinandan" w:date="2023-03-08T13:45:00Z">
          <w:pPr>
            <w:jc w:val="both"/>
          </w:pPr>
        </w:pPrChange>
      </w:pPr>
      <w:r w:rsidRPr="00C52832">
        <w:rPr>
          <w:rPrChange w:id="90" w:author="Nabera  Abhinandan" w:date="2023-03-08T18:41:00Z">
            <w:rPr>
              <w:rFonts w:cstheme="minorHAnsi"/>
              <w:lang w:val="en-US"/>
            </w:rPr>
          </w:rPrChange>
        </w:rPr>
        <w:t>Introduction</w:t>
      </w:r>
    </w:p>
    <w:p w14:paraId="397D88ED" w14:textId="7D161A8A" w:rsidR="00C2058C" w:rsidRPr="00C52832" w:rsidRDefault="00E15608" w:rsidP="00577897">
      <w:pPr>
        <w:jc w:val="both"/>
        <w:rPr>
          <w:rFonts w:cstheme="minorHAnsi"/>
          <w:lang w:val="en-GB"/>
          <w:rPrChange w:id="91" w:author="Nabera  Abhinandan" w:date="2023-03-08T18:41:00Z">
            <w:rPr>
              <w:rFonts w:cstheme="minorHAnsi"/>
              <w:lang w:val="en-US"/>
            </w:rPr>
          </w:rPrChange>
        </w:rPr>
      </w:pPr>
      <w:commentRangeStart w:id="92"/>
      <w:r w:rsidRPr="00C52832">
        <w:rPr>
          <w:rFonts w:cstheme="minorHAnsi"/>
          <w:lang w:val="en-GB"/>
          <w:rPrChange w:id="93" w:author="Nabera  Abhinandan" w:date="2023-03-08T18:41:00Z">
            <w:rPr>
              <w:rFonts w:cstheme="minorHAnsi"/>
              <w:lang w:val="en-US"/>
            </w:rPr>
          </w:rPrChange>
        </w:rPr>
        <w:t xml:space="preserve">The chemical industry </w:t>
      </w:r>
      <w:del w:id="94" w:author="Nabera  Abhinandan" w:date="2023-03-02T20:02:00Z">
        <w:r w:rsidRPr="00C52832" w:rsidDel="00443B0E">
          <w:rPr>
            <w:rFonts w:cstheme="minorHAnsi"/>
            <w:lang w:val="en-GB"/>
            <w:rPrChange w:id="95" w:author="Nabera  Abhinandan" w:date="2023-03-08T18:41:00Z">
              <w:rPr>
                <w:rFonts w:cstheme="minorHAnsi"/>
                <w:lang w:val="en-US"/>
              </w:rPr>
            </w:rPrChange>
          </w:rPr>
          <w:delText xml:space="preserve">is the </w:delText>
        </w:r>
      </w:del>
      <w:commentRangeStart w:id="96"/>
      <w:del w:id="97" w:author="Nabera  Abhinandan" w:date="2023-03-02T15:51:00Z">
        <w:r w:rsidRPr="00C52832" w:rsidDel="0024424E">
          <w:rPr>
            <w:rFonts w:cstheme="minorHAnsi"/>
            <w:lang w:val="en-GB"/>
            <w:rPrChange w:id="98" w:author="Nabera  Abhinandan" w:date="2023-03-08T18:41:00Z">
              <w:rPr>
                <w:rFonts w:cstheme="minorHAnsi"/>
                <w:lang w:val="en-US"/>
              </w:rPr>
            </w:rPrChange>
          </w:rPr>
          <w:delText xml:space="preserve">industrial </w:delText>
        </w:r>
        <w:commentRangeEnd w:id="96"/>
        <w:r w:rsidR="00EC5042" w:rsidRPr="00D24C8D" w:rsidDel="0024424E">
          <w:rPr>
            <w:rStyle w:val="CommentReference"/>
            <w:lang w:val="en-GB"/>
          </w:rPr>
          <w:commentReference w:id="96"/>
        </w:r>
      </w:del>
      <w:del w:id="99" w:author="Nabera  Abhinandan" w:date="2023-03-02T20:02:00Z">
        <w:r w:rsidRPr="00C52832" w:rsidDel="00443B0E">
          <w:rPr>
            <w:rFonts w:cstheme="minorHAnsi"/>
            <w:lang w:val="en-GB"/>
            <w:rPrChange w:id="100" w:author="Nabera  Abhinandan" w:date="2023-03-08T18:41:00Z">
              <w:rPr>
                <w:rFonts w:cstheme="minorHAnsi"/>
                <w:lang w:val="en-US"/>
              </w:rPr>
            </w:rPrChange>
          </w:rPr>
          <w:delText>sector with</w:delText>
        </w:r>
      </w:del>
      <w:ins w:id="101" w:author="Nabera  Abhinandan" w:date="2023-03-02T20:02:00Z">
        <w:r w:rsidR="00443B0E" w:rsidRPr="00D24C8D">
          <w:rPr>
            <w:rFonts w:cstheme="minorHAnsi"/>
            <w:lang w:val="en-GB"/>
          </w:rPr>
          <w:t>has</w:t>
        </w:r>
      </w:ins>
      <w:r w:rsidRPr="00C52832">
        <w:rPr>
          <w:rFonts w:cstheme="minorHAnsi"/>
          <w:lang w:val="en-GB"/>
          <w:rPrChange w:id="102" w:author="Nabera  Abhinandan" w:date="2023-03-08T18:41:00Z">
            <w:rPr>
              <w:rFonts w:cstheme="minorHAnsi"/>
              <w:lang w:val="en-US"/>
            </w:rPr>
          </w:rPrChange>
        </w:rPr>
        <w:t xml:space="preserve"> the highest energy demand due to its </w:t>
      </w:r>
      <w:del w:id="103" w:author="Nabera  Abhinandan" w:date="2023-03-02T20:03:00Z">
        <w:r w:rsidRPr="00C52832" w:rsidDel="00D269CE">
          <w:rPr>
            <w:rFonts w:cstheme="minorHAnsi"/>
            <w:lang w:val="en-GB"/>
            <w:rPrChange w:id="104" w:author="Nabera  Abhinandan" w:date="2023-03-08T18:41:00Z">
              <w:rPr>
                <w:rFonts w:cstheme="minorHAnsi"/>
                <w:lang w:val="en-US"/>
              </w:rPr>
            </w:rPrChange>
          </w:rPr>
          <w:delText xml:space="preserve">strong </w:delText>
        </w:r>
      </w:del>
      <w:r w:rsidRPr="00C52832">
        <w:rPr>
          <w:rFonts w:cstheme="minorHAnsi"/>
          <w:lang w:val="en-GB"/>
          <w:rPrChange w:id="105" w:author="Nabera  Abhinandan" w:date="2023-03-08T18:41:00Z">
            <w:rPr>
              <w:rFonts w:cstheme="minorHAnsi"/>
              <w:lang w:val="en-US"/>
            </w:rPr>
          </w:rPrChange>
        </w:rPr>
        <w:t>reliance on fossil fuels</w:t>
      </w:r>
      <w:del w:id="106" w:author="Nabera  Abhinandan" w:date="2023-03-08T11:29:00Z">
        <w:r w:rsidRPr="00C52832" w:rsidDel="00597AC4">
          <w:rPr>
            <w:rFonts w:cstheme="minorHAnsi"/>
            <w:lang w:val="en-GB"/>
            <w:rPrChange w:id="107" w:author="Nabera  Abhinandan" w:date="2023-03-08T18:41:00Z">
              <w:rPr>
                <w:rFonts w:cstheme="minorHAnsi"/>
                <w:lang w:val="en-US"/>
              </w:rPr>
            </w:rPrChange>
          </w:rPr>
          <w:delText xml:space="preserve"> as feedstock and heating utilities</w:delText>
        </w:r>
      </w:del>
      <w:r w:rsidRPr="00C52832">
        <w:rPr>
          <w:rFonts w:cstheme="minorHAnsi"/>
          <w:lang w:val="en-GB"/>
          <w:rPrChange w:id="108" w:author="Nabera  Abhinandan" w:date="2023-03-08T18:41:00Z">
            <w:rPr>
              <w:rFonts w:cstheme="minorHAnsi"/>
              <w:lang w:val="en-US"/>
            </w:rPr>
          </w:rPrChange>
        </w:rPr>
        <w:t>. About 14% and 8% of global oil and gas, respectively, are consumed by the chemical industry</w:t>
      </w:r>
      <w:r w:rsidRPr="00C52832">
        <w:rPr>
          <w:rFonts w:cstheme="minorHAnsi"/>
          <w:lang w:val="en-GB"/>
          <w:rPrChange w:id="109" w:author="Nabera  Abhinandan" w:date="2023-03-08T18:41:00Z">
            <w:rPr>
              <w:rFonts w:cstheme="minorHAnsi"/>
            </w:rPr>
          </w:rPrChange>
        </w:rPr>
        <w:fldChar w:fldCharType="begin"/>
      </w:r>
      <w:r w:rsidR="00373CEC" w:rsidRPr="00C52832">
        <w:rPr>
          <w:rFonts w:cstheme="minorHAnsi"/>
          <w:lang w:val="en-GB"/>
          <w:rPrChange w:id="110" w:author="Nabera  Abhinandan" w:date="2023-03-08T18:41:00Z">
            <w:rPr>
              <w:rFonts w:cstheme="minorHAnsi"/>
              <w:lang w:val="en-US"/>
            </w:rPr>
          </w:rPrChange>
        </w:rPr>
        <w:instrText xml:space="preserve"> ADDIN ZOTERO_ITEM CSL_CITATION {"citationID":"pltcfBP0","properties":{"formattedCitation":"\\super 1\\nosupersub{}","plainCitation":"1","noteIndex":0},"citationItems":[{"id":21438,"uris":["http://zotero.org/users/9157291/items/T22NA9KH"],"itemData":{"id":21438,"type":"report","language":"en","page":"132","publisher":"International Energy Agency","source":"Zotero","title":"The Future of Petrochemicals: Towards more sustainable plastics and fertilisers","URL":"www.iea.org","author":[{"family":"IEA","given":""}],"issued":{"date-parts":[["2018"]]}}}],"schema":"https://github.com/citation-style-language/schema/raw/master/csl-citation.json"} </w:instrText>
      </w:r>
      <w:r w:rsidRPr="00C52832">
        <w:rPr>
          <w:rFonts w:cstheme="minorHAnsi"/>
          <w:lang w:val="en-GB"/>
          <w:rPrChange w:id="111" w:author="Nabera  Abhinandan" w:date="2023-03-08T18:41:00Z">
            <w:rPr>
              <w:rFonts w:cstheme="minorHAnsi"/>
            </w:rPr>
          </w:rPrChange>
        </w:rPr>
        <w:fldChar w:fldCharType="separate"/>
      </w:r>
      <w:r w:rsidRPr="00C52832">
        <w:rPr>
          <w:rFonts w:ascii="Calibri" w:hAnsi="Calibri" w:cs="Calibri"/>
          <w:szCs w:val="24"/>
          <w:vertAlign w:val="superscript"/>
          <w:lang w:val="en-GB"/>
          <w:rPrChange w:id="112" w:author="Nabera  Abhinandan" w:date="2023-03-08T18:41:00Z">
            <w:rPr>
              <w:rFonts w:ascii="Calibri" w:hAnsi="Calibri" w:cs="Calibri"/>
              <w:szCs w:val="24"/>
              <w:vertAlign w:val="superscript"/>
              <w:lang w:val="en-US"/>
            </w:rPr>
          </w:rPrChange>
        </w:rPr>
        <w:t>1</w:t>
      </w:r>
      <w:r w:rsidRPr="00C52832">
        <w:rPr>
          <w:rFonts w:cstheme="minorHAnsi"/>
          <w:lang w:val="en-GB"/>
          <w:rPrChange w:id="113" w:author="Nabera  Abhinandan" w:date="2023-03-08T18:41:00Z">
            <w:rPr>
              <w:rFonts w:cstheme="minorHAnsi"/>
            </w:rPr>
          </w:rPrChange>
        </w:rPr>
        <w:fldChar w:fldCharType="end"/>
      </w:r>
      <w:r w:rsidRPr="00C52832">
        <w:rPr>
          <w:rFonts w:cstheme="minorHAnsi"/>
          <w:lang w:val="en-GB"/>
          <w:rPrChange w:id="114" w:author="Nabera  Abhinandan" w:date="2023-03-08T18:41:00Z">
            <w:rPr>
              <w:rFonts w:cstheme="minorHAnsi"/>
              <w:lang w:val="en-US"/>
            </w:rPr>
          </w:rPrChange>
        </w:rPr>
        <w:t>, which is also responsible for 5.6 Gt CO</w:t>
      </w:r>
      <w:r w:rsidRPr="00C52832">
        <w:rPr>
          <w:rFonts w:cstheme="minorHAnsi"/>
          <w:vertAlign w:val="subscript"/>
          <w:lang w:val="en-GB"/>
          <w:rPrChange w:id="115" w:author="Nabera  Abhinandan" w:date="2023-03-08T18:41:00Z">
            <w:rPr>
              <w:rFonts w:cstheme="minorHAnsi"/>
              <w:vertAlign w:val="subscript"/>
              <w:lang w:val="en-US"/>
            </w:rPr>
          </w:rPrChange>
        </w:rPr>
        <w:t>2</w:t>
      </w:r>
      <w:r w:rsidRPr="00C52832">
        <w:rPr>
          <w:rFonts w:cstheme="minorHAnsi"/>
          <w:lang w:val="en-GB"/>
          <w:rPrChange w:id="116" w:author="Nabera  Abhinandan" w:date="2023-03-08T18:41:00Z">
            <w:rPr>
              <w:rFonts w:cstheme="minorHAnsi"/>
              <w:lang w:val="en-US"/>
            </w:rPr>
          </w:rPrChange>
        </w:rPr>
        <w:t>-eq yr</w:t>
      </w:r>
      <w:r w:rsidRPr="00C52832">
        <w:rPr>
          <w:vertAlign w:val="superscript"/>
          <w:lang w:val="en-GB"/>
          <w:rPrChange w:id="117" w:author="Nabera  Abhinandan" w:date="2023-03-08T18:41:00Z">
            <w:rPr>
              <w:vertAlign w:val="superscript"/>
              <w:lang w:val="en-US"/>
            </w:rPr>
          </w:rPrChange>
        </w:rPr>
        <w:t>−1</w:t>
      </w:r>
      <w:r w:rsidRPr="00C52832">
        <w:rPr>
          <w:rFonts w:cstheme="minorHAnsi"/>
          <w:lang w:val="en-GB"/>
          <w:rPrChange w:id="118" w:author="Nabera  Abhinandan" w:date="2023-03-08T18:41:00Z">
            <w:rPr>
              <w:rFonts w:cstheme="minorHAnsi"/>
              <w:lang w:val="en-US"/>
            </w:rPr>
          </w:rPrChange>
        </w:rPr>
        <w:t xml:space="preserve"> (including direct and indirect emissions), equivalent to roughly 10% of global anthropogenic greenhouse gas (GHG) emissions</w:t>
      </w:r>
      <w:r w:rsidRPr="00C52832">
        <w:rPr>
          <w:rFonts w:cstheme="minorHAnsi"/>
          <w:lang w:val="en-GB"/>
          <w:rPrChange w:id="119" w:author="Nabera  Abhinandan" w:date="2023-03-08T18:41:00Z">
            <w:rPr>
              <w:rFonts w:cstheme="minorHAnsi"/>
            </w:rPr>
          </w:rPrChange>
        </w:rPr>
        <w:fldChar w:fldCharType="begin"/>
      </w:r>
      <w:r w:rsidR="00373CEC" w:rsidRPr="00C52832">
        <w:rPr>
          <w:rFonts w:cstheme="minorHAnsi"/>
          <w:lang w:val="en-GB"/>
          <w:rPrChange w:id="120" w:author="Nabera  Abhinandan" w:date="2023-03-08T18:41:00Z">
            <w:rPr>
              <w:rFonts w:cstheme="minorHAnsi"/>
              <w:lang w:val="en-US"/>
            </w:rPr>
          </w:rPrChange>
        </w:rPr>
        <w:instrText xml:space="preserve"> ADDIN ZOTERO_ITEM CSL_CITATION {"citationID":"y29xtEap","properties":{"formattedCitation":"\\super 2,3\\nosupersub{}","plainCitation":"2,3","noteIndex":0},"citationItems":[{"id":21450,"uris":["http://zotero.org/users/9157291/items/PW4PTV2I"],"itemData":{"id":21450,"type":"article-journal","abstract":"Chemicals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Engineering","DOI":"10.1016/j.coche.2022.100881","ISSN":"2211-3398","journalAbbreviation":"Current Opinion in Chemical Engineering","language":"en","page":"100881","source":"ScienceDirect","title":"Mapping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21376,"uris":["http://zotero.org/users/9157291/items/8IVAJAL9"],"itemData":{"id":21376,"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transition.","event-place":"Lund","publisher":"Lund University","publisher-place":"Lund","source":"Lund University","title":"Petrochemicals and Climate Change: Tracing Globally Growing Emissions and Key Blind Spots in a Fossil-Based Industry","title-short":"Petrochemicals and Climate Change","author":[{"family":"Bauer","given":"Fredric"},{"family":"Kulionis","given":"Viktoras"},{"family":"Oberschelp","given":"Christopher"},{"family":"Pfister","given":"Stephan"},{"family":"Tilsted","given":"Joachim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Pr="00C52832">
        <w:rPr>
          <w:rFonts w:cstheme="minorHAnsi"/>
          <w:lang w:val="en-GB"/>
          <w:rPrChange w:id="121" w:author="Nabera  Abhinandan" w:date="2023-03-08T18:41:00Z">
            <w:rPr>
              <w:rFonts w:cstheme="minorHAnsi"/>
            </w:rPr>
          </w:rPrChange>
        </w:rPr>
        <w:fldChar w:fldCharType="separate"/>
      </w:r>
      <w:r w:rsidRPr="00C52832">
        <w:rPr>
          <w:rFonts w:ascii="Calibri" w:hAnsi="Calibri" w:cs="Calibri"/>
          <w:szCs w:val="24"/>
          <w:vertAlign w:val="superscript"/>
          <w:lang w:val="en-GB"/>
          <w:rPrChange w:id="122" w:author="Nabera  Abhinandan" w:date="2023-03-08T18:41:00Z">
            <w:rPr>
              <w:rFonts w:ascii="Calibri" w:hAnsi="Calibri" w:cs="Calibri"/>
              <w:szCs w:val="24"/>
              <w:vertAlign w:val="superscript"/>
              <w:lang w:val="en-US"/>
            </w:rPr>
          </w:rPrChange>
        </w:rPr>
        <w:t>2,3</w:t>
      </w:r>
      <w:r w:rsidRPr="00C52832">
        <w:rPr>
          <w:rFonts w:cstheme="minorHAnsi"/>
          <w:lang w:val="en-GB"/>
          <w:rPrChange w:id="123" w:author="Nabera  Abhinandan" w:date="2023-03-08T18:41:00Z">
            <w:rPr>
              <w:rFonts w:cstheme="minorHAnsi"/>
            </w:rPr>
          </w:rPrChange>
        </w:rPr>
        <w:fldChar w:fldCharType="end"/>
      </w:r>
      <w:r w:rsidRPr="00C52832">
        <w:rPr>
          <w:rFonts w:cstheme="minorHAnsi"/>
          <w:lang w:val="en-GB"/>
          <w:rPrChange w:id="124" w:author="Nabera  Abhinandan" w:date="2023-03-08T18:41:00Z">
            <w:rPr>
              <w:rFonts w:cstheme="minorHAnsi"/>
              <w:lang w:val="en-US"/>
            </w:rPr>
          </w:rPrChange>
        </w:rPr>
        <w:t>. Ammonia</w:t>
      </w:r>
      <w:del w:id="125" w:author="Nabera  Abhinandan" w:date="2023-03-02T15:51:00Z">
        <w:r w:rsidRPr="00C52832" w:rsidDel="001F66E8">
          <w:rPr>
            <w:rFonts w:cstheme="minorHAnsi"/>
            <w:lang w:val="en-GB"/>
            <w:rPrChange w:id="126" w:author="Nabera  Abhinandan" w:date="2023-03-08T18:41:00Z">
              <w:rPr>
                <w:rFonts w:cstheme="minorHAnsi"/>
                <w:lang w:val="en-US"/>
              </w:rPr>
            </w:rPrChange>
          </w:rPr>
          <w:delText xml:space="preserve">, </w:delText>
        </w:r>
      </w:del>
      <w:ins w:id="127" w:author="Nabera  Abhinandan" w:date="2023-03-02T15:51:00Z">
        <w:r w:rsidR="001F66E8" w:rsidRPr="00C52832">
          <w:rPr>
            <w:rFonts w:cstheme="minorHAnsi"/>
            <w:lang w:val="en-GB"/>
            <w:rPrChange w:id="128" w:author="Nabera  Abhinandan" w:date="2023-03-08T18:41:00Z">
              <w:rPr>
                <w:rFonts w:cstheme="minorHAnsi"/>
                <w:lang w:val="en-US"/>
              </w:rPr>
            </w:rPrChange>
          </w:rPr>
          <w:t xml:space="preserve"> and </w:t>
        </w:r>
      </w:ins>
      <w:r w:rsidRPr="00C52832">
        <w:rPr>
          <w:rFonts w:cstheme="minorHAnsi"/>
          <w:lang w:val="en-GB"/>
          <w:rPrChange w:id="129" w:author="Nabera  Abhinandan" w:date="2023-03-08T18:41:00Z">
            <w:rPr>
              <w:rFonts w:cstheme="minorHAnsi"/>
              <w:lang w:val="en-US"/>
            </w:rPr>
          </w:rPrChange>
        </w:rPr>
        <w:t>methanol</w:t>
      </w:r>
      <w:ins w:id="130" w:author="Nabera  Abhinandan" w:date="2023-03-02T17:21:00Z">
        <w:r w:rsidR="008822C8" w:rsidRPr="00D24C8D">
          <w:rPr>
            <w:rFonts w:cstheme="minorHAnsi"/>
            <w:lang w:val="en-GB"/>
          </w:rPr>
          <w:t xml:space="preserve"> </w:t>
        </w:r>
      </w:ins>
      <w:del w:id="131" w:author="Nabera  Abhinandan" w:date="2023-03-02T17:21:00Z">
        <w:r w:rsidRPr="00C52832" w:rsidDel="008822C8">
          <w:rPr>
            <w:rFonts w:cstheme="minorHAnsi"/>
            <w:lang w:val="en-GB"/>
            <w:rPrChange w:id="132" w:author="Nabera  Abhinandan" w:date="2023-03-08T18:41:00Z">
              <w:rPr>
                <w:rFonts w:cstheme="minorHAnsi"/>
                <w:lang w:val="en-US"/>
              </w:rPr>
            </w:rPrChange>
          </w:rPr>
          <w:delText xml:space="preserve">, </w:delText>
        </w:r>
        <w:commentRangeStart w:id="133"/>
        <w:r w:rsidRPr="00C52832" w:rsidDel="008822C8">
          <w:rPr>
            <w:rFonts w:cstheme="minorHAnsi"/>
            <w:lang w:val="en-GB"/>
            <w:rPrChange w:id="134" w:author="Nabera  Abhinandan" w:date="2023-03-08T18:41:00Z">
              <w:rPr>
                <w:rFonts w:cstheme="minorHAnsi"/>
                <w:lang w:val="en-US"/>
              </w:rPr>
            </w:rPrChange>
          </w:rPr>
          <w:delText xml:space="preserve">ethylene, and propylene </w:delText>
        </w:r>
        <w:commentRangeEnd w:id="133"/>
        <w:r w:rsidR="00BC411F" w:rsidRPr="00D24C8D" w:rsidDel="008822C8">
          <w:rPr>
            <w:rStyle w:val="CommentReference"/>
            <w:lang w:val="en-GB"/>
          </w:rPr>
          <w:commentReference w:id="133"/>
        </w:r>
      </w:del>
      <w:r w:rsidRPr="00C52832">
        <w:rPr>
          <w:rFonts w:cstheme="minorHAnsi"/>
          <w:lang w:val="en-GB"/>
          <w:rPrChange w:id="135" w:author="Nabera  Abhinandan" w:date="2023-03-08T18:41:00Z">
            <w:rPr>
              <w:rFonts w:cstheme="minorHAnsi"/>
              <w:lang w:val="en-US"/>
            </w:rPr>
          </w:rPrChange>
        </w:rPr>
        <w:t xml:space="preserve">are </w:t>
      </w:r>
      <w:del w:id="136" w:author="Pérez-Ramirez  Javier" w:date="2023-03-01T14:37:00Z">
        <w:r w:rsidRPr="00C52832" w:rsidDel="001548C8">
          <w:rPr>
            <w:rFonts w:cstheme="minorHAnsi"/>
            <w:lang w:val="en-GB"/>
            <w:rPrChange w:id="137" w:author="Nabera  Abhinandan" w:date="2023-03-08T18:41:00Z">
              <w:rPr>
                <w:rFonts w:cstheme="minorHAnsi"/>
                <w:lang w:val="en-US"/>
              </w:rPr>
            </w:rPrChange>
          </w:rPr>
          <w:delText xml:space="preserve">the </w:delText>
        </w:r>
      </w:del>
      <w:r w:rsidRPr="00C52832">
        <w:rPr>
          <w:rFonts w:cstheme="minorHAnsi"/>
          <w:lang w:val="en-GB"/>
          <w:rPrChange w:id="138" w:author="Nabera  Abhinandan" w:date="2023-03-08T18:41:00Z">
            <w:rPr>
              <w:rFonts w:cstheme="minorHAnsi"/>
              <w:lang w:val="en-US"/>
            </w:rPr>
          </w:rPrChange>
        </w:rPr>
        <w:t xml:space="preserve">primary building blocks of the chemical industry, </w:t>
      </w:r>
      <w:del w:id="139" w:author="Pérez-Ramirez  Javier" w:date="2023-03-01T14:38:00Z">
        <w:r w:rsidRPr="00C52832" w:rsidDel="001548C8">
          <w:rPr>
            <w:rFonts w:cstheme="minorHAnsi"/>
            <w:lang w:val="en-GB"/>
            <w:rPrChange w:id="140" w:author="Nabera  Abhinandan" w:date="2023-03-08T18:41:00Z">
              <w:rPr>
                <w:rFonts w:cstheme="minorHAnsi"/>
                <w:lang w:val="en-US"/>
              </w:rPr>
            </w:rPrChange>
          </w:rPr>
          <w:delText xml:space="preserve">which are further </w:delText>
        </w:r>
      </w:del>
      <w:ins w:id="141" w:author="Nabera  Abhinandan" w:date="2023-03-02T20:03:00Z">
        <w:r w:rsidR="000C06DD" w:rsidRPr="00D24C8D">
          <w:rPr>
            <w:rFonts w:cstheme="minorHAnsi"/>
            <w:lang w:val="en-GB"/>
          </w:rPr>
          <w:t xml:space="preserve">used as raw materials for the production of valuable products </w:t>
        </w:r>
      </w:ins>
      <w:ins w:id="142" w:author="Nabera  Abhinandan" w:date="2023-03-07T20:57:00Z">
        <w:r w:rsidR="00582861" w:rsidRPr="00547CC2">
          <w:rPr>
            <w:rFonts w:cstheme="minorHAnsi"/>
            <w:lang w:val="en-GB"/>
          </w:rPr>
          <w:t>with</w:t>
        </w:r>
      </w:ins>
      <w:ins w:id="143" w:author="Nabera  Abhinandan" w:date="2023-03-02T20:03:00Z">
        <w:r w:rsidR="000C06DD" w:rsidRPr="00547CC2">
          <w:rPr>
            <w:rFonts w:cstheme="minorHAnsi"/>
            <w:lang w:val="en-GB"/>
          </w:rPr>
          <w:t xml:space="preserve"> a wide range of applications.</w:t>
        </w:r>
      </w:ins>
      <w:ins w:id="144" w:author="Pérez-Ramirez  Javier" w:date="2023-03-01T14:38:00Z">
        <w:del w:id="145" w:author="Nabera  Abhinandan" w:date="2023-03-02T20:03:00Z">
          <w:r w:rsidR="001548C8" w:rsidRPr="00C52832" w:rsidDel="000C06DD">
            <w:rPr>
              <w:rFonts w:cstheme="minorHAnsi"/>
              <w:lang w:val="en-GB"/>
              <w:rPrChange w:id="146" w:author="Nabera  Abhinandan" w:date="2023-03-08T18:41:00Z">
                <w:rPr>
                  <w:rFonts w:cstheme="minorHAnsi"/>
                  <w:lang w:val="en-US"/>
                </w:rPr>
              </w:rPrChange>
            </w:rPr>
            <w:delText xml:space="preserve">being </w:delText>
          </w:r>
        </w:del>
      </w:ins>
      <w:del w:id="147" w:author="Nabera  Abhinandan" w:date="2023-03-02T20:03:00Z">
        <w:r w:rsidRPr="00C52832" w:rsidDel="000C06DD">
          <w:rPr>
            <w:rFonts w:cstheme="minorHAnsi"/>
            <w:lang w:val="en-GB"/>
            <w:rPrChange w:id="148" w:author="Nabera  Abhinandan" w:date="2023-03-08T18:41:00Z">
              <w:rPr>
                <w:rFonts w:cstheme="minorHAnsi"/>
                <w:lang w:val="en-US"/>
              </w:rPr>
            </w:rPrChange>
          </w:rPr>
          <w:delText>used as raw materials for the production of a myriad of valuable products in a wide range of applications.</w:delText>
        </w:r>
      </w:del>
      <w:r w:rsidRPr="00C52832">
        <w:rPr>
          <w:rFonts w:cstheme="minorHAnsi"/>
          <w:lang w:val="en-GB"/>
          <w:rPrChange w:id="149" w:author="Nabera  Abhinandan" w:date="2023-03-08T18:41:00Z">
            <w:rPr>
              <w:rFonts w:cstheme="minorHAnsi"/>
              <w:lang w:val="en-US"/>
            </w:rPr>
          </w:rPrChange>
        </w:rPr>
        <w:t xml:space="preserve"> Ammonia, in particular, is </w:t>
      </w:r>
      <w:del w:id="150" w:author="Pérez-Ramirez  Javier" w:date="2023-03-01T14:38:00Z">
        <w:r w:rsidRPr="00C52832" w:rsidDel="001548C8">
          <w:rPr>
            <w:rFonts w:cstheme="minorHAnsi"/>
            <w:lang w:val="en-GB"/>
            <w:rPrChange w:id="151" w:author="Nabera  Abhinandan" w:date="2023-03-08T18:41:00Z">
              <w:rPr>
                <w:rFonts w:cstheme="minorHAnsi"/>
                <w:lang w:val="en-US"/>
              </w:rPr>
            </w:rPrChange>
          </w:rPr>
          <w:delText xml:space="preserve">a </w:delText>
        </w:r>
      </w:del>
      <w:r w:rsidRPr="00C52832">
        <w:rPr>
          <w:rFonts w:cstheme="minorHAnsi"/>
          <w:lang w:val="en-GB"/>
          <w:rPrChange w:id="152" w:author="Nabera  Abhinandan" w:date="2023-03-08T18:41:00Z">
            <w:rPr>
              <w:rFonts w:cstheme="minorHAnsi"/>
              <w:lang w:val="en-US"/>
            </w:rPr>
          </w:rPrChange>
        </w:rPr>
        <w:t xml:space="preserve">critical </w:t>
      </w:r>
      <w:del w:id="153" w:author="Pérez-Ramirez  Javier" w:date="2023-03-01T14:38:00Z">
        <w:r w:rsidRPr="00C52832" w:rsidDel="001548C8">
          <w:rPr>
            <w:rFonts w:cstheme="minorHAnsi"/>
            <w:lang w:val="en-GB"/>
            <w:rPrChange w:id="154" w:author="Nabera  Abhinandan" w:date="2023-03-08T18:41:00Z">
              <w:rPr>
                <w:rFonts w:cstheme="minorHAnsi"/>
                <w:lang w:val="en-US"/>
              </w:rPr>
            </w:rPrChange>
          </w:rPr>
          <w:delText xml:space="preserve">feedstock </w:delText>
        </w:r>
      </w:del>
      <w:r w:rsidRPr="00C52832">
        <w:rPr>
          <w:rFonts w:cstheme="minorHAnsi"/>
          <w:lang w:val="en-GB"/>
          <w:rPrChange w:id="155" w:author="Nabera  Abhinandan" w:date="2023-03-08T18:41:00Z">
            <w:rPr>
              <w:rFonts w:cstheme="minorHAnsi"/>
              <w:lang w:val="en-US"/>
            </w:rPr>
          </w:rPrChange>
        </w:rPr>
        <w:t>for nitrogen fertili</w:t>
      </w:r>
      <w:ins w:id="156" w:author="Nabera  Abhinandan" w:date="2023-03-08T11:35:00Z">
        <w:r w:rsidR="004662AA" w:rsidRPr="00D24C8D">
          <w:rPr>
            <w:rFonts w:cstheme="minorHAnsi"/>
            <w:lang w:val="en-GB"/>
          </w:rPr>
          <w:t>s</w:t>
        </w:r>
      </w:ins>
      <w:del w:id="157" w:author="Nabera  Abhinandan" w:date="2023-03-08T11:35:00Z">
        <w:r w:rsidRPr="00C52832" w:rsidDel="004662AA">
          <w:rPr>
            <w:rFonts w:cstheme="minorHAnsi"/>
            <w:lang w:val="en-GB"/>
            <w:rPrChange w:id="158" w:author="Nabera  Abhinandan" w:date="2023-03-08T18:41:00Z">
              <w:rPr>
                <w:rFonts w:cstheme="minorHAnsi"/>
                <w:lang w:val="en-US"/>
              </w:rPr>
            </w:rPrChange>
          </w:rPr>
          <w:delText>z</w:delText>
        </w:r>
      </w:del>
      <w:r w:rsidRPr="00C52832">
        <w:rPr>
          <w:rFonts w:cstheme="minorHAnsi"/>
          <w:lang w:val="en-GB"/>
          <w:rPrChange w:id="159" w:author="Nabera  Abhinandan" w:date="2023-03-08T18:41:00Z">
            <w:rPr>
              <w:rFonts w:cstheme="minorHAnsi"/>
              <w:lang w:val="en-US"/>
            </w:rPr>
          </w:rPrChange>
        </w:rPr>
        <w:t>ers, which are essential to ensure global food security</w:t>
      </w:r>
      <w:r w:rsidRPr="00C52832">
        <w:rPr>
          <w:rFonts w:cstheme="minorHAnsi"/>
          <w:lang w:val="en-GB"/>
          <w:rPrChange w:id="160" w:author="Nabera  Abhinandan" w:date="2023-03-08T18:41:00Z">
            <w:rPr>
              <w:rFonts w:cstheme="minorHAnsi"/>
            </w:rPr>
          </w:rPrChange>
        </w:rPr>
        <w:fldChar w:fldCharType="begin"/>
      </w:r>
      <w:r w:rsidR="00373CEC" w:rsidRPr="00C52832">
        <w:rPr>
          <w:rFonts w:cstheme="minorHAnsi"/>
          <w:lang w:val="en-GB"/>
          <w:rPrChange w:id="161" w:author="Nabera  Abhinandan" w:date="2023-03-08T18:41:00Z">
            <w:rPr>
              <w:rFonts w:cstheme="minorHAnsi"/>
              <w:lang w:val="en-US"/>
            </w:rPr>
          </w:rPrChange>
        </w:rPr>
        <w:instrText xml:space="preserve"> ADDIN ZOTERO_ITEM CSL_CITATION {"citationID":"yNeX2kju","properties":{"formattedCitation":"\\super 4,5\\nosupersub{}","plainCitation":"4,5","noteIndex":0},"citationItems":[{"id":21434,"uris":["http://zotero.org/users/9157291/items/IIB456LG"],"itemData":{"id":21434,"type":"article-journal","abstract":"On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Geoscience","DOI":"10.1038/ngeo325","ISSN":"1752-0908","issue":"10","journalAbbreviation":"Nature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21565,"uris":["http://zotero.org/users/9157291/items/UV7GWX94"],"itemData":{"id":21565,"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Pr="00C52832">
        <w:rPr>
          <w:rFonts w:cstheme="minorHAnsi"/>
          <w:lang w:val="en-GB"/>
          <w:rPrChange w:id="162" w:author="Nabera  Abhinandan" w:date="2023-03-08T18:41:00Z">
            <w:rPr>
              <w:rFonts w:cstheme="minorHAnsi"/>
            </w:rPr>
          </w:rPrChange>
        </w:rPr>
        <w:fldChar w:fldCharType="separate"/>
      </w:r>
      <w:r w:rsidRPr="00C52832">
        <w:rPr>
          <w:rFonts w:ascii="Calibri" w:hAnsi="Calibri" w:cs="Calibri"/>
          <w:szCs w:val="24"/>
          <w:vertAlign w:val="superscript"/>
          <w:lang w:val="en-GB"/>
          <w:rPrChange w:id="163" w:author="Nabera  Abhinandan" w:date="2023-03-08T18:41:00Z">
            <w:rPr>
              <w:rFonts w:ascii="Calibri" w:hAnsi="Calibri" w:cs="Calibri"/>
              <w:szCs w:val="24"/>
              <w:vertAlign w:val="superscript"/>
              <w:lang w:val="en-US"/>
            </w:rPr>
          </w:rPrChange>
        </w:rPr>
        <w:t>4,5</w:t>
      </w:r>
      <w:r w:rsidRPr="00C52832">
        <w:rPr>
          <w:rFonts w:cstheme="minorHAnsi"/>
          <w:lang w:val="en-GB"/>
          <w:rPrChange w:id="164" w:author="Nabera  Abhinandan" w:date="2023-03-08T18:41:00Z">
            <w:rPr>
              <w:rFonts w:cstheme="minorHAnsi"/>
            </w:rPr>
          </w:rPrChange>
        </w:rPr>
        <w:fldChar w:fldCharType="end"/>
      </w:r>
      <w:r w:rsidRPr="00C52832">
        <w:rPr>
          <w:rFonts w:cstheme="minorHAnsi"/>
          <w:lang w:val="en-GB"/>
          <w:rPrChange w:id="165" w:author="Nabera  Abhinandan" w:date="2023-03-08T18:41:00Z">
            <w:rPr>
              <w:rFonts w:cstheme="minorHAnsi"/>
              <w:lang w:val="en-US"/>
            </w:rPr>
          </w:rPrChange>
        </w:rPr>
        <w:t xml:space="preserve">. </w:t>
      </w:r>
      <w:ins w:id="166" w:author="Nabera  Abhinandan" w:date="2023-03-02T17:26:00Z">
        <w:r w:rsidR="00715E57" w:rsidRPr="00D24C8D">
          <w:rPr>
            <w:rFonts w:cstheme="minorHAnsi"/>
            <w:lang w:val="en-GB"/>
          </w:rPr>
          <w:t>Similarly, methanol is a building block for the manufacture of formic acid, acetic acid, dimethyl ether, and methylamine and serves as an intermediate to olefins and aromatics production</w:t>
        </w:r>
      </w:ins>
      <w:del w:id="167" w:author="Nabera  Abhinandan" w:date="2023-03-02T17:26:00Z">
        <w:r w:rsidRPr="00C52832" w:rsidDel="00715E57">
          <w:rPr>
            <w:rFonts w:cstheme="minorHAnsi"/>
            <w:lang w:val="en-GB"/>
            <w:rPrChange w:id="168" w:author="Nabera  Abhinandan" w:date="2023-03-08T18:41:00Z">
              <w:rPr>
                <w:rFonts w:cstheme="minorHAnsi"/>
                <w:lang w:val="en-US"/>
              </w:rPr>
            </w:rPrChange>
          </w:rPr>
          <w:delText>Similarly, methanol is used as</w:delText>
        </w:r>
      </w:del>
      <w:ins w:id="169" w:author="Pérez-Ramirez  Javier" w:date="2023-03-01T14:38:00Z">
        <w:del w:id="170" w:author="Nabera  Abhinandan" w:date="2023-03-02T17:26:00Z">
          <w:r w:rsidR="001548C8" w:rsidRPr="00C52832" w:rsidDel="00715E57">
            <w:rPr>
              <w:rFonts w:cstheme="minorHAnsi"/>
              <w:lang w:val="en-GB"/>
              <w:rPrChange w:id="171" w:author="Nabera  Abhinandan" w:date="2023-03-08T18:41:00Z">
                <w:rPr>
                  <w:rFonts w:cstheme="minorHAnsi"/>
                  <w:lang w:val="en-US"/>
                </w:rPr>
              </w:rPrChange>
            </w:rPr>
            <w:delText>a</w:delText>
          </w:r>
        </w:del>
      </w:ins>
      <w:del w:id="172" w:author="Nabera  Abhinandan" w:date="2023-03-02T17:26:00Z">
        <w:r w:rsidRPr="00C52832" w:rsidDel="00715E57">
          <w:rPr>
            <w:rFonts w:cstheme="minorHAnsi"/>
            <w:lang w:val="en-GB"/>
            <w:rPrChange w:id="173" w:author="Nabera  Abhinandan" w:date="2023-03-08T18:41:00Z">
              <w:rPr>
                <w:rFonts w:cstheme="minorHAnsi"/>
                <w:lang w:val="en-US"/>
              </w:rPr>
            </w:rPrChange>
          </w:rPr>
          <w:delText xml:space="preserve"> building block in </w:delText>
        </w:r>
      </w:del>
      <w:ins w:id="174" w:author="Pérez-Ramirez  Javier" w:date="2023-03-01T14:39:00Z">
        <w:del w:id="175" w:author="Nabera  Abhinandan" w:date="2023-03-02T17:26:00Z">
          <w:r w:rsidR="001548C8" w:rsidRPr="00C52832" w:rsidDel="00715E57">
            <w:rPr>
              <w:rFonts w:cstheme="minorHAnsi"/>
              <w:lang w:val="en-GB"/>
              <w:rPrChange w:id="176" w:author="Nabera  Abhinandan" w:date="2023-03-08T18:41:00Z">
                <w:rPr>
                  <w:rFonts w:cstheme="minorHAnsi"/>
                  <w:lang w:val="en-US"/>
                </w:rPr>
              </w:rPrChange>
            </w:rPr>
            <w:delText xml:space="preserve">for the manufacture of </w:delText>
          </w:r>
        </w:del>
      </w:ins>
      <w:del w:id="177" w:author="Nabera  Abhinandan" w:date="2023-03-02T17:26:00Z">
        <w:r w:rsidRPr="00C52832" w:rsidDel="00715E57">
          <w:rPr>
            <w:rFonts w:cstheme="minorHAnsi"/>
            <w:lang w:val="en-GB"/>
            <w:rPrChange w:id="178" w:author="Nabera  Abhinandan" w:date="2023-03-08T18:41:00Z">
              <w:rPr>
                <w:rFonts w:cstheme="minorHAnsi"/>
                <w:lang w:val="en-US"/>
              </w:rPr>
            </w:rPrChange>
          </w:rPr>
          <w:delText xml:space="preserve">formic acid, acetic acid, dimethyl ether, </w:delText>
        </w:r>
      </w:del>
      <w:del w:id="179" w:author="Nabera  Abhinandan" w:date="2023-03-02T17:25:00Z">
        <w:r w:rsidRPr="00C52832" w:rsidDel="00715E57">
          <w:rPr>
            <w:rFonts w:cstheme="minorHAnsi"/>
            <w:lang w:val="en-GB"/>
            <w:rPrChange w:id="180" w:author="Nabera  Abhinandan" w:date="2023-03-08T18:41:00Z">
              <w:rPr>
                <w:rFonts w:cstheme="minorHAnsi"/>
                <w:lang w:val="en-US"/>
              </w:rPr>
            </w:rPrChange>
          </w:rPr>
          <w:delText xml:space="preserve">and </w:delText>
        </w:r>
      </w:del>
      <w:del w:id="181" w:author="Nabera  Abhinandan" w:date="2023-03-02T17:26:00Z">
        <w:r w:rsidRPr="00C52832" w:rsidDel="00715E57">
          <w:rPr>
            <w:rFonts w:cstheme="minorHAnsi"/>
            <w:lang w:val="en-GB"/>
            <w:rPrChange w:id="182" w:author="Nabera  Abhinandan" w:date="2023-03-08T18:41:00Z">
              <w:rPr>
                <w:rFonts w:cstheme="minorHAnsi"/>
                <w:lang w:val="en-US"/>
              </w:rPr>
            </w:rPrChange>
          </w:rPr>
          <w:delText>methylamine</w:delText>
        </w:r>
        <w:commentRangeStart w:id="183"/>
        <w:r w:rsidRPr="00C52832" w:rsidDel="00715E57">
          <w:rPr>
            <w:rFonts w:cstheme="minorHAnsi"/>
            <w:lang w:val="en-GB"/>
            <w:rPrChange w:id="184" w:author="Nabera  Abhinandan" w:date="2023-03-08T18:41:00Z">
              <w:rPr>
                <w:rFonts w:cstheme="minorHAnsi"/>
                <w:lang w:val="en-US"/>
              </w:rPr>
            </w:rPrChange>
          </w:rPr>
          <w:delText xml:space="preserve">, </w:delText>
        </w:r>
      </w:del>
      <w:del w:id="185" w:author="Nabera  Abhinandan" w:date="2023-03-02T17:21:00Z">
        <w:r w:rsidRPr="00C52832" w:rsidDel="00C07559">
          <w:rPr>
            <w:rFonts w:cstheme="minorHAnsi"/>
            <w:lang w:val="en-GB"/>
            <w:rPrChange w:id="186" w:author="Nabera  Abhinandan" w:date="2023-03-08T18:41:00Z">
              <w:rPr>
                <w:rFonts w:cstheme="minorHAnsi"/>
                <w:lang w:val="en-US"/>
              </w:rPr>
            </w:rPrChange>
          </w:rPr>
          <w:delText>among others</w:delText>
        </w:r>
        <w:commentRangeEnd w:id="183"/>
        <w:r w:rsidR="001548C8" w:rsidRPr="00D24C8D" w:rsidDel="00C07559">
          <w:rPr>
            <w:rStyle w:val="CommentReference"/>
            <w:lang w:val="en-GB"/>
          </w:rPr>
          <w:commentReference w:id="183"/>
        </w:r>
        <w:r w:rsidRPr="00C52832" w:rsidDel="00C07559">
          <w:rPr>
            <w:rFonts w:cstheme="minorHAnsi"/>
            <w:lang w:val="en-GB"/>
            <w:rPrChange w:id="187" w:author="Nabera  Abhinandan" w:date="2023-03-08T18:41:00Z">
              <w:rPr>
                <w:rFonts w:cstheme="minorHAnsi"/>
                <w:lang w:val="en-US"/>
              </w:rPr>
            </w:rPrChange>
          </w:rPr>
          <w:delText xml:space="preserve">, </w:delText>
        </w:r>
      </w:del>
      <w:del w:id="188" w:author="Nabera  Abhinandan" w:date="2023-03-02T17:26:00Z">
        <w:r w:rsidRPr="00C52832" w:rsidDel="00715E57">
          <w:rPr>
            <w:rFonts w:cstheme="minorHAnsi"/>
            <w:lang w:val="en-GB"/>
            <w:rPrChange w:id="189" w:author="Nabera  Abhinandan" w:date="2023-03-08T18:41:00Z">
              <w:rPr>
                <w:rFonts w:cstheme="minorHAnsi"/>
                <w:lang w:val="en-US"/>
              </w:rPr>
            </w:rPrChange>
          </w:rPr>
          <w:delText xml:space="preserve">and </w:delText>
        </w:r>
      </w:del>
      <w:del w:id="190" w:author="Nabera  Abhinandan" w:date="2023-03-02T17:22:00Z">
        <w:r w:rsidRPr="00C52832" w:rsidDel="00715E57">
          <w:rPr>
            <w:rFonts w:cstheme="minorHAnsi"/>
            <w:lang w:val="en-GB"/>
            <w:rPrChange w:id="191" w:author="Nabera  Abhinandan" w:date="2023-03-08T18:41:00Z">
              <w:rPr>
                <w:rFonts w:cstheme="minorHAnsi"/>
                <w:lang w:val="en-US"/>
              </w:rPr>
            </w:rPrChange>
          </w:rPr>
          <w:delText xml:space="preserve">can </w:delText>
        </w:r>
      </w:del>
      <w:del w:id="192" w:author="Nabera  Abhinandan" w:date="2023-03-02T17:26:00Z">
        <w:r w:rsidRPr="00C52832" w:rsidDel="00715E57">
          <w:rPr>
            <w:rFonts w:cstheme="minorHAnsi"/>
            <w:lang w:val="en-GB"/>
            <w:rPrChange w:id="193" w:author="Nabera  Abhinandan" w:date="2023-03-08T18:41:00Z">
              <w:rPr>
                <w:rFonts w:cstheme="minorHAnsi"/>
                <w:lang w:val="en-US"/>
              </w:rPr>
            </w:rPrChange>
          </w:rPr>
          <w:delText xml:space="preserve">serve </w:delText>
        </w:r>
      </w:del>
      <w:del w:id="194" w:author="Nabera  Abhinandan" w:date="2023-03-02T17:21:00Z">
        <w:r w:rsidRPr="00C52832" w:rsidDel="00C07559">
          <w:rPr>
            <w:rFonts w:cstheme="minorHAnsi"/>
            <w:lang w:val="en-GB"/>
            <w:rPrChange w:id="195" w:author="Nabera  Abhinandan" w:date="2023-03-08T18:41:00Z">
              <w:rPr>
                <w:rFonts w:cstheme="minorHAnsi"/>
                <w:lang w:val="en-US"/>
              </w:rPr>
            </w:rPrChange>
          </w:rPr>
          <w:delText xml:space="preserve">in turn </w:delText>
        </w:r>
      </w:del>
      <w:del w:id="196" w:author="Nabera  Abhinandan" w:date="2023-03-02T17:26:00Z">
        <w:r w:rsidRPr="00C52832" w:rsidDel="00715E57">
          <w:rPr>
            <w:rFonts w:cstheme="minorHAnsi"/>
            <w:lang w:val="en-GB"/>
            <w:rPrChange w:id="197" w:author="Nabera  Abhinandan" w:date="2023-03-08T18:41:00Z">
              <w:rPr>
                <w:rFonts w:cstheme="minorHAnsi"/>
                <w:lang w:val="en-US"/>
              </w:rPr>
            </w:rPrChange>
          </w:rPr>
          <w:delText>as an intermediate to olefins and aromatics</w:delText>
        </w:r>
      </w:del>
      <w:r w:rsidRPr="00C52832">
        <w:rPr>
          <w:rFonts w:cstheme="minorHAnsi"/>
          <w:lang w:val="en-GB"/>
          <w:rPrChange w:id="198" w:author="Nabera  Abhinandan" w:date="2023-03-08T18:41:00Z">
            <w:rPr>
              <w:rFonts w:cstheme="minorHAnsi"/>
            </w:rPr>
          </w:rPrChange>
        </w:rPr>
        <w:fldChar w:fldCharType="begin"/>
      </w:r>
      <w:r w:rsidR="00373CEC" w:rsidRPr="00C52832">
        <w:rPr>
          <w:rFonts w:cstheme="minorHAnsi"/>
          <w:lang w:val="en-GB"/>
          <w:rPrChange w:id="199" w:author="Nabera  Abhinandan" w:date="2023-03-08T18:41:00Z">
            <w:rPr>
              <w:rFonts w:cstheme="minorHAnsi"/>
              <w:lang w:val="en-US"/>
            </w:rPr>
          </w:rPrChange>
        </w:rPr>
        <w:instrText xml:space="preserve"> ADDIN ZOTERO_ITEM CSL_CITATION {"citationID":"HRf3s6LA","properties":{"formattedCitation":"\\super 1,6\\nosupersub{}","plainCitation":"1,6","noteIndex":0},"citationItems":[{"id":21438,"uris":["http://zotero.org/users/9157291/items/T22NA9KH"],"itemData":{"id":21438,"type":"report","language":"en","page":"132","publisher":"International Energy Agency","source":"Zotero","title":"The Future of Petrochemicals: Towards more sustainable plastics and fertilisers","URL":"www.iea.org","author":[{"family":"IEA","given":""}],"issued":{"date-parts":[["2018"]]}}},{"id":21435,"uris":["http://zotero.org/users/9157291/items/RURRENJ6"],"itemData":{"id":21435,"type":"article-journal","abstract":"Methanol,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sidRPr="00C52832">
        <w:rPr>
          <w:rFonts w:cstheme="minorHAnsi"/>
          <w:lang w:val="en-GB"/>
          <w:rPrChange w:id="200" w:author="Nabera  Abhinandan" w:date="2023-03-08T18:41:00Z">
            <w:rPr>
              <w:rFonts w:cstheme="minorHAnsi"/>
            </w:rPr>
          </w:rPrChange>
        </w:rPr>
        <w:fldChar w:fldCharType="separate"/>
      </w:r>
      <w:r w:rsidRPr="00C52832">
        <w:rPr>
          <w:rFonts w:ascii="Calibri" w:hAnsi="Calibri" w:cs="Calibri"/>
          <w:szCs w:val="24"/>
          <w:vertAlign w:val="superscript"/>
          <w:lang w:val="en-GB"/>
          <w:rPrChange w:id="201" w:author="Nabera  Abhinandan" w:date="2023-03-08T18:41:00Z">
            <w:rPr>
              <w:rFonts w:ascii="Calibri" w:hAnsi="Calibri" w:cs="Calibri"/>
              <w:szCs w:val="24"/>
              <w:vertAlign w:val="superscript"/>
              <w:lang w:val="en-US"/>
            </w:rPr>
          </w:rPrChange>
        </w:rPr>
        <w:t>1,6</w:t>
      </w:r>
      <w:r w:rsidRPr="00C52832">
        <w:rPr>
          <w:rFonts w:cstheme="minorHAnsi"/>
          <w:lang w:val="en-GB"/>
          <w:rPrChange w:id="202" w:author="Nabera  Abhinandan" w:date="2023-03-08T18:41:00Z">
            <w:rPr>
              <w:rFonts w:cstheme="minorHAnsi"/>
            </w:rPr>
          </w:rPrChange>
        </w:rPr>
        <w:fldChar w:fldCharType="end"/>
      </w:r>
      <w:commentRangeEnd w:id="92"/>
      <w:r w:rsidR="001A6CD2" w:rsidRPr="00D24C8D">
        <w:rPr>
          <w:rStyle w:val="CommentReference"/>
          <w:lang w:val="en-GB"/>
        </w:rPr>
        <w:commentReference w:id="92"/>
      </w:r>
      <w:r w:rsidRPr="00C52832">
        <w:rPr>
          <w:rFonts w:cstheme="minorHAnsi"/>
          <w:lang w:val="en-GB"/>
          <w:rPrChange w:id="203" w:author="Nabera  Abhinandan" w:date="2023-03-08T18:41:00Z">
            <w:rPr>
              <w:rFonts w:cstheme="minorHAnsi"/>
              <w:lang w:val="en-US"/>
            </w:rPr>
          </w:rPrChange>
        </w:rPr>
        <w:t xml:space="preserve">. </w:t>
      </w:r>
    </w:p>
    <w:p w14:paraId="6B855DA1" w14:textId="492E96AF" w:rsidR="00E15608" w:rsidRPr="00C52832" w:rsidRDefault="00F20C33" w:rsidP="00577897">
      <w:pPr>
        <w:jc w:val="both"/>
        <w:rPr>
          <w:rFonts w:cstheme="minorHAnsi"/>
          <w:lang w:val="en-GB"/>
          <w:rPrChange w:id="204" w:author="Nabera  Abhinandan" w:date="2023-03-08T18:41:00Z">
            <w:rPr>
              <w:rFonts w:cstheme="minorHAnsi"/>
              <w:lang w:val="en-US"/>
            </w:rPr>
          </w:rPrChange>
        </w:rPr>
      </w:pPr>
      <w:r>
        <w:rPr>
          <w:rFonts w:cstheme="minorHAnsi"/>
          <w:lang w:val="en-GB"/>
        </w:rPr>
        <w:t>Presently</w:t>
      </w:r>
      <w:commentRangeStart w:id="205"/>
      <w:r w:rsidR="00E15608" w:rsidRPr="00C52832">
        <w:rPr>
          <w:rFonts w:cstheme="minorHAnsi"/>
          <w:lang w:val="en-GB"/>
          <w:rPrChange w:id="206" w:author="Nabera  Abhinandan" w:date="2023-03-08T18:41:00Z">
            <w:rPr>
              <w:rFonts w:cstheme="minorHAnsi"/>
              <w:lang w:val="en-US"/>
            </w:rPr>
          </w:rPrChange>
        </w:rPr>
        <w:t xml:space="preserve">, ammonia and methanol production </w:t>
      </w:r>
      <w:del w:id="207" w:author="Nabera  Abhinandan" w:date="2023-03-02T20:08:00Z">
        <w:r w:rsidR="00E15608" w:rsidRPr="00C52832" w:rsidDel="005E7EE9">
          <w:rPr>
            <w:rFonts w:cstheme="minorHAnsi"/>
            <w:lang w:val="en-GB"/>
            <w:rPrChange w:id="208" w:author="Nabera  Abhinandan" w:date="2023-03-08T18:41:00Z">
              <w:rPr>
                <w:rFonts w:cstheme="minorHAnsi"/>
                <w:lang w:val="en-US"/>
              </w:rPr>
            </w:rPrChange>
          </w:rPr>
          <w:delText xml:space="preserve">are </w:delText>
        </w:r>
      </w:del>
      <w:ins w:id="209" w:author="Nabera  Abhinandan" w:date="2023-03-02T20:08:00Z">
        <w:r w:rsidR="005E7EE9" w:rsidRPr="00D24C8D">
          <w:rPr>
            <w:rFonts w:cstheme="minorHAnsi"/>
            <w:lang w:val="en-GB"/>
          </w:rPr>
          <w:t>is</w:t>
        </w:r>
        <w:r w:rsidR="000F187F" w:rsidRPr="00D24C8D">
          <w:rPr>
            <w:rFonts w:cstheme="minorHAnsi"/>
            <w:lang w:val="en-GB"/>
          </w:rPr>
          <w:t xml:space="preserve"> </w:t>
        </w:r>
      </w:ins>
      <w:r w:rsidR="00E15608" w:rsidRPr="00C52832">
        <w:rPr>
          <w:rFonts w:cstheme="minorHAnsi"/>
          <w:lang w:val="en-GB"/>
          <w:rPrChange w:id="210" w:author="Nabera  Abhinandan" w:date="2023-03-08T18:41:00Z">
            <w:rPr>
              <w:rFonts w:cstheme="minorHAnsi"/>
              <w:lang w:val="en-US"/>
            </w:rPr>
          </w:rPrChange>
        </w:rPr>
        <w:t>based on syngas (</w:t>
      </w:r>
      <w:ins w:id="211" w:author="Nabera  Abhinandan" w:date="2023-03-02T20:05:00Z">
        <w:r w:rsidR="000453ED" w:rsidRPr="00D24C8D">
          <w:rPr>
            <w:rFonts w:cstheme="minorHAnsi"/>
            <w:lang w:val="en-GB"/>
          </w:rPr>
          <w:t xml:space="preserve">a </w:t>
        </w:r>
      </w:ins>
      <w:ins w:id="212" w:author="Pérez-Ramirez  Javier" w:date="2023-03-01T14:51:00Z">
        <w:r w:rsidR="008E19D0" w:rsidRPr="00C52832">
          <w:rPr>
            <w:rFonts w:cstheme="minorHAnsi"/>
            <w:lang w:val="en-GB"/>
            <w:rPrChange w:id="213" w:author="Nabera  Abhinandan" w:date="2023-03-08T18:41:00Z">
              <w:rPr>
                <w:rFonts w:cstheme="minorHAnsi"/>
                <w:lang w:val="en-US"/>
              </w:rPr>
            </w:rPrChange>
          </w:rPr>
          <w:t>mixture of CO and H</w:t>
        </w:r>
        <w:r w:rsidR="008E19D0" w:rsidRPr="00C52832">
          <w:rPr>
            <w:rFonts w:cstheme="minorHAnsi"/>
            <w:vertAlign w:val="subscript"/>
            <w:lang w:val="en-GB"/>
            <w:rPrChange w:id="214" w:author="Nabera  Abhinandan" w:date="2023-03-08T18:41:00Z">
              <w:rPr>
                <w:rFonts w:cstheme="minorHAnsi"/>
                <w:lang w:val="en-US"/>
              </w:rPr>
            </w:rPrChange>
          </w:rPr>
          <w:t>2</w:t>
        </w:r>
      </w:ins>
      <w:del w:id="215" w:author="Pérez-Ramirez  Javier" w:date="2023-03-01T14:51:00Z">
        <w:r w:rsidR="00E15608" w:rsidRPr="00C52832" w:rsidDel="008E19D0">
          <w:rPr>
            <w:rFonts w:cstheme="minorHAnsi"/>
            <w:lang w:val="en-GB"/>
            <w:rPrChange w:id="216" w:author="Nabera  Abhinandan" w:date="2023-03-08T18:41:00Z">
              <w:rPr>
                <w:rFonts w:cstheme="minorHAnsi"/>
                <w:lang w:val="en-US"/>
              </w:rPr>
            </w:rPrChange>
          </w:rPr>
          <w:delText>a mixture of carbon monoxide and hydrogen with variable composition</w:delText>
        </w:r>
      </w:del>
      <w:r w:rsidR="00E15608" w:rsidRPr="00C52832">
        <w:rPr>
          <w:rFonts w:cstheme="minorHAnsi"/>
          <w:lang w:val="en-GB"/>
          <w:rPrChange w:id="217" w:author="Nabera  Abhinandan" w:date="2023-03-08T18:41:00Z">
            <w:rPr>
              <w:rFonts w:cstheme="minorHAnsi"/>
              <w:lang w:val="en-US"/>
            </w:rPr>
          </w:rPrChange>
        </w:rPr>
        <w:t>)</w:t>
      </w:r>
      <w:ins w:id="218" w:author="Nabera  Abhinandan" w:date="2023-03-02T20:05:00Z">
        <w:r w:rsidR="000453ED" w:rsidRPr="00D24C8D">
          <w:rPr>
            <w:rFonts w:cstheme="minorHAnsi"/>
            <w:lang w:val="en-GB"/>
          </w:rPr>
          <w:t>,</w:t>
        </w:r>
      </w:ins>
      <w:r w:rsidR="00E15608" w:rsidRPr="00C52832">
        <w:rPr>
          <w:rFonts w:cstheme="minorHAnsi"/>
          <w:lang w:val="en-GB"/>
          <w:rPrChange w:id="219" w:author="Nabera  Abhinandan" w:date="2023-03-08T18:41:00Z">
            <w:rPr>
              <w:rFonts w:cstheme="minorHAnsi"/>
              <w:lang w:val="en-US"/>
            </w:rPr>
          </w:rPrChange>
        </w:rPr>
        <w:t xml:space="preserve"> </w:t>
      </w:r>
      <w:del w:id="220" w:author="Nabera  Abhinandan" w:date="2023-03-02T20:06:00Z">
        <w:r w:rsidR="00E15608" w:rsidRPr="00C52832" w:rsidDel="00FB2990">
          <w:rPr>
            <w:rFonts w:cstheme="minorHAnsi"/>
            <w:lang w:val="en-GB"/>
            <w:rPrChange w:id="221" w:author="Nabera  Abhinandan" w:date="2023-03-08T18:41:00Z">
              <w:rPr>
                <w:rFonts w:cstheme="minorHAnsi"/>
                <w:lang w:val="en-US"/>
              </w:rPr>
            </w:rPrChange>
          </w:rPr>
          <w:delText xml:space="preserve">mostly </w:delText>
        </w:r>
      </w:del>
      <w:ins w:id="222" w:author="Nabera  Abhinandan" w:date="2023-03-02T20:06:00Z">
        <w:r w:rsidR="00FB2990" w:rsidRPr="00D24C8D">
          <w:rPr>
            <w:rFonts w:cstheme="minorHAnsi"/>
            <w:lang w:val="en-GB"/>
          </w:rPr>
          <w:t>primarily</w:t>
        </w:r>
        <w:r w:rsidR="00FB2990" w:rsidRPr="00C52832">
          <w:rPr>
            <w:rFonts w:cstheme="minorHAnsi"/>
            <w:lang w:val="en-GB"/>
            <w:rPrChange w:id="223" w:author="Nabera  Abhinandan" w:date="2023-03-08T18:41:00Z">
              <w:rPr>
                <w:rFonts w:cstheme="minorHAnsi"/>
                <w:lang w:val="en-US"/>
              </w:rPr>
            </w:rPrChange>
          </w:rPr>
          <w:t xml:space="preserve"> </w:t>
        </w:r>
      </w:ins>
      <w:r w:rsidR="00E15608" w:rsidRPr="00C52832">
        <w:rPr>
          <w:rFonts w:cstheme="minorHAnsi"/>
          <w:lang w:val="en-GB"/>
          <w:rPrChange w:id="224" w:author="Nabera  Abhinandan" w:date="2023-03-08T18:41:00Z">
            <w:rPr>
              <w:rFonts w:cstheme="minorHAnsi"/>
              <w:lang w:val="en-US"/>
            </w:rPr>
          </w:rPrChange>
        </w:rPr>
        <w:t xml:space="preserve">obtained from steam reforming of natural gas. Hydrogen is combined with nitrogen typically over an Fe-based catalyst to produce ammonia </w:t>
      </w:r>
      <w:r w:rsidR="00E15608" w:rsidRPr="00C52832">
        <w:rPr>
          <w:rFonts w:cstheme="minorHAnsi"/>
          <w:i/>
          <w:lang w:val="en-GB"/>
          <w:rPrChange w:id="225" w:author="Nabera  Abhinandan" w:date="2023-03-08T18:41:00Z">
            <w:rPr>
              <w:rFonts w:cstheme="minorHAnsi"/>
              <w:i/>
              <w:lang w:val="en-US"/>
            </w:rPr>
          </w:rPrChange>
        </w:rPr>
        <w:t>via</w:t>
      </w:r>
      <w:r w:rsidR="00E15608" w:rsidRPr="00C52832">
        <w:rPr>
          <w:rFonts w:cstheme="minorHAnsi"/>
          <w:lang w:val="en-GB"/>
          <w:rPrChange w:id="226" w:author="Nabera  Abhinandan" w:date="2023-03-08T18:41:00Z">
            <w:rPr>
              <w:rFonts w:cstheme="minorHAnsi"/>
              <w:lang w:val="en-US"/>
            </w:rPr>
          </w:rPrChange>
        </w:rPr>
        <w:t xml:space="preserve"> the energy-intensive Haber-Bosch process at high pressure and temperature (&gt;200 bar and &gt;400 °C)</w:t>
      </w:r>
      <w:r w:rsidR="00E15608" w:rsidRPr="00C52832">
        <w:rPr>
          <w:rFonts w:cstheme="minorHAnsi"/>
          <w:lang w:val="en-GB"/>
          <w:rPrChange w:id="227" w:author="Nabera  Abhinandan" w:date="2023-03-08T18:41:00Z">
            <w:rPr>
              <w:rFonts w:cstheme="minorHAnsi"/>
            </w:rPr>
          </w:rPrChange>
        </w:rPr>
        <w:fldChar w:fldCharType="begin"/>
      </w:r>
      <w:r w:rsidR="00373CEC" w:rsidRPr="00C52832">
        <w:rPr>
          <w:rFonts w:cstheme="minorHAnsi"/>
          <w:lang w:val="en-GB"/>
          <w:rPrChange w:id="228" w:author="Nabera  Abhinandan" w:date="2023-03-08T18:41:00Z">
            <w:rPr>
              <w:rFonts w:cstheme="minorHAnsi"/>
              <w:lang w:val="en-US"/>
            </w:rPr>
          </w:rPrChange>
        </w:rPr>
        <w:instrText xml:space="preserve"> ADDIN ZOTERO_ITEM CSL_CITATION {"citationID":"S0Zv0Qse","properties":{"formattedCitation":"\\super 7\\nosupersub{}","plainCitation":"7","noteIndex":0},"citationItems":[{"id":26687,"uris":["http://zotero.org/users/9157291/items/A2US8TDS"],"itemData":{"id":26687,"type":"article-journal","abstract":"Due to its essential use as a fertilizer, ammonia synthesis from nitrogen and hydrogen is considered to be one of the most important chemical processes of the last 100 years. Since then, an enormous amount of work has been undertaken to investigate and develop effective catalysts for this process. Although the catalytic synthesis of ammonia has been extensively studied in the last century, many new catalysts are still currently being developed to reduce the operating temperature and pressure of the process and to improve the conversion of reactants to ammonia. New catalysts for the Haber–Bosch process are the key to achieving green ammonia production in the foreseeable future. Herein, the history of ammonia synthesis catalyst development is briefly described as well as recent progress in catalyst development with the aim of building an overview of the current state of ammonia synthesis catalysts for the Haber–Bosch process. The new emerging ammonia synthesis catalysts, including electride, hydride, amide, perovskite oxide hydride/oxynitride hydride, nitride, and oxide promoted metals such as Fe, Co, and Ni, are promising alternatives to the conventional fused-Fe and promoted-Ru catalysts for existing ammonia synthesis plants and future distributed green ammonia synthesis based on the Haber–Bosch process.","container-title":"Advanced Energy and Sustainability Research","DOI":"10.1002/aesr.202000043","ISSN":"2699-9412","issue":"1","language":"en","note":"_eprint: https://onlinelibrary.wiley.com/doi/pdf/10.1002/aesr.202000043","page":"2000043","source":"Wiley Online Library","title":"Development and Recent Progress on Ammonia Synthesis Catalysts for Haber–Bosch Process","volume":"2","author":[{"family":"Humphreys","given":"John"},{"family":"Lan","given":"Rong"},{"family":"Tao","given":"Shanwen"}],"issued":{"date-parts":[["2021"]]}}}],"schema":"https://github.com/citation-style-language/schema/raw/master/csl-citation.json"} </w:instrText>
      </w:r>
      <w:r w:rsidR="00E15608" w:rsidRPr="00C52832">
        <w:rPr>
          <w:rFonts w:cstheme="minorHAnsi"/>
          <w:lang w:val="en-GB"/>
          <w:rPrChange w:id="229" w:author="Nabera  Abhinandan" w:date="2023-03-08T18:41:00Z">
            <w:rPr>
              <w:rFonts w:cstheme="minorHAnsi"/>
            </w:rPr>
          </w:rPrChange>
        </w:rPr>
        <w:fldChar w:fldCharType="separate"/>
      </w:r>
      <w:r w:rsidR="00E15608" w:rsidRPr="00C52832">
        <w:rPr>
          <w:rFonts w:ascii="Calibri" w:hAnsi="Calibri" w:cs="Calibri"/>
          <w:szCs w:val="24"/>
          <w:vertAlign w:val="superscript"/>
          <w:lang w:val="en-GB"/>
          <w:rPrChange w:id="230" w:author="Nabera  Abhinandan" w:date="2023-03-08T18:41:00Z">
            <w:rPr>
              <w:rFonts w:ascii="Calibri" w:hAnsi="Calibri" w:cs="Calibri"/>
              <w:szCs w:val="24"/>
              <w:vertAlign w:val="superscript"/>
              <w:lang w:val="en-US"/>
            </w:rPr>
          </w:rPrChange>
        </w:rPr>
        <w:t>7</w:t>
      </w:r>
      <w:r w:rsidR="00E15608" w:rsidRPr="00C52832">
        <w:rPr>
          <w:rFonts w:cstheme="minorHAnsi"/>
          <w:lang w:val="en-GB"/>
          <w:rPrChange w:id="231" w:author="Nabera  Abhinandan" w:date="2023-03-08T18:41:00Z">
            <w:rPr>
              <w:rFonts w:cstheme="minorHAnsi"/>
            </w:rPr>
          </w:rPrChange>
        </w:rPr>
        <w:fldChar w:fldCharType="end"/>
      </w:r>
      <w:r w:rsidR="00E15608" w:rsidRPr="00C52832">
        <w:rPr>
          <w:rFonts w:cstheme="minorHAnsi"/>
          <w:lang w:val="en-GB"/>
          <w:rPrChange w:id="232" w:author="Nabera  Abhinandan" w:date="2023-03-08T18:41:00Z">
            <w:rPr>
              <w:rFonts w:cstheme="minorHAnsi"/>
              <w:lang w:val="en-US"/>
            </w:rPr>
          </w:rPrChange>
        </w:rPr>
        <w:t xml:space="preserve">. </w:t>
      </w:r>
      <w:del w:id="233" w:author="Nabera  Abhinandan" w:date="2023-03-02T20:06:00Z">
        <w:r w:rsidR="00E15608" w:rsidRPr="00C52832" w:rsidDel="00432B03">
          <w:rPr>
            <w:rFonts w:cstheme="minorHAnsi"/>
            <w:lang w:val="en-GB"/>
            <w:rPrChange w:id="234" w:author="Nabera  Abhinandan" w:date="2023-03-08T18:41:00Z">
              <w:rPr>
                <w:rFonts w:cstheme="minorHAnsi"/>
                <w:lang w:val="en-US"/>
              </w:rPr>
            </w:rPrChange>
          </w:rPr>
          <w:delText>In fact, a</w:delText>
        </w:r>
      </w:del>
      <w:ins w:id="235" w:author="Nabera  Abhinandan" w:date="2023-03-02T20:06:00Z">
        <w:r w:rsidR="00432B03" w:rsidRPr="00D24C8D">
          <w:rPr>
            <w:rFonts w:cstheme="minorHAnsi"/>
            <w:lang w:val="en-GB"/>
          </w:rPr>
          <w:t>A</w:t>
        </w:r>
      </w:ins>
      <w:r w:rsidR="00E15608" w:rsidRPr="00C52832">
        <w:rPr>
          <w:rFonts w:cstheme="minorHAnsi"/>
          <w:lang w:val="en-GB"/>
          <w:rPrChange w:id="236" w:author="Nabera  Abhinandan" w:date="2023-03-08T18:41:00Z">
            <w:rPr>
              <w:rFonts w:cstheme="minorHAnsi"/>
              <w:lang w:val="en-US"/>
            </w:rPr>
          </w:rPrChange>
        </w:rPr>
        <w:t xml:space="preserve">bout 70% of </w:t>
      </w:r>
      <w:ins w:id="237" w:author="Pérez-Ramirez  Javier" w:date="2023-03-01T14:59:00Z">
        <w:r w:rsidR="00F11D0A" w:rsidRPr="00C52832">
          <w:rPr>
            <w:rFonts w:cstheme="minorHAnsi"/>
            <w:lang w:val="en-GB"/>
            <w:rPrChange w:id="238" w:author="Nabera  Abhinandan" w:date="2023-03-08T18:41:00Z">
              <w:rPr>
                <w:rFonts w:cstheme="minorHAnsi"/>
                <w:lang w:val="en-US"/>
              </w:rPr>
            </w:rPrChange>
          </w:rPr>
          <w:t xml:space="preserve">the </w:t>
        </w:r>
      </w:ins>
      <w:r w:rsidR="00E15608" w:rsidRPr="00C52832">
        <w:rPr>
          <w:rFonts w:cstheme="minorHAnsi"/>
          <w:lang w:val="en-GB"/>
          <w:rPrChange w:id="239" w:author="Nabera  Abhinandan" w:date="2023-03-08T18:41:00Z">
            <w:rPr>
              <w:rFonts w:cstheme="minorHAnsi"/>
              <w:lang w:val="en-US"/>
            </w:rPr>
          </w:rPrChange>
        </w:rPr>
        <w:t>global ammonia production uses natural gas</w:t>
      </w:r>
      <w:del w:id="240" w:author="Nabera  Abhinandan" w:date="2023-03-07T20:59:00Z">
        <w:r w:rsidR="00E15608" w:rsidRPr="00C52832" w:rsidDel="00135E06">
          <w:rPr>
            <w:rFonts w:cstheme="minorHAnsi"/>
            <w:lang w:val="en-GB"/>
            <w:rPrChange w:id="241" w:author="Nabera  Abhinandan" w:date="2023-03-08T18:41:00Z">
              <w:rPr>
                <w:rFonts w:cstheme="minorHAnsi"/>
                <w:lang w:val="en-US"/>
              </w:rPr>
            </w:rPrChange>
          </w:rPr>
          <w:delText xml:space="preserve"> as feedstock and energy source</w:delText>
        </w:r>
      </w:del>
      <w:r w:rsidR="00E15608" w:rsidRPr="00C52832">
        <w:rPr>
          <w:rFonts w:cstheme="minorHAnsi"/>
          <w:lang w:val="en-GB"/>
          <w:rPrChange w:id="242" w:author="Nabera  Abhinandan" w:date="2023-03-08T18:41:00Z">
            <w:rPr>
              <w:rFonts w:cstheme="minorHAnsi"/>
              <w:lang w:val="en-US"/>
            </w:rPr>
          </w:rPrChange>
        </w:rPr>
        <w:t>, absorbing about 20% of the industrial</w:t>
      </w:r>
      <w:ins w:id="243" w:author="Nabera  Abhinandan" w:date="2023-03-07T20:59:00Z">
        <w:r w:rsidR="009F182F" w:rsidRPr="00D24C8D">
          <w:rPr>
            <w:rFonts w:cstheme="minorHAnsi"/>
            <w:lang w:val="en-GB"/>
          </w:rPr>
          <w:t xml:space="preserve"> </w:t>
        </w:r>
      </w:ins>
      <w:del w:id="244" w:author="Nabera  Abhinandan" w:date="2023-03-07T20:59:00Z">
        <w:r w:rsidR="00E15608" w:rsidRPr="00C52832" w:rsidDel="009F182F">
          <w:rPr>
            <w:rFonts w:cstheme="minorHAnsi"/>
            <w:lang w:val="en-GB"/>
            <w:rPrChange w:id="245" w:author="Nabera  Abhinandan" w:date="2023-03-08T18:41:00Z">
              <w:rPr>
                <w:rFonts w:cstheme="minorHAnsi"/>
                <w:lang w:val="en-US"/>
              </w:rPr>
            </w:rPrChange>
          </w:rPr>
          <w:delText xml:space="preserve"> natural gas </w:delText>
        </w:r>
      </w:del>
      <w:r w:rsidR="00E15608" w:rsidRPr="00C52832">
        <w:rPr>
          <w:rFonts w:cstheme="minorHAnsi"/>
          <w:lang w:val="en-GB"/>
          <w:rPrChange w:id="246" w:author="Nabera  Abhinandan" w:date="2023-03-08T18:41:00Z">
            <w:rPr>
              <w:rFonts w:cstheme="minorHAnsi"/>
              <w:lang w:val="en-US"/>
            </w:rPr>
          </w:rPrChange>
        </w:rPr>
        <w:t xml:space="preserve">demand and releasing </w:t>
      </w:r>
      <w:r w:rsidR="00E15608" w:rsidRPr="00C52832">
        <w:rPr>
          <w:rFonts w:cstheme="minorHAnsi"/>
          <w:i/>
          <w:lang w:val="en-GB"/>
          <w:rPrChange w:id="247" w:author="Nabera  Abhinandan" w:date="2023-03-08T18:41:00Z">
            <w:rPr>
              <w:rFonts w:cstheme="minorHAnsi"/>
              <w:i/>
              <w:lang w:val="en-US"/>
            </w:rPr>
          </w:rPrChange>
        </w:rPr>
        <w:t xml:space="preserve">ca. </w:t>
      </w:r>
      <w:r w:rsidR="008C6FD3" w:rsidRPr="00C52832">
        <w:rPr>
          <w:rFonts w:cstheme="minorHAnsi"/>
          <w:lang w:val="en-GB"/>
          <w:rPrChange w:id="248" w:author="Nabera  Abhinandan" w:date="2023-03-08T18:41:00Z">
            <w:rPr>
              <w:rFonts w:cstheme="minorHAnsi"/>
              <w:lang w:val="en-US"/>
            </w:rPr>
          </w:rPrChange>
        </w:rPr>
        <w:t>0.5</w:t>
      </w:r>
      <w:r w:rsidR="00E15608" w:rsidRPr="00C52832">
        <w:rPr>
          <w:rFonts w:cstheme="minorHAnsi"/>
          <w:lang w:val="en-GB"/>
          <w:rPrChange w:id="249" w:author="Nabera  Abhinandan" w:date="2023-03-08T18:41:00Z">
            <w:rPr>
              <w:rFonts w:cstheme="minorHAnsi"/>
              <w:lang w:val="en-US"/>
            </w:rPr>
          </w:rPrChange>
        </w:rPr>
        <w:t> </w:t>
      </w:r>
      <w:r w:rsidR="003B742D" w:rsidRPr="00C52832">
        <w:rPr>
          <w:rFonts w:cstheme="minorHAnsi"/>
          <w:lang w:val="en-GB"/>
          <w:rPrChange w:id="250" w:author="Nabera  Abhinandan" w:date="2023-03-08T18:41:00Z">
            <w:rPr>
              <w:rFonts w:cstheme="minorHAnsi"/>
              <w:lang w:val="en-US"/>
            </w:rPr>
          </w:rPrChange>
        </w:rPr>
        <w:t>G</w:t>
      </w:r>
      <w:r w:rsidR="00E15608" w:rsidRPr="00C52832">
        <w:rPr>
          <w:rFonts w:cstheme="minorHAnsi"/>
          <w:lang w:val="en-GB"/>
          <w:rPrChange w:id="251" w:author="Nabera  Abhinandan" w:date="2023-03-08T18:41:00Z">
            <w:rPr>
              <w:rFonts w:cstheme="minorHAnsi"/>
              <w:lang w:val="en-US"/>
            </w:rPr>
          </w:rPrChange>
        </w:rPr>
        <w:t>t CO</w:t>
      </w:r>
      <w:r w:rsidR="00E15608" w:rsidRPr="00C52832">
        <w:rPr>
          <w:rFonts w:cstheme="minorHAnsi"/>
          <w:vertAlign w:val="subscript"/>
          <w:lang w:val="en-GB"/>
          <w:rPrChange w:id="252" w:author="Nabera  Abhinandan" w:date="2023-03-08T18:41:00Z">
            <w:rPr>
              <w:rFonts w:cstheme="minorHAnsi"/>
              <w:vertAlign w:val="subscript"/>
              <w:lang w:val="en-US"/>
            </w:rPr>
          </w:rPrChange>
        </w:rPr>
        <w:t>2</w:t>
      </w:r>
      <w:r w:rsidR="00E15608" w:rsidRPr="00C52832">
        <w:rPr>
          <w:rFonts w:cstheme="minorHAnsi"/>
          <w:lang w:val="en-GB"/>
          <w:rPrChange w:id="253" w:author="Nabera  Abhinandan" w:date="2023-03-08T18:41:00Z">
            <w:rPr>
              <w:rFonts w:cstheme="minorHAnsi"/>
              <w:lang w:val="en-US"/>
            </w:rPr>
          </w:rPrChange>
        </w:rPr>
        <w:noBreakHyphen/>
        <w:t>eq yr</w:t>
      </w:r>
      <w:r w:rsidR="00E15608" w:rsidRPr="00C52832">
        <w:rPr>
          <w:vertAlign w:val="superscript"/>
          <w:lang w:val="en-GB"/>
          <w:rPrChange w:id="254" w:author="Nabera  Abhinandan" w:date="2023-03-08T18:41:00Z">
            <w:rPr>
              <w:vertAlign w:val="superscript"/>
              <w:lang w:val="en-US"/>
            </w:rPr>
          </w:rPrChange>
        </w:rPr>
        <w:t>−1</w:t>
      </w:r>
      <w:r w:rsidR="00E15608" w:rsidRPr="00C52832">
        <w:rPr>
          <w:lang w:val="en-GB"/>
          <w:rPrChange w:id="255" w:author="Nabera  Abhinandan" w:date="2023-03-08T18:41:00Z">
            <w:rPr>
              <w:lang w:val="en-US"/>
            </w:rPr>
          </w:rPrChange>
        </w:rPr>
        <w:t xml:space="preserve"> over the life cycle</w:t>
      </w:r>
      <w:r w:rsidR="00632D88" w:rsidRPr="00C52832">
        <w:rPr>
          <w:lang w:val="en-GB"/>
          <w:rPrChange w:id="256" w:author="Nabera  Abhinandan" w:date="2023-03-08T18:41:00Z">
            <w:rPr>
              <w:lang w:val="en-US"/>
            </w:rPr>
          </w:rPrChange>
        </w:rPr>
        <w:t xml:space="preserve"> (</w:t>
      </w:r>
      <w:del w:id="257" w:author="Nabera  Abhinandan" w:date="2023-03-07T20:59:00Z">
        <w:r w:rsidR="00632D88" w:rsidRPr="00C52832" w:rsidDel="00572C57">
          <w:rPr>
            <w:lang w:val="en-GB"/>
            <w:rPrChange w:id="258" w:author="Nabera  Abhinandan" w:date="2023-03-08T18:41:00Z">
              <w:rPr>
                <w:lang w:val="en-US"/>
              </w:rPr>
            </w:rPrChange>
          </w:rPr>
          <w:delText xml:space="preserve">equivalent to </w:delText>
        </w:r>
      </w:del>
      <w:r w:rsidR="00632D88" w:rsidRPr="00C52832">
        <w:rPr>
          <w:lang w:val="en-GB"/>
          <w:rPrChange w:id="259" w:author="Nabera  Abhinandan" w:date="2023-03-08T18:41:00Z">
            <w:rPr>
              <w:lang w:val="en-US"/>
            </w:rPr>
          </w:rPrChange>
        </w:rPr>
        <w:t>9.3% of the chemical sector’s emissions)</w:t>
      </w:r>
      <w:r w:rsidR="00E15608" w:rsidRPr="00C52832">
        <w:rPr>
          <w:rFonts w:cstheme="minorHAnsi"/>
          <w:lang w:val="en-GB"/>
          <w:rPrChange w:id="260" w:author="Nabera  Abhinandan" w:date="2023-03-08T18:41:00Z">
            <w:rPr>
              <w:rFonts w:cstheme="minorHAnsi"/>
            </w:rPr>
          </w:rPrChange>
        </w:rPr>
        <w:fldChar w:fldCharType="begin"/>
      </w:r>
      <w:r w:rsidR="00373CEC" w:rsidRPr="00C52832">
        <w:rPr>
          <w:rFonts w:cstheme="minorHAnsi"/>
          <w:lang w:val="en-GB"/>
          <w:rPrChange w:id="261" w:author="Nabera  Abhinandan" w:date="2023-03-08T18:41:00Z">
            <w:rPr>
              <w:rFonts w:cstheme="minorHAnsi"/>
              <w:lang w:val="en-US"/>
            </w:rPr>
          </w:rPrChange>
        </w:rPr>
        <w:instrText xml:space="preserve"> ADDIN ZOTERO_ITEM CSL_CITATION {"citationID":"V02EbNMd","properties":{"formattedCitation":"\\super 8\\nosupersub{}","plainCitation":"8","noteIndex":0},"citationItems":[{"id":21575,"uris":["http://zotero.org/users/9157291/items/U2JU5DYJ"],"itemData":{"id":21575,"type":"report","language":"en","note":"DOI: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sidR="00E15608" w:rsidRPr="00C52832">
        <w:rPr>
          <w:rFonts w:cstheme="minorHAnsi"/>
          <w:lang w:val="en-GB"/>
          <w:rPrChange w:id="262" w:author="Nabera  Abhinandan" w:date="2023-03-08T18:41:00Z">
            <w:rPr>
              <w:rFonts w:cstheme="minorHAnsi"/>
            </w:rPr>
          </w:rPrChange>
        </w:rPr>
        <w:fldChar w:fldCharType="separate"/>
      </w:r>
      <w:r w:rsidR="00E15608" w:rsidRPr="00C52832">
        <w:rPr>
          <w:rFonts w:ascii="Calibri" w:hAnsi="Calibri" w:cs="Calibri"/>
          <w:szCs w:val="24"/>
          <w:vertAlign w:val="superscript"/>
          <w:lang w:val="en-GB"/>
          <w:rPrChange w:id="263" w:author="Nabera  Abhinandan" w:date="2023-03-08T18:41:00Z">
            <w:rPr>
              <w:rFonts w:ascii="Calibri" w:hAnsi="Calibri" w:cs="Calibri"/>
              <w:szCs w:val="24"/>
              <w:vertAlign w:val="superscript"/>
              <w:lang w:val="en-US"/>
            </w:rPr>
          </w:rPrChange>
        </w:rPr>
        <w:t>8</w:t>
      </w:r>
      <w:r w:rsidR="00E15608" w:rsidRPr="00C52832">
        <w:rPr>
          <w:rFonts w:cstheme="minorHAnsi"/>
          <w:lang w:val="en-GB"/>
          <w:rPrChange w:id="264" w:author="Nabera  Abhinandan" w:date="2023-03-08T18:41:00Z">
            <w:rPr>
              <w:rFonts w:cstheme="minorHAnsi"/>
            </w:rPr>
          </w:rPrChange>
        </w:rPr>
        <w:fldChar w:fldCharType="end"/>
      </w:r>
      <w:r w:rsidR="00E15608" w:rsidRPr="00C52832">
        <w:rPr>
          <w:lang w:val="en-GB"/>
          <w:rPrChange w:id="265" w:author="Nabera  Abhinandan" w:date="2023-03-08T18:41:00Z">
            <w:rPr>
              <w:lang w:val="en-US"/>
            </w:rPr>
          </w:rPrChange>
        </w:rPr>
        <w:t>.</w:t>
      </w:r>
      <w:r w:rsidR="00E15608" w:rsidRPr="00C52832">
        <w:rPr>
          <w:rFonts w:cstheme="minorHAnsi"/>
          <w:lang w:val="en-GB"/>
          <w:rPrChange w:id="266" w:author="Nabera  Abhinandan" w:date="2023-03-08T18:41:00Z">
            <w:rPr>
              <w:rFonts w:cstheme="minorHAnsi"/>
              <w:lang w:val="en-US"/>
            </w:rPr>
          </w:rPrChange>
        </w:rPr>
        <w:t xml:space="preserve"> </w:t>
      </w:r>
      <w:del w:id="267" w:author="Nabera  Abhinandan" w:date="2023-03-02T20:09:00Z">
        <w:r w:rsidR="00E15608" w:rsidRPr="00C52832" w:rsidDel="009207A1">
          <w:rPr>
            <w:rFonts w:cstheme="minorHAnsi"/>
            <w:lang w:val="en-GB"/>
            <w:rPrChange w:id="268" w:author="Nabera  Abhinandan" w:date="2023-03-08T18:41:00Z">
              <w:rPr>
                <w:rFonts w:cstheme="minorHAnsi"/>
                <w:lang w:val="en-US"/>
              </w:rPr>
            </w:rPrChange>
          </w:rPr>
          <w:delText xml:space="preserve">The </w:delText>
        </w:r>
      </w:del>
      <w:ins w:id="269" w:author="Nabera  Abhinandan" w:date="2023-03-02T20:12:00Z">
        <w:r w:rsidR="00695622" w:rsidRPr="00D24C8D">
          <w:rPr>
            <w:rFonts w:cstheme="minorHAnsi"/>
            <w:lang w:val="en-GB"/>
          </w:rPr>
          <w:t xml:space="preserve">The </w:t>
        </w:r>
      </w:ins>
      <w:r w:rsidR="00E15608" w:rsidRPr="00C52832">
        <w:rPr>
          <w:rFonts w:cstheme="minorHAnsi"/>
          <w:lang w:val="en-GB"/>
          <w:rPrChange w:id="270" w:author="Nabera  Abhinandan" w:date="2023-03-08T18:41:00Z">
            <w:rPr>
              <w:rFonts w:cstheme="minorHAnsi"/>
              <w:lang w:val="en-US"/>
            </w:rPr>
          </w:rPrChange>
        </w:rPr>
        <w:t xml:space="preserve">standard process for methanol production requires hydrogenation of CO </w:t>
      </w:r>
      <w:commentRangeStart w:id="271"/>
      <w:del w:id="272" w:author="Nabera  Abhinandan" w:date="2023-03-02T20:11:00Z">
        <w:r w:rsidR="00E15608" w:rsidRPr="00C52832" w:rsidDel="009D1187">
          <w:rPr>
            <w:rFonts w:cstheme="minorHAnsi"/>
            <w:lang w:val="en-GB"/>
            <w:rPrChange w:id="273" w:author="Nabera  Abhinandan" w:date="2023-03-08T18:41:00Z">
              <w:rPr>
                <w:rFonts w:cstheme="minorHAnsi"/>
                <w:lang w:val="en-US"/>
              </w:rPr>
            </w:rPrChange>
          </w:rPr>
          <w:delText>and CO</w:delText>
        </w:r>
        <w:r w:rsidR="00E15608" w:rsidRPr="00C52832" w:rsidDel="009D1187">
          <w:rPr>
            <w:rFonts w:cstheme="minorHAnsi"/>
            <w:vertAlign w:val="subscript"/>
            <w:lang w:val="en-GB"/>
            <w:rPrChange w:id="274" w:author="Nabera  Abhinandan" w:date="2023-03-08T18:41:00Z">
              <w:rPr>
                <w:rFonts w:cstheme="minorHAnsi"/>
                <w:vertAlign w:val="subscript"/>
                <w:lang w:val="en-US"/>
              </w:rPr>
            </w:rPrChange>
          </w:rPr>
          <w:delText>2</w:delText>
        </w:r>
        <w:commentRangeEnd w:id="271"/>
        <w:r w:rsidR="00F11D0A" w:rsidRPr="00D24C8D" w:rsidDel="009D1187">
          <w:rPr>
            <w:rStyle w:val="CommentReference"/>
            <w:lang w:val="en-GB"/>
          </w:rPr>
          <w:commentReference w:id="271"/>
        </w:r>
        <w:r w:rsidR="00E15608" w:rsidRPr="00C52832" w:rsidDel="009D1187">
          <w:rPr>
            <w:rFonts w:cstheme="minorHAnsi"/>
            <w:lang w:val="en-GB"/>
            <w:rPrChange w:id="275" w:author="Nabera  Abhinandan" w:date="2023-03-08T18:41:00Z">
              <w:rPr>
                <w:rFonts w:cstheme="minorHAnsi"/>
                <w:lang w:val="en-US"/>
              </w:rPr>
            </w:rPrChange>
          </w:rPr>
          <w:delText xml:space="preserve"> </w:delText>
        </w:r>
      </w:del>
      <w:r w:rsidR="00E15608" w:rsidRPr="00C52832">
        <w:rPr>
          <w:rFonts w:cstheme="minorHAnsi"/>
          <w:lang w:val="en-GB"/>
          <w:rPrChange w:id="276" w:author="Nabera  Abhinandan" w:date="2023-03-08T18:41:00Z">
            <w:rPr>
              <w:rFonts w:cstheme="minorHAnsi"/>
              <w:lang w:val="en-US"/>
            </w:rPr>
          </w:rPrChange>
        </w:rPr>
        <w:t>at high pressure and relatively mild temperature (&gt;35 bar and &gt;200 °C) over a Cu-Zn-Al catalyst</w:t>
      </w:r>
      <w:r w:rsidR="00E15608" w:rsidRPr="00C52832">
        <w:rPr>
          <w:rFonts w:cstheme="minorHAnsi"/>
          <w:lang w:val="en-GB"/>
          <w:rPrChange w:id="277" w:author="Nabera  Abhinandan" w:date="2023-03-08T18:41:00Z">
            <w:rPr>
              <w:rFonts w:cstheme="minorHAnsi"/>
              <w:lang w:val="en-US"/>
            </w:rPr>
          </w:rPrChange>
        </w:rPr>
        <w:fldChar w:fldCharType="begin"/>
      </w:r>
      <w:r w:rsidR="00373CEC" w:rsidRPr="00C52832">
        <w:rPr>
          <w:rFonts w:cstheme="minorHAnsi"/>
          <w:lang w:val="en-GB"/>
          <w:rPrChange w:id="278" w:author="Nabera  Abhinandan" w:date="2023-03-08T18:41:00Z">
            <w:rPr>
              <w:rFonts w:cstheme="minorHAnsi"/>
              <w:lang w:val="en-US"/>
            </w:rPr>
          </w:rPrChange>
        </w:rPr>
        <w:instrText xml:space="preserve"> ADDIN ZOTERO_ITEM CSL_CITATION {"citationID":"yD0gL3Xb","properties":{"formattedCitation":"\\super 9\\nosupersub{}","plainCitation":"9","noteIndex":0},"citationItems":[{"id":26686,"uris":["http://zotero.org/users/9157291/items/DPZPTWUU"],"itemData":{"id":26686,"type":"article-journal","abstract":"CO hydrogenation, CO2 hydrogenation, and water–gas shift (WGS) reactions have been simultaneously investigated over industry-like catalysts based on Cu–ZnO–Al2O3, under methanol synthesis conditions (513 K, 5.0 MPa). For this, a novel methodology has been applied: the concentration of carbon dioxide in the syngas feed was consecutively increased (R = CO2:(CO + CO2) = 0–100) resulting in a volcano-type plot of the rate of methanol formation and forming a hysteresis loop when decreasing the CO2 concentration again. H2O co-feeding experiments revealed that the enhancement of activity can be correlated with the WGS activity linking both hydrogenation paths of CO and CO2. On the other hand, excessive amounts of surface hydroxyls seem to inhibit methanol production, explaining the drop in activity at high CO2 concentrations. An investigation of the catalytic performance was accompanied by an extensive characterisation of the fresh and used catalytic materials by X-ray diffraction, temperature-programmed reduction by H2, N2O pulse chemisorption, X-ray photoelectron spectroscopy, and Auger electron spectroscopy. It was shown that the copper surface area affects the CO2 hydrogenation; however, this parameter is unambiguously not the key descriptor for CO2-promoted methanol synthesis, which is a consequence of the synergistic interaction of zinc oxide and copper. This structural feature is further promoted by Al2O3 through stabilisation of the surface. The position of the activity maximum is determined by the surface ratio Cu : Zn. The hysteresis behaviour is a result of the continuous decrease of Cu dispersion and the fixation of copper species in its monovalent oxidation state, both detrimental for CO2 hydrogenation. CO hydrogenation is strongly affected by the Cu : Zn bulk ratio and thus the reducibility of the catalyst. These facts could be substantiated by the use of impregnated model catalysts.","container-title":"Catalysis Science &amp; Technology","DOI":"10.1039/C3CY00573A","ISSN":"2044-4761","issue":"12","journalAbbreviation":"Catal. Sci. Technol.","language":"en","note":"publisher: The Royal Society of Chemistry","page":"3343-3352","source":"pubs.rsc.org","title":"New and revisited insights into the promotion of methanol synthesis catalysts by CO2","volume":"3","author":[{"family":"Martin","given":"Oliver"},{"family":"Pérez-Ramírez","given":"Javier"}],"issued":{"date-parts":[["2013",11,12]]}}}],"schema":"https://github.com/citation-style-language/schema/raw/master/csl-citation.json"} </w:instrText>
      </w:r>
      <w:r w:rsidR="00E15608" w:rsidRPr="00C52832">
        <w:rPr>
          <w:rFonts w:cstheme="minorHAnsi"/>
          <w:lang w:val="en-GB"/>
          <w:rPrChange w:id="279" w:author="Nabera  Abhinandan" w:date="2023-03-08T18:41:00Z">
            <w:rPr>
              <w:rFonts w:cstheme="minorHAnsi"/>
              <w:lang w:val="en-US"/>
            </w:rPr>
          </w:rPrChange>
        </w:rPr>
        <w:fldChar w:fldCharType="separate"/>
      </w:r>
      <w:r w:rsidR="00E15608" w:rsidRPr="00C52832">
        <w:rPr>
          <w:rFonts w:ascii="Calibri" w:hAnsi="Calibri" w:cs="Calibri"/>
          <w:szCs w:val="24"/>
          <w:vertAlign w:val="superscript"/>
          <w:lang w:val="en-GB"/>
          <w:rPrChange w:id="280" w:author="Nabera  Abhinandan" w:date="2023-03-08T18:41:00Z">
            <w:rPr>
              <w:rFonts w:ascii="Calibri" w:hAnsi="Calibri" w:cs="Calibri"/>
              <w:szCs w:val="24"/>
              <w:vertAlign w:val="superscript"/>
              <w:lang w:val="en-US"/>
            </w:rPr>
          </w:rPrChange>
        </w:rPr>
        <w:t>9</w:t>
      </w:r>
      <w:r w:rsidR="00E15608" w:rsidRPr="00C52832">
        <w:rPr>
          <w:rFonts w:cstheme="minorHAnsi"/>
          <w:lang w:val="en-GB"/>
          <w:rPrChange w:id="281" w:author="Nabera  Abhinandan" w:date="2023-03-08T18:41:00Z">
            <w:rPr>
              <w:rFonts w:cstheme="minorHAnsi"/>
              <w:lang w:val="en-US"/>
            </w:rPr>
          </w:rPrChange>
        </w:rPr>
        <w:fldChar w:fldCharType="end"/>
      </w:r>
      <w:r w:rsidR="00E15608" w:rsidRPr="00C52832">
        <w:rPr>
          <w:rFonts w:cstheme="minorHAnsi"/>
          <w:lang w:val="en-GB"/>
          <w:rPrChange w:id="282" w:author="Nabera  Abhinandan" w:date="2023-03-08T18:41:00Z">
            <w:rPr>
              <w:rFonts w:cstheme="minorHAnsi"/>
              <w:lang w:val="en-US"/>
            </w:rPr>
          </w:rPrChange>
        </w:rPr>
        <w:t xml:space="preserve">. </w:t>
      </w:r>
      <w:ins w:id="283" w:author="Nabera  Abhinandan" w:date="2023-03-02T20:13:00Z">
        <w:r w:rsidR="00695622" w:rsidRPr="00D24C8D">
          <w:rPr>
            <w:rFonts w:cstheme="minorHAnsi"/>
            <w:lang w:val="en-GB"/>
          </w:rPr>
          <w:t>Like</w:t>
        </w:r>
      </w:ins>
      <w:ins w:id="284" w:author="Nabera  Abhinandan" w:date="2023-03-02T20:12:00Z">
        <w:r w:rsidR="00695622" w:rsidRPr="00547CC2">
          <w:rPr>
            <w:rFonts w:cstheme="minorHAnsi"/>
            <w:lang w:val="en-GB"/>
          </w:rPr>
          <w:t xml:space="preserve"> ammonia, </w:t>
        </w:r>
      </w:ins>
      <w:del w:id="285" w:author="Nabera  Abhinandan" w:date="2023-03-02T20:09:00Z">
        <w:r w:rsidR="00E15608" w:rsidRPr="00C52832" w:rsidDel="009207A1">
          <w:rPr>
            <w:rFonts w:cstheme="minorHAnsi"/>
            <w:lang w:val="en-GB"/>
            <w:rPrChange w:id="286" w:author="Nabera  Abhinandan" w:date="2023-03-08T18:41:00Z">
              <w:rPr>
                <w:rFonts w:cstheme="minorHAnsi"/>
                <w:lang w:val="en-US"/>
              </w:rPr>
            </w:rPrChange>
          </w:rPr>
          <w:delText xml:space="preserve">Similarly to ammonia, </w:delText>
        </w:r>
      </w:del>
      <w:r w:rsidR="00E15608" w:rsidRPr="00C52832">
        <w:rPr>
          <w:rFonts w:cstheme="minorHAnsi"/>
          <w:lang w:val="en-GB"/>
          <w:rPrChange w:id="287" w:author="Nabera  Abhinandan" w:date="2023-03-08T18:41:00Z">
            <w:rPr>
              <w:rFonts w:cstheme="minorHAnsi"/>
              <w:lang w:val="en-US"/>
            </w:rPr>
          </w:rPrChange>
        </w:rPr>
        <w:t>65% of global methanol relies on natural gas</w:t>
      </w:r>
      <w:del w:id="288" w:author="Nabera  Abhinandan" w:date="2023-03-08T11:32:00Z">
        <w:r w:rsidR="00E15608" w:rsidRPr="00C52832" w:rsidDel="00E57962">
          <w:rPr>
            <w:rFonts w:cstheme="minorHAnsi"/>
            <w:lang w:val="en-GB"/>
            <w:rPrChange w:id="289" w:author="Nabera  Abhinandan" w:date="2023-03-08T18:41:00Z">
              <w:rPr>
                <w:rFonts w:cstheme="minorHAnsi"/>
                <w:lang w:val="en-US"/>
              </w:rPr>
            </w:rPrChange>
          </w:rPr>
          <w:delText xml:space="preserve"> as feedstock</w:delText>
        </w:r>
      </w:del>
      <w:r w:rsidR="00E15608" w:rsidRPr="00C52832">
        <w:rPr>
          <w:rFonts w:cstheme="minorHAnsi"/>
          <w:lang w:val="en-GB"/>
          <w:rPrChange w:id="290" w:author="Nabera  Abhinandan" w:date="2023-03-08T18:41:00Z">
            <w:rPr>
              <w:rFonts w:cstheme="minorHAnsi"/>
            </w:rPr>
          </w:rPrChange>
        </w:rPr>
        <w:fldChar w:fldCharType="begin"/>
      </w:r>
      <w:r w:rsidR="00373CEC" w:rsidRPr="00C52832">
        <w:rPr>
          <w:rFonts w:cstheme="minorHAnsi"/>
          <w:lang w:val="en-GB"/>
          <w:rPrChange w:id="291" w:author="Nabera  Abhinandan" w:date="2023-03-08T18:41:00Z">
            <w:rPr>
              <w:rFonts w:cstheme="minorHAnsi"/>
              <w:lang w:val="en-US"/>
            </w:rPr>
          </w:rPrChange>
        </w:rPr>
        <w:instrText xml:space="preserve"> ADDIN ZOTERO_ITEM CSL_CITATION {"citationID":"i1Yu5aBj","properties":{"formattedCitation":"\\super 10\\nosupersub{}","plainCitation":"10","noteIndex":0},"citationItems":[{"id":11346,"uris":["http://zotero.org/users/9157291/items/897KTRXK"],"itemData":{"id":11346,"type":"report","language":"en","page":"124","source":"Zotero","title":"Innovation Outlook: Renewable Methanol","author":[{"family":"IRENA","given":""}],"issued":{"date-parts":[["2021"]]}}}],"schema":"https://github.com/citation-style-language/schema/raw/master/csl-citation.json"} </w:instrText>
      </w:r>
      <w:r w:rsidR="00E15608" w:rsidRPr="00C52832">
        <w:rPr>
          <w:rFonts w:cstheme="minorHAnsi"/>
          <w:lang w:val="en-GB"/>
          <w:rPrChange w:id="292" w:author="Nabera  Abhinandan" w:date="2023-03-08T18:41:00Z">
            <w:rPr>
              <w:rFonts w:cstheme="minorHAnsi"/>
            </w:rPr>
          </w:rPrChange>
        </w:rPr>
        <w:fldChar w:fldCharType="separate"/>
      </w:r>
      <w:r w:rsidR="00E15608" w:rsidRPr="00C52832">
        <w:rPr>
          <w:rFonts w:ascii="Calibri" w:hAnsi="Calibri" w:cs="Calibri"/>
          <w:szCs w:val="24"/>
          <w:vertAlign w:val="superscript"/>
          <w:lang w:val="en-GB"/>
          <w:rPrChange w:id="293" w:author="Nabera  Abhinandan" w:date="2023-03-08T18:41:00Z">
            <w:rPr>
              <w:rFonts w:ascii="Calibri" w:hAnsi="Calibri" w:cs="Calibri"/>
              <w:szCs w:val="24"/>
              <w:vertAlign w:val="superscript"/>
              <w:lang w:val="en-US"/>
            </w:rPr>
          </w:rPrChange>
        </w:rPr>
        <w:t>10</w:t>
      </w:r>
      <w:r w:rsidR="00E15608" w:rsidRPr="00C52832">
        <w:rPr>
          <w:rFonts w:cstheme="minorHAnsi"/>
          <w:lang w:val="en-GB"/>
          <w:rPrChange w:id="294" w:author="Nabera  Abhinandan" w:date="2023-03-08T18:41:00Z">
            <w:rPr>
              <w:rFonts w:cstheme="minorHAnsi"/>
            </w:rPr>
          </w:rPrChange>
        </w:rPr>
        <w:fldChar w:fldCharType="end"/>
      </w:r>
      <w:r w:rsidR="00E15608" w:rsidRPr="00C52832">
        <w:rPr>
          <w:rFonts w:cstheme="minorHAnsi"/>
          <w:lang w:val="en-GB"/>
          <w:rPrChange w:id="295" w:author="Nabera  Abhinandan" w:date="2023-03-08T18:41:00Z">
            <w:rPr>
              <w:rFonts w:cstheme="minorHAnsi"/>
              <w:lang w:val="en-US"/>
            </w:rPr>
          </w:rPrChange>
        </w:rPr>
        <w:t xml:space="preserve">, while </w:t>
      </w:r>
      <w:del w:id="296" w:author="Nabera  Abhinandan" w:date="2023-03-08T11:39:00Z">
        <w:r w:rsidR="00E15608" w:rsidRPr="00C52832" w:rsidDel="00940F00">
          <w:rPr>
            <w:rFonts w:cstheme="minorHAnsi"/>
            <w:lang w:val="en-GB"/>
            <w:rPrChange w:id="297" w:author="Nabera  Abhinandan" w:date="2023-03-08T18:41:00Z">
              <w:rPr>
                <w:rFonts w:cstheme="minorHAnsi"/>
                <w:lang w:val="en-US"/>
              </w:rPr>
            </w:rPrChange>
          </w:rPr>
          <w:delText xml:space="preserve">the </w:delText>
        </w:r>
      </w:del>
      <w:r w:rsidR="00E15608" w:rsidRPr="00C52832">
        <w:rPr>
          <w:rFonts w:cstheme="minorHAnsi"/>
          <w:lang w:val="en-GB"/>
          <w:rPrChange w:id="298" w:author="Nabera  Abhinandan" w:date="2023-03-08T18:41:00Z">
            <w:rPr>
              <w:rFonts w:cstheme="minorHAnsi"/>
              <w:lang w:val="en-US"/>
            </w:rPr>
          </w:rPrChange>
        </w:rPr>
        <w:t xml:space="preserve">life cycle GHG emissions </w:t>
      </w:r>
      <w:del w:id="299" w:author="Nabera  Abhinandan" w:date="2023-03-08T11:39:00Z">
        <w:r w:rsidR="00E15608" w:rsidRPr="00C52832" w:rsidDel="00C80E0D">
          <w:rPr>
            <w:rFonts w:cstheme="minorHAnsi"/>
            <w:lang w:val="en-GB"/>
            <w:rPrChange w:id="300" w:author="Nabera  Abhinandan" w:date="2023-03-08T18:41:00Z">
              <w:rPr>
                <w:rFonts w:cstheme="minorHAnsi"/>
                <w:lang w:val="en-US"/>
              </w:rPr>
            </w:rPrChange>
          </w:rPr>
          <w:delText>from global production</w:delText>
        </w:r>
      </w:del>
      <w:del w:id="301" w:author="Nabera  Abhinandan" w:date="2023-03-02T20:11:00Z">
        <w:r w:rsidR="00E15608" w:rsidRPr="00C52832" w:rsidDel="009D1187">
          <w:rPr>
            <w:rFonts w:cstheme="minorHAnsi"/>
            <w:lang w:val="en-GB"/>
            <w:rPrChange w:id="302" w:author="Nabera  Abhinandan" w:date="2023-03-08T18:41:00Z">
              <w:rPr>
                <w:rFonts w:cstheme="minorHAnsi"/>
              </w:rPr>
            </w:rPrChange>
          </w:rPr>
          <w:fldChar w:fldCharType="begin"/>
        </w:r>
        <w:r w:rsidR="00373CEC" w:rsidRPr="00C52832" w:rsidDel="009D1187">
          <w:rPr>
            <w:rFonts w:cstheme="minorHAnsi"/>
            <w:lang w:val="en-GB"/>
            <w:rPrChange w:id="303" w:author="Nabera  Abhinandan" w:date="2023-03-08T18:41:00Z">
              <w:rPr>
                <w:rFonts w:cstheme="minorHAnsi"/>
                <w:lang w:val="en-US"/>
              </w:rPr>
            </w:rPrChange>
          </w:rPr>
          <w:delInstrText xml:space="preserve"> ADDIN ZOTERO_ITEM CSL_CITATION {"citationID":"EQG4Rf4i","properties":{"formattedCitation":"\\super 10\\nosupersub{}","plainCitation":"10","noteIndex":0},"citationItems":[{"id":11346,"uris":["http://zotero.org/users/9157291/items/897KTRXK"],"itemData":{"id":11346,"type":"report","language":"en","page":"124","source":"Zotero","title":"Innovation Outlook: Renewable Methanol","author":[{"family":"IRENA","given":""}],"issued":{"date-parts":[["2021"]]}}}],"schema":"https://github.com/citation-style-language/schema/raw/master/csl-citation.json"} </w:delInstrText>
        </w:r>
        <w:r w:rsidR="00E15608" w:rsidRPr="00C52832" w:rsidDel="009D1187">
          <w:rPr>
            <w:rFonts w:cstheme="minorHAnsi"/>
            <w:lang w:val="en-GB"/>
            <w:rPrChange w:id="304" w:author="Nabera  Abhinandan" w:date="2023-03-08T18:41:00Z">
              <w:rPr>
                <w:rFonts w:cstheme="minorHAnsi"/>
              </w:rPr>
            </w:rPrChange>
          </w:rPr>
          <w:fldChar w:fldCharType="separate"/>
        </w:r>
        <w:r w:rsidR="00E15608" w:rsidRPr="00C52832" w:rsidDel="009D1187">
          <w:rPr>
            <w:rFonts w:ascii="Calibri" w:hAnsi="Calibri" w:cs="Calibri"/>
            <w:szCs w:val="24"/>
            <w:vertAlign w:val="superscript"/>
            <w:lang w:val="en-GB"/>
            <w:rPrChange w:id="305" w:author="Nabera  Abhinandan" w:date="2023-03-08T18:41:00Z">
              <w:rPr>
                <w:rFonts w:ascii="Calibri" w:hAnsi="Calibri" w:cs="Calibri"/>
                <w:szCs w:val="24"/>
                <w:vertAlign w:val="superscript"/>
                <w:lang w:val="en-US"/>
              </w:rPr>
            </w:rPrChange>
          </w:rPr>
          <w:delText>10</w:delText>
        </w:r>
        <w:r w:rsidR="00E15608" w:rsidRPr="00C52832" w:rsidDel="009D1187">
          <w:rPr>
            <w:rFonts w:cstheme="minorHAnsi"/>
            <w:lang w:val="en-GB"/>
            <w:rPrChange w:id="306" w:author="Nabera  Abhinandan" w:date="2023-03-08T18:41:00Z">
              <w:rPr>
                <w:rFonts w:cstheme="minorHAnsi"/>
              </w:rPr>
            </w:rPrChange>
          </w:rPr>
          <w:fldChar w:fldCharType="end"/>
        </w:r>
      </w:del>
      <w:del w:id="307" w:author="Nabera  Abhinandan" w:date="2023-03-08T11:39:00Z">
        <w:r w:rsidR="00E15608" w:rsidRPr="00C52832" w:rsidDel="00C80E0D">
          <w:rPr>
            <w:rFonts w:cstheme="minorHAnsi"/>
            <w:lang w:val="en-GB"/>
            <w:rPrChange w:id="308" w:author="Nabera  Abhinandan" w:date="2023-03-08T18:41:00Z">
              <w:rPr>
                <w:rFonts w:cstheme="minorHAnsi"/>
                <w:lang w:val="en-US"/>
              </w:rPr>
            </w:rPrChange>
          </w:rPr>
          <w:delText xml:space="preserve"> </w:delText>
        </w:r>
      </w:del>
      <w:r w:rsidR="00E15608" w:rsidRPr="00C52832">
        <w:rPr>
          <w:rFonts w:cstheme="minorHAnsi"/>
          <w:lang w:val="en-GB"/>
          <w:rPrChange w:id="309" w:author="Nabera  Abhinandan" w:date="2023-03-08T18:41:00Z">
            <w:rPr>
              <w:rFonts w:cstheme="minorHAnsi"/>
              <w:lang w:val="en-US"/>
            </w:rPr>
          </w:rPrChange>
        </w:rPr>
        <w:t xml:space="preserve">are around </w:t>
      </w:r>
      <w:r w:rsidR="00303986" w:rsidRPr="00C52832">
        <w:rPr>
          <w:rFonts w:cstheme="minorHAnsi"/>
          <w:lang w:val="en-GB"/>
          <w:rPrChange w:id="310" w:author="Nabera  Abhinandan" w:date="2023-03-08T18:41:00Z">
            <w:rPr>
              <w:rFonts w:cstheme="minorHAnsi"/>
              <w:lang w:val="en-US"/>
            </w:rPr>
          </w:rPrChange>
        </w:rPr>
        <w:t>0.3</w:t>
      </w:r>
      <w:ins w:id="311" w:author="Nabera  Abhinandan" w:date="2023-03-02T20:04:00Z">
        <w:r w:rsidR="001400EA" w:rsidRPr="00D24C8D">
          <w:rPr>
            <w:rFonts w:cstheme="minorHAnsi"/>
            <w:lang w:val="en-GB"/>
          </w:rPr>
          <w:t> </w:t>
        </w:r>
      </w:ins>
      <w:del w:id="312" w:author="Nabera  Abhinandan" w:date="2023-03-02T20:04:00Z">
        <w:r w:rsidR="00E15608" w:rsidRPr="00C52832" w:rsidDel="001400EA">
          <w:rPr>
            <w:rFonts w:cstheme="minorHAnsi"/>
            <w:lang w:val="en-GB"/>
            <w:rPrChange w:id="313" w:author="Nabera  Abhinandan" w:date="2023-03-08T18:41:00Z">
              <w:rPr>
                <w:rFonts w:cstheme="minorHAnsi"/>
                <w:lang w:val="en-US"/>
              </w:rPr>
            </w:rPrChange>
          </w:rPr>
          <w:delText xml:space="preserve"> </w:delText>
        </w:r>
      </w:del>
      <w:r w:rsidR="003B742D" w:rsidRPr="00C52832">
        <w:rPr>
          <w:rFonts w:cstheme="minorHAnsi"/>
          <w:lang w:val="en-GB"/>
          <w:rPrChange w:id="314" w:author="Nabera  Abhinandan" w:date="2023-03-08T18:41:00Z">
            <w:rPr>
              <w:rFonts w:cstheme="minorHAnsi"/>
              <w:lang w:val="en-US"/>
            </w:rPr>
          </w:rPrChange>
        </w:rPr>
        <w:t>G</w:t>
      </w:r>
      <w:r w:rsidR="00E15608" w:rsidRPr="00C52832">
        <w:rPr>
          <w:rFonts w:cstheme="minorHAnsi"/>
          <w:lang w:val="en-GB"/>
          <w:rPrChange w:id="315" w:author="Nabera  Abhinandan" w:date="2023-03-08T18:41:00Z">
            <w:rPr>
              <w:rFonts w:cstheme="minorHAnsi"/>
              <w:lang w:val="en-US"/>
            </w:rPr>
          </w:rPrChange>
        </w:rPr>
        <w:t>t</w:t>
      </w:r>
      <w:ins w:id="316" w:author="Nabera  Abhinandan" w:date="2023-03-02T20:04:00Z">
        <w:r w:rsidR="001400EA" w:rsidRPr="00D24C8D">
          <w:rPr>
            <w:rFonts w:cstheme="minorHAnsi"/>
            <w:lang w:val="en-GB"/>
          </w:rPr>
          <w:t> </w:t>
        </w:r>
      </w:ins>
      <w:del w:id="317" w:author="Nabera  Abhinandan" w:date="2023-03-02T20:04:00Z">
        <w:r w:rsidR="00E15608" w:rsidRPr="00C52832" w:rsidDel="001400EA">
          <w:rPr>
            <w:rFonts w:cstheme="minorHAnsi"/>
            <w:lang w:val="en-GB"/>
            <w:rPrChange w:id="318" w:author="Nabera  Abhinandan" w:date="2023-03-08T18:41:00Z">
              <w:rPr>
                <w:rFonts w:cstheme="minorHAnsi"/>
                <w:lang w:val="en-US"/>
              </w:rPr>
            </w:rPrChange>
          </w:rPr>
          <w:delText xml:space="preserve"> </w:delText>
        </w:r>
      </w:del>
      <w:r w:rsidR="00E15608" w:rsidRPr="00C52832">
        <w:rPr>
          <w:rFonts w:cstheme="minorHAnsi"/>
          <w:lang w:val="en-GB"/>
          <w:rPrChange w:id="319" w:author="Nabera  Abhinandan" w:date="2023-03-08T18:41:00Z">
            <w:rPr>
              <w:rFonts w:cstheme="minorHAnsi"/>
              <w:lang w:val="en-US"/>
            </w:rPr>
          </w:rPrChange>
        </w:rPr>
        <w:t>CO</w:t>
      </w:r>
      <w:r w:rsidR="00E15608" w:rsidRPr="00C52832">
        <w:rPr>
          <w:rFonts w:cstheme="minorHAnsi"/>
          <w:vertAlign w:val="subscript"/>
          <w:lang w:val="en-GB"/>
          <w:rPrChange w:id="320" w:author="Nabera  Abhinandan" w:date="2023-03-08T18:41:00Z">
            <w:rPr>
              <w:rFonts w:cstheme="minorHAnsi"/>
              <w:vertAlign w:val="subscript"/>
              <w:lang w:val="en-US"/>
            </w:rPr>
          </w:rPrChange>
        </w:rPr>
        <w:t>2</w:t>
      </w:r>
      <w:ins w:id="321" w:author="Nabera  Abhinandan" w:date="2023-03-02T20:04:00Z">
        <w:r w:rsidR="001400EA" w:rsidRPr="00D24C8D">
          <w:rPr>
            <w:rFonts w:cstheme="minorHAnsi"/>
            <w:lang w:val="en-GB"/>
          </w:rPr>
          <w:noBreakHyphen/>
        </w:r>
      </w:ins>
      <w:del w:id="322" w:author="Nabera  Abhinandan" w:date="2023-03-02T20:04:00Z">
        <w:r w:rsidR="00E15608" w:rsidRPr="00C52832" w:rsidDel="001400EA">
          <w:rPr>
            <w:rFonts w:cstheme="minorHAnsi"/>
            <w:lang w:val="en-GB"/>
            <w:rPrChange w:id="323" w:author="Nabera  Abhinandan" w:date="2023-03-08T18:41:00Z">
              <w:rPr>
                <w:rFonts w:cstheme="minorHAnsi"/>
                <w:lang w:val="en-US"/>
              </w:rPr>
            </w:rPrChange>
          </w:rPr>
          <w:delText>-</w:delText>
        </w:r>
      </w:del>
      <w:del w:id="324" w:author="Pérez-Ramirez  Javier" w:date="2023-03-01T15:01:00Z">
        <w:r w:rsidR="00E15608" w:rsidRPr="00C52832" w:rsidDel="00F11D0A">
          <w:rPr>
            <w:rFonts w:cstheme="minorHAnsi"/>
            <w:lang w:val="en-GB"/>
            <w:rPrChange w:id="325" w:author="Nabera  Abhinandan" w:date="2023-03-08T18:41:00Z">
              <w:rPr>
                <w:rFonts w:cstheme="minorHAnsi"/>
                <w:lang w:val="en-US"/>
              </w:rPr>
            </w:rPrChange>
          </w:rPr>
          <w:delText xml:space="preserve">eq </w:delText>
        </w:r>
      </w:del>
      <w:ins w:id="326" w:author="Pérez-Ramirez  Javier" w:date="2023-03-01T15:01:00Z">
        <w:r w:rsidR="00F11D0A" w:rsidRPr="00C52832">
          <w:rPr>
            <w:rFonts w:cstheme="minorHAnsi"/>
            <w:lang w:val="en-GB"/>
            <w:rPrChange w:id="327" w:author="Nabera  Abhinandan" w:date="2023-03-08T18:41:00Z">
              <w:rPr>
                <w:rFonts w:cstheme="minorHAnsi"/>
                <w:lang w:val="en-US"/>
              </w:rPr>
            </w:rPrChange>
          </w:rPr>
          <w:t>eq </w:t>
        </w:r>
      </w:ins>
      <w:r w:rsidR="00E15608" w:rsidRPr="00C52832">
        <w:rPr>
          <w:rFonts w:cstheme="minorHAnsi"/>
          <w:lang w:val="en-GB"/>
          <w:rPrChange w:id="328" w:author="Nabera  Abhinandan" w:date="2023-03-08T18:41:00Z">
            <w:rPr>
              <w:rFonts w:cstheme="minorHAnsi"/>
              <w:lang w:val="en-US"/>
            </w:rPr>
          </w:rPrChange>
        </w:rPr>
        <w:t>yr</w:t>
      </w:r>
      <w:r w:rsidR="00E15608" w:rsidRPr="00C52832">
        <w:rPr>
          <w:vertAlign w:val="superscript"/>
          <w:lang w:val="en-GB"/>
          <w:rPrChange w:id="329" w:author="Nabera  Abhinandan" w:date="2023-03-08T18:41:00Z">
            <w:rPr>
              <w:vertAlign w:val="superscript"/>
              <w:lang w:val="en-US"/>
            </w:rPr>
          </w:rPrChange>
        </w:rPr>
        <w:t>−1</w:t>
      </w:r>
      <w:r w:rsidR="009758DC" w:rsidRPr="00C52832">
        <w:rPr>
          <w:vertAlign w:val="superscript"/>
          <w:lang w:val="en-GB"/>
          <w:rPrChange w:id="330" w:author="Nabera  Abhinandan" w:date="2023-03-08T18:41:00Z">
            <w:rPr>
              <w:vertAlign w:val="superscript"/>
              <w:lang w:val="en-US"/>
            </w:rPr>
          </w:rPrChange>
        </w:rPr>
        <w:t xml:space="preserve"> </w:t>
      </w:r>
      <w:r w:rsidR="009758DC" w:rsidRPr="00C52832">
        <w:rPr>
          <w:lang w:val="en-GB"/>
          <w:rPrChange w:id="331" w:author="Nabera  Abhinandan" w:date="2023-03-08T18:41:00Z">
            <w:rPr>
              <w:lang w:val="en-US"/>
            </w:rPr>
          </w:rPrChange>
        </w:rPr>
        <w:t>(</w:t>
      </w:r>
      <w:r w:rsidR="007272CE" w:rsidRPr="00C52832">
        <w:rPr>
          <w:lang w:val="en-GB"/>
          <w:rPrChange w:id="332" w:author="Nabera  Abhinandan" w:date="2023-03-08T18:41:00Z">
            <w:rPr>
              <w:lang w:val="en-US"/>
            </w:rPr>
          </w:rPrChange>
        </w:rPr>
        <w:t>5.4</w:t>
      </w:r>
      <w:r w:rsidR="009758DC" w:rsidRPr="00C52832">
        <w:rPr>
          <w:lang w:val="en-GB"/>
          <w:rPrChange w:id="333" w:author="Nabera  Abhinandan" w:date="2023-03-08T18:41:00Z">
            <w:rPr>
              <w:lang w:val="en-US"/>
            </w:rPr>
          </w:rPrChange>
        </w:rPr>
        <w:t xml:space="preserve">% </w:t>
      </w:r>
      <w:r w:rsidR="006E19C6" w:rsidRPr="00C52832">
        <w:rPr>
          <w:lang w:val="en-GB"/>
          <w:rPrChange w:id="334" w:author="Nabera  Abhinandan" w:date="2023-03-08T18:41:00Z">
            <w:rPr>
              <w:lang w:val="en-US"/>
            </w:rPr>
          </w:rPrChange>
        </w:rPr>
        <w:t>of</w:t>
      </w:r>
      <w:r w:rsidR="009758DC" w:rsidRPr="00C52832">
        <w:rPr>
          <w:lang w:val="en-GB"/>
          <w:rPrChange w:id="335" w:author="Nabera  Abhinandan" w:date="2023-03-08T18:41:00Z">
            <w:rPr>
              <w:lang w:val="en-US"/>
            </w:rPr>
          </w:rPrChange>
        </w:rPr>
        <w:t xml:space="preserve"> </w:t>
      </w:r>
      <w:r w:rsidR="00721B94" w:rsidRPr="00C52832">
        <w:rPr>
          <w:lang w:val="en-GB"/>
          <w:rPrChange w:id="336" w:author="Nabera  Abhinandan" w:date="2023-03-08T18:41:00Z">
            <w:rPr>
              <w:lang w:val="en-US"/>
            </w:rPr>
          </w:rPrChange>
        </w:rPr>
        <w:t xml:space="preserve">the </w:t>
      </w:r>
      <w:r w:rsidR="009758DC" w:rsidRPr="00C52832">
        <w:rPr>
          <w:lang w:val="en-GB"/>
          <w:rPrChange w:id="337" w:author="Nabera  Abhinandan" w:date="2023-03-08T18:41:00Z">
            <w:rPr>
              <w:lang w:val="en-US"/>
            </w:rPr>
          </w:rPrChange>
        </w:rPr>
        <w:t xml:space="preserve">chemical </w:t>
      </w:r>
      <w:r w:rsidR="000772EB" w:rsidRPr="00C52832">
        <w:rPr>
          <w:lang w:val="en-GB"/>
          <w:rPrChange w:id="338" w:author="Nabera  Abhinandan" w:date="2023-03-08T18:41:00Z">
            <w:rPr>
              <w:lang w:val="en-US"/>
            </w:rPr>
          </w:rPrChange>
        </w:rPr>
        <w:t>sector</w:t>
      </w:r>
      <w:r w:rsidR="00191B7F" w:rsidRPr="00C52832">
        <w:rPr>
          <w:lang w:val="en-GB"/>
          <w:rPrChange w:id="339" w:author="Nabera  Abhinandan" w:date="2023-03-08T18:41:00Z">
            <w:rPr>
              <w:lang w:val="en-US"/>
            </w:rPr>
          </w:rPrChange>
        </w:rPr>
        <w:t>’s emissions</w:t>
      </w:r>
      <w:ins w:id="340" w:author="Nabera  Abhinandan" w:date="2023-03-02T20:07:00Z">
        <w:r w:rsidR="00432B03" w:rsidRPr="00D24C8D">
          <w:rPr>
            <w:lang w:val="en-GB"/>
          </w:rPr>
          <w:t>)</w:t>
        </w:r>
      </w:ins>
      <w:ins w:id="341" w:author="Nabera  Abhinandan" w:date="2023-03-02T20:11:00Z">
        <w:r w:rsidR="009D1187" w:rsidRPr="00547CC2">
          <w:rPr>
            <w:rFonts w:cstheme="minorHAnsi"/>
            <w:lang w:val="en-GB"/>
          </w:rPr>
          <w:fldChar w:fldCharType="begin"/>
        </w:r>
        <w:r w:rsidR="009D1187" w:rsidRPr="00C52832">
          <w:rPr>
            <w:rFonts w:cstheme="minorHAnsi"/>
            <w:lang w:val="en-GB"/>
          </w:rPr>
          <w:instrText xml:space="preserve"> ADDIN ZOTERO_ITEM CSL_CITATION {"citationID":"EQG4Rf4i","properties":{"formattedCitation":"\\super 10\\nosupersub{}","plainCitation":"10","noteIndex":0},"citationItems":[{"id":11346,"uris":["http://zotero.org/users/9157291/items/897KTRXK"],"itemData":{"id":11346,"type":"report","language":"en","page":"124","source":"Zotero","title":"Innovation Outlook: Renewable Methanol","author":[{"family":"IRENA","given":""}],"issued":{"date-parts":[["2021"]]}}}],"schema":"https://github.com/citation-style-language/schema/raw/master/csl-citation.json"} </w:instrText>
        </w:r>
        <w:r w:rsidR="009D1187" w:rsidRPr="00547CC2">
          <w:rPr>
            <w:rFonts w:cstheme="minorHAnsi"/>
            <w:lang w:val="en-GB"/>
            <w:rPrChange w:id="342" w:author="Nabera  Abhinandan" w:date="2023-03-08T18:41:00Z">
              <w:rPr>
                <w:rFonts w:cstheme="minorHAnsi"/>
                <w:lang w:val="en-GB"/>
              </w:rPr>
            </w:rPrChange>
          </w:rPr>
          <w:fldChar w:fldCharType="separate"/>
        </w:r>
        <w:r w:rsidR="009D1187" w:rsidRPr="00547CC2">
          <w:rPr>
            <w:rFonts w:ascii="Calibri" w:hAnsi="Calibri" w:cs="Calibri"/>
            <w:szCs w:val="24"/>
            <w:vertAlign w:val="superscript"/>
            <w:lang w:val="en-GB"/>
          </w:rPr>
          <w:t>10</w:t>
        </w:r>
        <w:r w:rsidR="009D1187" w:rsidRPr="00547CC2">
          <w:rPr>
            <w:rFonts w:cstheme="minorHAnsi"/>
            <w:lang w:val="en-GB"/>
          </w:rPr>
          <w:fldChar w:fldCharType="end"/>
        </w:r>
      </w:ins>
      <w:del w:id="343" w:author="Nabera  Abhinandan" w:date="2023-03-02T20:07:00Z">
        <w:r w:rsidR="009758DC" w:rsidRPr="00C52832" w:rsidDel="00432B03">
          <w:rPr>
            <w:lang w:val="en-GB"/>
            <w:rPrChange w:id="344" w:author="Nabera  Abhinandan" w:date="2023-03-08T18:41:00Z">
              <w:rPr>
                <w:lang w:val="en-US"/>
              </w:rPr>
            </w:rPrChange>
          </w:rPr>
          <w:delText>)</w:delText>
        </w:r>
        <w:r w:rsidR="00E15608" w:rsidRPr="00C52832" w:rsidDel="00432B03">
          <w:rPr>
            <w:lang w:val="en-GB"/>
            <w:rPrChange w:id="345" w:author="Nabera  Abhinandan" w:date="2023-03-08T18:41:00Z">
              <w:rPr>
                <w:lang w:val="en-US"/>
              </w:rPr>
            </w:rPrChange>
          </w:rPr>
          <w:delText>, despite the involvement of CO</w:delText>
        </w:r>
        <w:r w:rsidR="00E15608" w:rsidRPr="00C52832" w:rsidDel="00432B03">
          <w:rPr>
            <w:vertAlign w:val="subscript"/>
            <w:lang w:val="en-GB"/>
            <w:rPrChange w:id="346" w:author="Nabera  Abhinandan" w:date="2023-03-08T18:41:00Z">
              <w:rPr>
                <w:vertAlign w:val="subscript"/>
                <w:lang w:val="en-US"/>
              </w:rPr>
            </w:rPrChange>
          </w:rPr>
          <w:delText>2</w:delText>
        </w:r>
        <w:r w:rsidR="00E15608" w:rsidRPr="00C52832" w:rsidDel="00432B03">
          <w:rPr>
            <w:lang w:val="en-GB"/>
            <w:rPrChange w:id="347" w:author="Nabera  Abhinandan" w:date="2023-03-08T18:41:00Z">
              <w:rPr>
                <w:lang w:val="en-US"/>
              </w:rPr>
            </w:rPrChange>
          </w:rPr>
          <w:delText xml:space="preserve"> in the reaction</w:delText>
        </w:r>
      </w:del>
      <w:r w:rsidR="00E15608" w:rsidRPr="00C52832">
        <w:rPr>
          <w:rFonts w:cstheme="minorHAnsi"/>
          <w:lang w:val="en-GB"/>
          <w:rPrChange w:id="348" w:author="Nabera  Abhinandan" w:date="2023-03-08T18:41:00Z">
            <w:rPr>
              <w:rFonts w:cstheme="minorHAnsi"/>
              <w:lang w:val="en-US"/>
            </w:rPr>
          </w:rPrChange>
        </w:rPr>
        <w:t>.</w:t>
      </w:r>
      <w:r w:rsidR="00E15608" w:rsidRPr="00C52832" w:rsidDel="0015737E">
        <w:rPr>
          <w:rFonts w:cstheme="minorHAnsi"/>
          <w:lang w:val="en-GB"/>
          <w:rPrChange w:id="349" w:author="Nabera  Abhinandan" w:date="2023-03-08T18:41:00Z">
            <w:rPr>
              <w:rFonts w:cstheme="minorHAnsi"/>
              <w:lang w:val="en-US"/>
            </w:rPr>
          </w:rPrChange>
        </w:rPr>
        <w:t xml:space="preserve"> </w:t>
      </w:r>
      <w:commentRangeEnd w:id="205"/>
      <w:r w:rsidR="001A6CD2" w:rsidRPr="00D24C8D">
        <w:rPr>
          <w:rStyle w:val="CommentReference"/>
          <w:lang w:val="en-GB"/>
        </w:rPr>
        <w:commentReference w:id="205"/>
      </w:r>
    </w:p>
    <w:p w14:paraId="7665D1C9" w14:textId="05377AAF" w:rsidR="00E15608" w:rsidRPr="00C52832" w:rsidRDefault="00E15608" w:rsidP="00577897">
      <w:pPr>
        <w:jc w:val="both"/>
        <w:rPr>
          <w:rFonts w:cstheme="minorHAnsi"/>
          <w:lang w:val="en-GB"/>
          <w:rPrChange w:id="350" w:author="Nabera  Abhinandan" w:date="2023-03-08T18:41:00Z">
            <w:rPr>
              <w:rFonts w:cstheme="minorHAnsi"/>
              <w:lang w:val="en-US"/>
            </w:rPr>
          </w:rPrChange>
        </w:rPr>
      </w:pPr>
      <w:commentRangeStart w:id="351"/>
      <w:del w:id="352" w:author="Nabera  Abhinandan" w:date="2023-03-08T10:10:00Z">
        <w:r w:rsidRPr="00C52832" w:rsidDel="00D34229">
          <w:rPr>
            <w:rFonts w:cstheme="minorHAnsi"/>
            <w:lang w:val="en-GB"/>
            <w:rPrChange w:id="353" w:author="Nabera  Abhinandan" w:date="2023-03-08T18:41:00Z">
              <w:rPr>
                <w:rFonts w:cstheme="minorHAnsi"/>
                <w:lang w:val="en-US"/>
              </w:rPr>
            </w:rPrChange>
          </w:rPr>
          <w:delText xml:space="preserve">Incumbent </w:delText>
        </w:r>
        <w:commentRangeStart w:id="354"/>
        <w:r w:rsidRPr="00C52832" w:rsidDel="00D34229">
          <w:rPr>
            <w:rFonts w:cstheme="minorHAnsi"/>
            <w:lang w:val="en-GB"/>
            <w:rPrChange w:id="355" w:author="Nabera  Abhinandan" w:date="2023-03-08T18:41:00Z">
              <w:rPr>
                <w:rFonts w:cstheme="minorHAnsi"/>
                <w:lang w:val="en-US"/>
              </w:rPr>
            </w:rPrChange>
          </w:rPr>
          <w:delText xml:space="preserve">ammonia </w:delText>
        </w:r>
        <w:commentRangeEnd w:id="354"/>
        <w:r w:rsidR="00F11D0A" w:rsidRPr="00D24C8D" w:rsidDel="00D34229">
          <w:rPr>
            <w:rStyle w:val="CommentReference"/>
            <w:lang w:val="en-GB"/>
          </w:rPr>
          <w:commentReference w:id="354"/>
        </w:r>
        <w:r w:rsidRPr="00C52832" w:rsidDel="00D34229">
          <w:rPr>
            <w:rFonts w:cstheme="minorHAnsi"/>
            <w:lang w:val="en-GB"/>
            <w:rPrChange w:id="356" w:author="Nabera  Abhinandan" w:date="2023-03-08T18:41:00Z">
              <w:rPr>
                <w:rFonts w:cstheme="minorHAnsi"/>
                <w:lang w:val="en-US"/>
              </w:rPr>
            </w:rPrChange>
          </w:rPr>
          <w:delText>and methanol production routes are significant obstacles to meet climate goals and the planetary boundary for climate change</w:delText>
        </w:r>
        <w:r w:rsidRPr="00C52832" w:rsidDel="00D34229">
          <w:rPr>
            <w:rFonts w:cstheme="minorHAnsi"/>
            <w:lang w:val="en-GB"/>
            <w:rPrChange w:id="357" w:author="Nabera  Abhinandan" w:date="2023-03-08T18:41:00Z">
              <w:rPr>
                <w:rFonts w:cstheme="minorHAnsi"/>
              </w:rPr>
            </w:rPrChange>
          </w:rPr>
          <w:fldChar w:fldCharType="begin"/>
        </w:r>
        <w:r w:rsidR="00373CEC" w:rsidRPr="00C52832" w:rsidDel="00D34229">
          <w:rPr>
            <w:rFonts w:cstheme="minorHAnsi"/>
            <w:lang w:val="en-GB"/>
            <w:rPrChange w:id="358" w:author="Nabera  Abhinandan" w:date="2023-03-08T18:41:00Z">
              <w:rPr>
                <w:rFonts w:cstheme="minorHAnsi"/>
                <w:lang w:val="en-US"/>
              </w:rPr>
            </w:rPrChange>
          </w:rPr>
          <w:delInstrText xml:space="preserve"> ADDIN ZOTERO_ITEM CSL_CITATION {"citationID":"C8DRQ09Q","properties":{"formattedCitation":"\\super 11,12\\nosupersub{}","plainCitation":"11,12","noteIndex":0},"citationItems":[{"id":3216,"uris":["http://zotero.org/users/9157291/items/AFKW7KRC"],"itemData":{"id":3216,"type":"article-journal","abstract":"At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delInstrText>
        </w:r>
        <w:r w:rsidRPr="00C52832" w:rsidDel="00D34229">
          <w:rPr>
            <w:rFonts w:cstheme="minorHAnsi"/>
            <w:lang w:val="en-GB"/>
            <w:rPrChange w:id="359" w:author="Nabera  Abhinandan" w:date="2023-03-08T18:41:00Z">
              <w:rPr>
                <w:rFonts w:cstheme="minorHAnsi"/>
              </w:rPr>
            </w:rPrChange>
          </w:rPr>
          <w:fldChar w:fldCharType="separate"/>
        </w:r>
        <w:r w:rsidRPr="00C52832" w:rsidDel="00D34229">
          <w:rPr>
            <w:rFonts w:ascii="Calibri" w:hAnsi="Calibri" w:cs="Calibri"/>
            <w:szCs w:val="24"/>
            <w:vertAlign w:val="superscript"/>
            <w:lang w:val="en-GB"/>
            <w:rPrChange w:id="360" w:author="Nabera  Abhinandan" w:date="2023-03-08T18:41:00Z">
              <w:rPr>
                <w:rFonts w:ascii="Calibri" w:hAnsi="Calibri" w:cs="Calibri"/>
                <w:szCs w:val="24"/>
                <w:vertAlign w:val="superscript"/>
                <w:lang w:val="en-US"/>
              </w:rPr>
            </w:rPrChange>
          </w:rPr>
          <w:delText>11,12</w:delText>
        </w:r>
        <w:r w:rsidRPr="00C52832" w:rsidDel="00D34229">
          <w:rPr>
            <w:rFonts w:cstheme="minorHAnsi"/>
            <w:lang w:val="en-GB"/>
            <w:rPrChange w:id="361" w:author="Nabera  Abhinandan" w:date="2023-03-08T18:41:00Z">
              <w:rPr>
                <w:rFonts w:cstheme="minorHAnsi"/>
              </w:rPr>
            </w:rPrChange>
          </w:rPr>
          <w:fldChar w:fldCharType="end"/>
        </w:r>
        <w:r w:rsidRPr="00C52832" w:rsidDel="00D34229">
          <w:rPr>
            <w:rFonts w:cstheme="minorHAnsi"/>
            <w:lang w:val="en-GB"/>
            <w:rPrChange w:id="362" w:author="Nabera  Abhinandan" w:date="2023-03-08T18:41:00Z">
              <w:rPr>
                <w:rFonts w:cstheme="minorHAnsi"/>
                <w:lang w:val="en-US"/>
              </w:rPr>
            </w:rPrChange>
          </w:rPr>
          <w:delText>.</w:delText>
        </w:r>
      </w:del>
      <w:del w:id="363" w:author="Nabera  Abhinandan" w:date="2023-03-02T20:14:00Z">
        <w:r w:rsidRPr="00C52832" w:rsidDel="00DC52A2">
          <w:rPr>
            <w:rFonts w:cstheme="minorHAnsi"/>
            <w:lang w:val="en-GB"/>
            <w:rPrChange w:id="364" w:author="Nabera  Abhinandan" w:date="2023-03-08T18:41:00Z">
              <w:rPr>
                <w:rFonts w:cstheme="minorHAnsi"/>
                <w:lang w:val="en-US"/>
              </w:rPr>
            </w:rPrChange>
          </w:rPr>
          <w:delText xml:space="preserve"> </w:delText>
        </w:r>
      </w:del>
      <w:del w:id="365" w:author="Nabera  Abhinandan" w:date="2023-03-08T10:10:00Z">
        <w:r w:rsidRPr="00C52832" w:rsidDel="00D34229">
          <w:rPr>
            <w:rFonts w:cstheme="minorHAnsi"/>
            <w:lang w:val="en-GB"/>
            <w:rPrChange w:id="366" w:author="Nabera  Abhinandan" w:date="2023-03-08T18:41:00Z">
              <w:rPr>
                <w:rFonts w:cstheme="minorHAnsi"/>
                <w:lang w:val="en-US"/>
              </w:rPr>
            </w:rPrChange>
          </w:rPr>
          <w:delText xml:space="preserve">These two compounds are labelled as </w:delText>
        </w:r>
      </w:del>
      <w:ins w:id="367" w:author="Pérez-Ramirez  Javier" w:date="2023-03-01T15:30:00Z">
        <w:del w:id="368" w:author="Nabera  Abhinandan" w:date="2023-03-08T10:10:00Z">
          <w:r w:rsidR="00B8611B" w:rsidRPr="00C52832" w:rsidDel="00D34229">
            <w:rPr>
              <w:rFonts w:cstheme="minorHAnsi"/>
              <w:lang w:val="en-GB"/>
              <w:rPrChange w:id="369" w:author="Nabera  Abhinandan" w:date="2023-03-08T18:41:00Z">
                <w:rPr>
                  <w:rFonts w:cstheme="minorHAnsi"/>
                  <w:lang w:val="en-US"/>
                </w:rPr>
              </w:rPrChange>
            </w:rPr>
            <w:delText>‘</w:delText>
          </w:r>
        </w:del>
      </w:ins>
      <w:del w:id="370" w:author="Nabera  Abhinandan" w:date="2023-03-08T10:10:00Z">
        <w:r w:rsidRPr="00C52832" w:rsidDel="00D34229">
          <w:rPr>
            <w:rFonts w:cstheme="minorHAnsi"/>
            <w:lang w:val="en-GB"/>
            <w:rPrChange w:id="371" w:author="Nabera  Abhinandan" w:date="2023-03-08T18:41:00Z">
              <w:rPr>
                <w:rFonts w:cstheme="minorHAnsi"/>
                <w:lang w:val="en-US"/>
              </w:rPr>
            </w:rPrChange>
          </w:rPr>
          <w:delText>hard-to-abate commodities</w:delText>
        </w:r>
      </w:del>
      <w:ins w:id="372" w:author="Pérez-Ramirez  Javier" w:date="2023-03-01T15:30:00Z">
        <w:del w:id="373" w:author="Nabera  Abhinandan" w:date="2023-03-08T10:10:00Z">
          <w:r w:rsidR="00B8611B" w:rsidRPr="00C52832" w:rsidDel="00D34229">
            <w:rPr>
              <w:rFonts w:cstheme="minorHAnsi"/>
              <w:lang w:val="en-GB"/>
              <w:rPrChange w:id="374" w:author="Nabera  Abhinandan" w:date="2023-03-08T18:41:00Z">
                <w:rPr>
                  <w:rFonts w:cstheme="minorHAnsi"/>
                  <w:lang w:val="en-US"/>
                </w:rPr>
              </w:rPrChange>
            </w:rPr>
            <w:delText>’</w:delText>
          </w:r>
        </w:del>
      </w:ins>
      <w:del w:id="375" w:author="Nabera  Abhinandan" w:date="2023-03-08T10:10:00Z">
        <w:r w:rsidRPr="00C52832" w:rsidDel="00D34229">
          <w:rPr>
            <w:rFonts w:cstheme="minorHAnsi"/>
            <w:lang w:val="en-GB"/>
            <w:rPrChange w:id="376" w:author="Nabera  Abhinandan" w:date="2023-03-08T18:41:00Z">
              <w:rPr>
                <w:rFonts w:cstheme="minorHAnsi"/>
                <w:lang w:val="en-US"/>
              </w:rPr>
            </w:rPrChange>
          </w:rPr>
          <w:delText xml:space="preserve"> primarily due to their mentioned dependence on fossil </w:delText>
        </w:r>
      </w:del>
      <w:del w:id="377" w:author="Nabera  Abhinandan" w:date="2023-03-02T17:48:00Z">
        <w:r w:rsidRPr="00C52832" w:rsidDel="0093670D">
          <w:rPr>
            <w:rFonts w:cstheme="minorHAnsi"/>
            <w:lang w:val="en-GB"/>
            <w:rPrChange w:id="378" w:author="Nabera  Abhinandan" w:date="2023-03-08T18:41:00Z">
              <w:rPr>
                <w:rFonts w:cstheme="minorHAnsi"/>
                <w:lang w:val="en-US"/>
              </w:rPr>
            </w:rPrChange>
          </w:rPr>
          <w:delText>carbon in the form of natural gas</w:delText>
        </w:r>
      </w:del>
      <w:del w:id="379" w:author="Nabera  Abhinandan" w:date="2023-03-08T10:10:00Z">
        <w:r w:rsidRPr="00C52832" w:rsidDel="00D34229">
          <w:rPr>
            <w:rFonts w:cstheme="minorHAnsi"/>
            <w:lang w:val="en-GB"/>
            <w:rPrChange w:id="380" w:author="Nabera  Abhinandan" w:date="2023-03-08T18:41:00Z">
              <w:rPr>
                <w:rFonts w:cstheme="minorHAnsi"/>
              </w:rPr>
            </w:rPrChange>
          </w:rPr>
          <w:fldChar w:fldCharType="begin"/>
        </w:r>
        <w:r w:rsidR="00373CEC" w:rsidRPr="00C52832" w:rsidDel="00D34229">
          <w:rPr>
            <w:rFonts w:cstheme="minorHAnsi"/>
            <w:lang w:val="en-GB"/>
            <w:rPrChange w:id="381" w:author="Nabera  Abhinandan" w:date="2023-03-08T18:41:00Z">
              <w:rPr>
                <w:rFonts w:cstheme="minorHAnsi"/>
                <w:lang w:val="en-US"/>
              </w:rPr>
            </w:rPrChange>
          </w:rPr>
          <w:delInstrText xml:space="preserve"> ADDIN ZOTERO_ITEM CSL_CITATION {"citationID":"dxYuhHe8","properties":{"formattedCitation":"\\super 13,14\\nosupersub{}","plainCitation":"13,14","noteIndex":0},"citationItems":[{"id":12909,"uris":["http://zotero.org/users/9157291/items/8ISWY7WE"],"itemData":{"id":12909,"type":"article-journal","abstract":"Zachary Schiffer is currently a doctoral student in the Chemical Engineering Department at MIT. An NSF Graduate Research Fellow and an MIT Presidential Fellow, he is studying applications of electrochemistry to the nitrogen cycle in the Manthiram Lab. Zachary received a B.S.E. from Princeton University in Chemical and Biological Engineering with minors in applications of computing and materials science. As an undergraduate, he worked in Dr. Craig Arnold's lab studying the coupling of mechanics and electrochemistry in lithium ion batteries.  Karthish Manthiram is an Assistant Professor of Chemical Engineering at MIT. The Manthiram Lab develops technologies that enable modular and sustainable transformations of molecules. The lab is currently focused on the conversion of distributed feedstocks, such as air, water, carbon dioxide, and renewable electricity, into molecules that have an impact on our everyday lives. Examples include catalytic technologies through which farmers in developing countries can produce their own ammonia fertilizers and conversion of carbon dioxide into methanol to mitigate emissions that would otherwise contribute to global warming. Karthish received his bachelor's degree from Stanford University in 2010 and his Ph.D. from UC Berkeley in 2015, both in Chemical Engineering. Most recently, he was a postdoctoral researcher at the California Institute of Technology.","container-title":"Joule","DOI":"10.1016/j.joule.2017.07.008","ISSN":"2542-4351","issue":"1","journalAbbreviation":"Joule","language":"en","page":"10-14","source":"ScienceDirect","title":"Electrification and Decarbonization of the Chemical Industry","volume":"1","author":[{"family":"Schiffer","given":"Zachary J."},{"family":"Manthiram","given":"Karthish"}],"issued":{"date-parts":[["2017",9,6]]}}},{"id":11508,"uris":["http://zotero.org/users/9157291/items/DJ8S6JBW"],"itemData":{"id":11508,"type":"article-journal","abstract":"The petrochemical industry grew to become one of the world's largest industries during the 20th century. It is expected that it will continue to grow, as the world's population gets wealthier, social dynamics change and people demand more affordable and useful materials. The industry recognises that the Earth's carrying capacity is limited. It is adapting to seek to become a truly sustainable ‘carbo’-chemical industry. This paper will address the three main challenges of this transition: shifting hydrocarbon stock, climate change and circular economy. As the energy sector transitions from oil, coal and eventually natural gas, it is expected that the chemical industry will have access to abundant hydrocarbon stocks for which it can find valuable uses. But rising CO2 prices and increasing upgrading costs will likely encourage greater use of alternative, low-carbon feedstocks. In particular, there may be a development of biomass for manufacturing oxygenated chemical intermediates and bio-based materials. To help tackle climate change, the industry will need to reduce the CO2 emissions of its processes and utilities (energy sources). Ways to achieve this will include efficiency improvements, electrification of utilities and processes and switching to renewable H2; upgrading by-products to chemicals; and CO2 capture and storage or utilisation (CCS/CCU). The issue of plastic waste pollution is combining with the challenges discussed above to push society and governments towards a more circular economy. Customer demand for sustainable products is growing. New regulations (and technologies) are being rolled out for waste collection, sorting and recycling. In addition, the industry is making pledges to produce and use more sustainably. However, it is expected that fresh carbon will still have to enter the material cycle. It will be needed to feed the growth of the chemical industry and to compensate for inevitable recycling losses. For a truly circular industry, this fresh carbon would come from a renewable source, i.e. from atmospheric CO2, initially via biomass and later possibly from direct CO2 capture and utilisation (CCU).","container-title":"Energy &amp; Environmental Science","DOI":"10.1039/D1EE00532D","ISSN":"1754-5706","issue":"8","journalAbbreviation":"Energy Environ. Sci.","language":"en","note":"publisher: The Royal Society of Chemistry","page":"4358-4376","source":"pubs.rsc.org","title":"Towards circular carbo-chemicals – the metamorphosis of petrochemicals","volume":"14","author":[{"family":"Lange","given":"J.-P."}],"issued":{"date-parts":[["2021",8,11]]}}}],"schema":"https://github.com/citation-style-language/schema/raw/master/csl-citation.json"} </w:delInstrText>
        </w:r>
        <w:r w:rsidRPr="00C52832" w:rsidDel="00D34229">
          <w:rPr>
            <w:rFonts w:cstheme="minorHAnsi"/>
            <w:lang w:val="en-GB"/>
            <w:rPrChange w:id="382" w:author="Nabera  Abhinandan" w:date="2023-03-08T18:41:00Z">
              <w:rPr>
                <w:rFonts w:cstheme="minorHAnsi"/>
              </w:rPr>
            </w:rPrChange>
          </w:rPr>
          <w:fldChar w:fldCharType="separate"/>
        </w:r>
        <w:r w:rsidRPr="00C52832" w:rsidDel="00D34229">
          <w:rPr>
            <w:rFonts w:ascii="Calibri" w:hAnsi="Calibri" w:cs="Calibri"/>
            <w:szCs w:val="24"/>
            <w:vertAlign w:val="superscript"/>
            <w:lang w:val="en-GB"/>
            <w:rPrChange w:id="383" w:author="Nabera  Abhinandan" w:date="2023-03-08T18:41:00Z">
              <w:rPr>
                <w:rFonts w:ascii="Calibri" w:hAnsi="Calibri" w:cs="Calibri"/>
                <w:szCs w:val="24"/>
                <w:vertAlign w:val="superscript"/>
                <w:lang w:val="en-US"/>
              </w:rPr>
            </w:rPrChange>
          </w:rPr>
          <w:delText>13,14</w:delText>
        </w:r>
        <w:r w:rsidRPr="00C52832" w:rsidDel="00D34229">
          <w:rPr>
            <w:rFonts w:cstheme="minorHAnsi"/>
            <w:lang w:val="en-GB"/>
            <w:rPrChange w:id="384" w:author="Nabera  Abhinandan" w:date="2023-03-08T18:41:00Z">
              <w:rPr>
                <w:rFonts w:cstheme="minorHAnsi"/>
              </w:rPr>
            </w:rPrChange>
          </w:rPr>
          <w:fldChar w:fldCharType="end"/>
        </w:r>
        <w:r w:rsidRPr="00C52832" w:rsidDel="00D34229">
          <w:rPr>
            <w:rFonts w:cstheme="minorHAnsi"/>
            <w:lang w:val="en-GB"/>
            <w:rPrChange w:id="385" w:author="Nabera  Abhinandan" w:date="2023-03-08T18:41:00Z">
              <w:rPr>
                <w:rFonts w:cstheme="minorHAnsi"/>
                <w:lang w:val="en-US"/>
              </w:rPr>
            </w:rPrChange>
          </w:rPr>
          <w:delText xml:space="preserve">. </w:delText>
        </w:r>
      </w:del>
      <w:r w:rsidRPr="00C52832">
        <w:rPr>
          <w:rFonts w:cstheme="minorHAnsi"/>
          <w:lang w:val="en-GB"/>
          <w:rPrChange w:id="386" w:author="Nabera  Abhinandan" w:date="2023-03-08T18:41:00Z">
            <w:rPr>
              <w:rFonts w:cstheme="minorHAnsi"/>
              <w:lang w:val="en-US"/>
            </w:rPr>
          </w:rPrChange>
        </w:rPr>
        <w:t xml:space="preserve">Low-carbon </w:t>
      </w:r>
      <w:del w:id="387" w:author="Nabera  Abhinandan" w:date="2023-03-02T20:19:00Z">
        <w:r w:rsidRPr="00C52832" w:rsidDel="00D25F89">
          <w:rPr>
            <w:rFonts w:cstheme="minorHAnsi"/>
            <w:lang w:val="en-GB"/>
            <w:rPrChange w:id="388" w:author="Nabera  Abhinandan" w:date="2023-03-08T18:41:00Z">
              <w:rPr>
                <w:rFonts w:cstheme="minorHAnsi"/>
                <w:lang w:val="en-US"/>
              </w:rPr>
            </w:rPrChange>
          </w:rPr>
          <w:delText>production of ammonia</w:delText>
        </w:r>
      </w:del>
      <w:ins w:id="389" w:author="Nabera  Abhinandan" w:date="2023-03-02T20:19:00Z">
        <w:r w:rsidR="00D25F89" w:rsidRPr="00D24C8D">
          <w:rPr>
            <w:rFonts w:cstheme="minorHAnsi"/>
            <w:lang w:val="en-GB"/>
          </w:rPr>
          <w:t>ammonia production</w:t>
        </w:r>
      </w:ins>
      <w:r w:rsidRPr="00C52832">
        <w:rPr>
          <w:rFonts w:cstheme="minorHAnsi"/>
          <w:lang w:val="en-GB"/>
          <w:rPrChange w:id="390" w:author="Nabera  Abhinandan" w:date="2023-03-08T18:41:00Z">
            <w:rPr>
              <w:rFonts w:cstheme="minorHAnsi"/>
              <w:lang w:val="en-US"/>
            </w:rPr>
          </w:rPrChange>
        </w:rPr>
        <w:t xml:space="preserve"> could be </w:t>
      </w:r>
      <w:del w:id="391" w:author="Nabera  Abhinandan" w:date="2023-03-02T20:18:00Z">
        <w:r w:rsidRPr="00C52832" w:rsidDel="00BB285A">
          <w:rPr>
            <w:rFonts w:cstheme="minorHAnsi"/>
            <w:lang w:val="en-GB"/>
            <w:rPrChange w:id="392" w:author="Nabera  Abhinandan" w:date="2023-03-08T18:41:00Z">
              <w:rPr>
                <w:rFonts w:cstheme="minorHAnsi"/>
                <w:lang w:val="en-US"/>
              </w:rPr>
            </w:rPrChange>
          </w:rPr>
          <w:delText xml:space="preserve">realized </w:delText>
        </w:r>
      </w:del>
      <w:ins w:id="393" w:author="Nabera  Abhinandan" w:date="2023-03-02T20:18:00Z">
        <w:r w:rsidR="00BB285A" w:rsidRPr="00C52832">
          <w:rPr>
            <w:rFonts w:cstheme="minorHAnsi"/>
            <w:lang w:val="en-GB"/>
            <w:rPrChange w:id="394" w:author="Nabera  Abhinandan" w:date="2023-03-08T18:41:00Z">
              <w:rPr>
                <w:rFonts w:cstheme="minorHAnsi"/>
                <w:lang w:val="en-US"/>
              </w:rPr>
            </w:rPrChange>
          </w:rPr>
          <w:t>reali</w:t>
        </w:r>
        <w:r w:rsidR="00BB285A" w:rsidRPr="00D24C8D">
          <w:rPr>
            <w:rFonts w:cstheme="minorHAnsi"/>
            <w:lang w:val="en-GB"/>
          </w:rPr>
          <w:t>s</w:t>
        </w:r>
        <w:r w:rsidR="00BB285A" w:rsidRPr="00C52832">
          <w:rPr>
            <w:rFonts w:cstheme="minorHAnsi"/>
            <w:lang w:val="en-GB"/>
            <w:rPrChange w:id="395" w:author="Nabera  Abhinandan" w:date="2023-03-08T18:41:00Z">
              <w:rPr>
                <w:rFonts w:cstheme="minorHAnsi"/>
                <w:lang w:val="en-US"/>
              </w:rPr>
            </w:rPrChange>
          </w:rPr>
          <w:t xml:space="preserve">ed </w:t>
        </w:r>
      </w:ins>
      <w:r w:rsidRPr="00C52832">
        <w:rPr>
          <w:rFonts w:cstheme="minorHAnsi"/>
          <w:lang w:val="en-GB"/>
          <w:rPrChange w:id="396" w:author="Nabera  Abhinandan" w:date="2023-03-08T18:41:00Z">
            <w:rPr>
              <w:rFonts w:cstheme="minorHAnsi"/>
              <w:lang w:val="en-US"/>
            </w:rPr>
          </w:rPrChange>
        </w:rPr>
        <w:t xml:space="preserve">by </w:t>
      </w:r>
      <w:del w:id="397" w:author="Pérez-Ramirez  Javier" w:date="2023-03-01T15:32:00Z">
        <w:r w:rsidRPr="00C52832" w:rsidDel="0027787C">
          <w:rPr>
            <w:rFonts w:cstheme="minorHAnsi"/>
            <w:lang w:val="en-GB"/>
            <w:rPrChange w:id="398" w:author="Nabera  Abhinandan" w:date="2023-03-08T18:41:00Z">
              <w:rPr>
                <w:rFonts w:cstheme="minorHAnsi"/>
                <w:lang w:val="en-US"/>
              </w:rPr>
            </w:rPrChange>
          </w:rPr>
          <w:delText xml:space="preserve">feeding </w:delText>
        </w:r>
      </w:del>
      <w:ins w:id="399" w:author="Pérez-Ramirez  Javier" w:date="2023-03-01T15:32:00Z">
        <w:r w:rsidR="0027787C" w:rsidRPr="00C52832">
          <w:rPr>
            <w:rFonts w:cstheme="minorHAnsi"/>
            <w:lang w:val="en-GB"/>
            <w:rPrChange w:id="400" w:author="Nabera  Abhinandan" w:date="2023-03-08T18:41:00Z">
              <w:rPr>
                <w:rFonts w:cstheme="minorHAnsi"/>
                <w:lang w:val="en-US"/>
              </w:rPr>
            </w:rPrChange>
          </w:rPr>
          <w:t xml:space="preserve">running </w:t>
        </w:r>
      </w:ins>
      <w:r w:rsidRPr="00C52832">
        <w:rPr>
          <w:rFonts w:cstheme="minorHAnsi"/>
          <w:lang w:val="en-GB"/>
          <w:rPrChange w:id="401" w:author="Nabera  Abhinandan" w:date="2023-03-08T18:41:00Z">
            <w:rPr>
              <w:rFonts w:cstheme="minorHAnsi"/>
              <w:lang w:val="en-US"/>
            </w:rPr>
          </w:rPrChange>
        </w:rPr>
        <w:t>the Haber</w:t>
      </w:r>
      <w:ins w:id="402" w:author="Nabera  Abhinandan" w:date="2023-03-02T20:19:00Z">
        <w:r w:rsidR="00506EE5" w:rsidRPr="00D24C8D">
          <w:rPr>
            <w:rFonts w:cstheme="minorHAnsi"/>
            <w:lang w:val="en-GB"/>
          </w:rPr>
          <w:noBreakHyphen/>
        </w:r>
      </w:ins>
      <w:del w:id="403" w:author="Nabera  Abhinandan" w:date="2023-03-02T20:19:00Z">
        <w:r w:rsidRPr="00C52832" w:rsidDel="00506EE5">
          <w:rPr>
            <w:rFonts w:cstheme="minorHAnsi"/>
            <w:lang w:val="en-GB"/>
            <w:rPrChange w:id="404" w:author="Nabera  Abhinandan" w:date="2023-03-08T18:41:00Z">
              <w:rPr>
                <w:rFonts w:cstheme="minorHAnsi"/>
                <w:lang w:val="en-US"/>
              </w:rPr>
            </w:rPrChange>
          </w:rPr>
          <w:delText>-</w:delText>
        </w:r>
      </w:del>
      <w:r w:rsidRPr="00C52832">
        <w:rPr>
          <w:rFonts w:cstheme="minorHAnsi"/>
          <w:lang w:val="en-GB"/>
          <w:rPrChange w:id="405" w:author="Nabera  Abhinandan" w:date="2023-03-08T18:41:00Z">
            <w:rPr>
              <w:rFonts w:cstheme="minorHAnsi"/>
              <w:lang w:val="en-US"/>
            </w:rPr>
          </w:rPrChange>
        </w:rPr>
        <w:t xml:space="preserve">Bosch process with hydrogen </w:t>
      </w:r>
      <w:del w:id="406" w:author="Nabera  Abhinandan" w:date="2023-03-02T20:19:00Z">
        <w:r w:rsidRPr="00C52832" w:rsidDel="00F6319C">
          <w:rPr>
            <w:rFonts w:cstheme="minorHAnsi"/>
            <w:lang w:val="en-GB"/>
            <w:rPrChange w:id="407" w:author="Nabera  Abhinandan" w:date="2023-03-08T18:41:00Z">
              <w:rPr>
                <w:rFonts w:cstheme="minorHAnsi"/>
                <w:lang w:val="en-US"/>
              </w:rPr>
            </w:rPrChange>
          </w:rPr>
          <w:delText xml:space="preserve">produced </w:delText>
        </w:r>
      </w:del>
      <w:r w:rsidRPr="00C52832">
        <w:rPr>
          <w:rFonts w:cstheme="minorHAnsi"/>
          <w:lang w:val="en-GB"/>
          <w:rPrChange w:id="408" w:author="Nabera  Abhinandan" w:date="2023-03-08T18:41:00Z">
            <w:rPr>
              <w:rFonts w:cstheme="minorHAnsi"/>
              <w:lang w:val="en-US"/>
            </w:rPr>
          </w:rPrChange>
        </w:rPr>
        <w:t>from water electrolysis powered by renewable energy sources like wind or solar (green</w:t>
      </w:r>
      <w:ins w:id="409" w:author="Nabera  Abhinandan" w:date="2023-03-08T18:54:00Z">
        <w:r w:rsidR="001F54B9">
          <w:rPr>
            <w:rFonts w:cstheme="minorHAnsi"/>
            <w:lang w:val="en-GB"/>
          </w:rPr>
          <w:t xml:space="preserve"> </w:t>
        </w:r>
      </w:ins>
      <w:del w:id="410" w:author="Nabera  Abhinandan" w:date="2023-03-08T18:54:00Z">
        <w:r w:rsidRPr="00C52832" w:rsidDel="001F54B9">
          <w:rPr>
            <w:rFonts w:cstheme="minorHAnsi"/>
            <w:lang w:val="en-GB"/>
            <w:rPrChange w:id="411" w:author="Nabera  Abhinandan" w:date="2023-03-08T18:41:00Z">
              <w:rPr>
                <w:rFonts w:cstheme="minorHAnsi"/>
                <w:lang w:val="en-US"/>
              </w:rPr>
            </w:rPrChange>
          </w:rPr>
          <w:delText xml:space="preserve"> </w:delText>
        </w:r>
      </w:del>
      <w:r w:rsidRPr="00C52832">
        <w:rPr>
          <w:rFonts w:cstheme="minorHAnsi"/>
          <w:lang w:val="en-GB"/>
          <w:rPrChange w:id="412" w:author="Nabera  Abhinandan" w:date="2023-03-08T18:41:00Z">
            <w:rPr>
              <w:rFonts w:cstheme="minorHAnsi"/>
              <w:lang w:val="en-US"/>
            </w:rPr>
          </w:rPrChange>
        </w:rPr>
        <w:t>Haber-Bosch)</w:t>
      </w:r>
      <w:r w:rsidRPr="00C52832">
        <w:rPr>
          <w:rFonts w:cstheme="minorHAnsi"/>
          <w:lang w:val="en-GB"/>
          <w:rPrChange w:id="413" w:author="Nabera  Abhinandan" w:date="2023-03-08T18:41:00Z">
            <w:rPr>
              <w:rFonts w:cstheme="minorHAnsi"/>
            </w:rPr>
          </w:rPrChange>
        </w:rPr>
        <w:fldChar w:fldCharType="begin"/>
      </w:r>
      <w:r w:rsidR="00373CEC" w:rsidRPr="00C52832">
        <w:rPr>
          <w:rFonts w:cstheme="minorHAnsi"/>
          <w:lang w:val="en-GB"/>
          <w:rPrChange w:id="414" w:author="Nabera  Abhinandan" w:date="2023-03-08T18:41:00Z">
            <w:rPr>
              <w:rFonts w:cstheme="minorHAnsi"/>
              <w:lang w:val="en-US"/>
            </w:rPr>
          </w:rPrChange>
        </w:rPr>
        <w:instrText xml:space="preserve"> ADDIN ZOTERO_ITEM CSL_CITATION {"citationID":"zsRcaa2G","properties":{"formattedCitation":"\\super 8,15\\nosupersub{}","plainCitation":"8,15","noteIndex":0},"citationItems":[{"id":21575,"uris":["http://zotero.org/users/9157291/items/U2JU5DYJ"],"itemData":{"id":21575,"type":"report","language":"en","note":"DOI: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21410,"uris":["http://zotero.org/users/9157291/items/86IUUBD4"],"itemData":{"id":21410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C52832">
        <w:rPr>
          <w:rFonts w:cstheme="minorHAnsi"/>
          <w:lang w:val="en-GB"/>
          <w:rPrChange w:id="415" w:author="Nabera  Abhinandan" w:date="2023-03-08T18:41:00Z">
            <w:rPr>
              <w:rFonts w:cstheme="minorHAnsi"/>
            </w:rPr>
          </w:rPrChange>
        </w:rPr>
        <w:fldChar w:fldCharType="separate"/>
      </w:r>
      <w:r w:rsidRPr="00C52832">
        <w:rPr>
          <w:rFonts w:ascii="Calibri" w:hAnsi="Calibri" w:cs="Calibri"/>
          <w:szCs w:val="24"/>
          <w:vertAlign w:val="superscript"/>
          <w:lang w:val="en-GB"/>
          <w:rPrChange w:id="416" w:author="Nabera  Abhinandan" w:date="2023-03-08T18:41:00Z">
            <w:rPr>
              <w:rFonts w:ascii="Calibri" w:hAnsi="Calibri" w:cs="Calibri"/>
              <w:szCs w:val="24"/>
              <w:vertAlign w:val="superscript"/>
              <w:lang w:val="en-US"/>
            </w:rPr>
          </w:rPrChange>
        </w:rPr>
        <w:t>8,15</w:t>
      </w:r>
      <w:r w:rsidRPr="00C52832">
        <w:rPr>
          <w:rFonts w:cstheme="minorHAnsi"/>
          <w:lang w:val="en-GB"/>
          <w:rPrChange w:id="417" w:author="Nabera  Abhinandan" w:date="2023-03-08T18:41:00Z">
            <w:rPr>
              <w:rFonts w:cstheme="minorHAnsi"/>
            </w:rPr>
          </w:rPrChange>
        </w:rPr>
        <w:fldChar w:fldCharType="end"/>
      </w:r>
      <w:r w:rsidRPr="00C52832">
        <w:rPr>
          <w:rFonts w:cstheme="minorHAnsi"/>
          <w:lang w:val="en-GB"/>
          <w:rPrChange w:id="418" w:author="Nabera  Abhinandan" w:date="2023-03-08T18:41:00Z">
            <w:rPr>
              <w:rFonts w:cstheme="minorHAnsi"/>
              <w:lang w:val="en-US"/>
            </w:rPr>
          </w:rPrChange>
        </w:rPr>
        <w:t>. This hybrid electro</w:t>
      </w:r>
      <w:ins w:id="419" w:author="Nabera  Abhinandan" w:date="2023-03-08T13:48:00Z">
        <w:r w:rsidR="00271464" w:rsidRPr="00D24C8D">
          <w:rPr>
            <w:rFonts w:cstheme="minorHAnsi"/>
            <w:lang w:val="en-GB"/>
          </w:rPr>
          <w:noBreakHyphen/>
        </w:r>
      </w:ins>
      <w:del w:id="420" w:author="Nabera  Abhinandan" w:date="2023-03-08T13:48:00Z">
        <w:r w:rsidRPr="00C52832" w:rsidDel="00271464">
          <w:rPr>
            <w:rFonts w:cstheme="minorHAnsi"/>
            <w:lang w:val="en-GB"/>
            <w:rPrChange w:id="421" w:author="Nabera  Abhinandan" w:date="2023-03-08T18:41:00Z">
              <w:rPr>
                <w:rFonts w:cstheme="minorHAnsi"/>
                <w:lang w:val="en-US"/>
              </w:rPr>
            </w:rPrChange>
          </w:rPr>
          <w:delText>-</w:delText>
        </w:r>
      </w:del>
      <w:r w:rsidRPr="00C52832">
        <w:rPr>
          <w:rFonts w:cstheme="minorHAnsi"/>
          <w:lang w:val="en-GB"/>
          <w:rPrChange w:id="422" w:author="Nabera  Abhinandan" w:date="2023-03-08T18:41:00Z">
            <w:rPr>
              <w:rFonts w:cstheme="minorHAnsi"/>
              <w:lang w:val="en-US"/>
            </w:rPr>
          </w:rPrChange>
        </w:rPr>
        <w:t>thermocatalytic scheme is under intense development and has been claimed to be the first implementable low</w:t>
      </w:r>
      <w:ins w:id="423" w:author="Nabera  Abhinandan" w:date="2023-03-08T13:48:00Z">
        <w:r w:rsidR="002F7C10" w:rsidRPr="00D24C8D">
          <w:rPr>
            <w:rFonts w:cstheme="minorHAnsi"/>
            <w:lang w:val="en-GB"/>
          </w:rPr>
          <w:noBreakHyphen/>
        </w:r>
      </w:ins>
      <w:del w:id="424" w:author="Nabera  Abhinandan" w:date="2023-03-08T13:48:00Z">
        <w:r w:rsidR="00C678B2" w:rsidRPr="00C52832" w:rsidDel="002F7C10">
          <w:rPr>
            <w:rFonts w:cstheme="minorHAnsi"/>
            <w:lang w:val="en-GB"/>
            <w:rPrChange w:id="425" w:author="Nabera  Abhinandan" w:date="2023-03-08T18:41:00Z">
              <w:rPr>
                <w:rFonts w:cstheme="minorHAnsi"/>
                <w:lang w:val="en-US"/>
              </w:rPr>
            </w:rPrChange>
          </w:rPr>
          <w:delText>-</w:delText>
        </w:r>
      </w:del>
      <w:r w:rsidRPr="00C52832">
        <w:rPr>
          <w:rFonts w:cstheme="minorHAnsi"/>
          <w:lang w:val="en-GB"/>
          <w:rPrChange w:id="426" w:author="Nabera  Abhinandan" w:date="2023-03-08T18:41:00Z">
            <w:rPr>
              <w:rFonts w:cstheme="minorHAnsi"/>
              <w:lang w:val="en-US"/>
            </w:rPr>
          </w:rPrChange>
        </w:rPr>
        <w:t>carbon alternative</w:t>
      </w:r>
      <w:r w:rsidRPr="00C52832">
        <w:rPr>
          <w:rFonts w:cstheme="minorHAnsi"/>
          <w:lang w:val="en-GB"/>
          <w:rPrChange w:id="427" w:author="Nabera  Abhinandan" w:date="2023-03-08T18:41:00Z">
            <w:rPr>
              <w:rFonts w:cstheme="minorHAnsi"/>
              <w:lang w:val="en-US"/>
            </w:rPr>
          </w:rPrChange>
        </w:rPr>
        <w:fldChar w:fldCharType="begin"/>
      </w:r>
      <w:r w:rsidR="00373CEC" w:rsidRPr="00C52832">
        <w:rPr>
          <w:rFonts w:cstheme="minorHAnsi"/>
          <w:lang w:val="en-GB"/>
          <w:rPrChange w:id="428" w:author="Nabera  Abhinandan" w:date="2023-03-08T18:41:00Z">
            <w:rPr>
              <w:rFonts w:cstheme="minorHAnsi"/>
              <w:lang w:val="en-US"/>
            </w:rPr>
          </w:rPrChange>
        </w:rPr>
        <w:instrText xml:space="preserve"> ADDIN ZOTERO_ITEM CSL_CITATION {"citationID":"ex5E9pap","properties":{"formattedCitation":"\\super 16\\nosupersub{}","plainCitation":"16","noteIndex":0},"citationItems":[{"id":26685,"uris":["http://zotero.org/users/9157291/items/DLIJZIUV"],"itemData":{"id":26685,"type":"article-journal","abstract":"Most of the global production of ammonia requires fossil fuels and is associated with considerable greenhouse gas emissions. Replacing fossil fuel ammonia with green or zero-carbon ammonia is a major focus for academia, industry and governments. Ammonia is a key component in fertiliser\nbut is also attracting increasing interest as a carbon-free fuel for the maritime sector and as a hydrogen vector. This review describes the use of green (electrolysed) hydrogen in conventional Haber-Bosch plants and predicts adoption of the technology by 2030. Further into the future, direct\ngreen ammonia synthesis by electrocatalytic and photocatalytic means may present a cost-effective alternative to the Haber-Bosch process. Electrocatalytic and photocatalytic routes to ammonia are reviewed, the catalytic systems are compared and their potential for meeting the likely demand\nand cost for ammonia considered.","container-title":"Johnson Matthey Technology Review","DOI":"10.1595/205651322X16334238659301","issue":"3","journalAbbreviation":"Johnson Matthey Technology Review","page":"230-244","source":"IngentaConnect","title":"Review of Recent Progress in Green Ammonia Synthesis : Decarbonisation of fertiliser and fuels via green synthesis","title-short":"Review of Recent Progress in Green Ammonia Synthesis","volume":"66","author":[{"family":"Smart","given":"Katie"}],"issued":{"date-parts":[["2022",7,12]]}}}],"schema":"https://github.com/citation-style-language/schema/raw/master/csl-citation.json"} </w:instrText>
      </w:r>
      <w:r w:rsidRPr="00C52832">
        <w:rPr>
          <w:rFonts w:cstheme="minorHAnsi"/>
          <w:lang w:val="en-GB"/>
          <w:rPrChange w:id="429" w:author="Nabera  Abhinandan" w:date="2023-03-08T18:41:00Z">
            <w:rPr>
              <w:rFonts w:cstheme="minorHAnsi"/>
              <w:lang w:val="en-US"/>
            </w:rPr>
          </w:rPrChange>
        </w:rPr>
        <w:fldChar w:fldCharType="separate"/>
      </w:r>
      <w:r w:rsidRPr="00C52832">
        <w:rPr>
          <w:rFonts w:ascii="Calibri" w:hAnsi="Calibri" w:cs="Calibri"/>
          <w:szCs w:val="24"/>
          <w:vertAlign w:val="superscript"/>
          <w:lang w:val="en-GB"/>
          <w:rPrChange w:id="430" w:author="Nabera  Abhinandan" w:date="2023-03-08T18:41:00Z">
            <w:rPr>
              <w:rFonts w:ascii="Calibri" w:hAnsi="Calibri" w:cs="Calibri"/>
              <w:szCs w:val="24"/>
              <w:vertAlign w:val="superscript"/>
              <w:lang w:val="en-US"/>
            </w:rPr>
          </w:rPrChange>
        </w:rPr>
        <w:t>16</w:t>
      </w:r>
      <w:r w:rsidRPr="00C52832">
        <w:rPr>
          <w:rFonts w:cstheme="minorHAnsi"/>
          <w:lang w:val="en-GB"/>
          <w:rPrChange w:id="431" w:author="Nabera  Abhinandan" w:date="2023-03-08T18:41:00Z">
            <w:rPr>
              <w:rFonts w:cstheme="minorHAnsi"/>
              <w:lang w:val="en-US"/>
            </w:rPr>
          </w:rPrChange>
        </w:rPr>
        <w:fldChar w:fldCharType="end"/>
      </w:r>
      <w:r w:rsidRPr="00C52832">
        <w:rPr>
          <w:rFonts w:cstheme="minorHAnsi"/>
          <w:lang w:val="en-GB"/>
          <w:rPrChange w:id="432" w:author="Nabera  Abhinandan" w:date="2023-03-08T18:41:00Z">
            <w:rPr>
              <w:rFonts w:cstheme="minorHAnsi"/>
              <w:lang w:val="en-US"/>
            </w:rPr>
          </w:rPrChange>
        </w:rPr>
        <w:t xml:space="preserve">. </w:t>
      </w:r>
      <w:ins w:id="433" w:author="Nabera  Abhinandan" w:date="2023-03-02T20:22:00Z">
        <w:r w:rsidR="00702794" w:rsidRPr="00C52832">
          <w:rPr>
            <w:rFonts w:cstheme="minorHAnsi"/>
            <w:lang w:val="en-GB"/>
            <w:rPrChange w:id="434" w:author="Nabera  Abhinandan" w:date="2023-03-08T18:41:00Z">
              <w:rPr>
                <w:rFonts w:cstheme="minorHAnsi"/>
              </w:rPr>
            </w:rPrChange>
          </w:rPr>
          <w:t>While a longer-term option, such as direct electrocatalytic reduction of nitrogen at large or small scale, is highly desirable because of its association with renewable electricity sources, it is still impractical to implement at an industrial scale.</w:t>
        </w:r>
      </w:ins>
      <w:del w:id="435" w:author="Nabera  Abhinandan" w:date="2023-03-02T20:22:00Z">
        <w:r w:rsidRPr="00C52832" w:rsidDel="00702794">
          <w:rPr>
            <w:rFonts w:cstheme="minorHAnsi"/>
            <w:lang w:val="en-GB"/>
            <w:rPrChange w:id="436" w:author="Nabera  Abhinandan" w:date="2023-03-08T18:41:00Z">
              <w:rPr>
                <w:rFonts w:cstheme="minorHAnsi"/>
                <w:lang w:val="en-US"/>
              </w:rPr>
            </w:rPrChange>
          </w:rPr>
          <w:delText xml:space="preserve">A longer-term option such as direct electrocatalytic reduction of nitrogen at large or small scale is highly </w:delText>
        </w:r>
      </w:del>
      <w:del w:id="437" w:author="Nabera  Abhinandan" w:date="2023-03-02T20:20:00Z">
        <w:r w:rsidRPr="00C52832" w:rsidDel="00227D6F">
          <w:rPr>
            <w:rFonts w:cstheme="minorHAnsi"/>
            <w:lang w:val="en-GB"/>
            <w:rPrChange w:id="438" w:author="Nabera  Abhinandan" w:date="2023-03-08T18:41:00Z">
              <w:rPr>
                <w:rFonts w:cstheme="minorHAnsi"/>
                <w:lang w:val="en-US"/>
              </w:rPr>
            </w:rPrChange>
          </w:rPr>
          <w:delText xml:space="preserve">attractive </w:delText>
        </w:r>
      </w:del>
      <w:del w:id="439" w:author="Nabera  Abhinandan" w:date="2023-03-02T20:22:00Z">
        <w:r w:rsidRPr="00C52832" w:rsidDel="00702794">
          <w:rPr>
            <w:rFonts w:cstheme="minorHAnsi"/>
            <w:lang w:val="en-GB"/>
            <w:rPrChange w:id="440" w:author="Nabera  Abhinandan" w:date="2023-03-08T18:41:00Z">
              <w:rPr>
                <w:rFonts w:cstheme="minorHAnsi"/>
                <w:lang w:val="en-US"/>
              </w:rPr>
            </w:rPrChange>
          </w:rPr>
          <w:delText xml:space="preserve">due to its straightforward connection to renewable electricity sources, but </w:delText>
        </w:r>
        <w:commentRangeStart w:id="441"/>
        <w:r w:rsidRPr="00C52832" w:rsidDel="00702794">
          <w:rPr>
            <w:rFonts w:cstheme="minorHAnsi"/>
            <w:lang w:val="en-GB"/>
            <w:rPrChange w:id="442" w:author="Nabera  Abhinandan" w:date="2023-03-08T18:41:00Z">
              <w:rPr>
                <w:rFonts w:cstheme="minorHAnsi"/>
                <w:lang w:val="en-US"/>
              </w:rPr>
            </w:rPrChange>
          </w:rPr>
          <w:delText>it is currently limited to laboratory scale</w:delText>
        </w:r>
        <w:commentRangeEnd w:id="441"/>
        <w:r w:rsidR="0027787C" w:rsidRPr="00D24C8D" w:rsidDel="00702794">
          <w:rPr>
            <w:rStyle w:val="CommentReference"/>
            <w:lang w:val="en-GB"/>
          </w:rPr>
          <w:commentReference w:id="441"/>
        </w:r>
        <w:r w:rsidRPr="00C52832" w:rsidDel="00702794">
          <w:rPr>
            <w:rFonts w:cstheme="minorHAnsi"/>
            <w:lang w:val="en-GB"/>
            <w:rPrChange w:id="443" w:author="Nabera  Abhinandan" w:date="2023-03-08T18:41:00Z">
              <w:rPr>
                <w:rFonts w:cstheme="minorHAnsi"/>
                <w:lang w:val="en-US"/>
              </w:rPr>
            </w:rPrChange>
          </w:rPr>
          <w:delText>.</w:delText>
        </w:r>
      </w:del>
      <w:r w:rsidRPr="00C52832">
        <w:rPr>
          <w:rFonts w:cstheme="minorHAnsi"/>
          <w:lang w:val="en-GB"/>
          <w:rPrChange w:id="444" w:author="Nabera  Abhinandan" w:date="2023-03-08T18:41:00Z">
            <w:rPr>
              <w:rFonts w:cstheme="minorHAnsi"/>
              <w:lang w:val="en-US"/>
            </w:rPr>
          </w:rPrChange>
        </w:rPr>
        <w:t xml:space="preserve"> As for methanol, the required conversion of CO</w:t>
      </w:r>
      <w:r w:rsidRPr="00C52832">
        <w:rPr>
          <w:rFonts w:cstheme="minorHAnsi"/>
          <w:vertAlign w:val="subscript"/>
          <w:lang w:val="en-GB"/>
          <w:rPrChange w:id="445" w:author="Nabera  Abhinandan" w:date="2023-03-08T18:41:00Z">
            <w:rPr>
              <w:rFonts w:cstheme="minorHAnsi"/>
              <w:vertAlign w:val="subscript"/>
              <w:lang w:val="en-US"/>
            </w:rPr>
          </w:rPrChange>
        </w:rPr>
        <w:t>2</w:t>
      </w:r>
      <w:r w:rsidRPr="00C52832">
        <w:rPr>
          <w:rFonts w:cstheme="minorHAnsi"/>
          <w:lang w:val="en-GB"/>
          <w:rPrChange w:id="446" w:author="Nabera  Abhinandan" w:date="2023-03-08T18:41:00Z">
            <w:rPr>
              <w:rFonts w:cstheme="minorHAnsi"/>
              <w:lang w:val="en-US"/>
            </w:rPr>
          </w:rPrChange>
        </w:rPr>
        <w:t xml:space="preserve"> into CO </w:t>
      </w:r>
      <w:r w:rsidRPr="00520F34">
        <w:rPr>
          <w:rFonts w:cstheme="minorHAnsi"/>
          <w:i/>
          <w:lang w:val="en-GB"/>
          <w:rPrChange w:id="447" w:author="Nabera  Abhinandan" w:date="2023-03-08T18:43:00Z">
            <w:rPr>
              <w:rFonts w:cstheme="minorHAnsi"/>
              <w:lang w:val="en-US"/>
            </w:rPr>
          </w:rPrChange>
        </w:rPr>
        <w:t>via</w:t>
      </w:r>
      <w:r w:rsidRPr="00C52832">
        <w:rPr>
          <w:rFonts w:cstheme="minorHAnsi"/>
          <w:lang w:val="en-GB"/>
          <w:rPrChange w:id="448" w:author="Nabera  Abhinandan" w:date="2023-03-08T18:41:00Z">
            <w:rPr>
              <w:rFonts w:cstheme="minorHAnsi"/>
              <w:lang w:val="en-US"/>
            </w:rPr>
          </w:rPrChange>
        </w:rPr>
        <w:t xml:space="preserve"> the reverse water gas shift reaction is a highly </w:t>
      </w:r>
      <w:del w:id="449" w:author="Nabera  Abhinandan" w:date="2023-03-02T20:24:00Z">
        <w:r w:rsidRPr="00C52832" w:rsidDel="009751FF">
          <w:rPr>
            <w:rFonts w:cstheme="minorHAnsi"/>
            <w:lang w:val="en-GB"/>
            <w:rPrChange w:id="450" w:author="Nabera  Abhinandan" w:date="2023-03-08T18:41:00Z">
              <w:rPr>
                <w:rFonts w:cstheme="minorHAnsi"/>
                <w:lang w:val="en-US"/>
              </w:rPr>
            </w:rPrChange>
          </w:rPr>
          <w:delText xml:space="preserve">optimized </w:delText>
        </w:r>
      </w:del>
      <w:ins w:id="451" w:author="Nabera  Abhinandan" w:date="2023-03-02T20:24:00Z">
        <w:r w:rsidR="009751FF" w:rsidRPr="00C52832">
          <w:rPr>
            <w:rFonts w:cstheme="minorHAnsi"/>
            <w:lang w:val="en-GB"/>
            <w:rPrChange w:id="452" w:author="Nabera  Abhinandan" w:date="2023-03-08T18:41:00Z">
              <w:rPr>
                <w:rFonts w:cstheme="minorHAnsi"/>
                <w:lang w:val="en-US"/>
              </w:rPr>
            </w:rPrChange>
          </w:rPr>
          <w:t>optimi</w:t>
        </w:r>
        <w:r w:rsidR="009751FF" w:rsidRPr="00D24C8D">
          <w:rPr>
            <w:rFonts w:cstheme="minorHAnsi"/>
            <w:lang w:val="en-GB"/>
          </w:rPr>
          <w:t>s</w:t>
        </w:r>
        <w:r w:rsidR="009751FF" w:rsidRPr="00C52832">
          <w:rPr>
            <w:rFonts w:cstheme="minorHAnsi"/>
            <w:lang w:val="en-GB"/>
            <w:rPrChange w:id="453" w:author="Nabera  Abhinandan" w:date="2023-03-08T18:41:00Z">
              <w:rPr>
                <w:rFonts w:cstheme="minorHAnsi"/>
                <w:lang w:val="en-US"/>
              </w:rPr>
            </w:rPrChange>
          </w:rPr>
          <w:t xml:space="preserve">ed </w:t>
        </w:r>
      </w:ins>
      <w:r w:rsidRPr="00C52832">
        <w:rPr>
          <w:rFonts w:cstheme="minorHAnsi"/>
          <w:lang w:val="en-GB"/>
          <w:rPrChange w:id="454" w:author="Nabera  Abhinandan" w:date="2023-03-08T18:41:00Z">
            <w:rPr>
              <w:rFonts w:cstheme="minorHAnsi"/>
              <w:lang w:val="en-US"/>
            </w:rPr>
          </w:rPrChange>
        </w:rPr>
        <w:t>technology. Nevertheless, recent breakthrough discoveries of catalytic materials such as promoted indium oxide</w:t>
      </w:r>
      <w:r w:rsidRPr="00C52832">
        <w:rPr>
          <w:rFonts w:cstheme="minorHAnsi"/>
          <w:lang w:val="en-GB"/>
          <w:rPrChange w:id="455" w:author="Nabera  Abhinandan" w:date="2023-03-08T18:41:00Z">
            <w:rPr>
              <w:rFonts w:cstheme="minorHAnsi"/>
              <w:lang w:val="en-US"/>
            </w:rPr>
          </w:rPrChange>
        </w:rPr>
        <w:fldChar w:fldCharType="begin"/>
      </w:r>
      <w:r w:rsidR="00373CEC" w:rsidRPr="00C52832">
        <w:rPr>
          <w:rFonts w:cstheme="minorHAnsi"/>
          <w:lang w:val="en-GB"/>
          <w:rPrChange w:id="456" w:author="Nabera  Abhinandan" w:date="2023-03-08T18:41:00Z">
            <w:rPr>
              <w:rFonts w:cstheme="minorHAnsi"/>
              <w:lang w:val="en-US"/>
            </w:rPr>
          </w:rPrChange>
        </w:rPr>
        <w:instrText xml:space="preserve"> ADDIN ZOTERO_ITEM CSL_CITATION {"citationID":"q8kb5qW2","properties":{"formattedCitation":"\\super 17,18\\nosupersub{}","plainCitation":"17,18","noteIndex":0},"citationItems":[{"id":26684,"uris":["http://zotero.org/users/9157291/items/BU8CS79N"],"itemData":{"id":26684,"type":"article-journal","abstract":"Methanol synthesis by CO2 hydrogenation is attractive in view of avoiding the environmental implications associated with the production of the traditional syngas feedstock and mitigating global warming. However, there still is a lack of efficient catalysts for such alternative processes. Herein, we unveil the high activity, 100 % selectivity, and remarkable stability for 1000 h on stream of In2O3 supported on ZrO2 under industrially relevant conditions. This strongly contrasts to the benchmark Cu-ZnO-Al2O3 catalyst, which is unselective and experiences rapid deactivation. In-depth characterization of the In2O3-based materials points towards a mechanism rooted in the creation and annihilation of oxygen vacancies as active sites, whose amount can be modulated in situ by co-feeding CO and boosted through electronic interactions with the zirconia carrier. These results constitute a promising basis for the design of a prospective technology for sustainable methanol production.","container-title":"Angewandte Chemie","DOI":"10.1002/ange.201600943","ISSN":"1521-3757","issue":"21","language":"en","note":"_eprint: https://onlinelibrary.wiley.com/doi/pdf/10.1002/ange.201600943","page":"6369-6373","source":"Wiley Online Library","title":"Indium Oxide as a Superior Catalyst for Methanol Synthesis by CO2 Hydrogenation","volume":"128","author":[{"family":"Martin","given":"Oliver"},{"family":"Martín","given":"Antonio J."},{"family":"Mondelli","given":"Cecilia"},{"family":"Mitchell","given":"Sharon"},{"family":"Segawa","given":"Takuya F."},{"family":"Hauert","given":"Roland"},{"family":"Drouilly","given":"Charlotte"},{"family":"Curulla-Ferré","given":"Daniel"},{"family":"Pérez-Ramírez","given":"Javier"}],"issued":{"date-parts":[["2016"]]}}},{"id":26683,"uris":["http://zotero.org/users/9157291/items/DUJ2VT33"],"itemData":{"id":26683,"type":"article-journal","abstract":"Palladium promotion and deposition on monoclinic zirconia are effective strategies to boost the performance of bulk In2O3 in CO2-to-methanol and could unlock superior reactivity if well integrated into a single catalytic system. However, harnessing synergic effects of the individual components is crucial and very challenging as it requires precise control over their assembly. Herein, we present ternary Pd-In2O3-ZrO2 catalysts prepared by flame spray pyrolysis (FSP) with remarkable methanol productivity and improved metal utilization, surpassing their binary counterparts. Unlike established impregnation and co-precipitation methods, FSP produces materials combining low-nuclearity palladium species associated with In2O3 monolayers highly dispersed on the ZrO2 carrier, whose surface partially transforms from a tetragonal into a monoclinic-like structure upon reaction. A pioneering protocol developed to quantify oxygen vacancies using in situ electron paramagnetic resonance spectroscopy reveals their enhanced generation because of this unique catalyst architecture, thereby rationalizing its high and sustained methanol productivity.","container-title":"Nature Communications","DOI":"10.1038/s41467-022-33391-w","ISSN":"2041-1723","issue":"1","journalAbbreviation":"Nat Commun","language":"en","license":"2022 The Author(s)","note":"number: 1\npublisher: Nature Publishing Group","page":"5610","source":"www.nature.com","title":"Flame-made ternary Pd-In2O3-ZrO2 catalyst with enhanced oxygen vacancy generation for CO2 hydrogenation to methanol","volume":"13","author":[{"family":"Pinheiro Araújo","given":"Thaylan"},{"family":"Mondelli","given":"Cecilia"},{"family":"Agrachev","given":"Mikhail"},{"family":"Zou","given":"Tangsheng"},{"family":"Willi","given":"Patrik O."},{"family":"Engel","given":"Konstantin M."},{"family":"Grass","given":"Robert N."},{"family":"Stark","given":"Wendelin J."},{"family":"Safonova","given":"Olga V."},{"family":"Jeschke","given":"Gunnar"},{"family":"Mitchell","given":"Sharon"},{"family":"Pérez-Ramírez","given":"Javier"}],"issued":{"date-parts":[["2022",9,24]]}}}],"schema":"https://github.com/citation-style-language/schema/raw/master/csl-citation.json"} </w:instrText>
      </w:r>
      <w:r w:rsidRPr="00C52832">
        <w:rPr>
          <w:rFonts w:cstheme="minorHAnsi"/>
          <w:lang w:val="en-GB"/>
          <w:rPrChange w:id="457" w:author="Nabera  Abhinandan" w:date="2023-03-08T18:41:00Z">
            <w:rPr>
              <w:rFonts w:cstheme="minorHAnsi"/>
              <w:lang w:val="en-US"/>
            </w:rPr>
          </w:rPrChange>
        </w:rPr>
        <w:fldChar w:fldCharType="separate"/>
      </w:r>
      <w:r w:rsidRPr="00C52832">
        <w:rPr>
          <w:rFonts w:ascii="Calibri" w:hAnsi="Calibri" w:cs="Calibri"/>
          <w:szCs w:val="24"/>
          <w:vertAlign w:val="superscript"/>
          <w:lang w:val="en-GB"/>
          <w:rPrChange w:id="458" w:author="Nabera  Abhinandan" w:date="2023-03-08T18:41:00Z">
            <w:rPr>
              <w:rFonts w:ascii="Calibri" w:hAnsi="Calibri" w:cs="Calibri"/>
              <w:szCs w:val="24"/>
              <w:vertAlign w:val="superscript"/>
              <w:lang w:val="en-US"/>
            </w:rPr>
          </w:rPrChange>
        </w:rPr>
        <w:t>17,18</w:t>
      </w:r>
      <w:r w:rsidRPr="00C52832">
        <w:rPr>
          <w:rFonts w:cstheme="minorHAnsi"/>
          <w:lang w:val="en-GB"/>
          <w:rPrChange w:id="459" w:author="Nabera  Abhinandan" w:date="2023-03-08T18:41:00Z">
            <w:rPr>
              <w:rFonts w:cstheme="minorHAnsi"/>
              <w:lang w:val="en-US"/>
            </w:rPr>
          </w:rPrChange>
        </w:rPr>
        <w:fldChar w:fldCharType="end"/>
      </w:r>
      <w:r w:rsidRPr="00C52832">
        <w:rPr>
          <w:rFonts w:cstheme="minorHAnsi"/>
          <w:lang w:val="en-GB"/>
          <w:rPrChange w:id="460" w:author="Nabera  Abhinandan" w:date="2023-03-08T18:41:00Z">
            <w:rPr>
              <w:rFonts w:cstheme="minorHAnsi"/>
              <w:lang w:val="en-US"/>
            </w:rPr>
          </w:rPrChange>
        </w:rPr>
        <w:t xml:space="preserve"> or zinc-zirconium oxide</w:t>
      </w:r>
      <w:r w:rsidRPr="00C52832">
        <w:rPr>
          <w:rFonts w:cstheme="minorHAnsi"/>
          <w:lang w:val="en-GB"/>
          <w:rPrChange w:id="461" w:author="Nabera  Abhinandan" w:date="2023-03-08T18:41:00Z">
            <w:rPr>
              <w:rFonts w:cstheme="minorHAnsi"/>
              <w:lang w:val="en-US"/>
            </w:rPr>
          </w:rPrChange>
        </w:rPr>
        <w:fldChar w:fldCharType="begin"/>
      </w:r>
      <w:r w:rsidR="00373CEC" w:rsidRPr="00C52832">
        <w:rPr>
          <w:rFonts w:cstheme="minorHAnsi"/>
          <w:lang w:val="en-GB"/>
          <w:rPrChange w:id="462" w:author="Nabera  Abhinandan" w:date="2023-03-08T18:41:00Z">
            <w:rPr>
              <w:rFonts w:cstheme="minorHAnsi"/>
              <w:lang w:val="en-US"/>
            </w:rPr>
          </w:rPrChange>
        </w:rPr>
        <w:instrText xml:space="preserve"> ADDIN ZOTERO_ITEM CSL_CITATION {"citationID":"tZ4iLRHP","properties":{"formattedCitation":"\\super 19\\nosupersub{}","plainCitation":"19","noteIndex":0},"citationItems":[{"id":26682,"uris":["http://zotero.org/users/9157291/items/GSWCS3NY"],"itemData":{"id":26682,"type":"article-journal","abstract":"Although methanol synthesis via CO hydrogenation has been industrialized, CO2 hydrogenation to methanol still confronts great obstacles of low methanol selectivity and poor stability, particularly for supported metal catalysts under industrial conditions. We report a binary metal oxide, ZnO-ZrO2 solid solution catalyst, which can achieve methanol selectivity of up to 86 to 91% with CO2 single-pass conversion of more than 10% under reaction conditions of 5.0 MPa, 24,000 ml/(g hour), H2/CO2 = 3:1 to 4:1, 320° to 315°C. Experimental and theoretical results indicate that the synergetic effect between Zn and Zr sites results in the excellent performance. The ZnO-ZrO2 solid solution catalyst shows high stability for at least 500 hours on stream and is also resistant to sintering at higher temperatures. Moreover, no deactivation is observed in the presence of 50 ppm SO2 or H2S in the reaction stream.","container-title":"Science Advances","DOI":"10.1126/sciadv.1701290","issue":"10","note":"publisher: American Association for the Advancement of Science","page":"e1701290","source":"science.org (Atypon)","title":"A highly selective and stable ZnO-ZrO2 solid solution catalyst for CO2 hydrogenation to methanol","volume":"3","author":[{"family":"Wang","given":"Jijie"},{"family":"Li","given":"Guanna"},{"family":"Li","given":"Zelong"},{"family":"Tang","given":"Chizhou"},{"family":"Feng","given":"Zhaochi"},{"family":"An","given":"Hongyu"},{"family":"Liu","given":"Hailong"},{"family":"Liu","given":"Taifeng"},{"family":"Li","given":"Can"}],"issued":{"date-parts":[["2017",10,6]]}}}],"schema":"https://github.com/citation-style-language/schema/raw/master/csl-citation.json"} </w:instrText>
      </w:r>
      <w:r w:rsidRPr="00C52832">
        <w:rPr>
          <w:rFonts w:cstheme="minorHAnsi"/>
          <w:lang w:val="en-GB"/>
          <w:rPrChange w:id="463" w:author="Nabera  Abhinandan" w:date="2023-03-08T18:41:00Z">
            <w:rPr>
              <w:rFonts w:cstheme="minorHAnsi"/>
              <w:lang w:val="en-US"/>
            </w:rPr>
          </w:rPrChange>
        </w:rPr>
        <w:fldChar w:fldCharType="separate"/>
      </w:r>
      <w:r w:rsidRPr="00C52832">
        <w:rPr>
          <w:rFonts w:ascii="Calibri" w:hAnsi="Calibri" w:cs="Calibri"/>
          <w:szCs w:val="24"/>
          <w:vertAlign w:val="superscript"/>
          <w:lang w:val="en-GB"/>
          <w:rPrChange w:id="464" w:author="Nabera  Abhinandan" w:date="2023-03-08T18:41:00Z">
            <w:rPr>
              <w:rFonts w:ascii="Calibri" w:hAnsi="Calibri" w:cs="Calibri"/>
              <w:szCs w:val="24"/>
              <w:vertAlign w:val="superscript"/>
              <w:lang w:val="en-US"/>
            </w:rPr>
          </w:rPrChange>
        </w:rPr>
        <w:t>19</w:t>
      </w:r>
      <w:r w:rsidRPr="00C52832">
        <w:rPr>
          <w:rFonts w:cstheme="minorHAnsi"/>
          <w:lang w:val="en-GB"/>
          <w:rPrChange w:id="465" w:author="Nabera  Abhinandan" w:date="2023-03-08T18:41:00Z">
            <w:rPr>
              <w:rFonts w:cstheme="minorHAnsi"/>
              <w:lang w:val="en-US"/>
            </w:rPr>
          </w:rPrChange>
        </w:rPr>
        <w:fldChar w:fldCharType="end"/>
      </w:r>
      <w:r w:rsidRPr="00C52832">
        <w:rPr>
          <w:rFonts w:cstheme="minorHAnsi"/>
          <w:lang w:val="en-GB"/>
          <w:rPrChange w:id="466" w:author="Nabera  Abhinandan" w:date="2023-03-08T18:41:00Z">
            <w:rPr>
              <w:rFonts w:cstheme="minorHAnsi"/>
              <w:lang w:val="en-US"/>
            </w:rPr>
          </w:rPrChange>
        </w:rPr>
        <w:t xml:space="preserve"> have </w:t>
      </w:r>
      <w:ins w:id="467" w:author="Nabera  Abhinandan" w:date="2023-03-02T20:24:00Z">
        <w:r w:rsidR="009751FF" w:rsidRPr="00D24C8D">
          <w:rPr>
            <w:rFonts w:cstheme="minorHAnsi"/>
            <w:lang w:val="en-GB"/>
          </w:rPr>
          <w:t xml:space="preserve">directly </w:t>
        </w:r>
      </w:ins>
      <w:r w:rsidRPr="00C52832">
        <w:rPr>
          <w:rFonts w:cstheme="minorHAnsi"/>
          <w:lang w:val="en-GB"/>
          <w:rPrChange w:id="468" w:author="Nabera  Abhinandan" w:date="2023-03-08T18:41:00Z">
            <w:rPr>
              <w:rFonts w:cstheme="minorHAnsi"/>
              <w:lang w:val="en-US"/>
            </w:rPr>
          </w:rPrChange>
        </w:rPr>
        <w:t>opened the door</w:t>
      </w:r>
      <w:del w:id="469" w:author="Nabera  Abhinandan" w:date="2023-03-02T20:25:00Z">
        <w:r w:rsidRPr="00C52832" w:rsidDel="009751FF">
          <w:rPr>
            <w:rFonts w:cstheme="minorHAnsi"/>
            <w:lang w:val="en-GB"/>
            <w:rPrChange w:id="470" w:author="Nabera  Abhinandan" w:date="2023-03-08T18:41:00Z">
              <w:rPr>
                <w:rFonts w:cstheme="minorHAnsi"/>
                <w:lang w:val="en-US"/>
              </w:rPr>
            </w:rPrChange>
          </w:rPr>
          <w:delText xml:space="preserve"> to directly</w:delText>
        </w:r>
      </w:del>
      <w:ins w:id="471" w:author="Nabera  Abhinandan" w:date="2023-03-02T20:25:00Z">
        <w:r w:rsidR="009751FF" w:rsidRPr="00D24C8D">
          <w:rPr>
            <w:rFonts w:cstheme="minorHAnsi"/>
            <w:lang w:val="en-GB"/>
          </w:rPr>
          <w:t xml:space="preserve"> to </w:t>
        </w:r>
      </w:ins>
      <w:del w:id="472" w:author="Nabera  Abhinandan" w:date="2023-03-02T20:25:00Z">
        <w:r w:rsidRPr="00C52832" w:rsidDel="009751FF">
          <w:rPr>
            <w:rFonts w:cstheme="minorHAnsi"/>
            <w:lang w:val="en-GB"/>
            <w:rPrChange w:id="473" w:author="Nabera  Abhinandan" w:date="2023-03-08T18:41:00Z">
              <w:rPr>
                <w:rFonts w:cstheme="minorHAnsi"/>
                <w:lang w:val="en-US"/>
              </w:rPr>
            </w:rPrChange>
          </w:rPr>
          <w:delText xml:space="preserve"> </w:delText>
        </w:r>
      </w:del>
      <w:r w:rsidRPr="00C52832">
        <w:rPr>
          <w:rFonts w:cstheme="minorHAnsi"/>
          <w:lang w:val="en-GB"/>
          <w:rPrChange w:id="474" w:author="Nabera  Abhinandan" w:date="2023-03-08T18:41:00Z">
            <w:rPr>
              <w:rFonts w:cstheme="minorHAnsi"/>
              <w:lang w:val="en-US"/>
            </w:rPr>
          </w:rPrChange>
        </w:rPr>
        <w:t>hydrogenate CO</w:t>
      </w:r>
      <w:r w:rsidRPr="00C52832">
        <w:rPr>
          <w:rFonts w:cstheme="minorHAnsi"/>
          <w:vertAlign w:val="subscript"/>
          <w:lang w:val="en-GB"/>
          <w:rPrChange w:id="475" w:author="Nabera  Abhinandan" w:date="2023-03-08T18:41:00Z">
            <w:rPr>
              <w:rFonts w:cstheme="minorHAnsi"/>
              <w:vertAlign w:val="subscript"/>
              <w:lang w:val="en-US"/>
            </w:rPr>
          </w:rPrChange>
        </w:rPr>
        <w:t>2</w:t>
      </w:r>
      <w:r w:rsidRPr="00C52832">
        <w:rPr>
          <w:rFonts w:cstheme="minorHAnsi"/>
          <w:lang w:val="en-GB"/>
          <w:rPrChange w:id="476" w:author="Nabera  Abhinandan" w:date="2023-03-08T18:41:00Z">
            <w:rPr>
              <w:rFonts w:cstheme="minorHAnsi"/>
              <w:lang w:val="en-US"/>
            </w:rPr>
          </w:rPrChange>
        </w:rPr>
        <w:t xml:space="preserve"> into methanol. These catalytic technologies, in combination with carbon capture and production of low</w:t>
      </w:r>
      <w:r w:rsidR="00F70843" w:rsidRPr="00C52832">
        <w:rPr>
          <w:rFonts w:cstheme="minorHAnsi"/>
          <w:lang w:val="en-GB"/>
          <w:rPrChange w:id="477" w:author="Nabera  Abhinandan" w:date="2023-03-08T18:41:00Z">
            <w:rPr>
              <w:rFonts w:cstheme="minorHAnsi"/>
              <w:lang w:val="en-US"/>
            </w:rPr>
          </w:rPrChange>
        </w:rPr>
        <w:t>-</w:t>
      </w:r>
      <w:r w:rsidRPr="00C52832">
        <w:rPr>
          <w:rFonts w:cstheme="minorHAnsi"/>
          <w:lang w:val="en-GB"/>
          <w:rPrChange w:id="478" w:author="Nabera  Abhinandan" w:date="2023-03-08T18:41:00Z">
            <w:rPr>
              <w:rFonts w:cstheme="minorHAnsi"/>
              <w:lang w:val="en-US"/>
            </w:rPr>
          </w:rPrChange>
        </w:rPr>
        <w:t>carbon hydrogen</w:t>
      </w:r>
      <w:r w:rsidRPr="00C52832">
        <w:rPr>
          <w:rFonts w:cstheme="minorHAnsi"/>
          <w:lang w:val="en-GB"/>
          <w:rPrChange w:id="479" w:author="Nabera  Abhinandan" w:date="2023-03-08T18:41:00Z">
            <w:rPr>
              <w:rFonts w:cstheme="minorHAnsi"/>
              <w:lang w:val="en-US"/>
            </w:rPr>
          </w:rPrChange>
        </w:rPr>
        <w:fldChar w:fldCharType="begin"/>
      </w:r>
      <w:r w:rsidR="00373CEC" w:rsidRPr="00C52832">
        <w:rPr>
          <w:rFonts w:cstheme="minorHAnsi"/>
          <w:lang w:val="en-GB"/>
          <w:rPrChange w:id="480" w:author="Nabera  Abhinandan" w:date="2023-03-08T18:41:00Z">
            <w:rPr>
              <w:rFonts w:cstheme="minorHAnsi"/>
              <w:lang w:val="en-US"/>
            </w:rPr>
          </w:rPrChange>
        </w:rPr>
        <w:instrText xml:space="preserve"> ADDIN ZOTERO_ITEM CSL_CITATION {"citationID":"xE4lTznH","properties":{"formattedCitation":"\\super 10\\nosupersub{}","plainCitation":"10","noteIndex":0},"citationItems":[{"id":11346,"uris":["http://zotero.org/users/9157291/items/897KTRXK"],"itemData":{"id":11346,"type":"report","language":"en","page":"124","source":"Zotero","title":"Innovation Outlook: Renewable Methanol","author":[{"family":"IRENA","given":""}],"issued":{"date-parts":[["2021"]]}}}],"schema":"https://github.com/citation-style-language/schema/raw/master/csl-citation.json"} </w:instrText>
      </w:r>
      <w:r w:rsidRPr="00C52832">
        <w:rPr>
          <w:rFonts w:cstheme="minorHAnsi"/>
          <w:lang w:val="en-GB"/>
          <w:rPrChange w:id="481" w:author="Nabera  Abhinandan" w:date="2023-03-08T18:41:00Z">
            <w:rPr>
              <w:rFonts w:cstheme="minorHAnsi"/>
              <w:lang w:val="en-US"/>
            </w:rPr>
          </w:rPrChange>
        </w:rPr>
        <w:fldChar w:fldCharType="separate"/>
      </w:r>
      <w:r w:rsidRPr="00C52832">
        <w:rPr>
          <w:rFonts w:ascii="Calibri" w:hAnsi="Calibri" w:cs="Calibri"/>
          <w:szCs w:val="24"/>
          <w:vertAlign w:val="superscript"/>
          <w:lang w:val="en-GB"/>
          <w:rPrChange w:id="482" w:author="Nabera  Abhinandan" w:date="2023-03-08T18:41:00Z">
            <w:rPr>
              <w:rFonts w:ascii="Calibri" w:hAnsi="Calibri" w:cs="Calibri"/>
              <w:szCs w:val="24"/>
              <w:vertAlign w:val="superscript"/>
              <w:lang w:val="en-US"/>
            </w:rPr>
          </w:rPrChange>
        </w:rPr>
        <w:t>10</w:t>
      </w:r>
      <w:r w:rsidRPr="00C52832">
        <w:rPr>
          <w:rFonts w:cstheme="minorHAnsi"/>
          <w:lang w:val="en-GB"/>
          <w:rPrChange w:id="483" w:author="Nabera  Abhinandan" w:date="2023-03-08T18:41:00Z">
            <w:rPr>
              <w:rFonts w:cstheme="minorHAnsi"/>
              <w:lang w:val="en-US"/>
            </w:rPr>
          </w:rPrChange>
        </w:rPr>
        <w:fldChar w:fldCharType="end"/>
      </w:r>
      <w:r w:rsidRPr="00C52832">
        <w:rPr>
          <w:rFonts w:cstheme="minorHAnsi"/>
          <w:lang w:val="en-GB"/>
          <w:rPrChange w:id="484" w:author="Nabera  Abhinandan" w:date="2023-03-08T18:41:00Z">
            <w:rPr>
              <w:rFonts w:cstheme="minorHAnsi"/>
              <w:lang w:val="en-US"/>
            </w:rPr>
          </w:rPrChange>
        </w:rPr>
        <w:t xml:space="preserve">, can sustain a greener methanol production. Regarding the electrocatalytic route, methanol remains </w:t>
      </w:r>
      <w:del w:id="485" w:author="Nabera  Abhinandan" w:date="2023-03-02T20:26:00Z">
        <w:r w:rsidRPr="00C52832" w:rsidDel="008C4553">
          <w:rPr>
            <w:rFonts w:cstheme="minorHAnsi"/>
            <w:lang w:val="en-GB"/>
            <w:rPrChange w:id="486" w:author="Nabera  Abhinandan" w:date="2023-03-08T18:41:00Z">
              <w:rPr>
                <w:rFonts w:cstheme="minorHAnsi"/>
                <w:lang w:val="en-US"/>
              </w:rPr>
            </w:rPrChange>
          </w:rPr>
          <w:delText xml:space="preserve">as </w:delText>
        </w:r>
      </w:del>
      <w:r w:rsidRPr="00C52832">
        <w:rPr>
          <w:rFonts w:cstheme="minorHAnsi"/>
          <w:lang w:val="en-GB"/>
          <w:rPrChange w:id="487" w:author="Nabera  Abhinandan" w:date="2023-03-08T18:41:00Z">
            <w:rPr>
              <w:rFonts w:cstheme="minorHAnsi"/>
              <w:lang w:val="en-US"/>
            </w:rPr>
          </w:rPrChange>
        </w:rPr>
        <w:t xml:space="preserve">a minor product in the direct </w:t>
      </w:r>
      <w:del w:id="488" w:author="Nabera  Abhinandan" w:date="2023-03-02T20:25:00Z">
        <w:r w:rsidRPr="00C52832" w:rsidDel="00827281">
          <w:rPr>
            <w:rFonts w:cstheme="minorHAnsi"/>
            <w:lang w:val="en-GB"/>
            <w:rPrChange w:id="489" w:author="Nabera  Abhinandan" w:date="2023-03-08T18:41:00Z">
              <w:rPr>
                <w:rFonts w:cstheme="minorHAnsi"/>
                <w:lang w:val="en-US"/>
              </w:rPr>
            </w:rPrChange>
          </w:rPr>
          <w:delText xml:space="preserve">electrocatalytic </w:delText>
        </w:r>
      </w:del>
      <w:r w:rsidRPr="00C52832">
        <w:rPr>
          <w:rFonts w:cstheme="minorHAnsi"/>
          <w:lang w:val="en-GB"/>
          <w:rPrChange w:id="490" w:author="Nabera  Abhinandan" w:date="2023-03-08T18:41:00Z">
            <w:rPr>
              <w:rFonts w:cstheme="minorHAnsi"/>
              <w:lang w:val="en-US"/>
            </w:rPr>
          </w:rPrChange>
        </w:rPr>
        <w:t>conversion of CO</w:t>
      </w:r>
      <w:r w:rsidRPr="00C52832">
        <w:rPr>
          <w:rFonts w:cstheme="minorHAnsi"/>
          <w:vertAlign w:val="subscript"/>
          <w:lang w:val="en-GB"/>
          <w:rPrChange w:id="491" w:author="Nabera  Abhinandan" w:date="2023-03-08T18:41:00Z">
            <w:rPr>
              <w:rFonts w:cstheme="minorHAnsi"/>
              <w:vertAlign w:val="subscript"/>
              <w:lang w:val="en-US"/>
            </w:rPr>
          </w:rPrChange>
        </w:rPr>
        <w:t>2</w:t>
      </w:r>
      <w:del w:id="492" w:author="Nabera  Abhinandan" w:date="2023-03-02T20:26:00Z">
        <w:r w:rsidRPr="00C52832" w:rsidDel="008C4553">
          <w:rPr>
            <w:rFonts w:cstheme="minorHAnsi"/>
            <w:lang w:val="en-GB"/>
            <w:rPrChange w:id="493" w:author="Nabera  Abhinandan" w:date="2023-03-08T18:41:00Z">
              <w:rPr>
                <w:rFonts w:cstheme="minorHAnsi"/>
                <w:lang w:val="en-US"/>
              </w:rPr>
            </w:rPrChange>
          </w:rPr>
          <w:delText>,</w:delText>
        </w:r>
      </w:del>
      <w:r w:rsidRPr="00C52832">
        <w:rPr>
          <w:rFonts w:cstheme="minorHAnsi"/>
          <w:lang w:val="en-GB"/>
          <w:rPrChange w:id="494" w:author="Nabera  Abhinandan" w:date="2023-03-08T18:41:00Z">
            <w:rPr>
              <w:rFonts w:cstheme="minorHAnsi"/>
              <w:lang w:val="en-US"/>
            </w:rPr>
          </w:rPrChange>
        </w:rPr>
        <w:t xml:space="preserve"> and has thus not yet </w:t>
      </w:r>
      <w:del w:id="495" w:author="Nabera  Abhinandan" w:date="2023-03-02T17:18:00Z">
        <w:r w:rsidRPr="00C52832" w:rsidDel="00C517E7">
          <w:rPr>
            <w:rFonts w:cstheme="minorHAnsi"/>
            <w:lang w:val="en-GB"/>
            <w:rPrChange w:id="496" w:author="Nabera  Abhinandan" w:date="2023-03-08T18:41:00Z">
              <w:rPr>
                <w:rFonts w:cstheme="minorHAnsi"/>
                <w:lang w:val="en-US"/>
              </w:rPr>
            </w:rPrChange>
          </w:rPr>
          <w:delText>signaled</w:delText>
        </w:r>
      </w:del>
      <w:ins w:id="497" w:author="Nabera  Abhinandan" w:date="2023-03-02T17:18:00Z">
        <w:r w:rsidR="00C517E7" w:rsidRPr="00D24C8D">
          <w:rPr>
            <w:rFonts w:cstheme="minorHAnsi"/>
            <w:lang w:val="en-GB"/>
          </w:rPr>
          <w:t>signalled</w:t>
        </w:r>
      </w:ins>
      <w:r w:rsidRPr="00C52832">
        <w:rPr>
          <w:rFonts w:cstheme="minorHAnsi"/>
          <w:lang w:val="en-GB"/>
          <w:rPrChange w:id="498" w:author="Nabera  Abhinandan" w:date="2023-03-08T18:41:00Z">
            <w:rPr>
              <w:rFonts w:cstheme="minorHAnsi"/>
              <w:lang w:val="en-US"/>
            </w:rPr>
          </w:rPrChange>
        </w:rPr>
        <w:t xml:space="preserve"> promise for upscaling</w:t>
      </w:r>
      <w:r w:rsidRPr="00C52832">
        <w:rPr>
          <w:rFonts w:cstheme="minorHAnsi"/>
          <w:lang w:val="en-GB"/>
          <w:rPrChange w:id="499" w:author="Nabera  Abhinandan" w:date="2023-03-08T18:41:00Z">
            <w:rPr>
              <w:rFonts w:cstheme="minorHAnsi"/>
              <w:lang w:val="en-US"/>
            </w:rPr>
          </w:rPrChange>
        </w:rPr>
        <w:fldChar w:fldCharType="begin"/>
      </w:r>
      <w:r w:rsidR="00373CEC" w:rsidRPr="00C52832">
        <w:rPr>
          <w:rFonts w:cstheme="minorHAnsi"/>
          <w:lang w:val="en-GB"/>
          <w:rPrChange w:id="500" w:author="Nabera  Abhinandan" w:date="2023-03-08T18:41:00Z">
            <w:rPr>
              <w:rFonts w:cstheme="minorHAnsi"/>
              <w:lang w:val="en-US"/>
            </w:rPr>
          </w:rPrChange>
        </w:rPr>
        <w:instrText xml:space="preserve"> ADDIN ZOTERO_ITEM CSL_CITATION {"citationID":"txTPOE0x","properties":{"formattedCitation":"\\super 20\\nosupersub{}","plainCitation":"20","noteIndex":0},"citationItems":[{"id":26681,"uris":["http://zotero.org/users/9157291/items/L7BUP9ZA"],"itemData":{"id":26681,"type":"article-journal","abstract":"To date, copper is the only heterogeneous catalyst that has shown a propensity to produce valuable hydrocarbons and alcohols, such as ethylene and ethanol, from electrochemical CO2 reduction (CO2R). There are variety of factors that impact CO2R activity and selectivity, including the catalyst surface structure, morphology, composition, the choice of electrolyte ions and pH, and the electrochemical cell design. Many of these factors are often intertwined, which can complicate catalyst discovery and design efforts. Here we take a broad and historical view of these different aspects and their complex interplay in CO2R catalysis on Cu, with the purpose of providing new insights, critical evaluations, and guidance to the field with regard to research directions and best practices. First, we describe the various experimental probes and complementary theoretical methods that have been used to discern the mechanisms by which products are formed, and next we present our current understanding of the complex reaction networks for CO2R on Cu. We then analyze two key methods that have been used in attempts to alter the activity and selectivity of Cu: nanostructuring and the formation of bimetallic electrodes. Finally, we offer some perspectives on the future outlook for electrochemical CO2R.","container-title":"Chemical Reviews","DOI":"10.1021/acs.chemrev.8b00705","ISSN":"0009-2665","issue":"12","journalAbbreviation":"Chem. Rev.","note":"publisher: American Chemical Society","page":"7610-7672","source":"ACS Publications","title":"Progress and Perspectives of Electrochemical CO2 Reduction on Copper in Aqueous Electrolyte","volume":"119","author":[{"family":"Nitopi","given":"Stephanie"},{"family":"Bertheussen","given":"Erlend"},{"family":"Scott","given":"Soren B."},{"family":"Liu","given":"Xinyan"},{"family":"Engstfeld","given":"Albert K."},{"family":"Horch","given":"Sebastian"},{"family":"Seger","given":"Brian"},{"family":"Stephens","given":"Ifan E. L."},{"family":"Chan","given":"Karen"},{"family":"Hahn","given":"Christopher"},{"family":"Nørskov","given":"Jens K."},{"family":"Jaramillo","given":"Thomas F."},{"family":"Chorkendorff","given":"Ib"}],"issued":{"date-parts":[["2019",6,26]]}}}],"schema":"https://github.com/citation-style-language/schema/raw/master/csl-citation.json"} </w:instrText>
      </w:r>
      <w:r w:rsidRPr="00C52832">
        <w:rPr>
          <w:rFonts w:cstheme="minorHAnsi"/>
          <w:lang w:val="en-GB"/>
          <w:rPrChange w:id="501" w:author="Nabera  Abhinandan" w:date="2023-03-08T18:41:00Z">
            <w:rPr>
              <w:rFonts w:cstheme="minorHAnsi"/>
              <w:lang w:val="en-US"/>
            </w:rPr>
          </w:rPrChange>
        </w:rPr>
        <w:fldChar w:fldCharType="separate"/>
      </w:r>
      <w:r w:rsidRPr="00C52832">
        <w:rPr>
          <w:rFonts w:ascii="Calibri" w:hAnsi="Calibri" w:cs="Calibri"/>
          <w:szCs w:val="24"/>
          <w:vertAlign w:val="superscript"/>
          <w:lang w:val="en-GB"/>
          <w:rPrChange w:id="502" w:author="Nabera  Abhinandan" w:date="2023-03-08T18:41:00Z">
            <w:rPr>
              <w:rFonts w:ascii="Calibri" w:hAnsi="Calibri" w:cs="Calibri"/>
              <w:szCs w:val="24"/>
              <w:vertAlign w:val="superscript"/>
              <w:lang w:val="en-US"/>
            </w:rPr>
          </w:rPrChange>
        </w:rPr>
        <w:t>20</w:t>
      </w:r>
      <w:r w:rsidRPr="00C52832">
        <w:rPr>
          <w:rFonts w:cstheme="minorHAnsi"/>
          <w:lang w:val="en-GB"/>
          <w:rPrChange w:id="503" w:author="Nabera  Abhinandan" w:date="2023-03-08T18:41:00Z">
            <w:rPr>
              <w:rFonts w:cstheme="minorHAnsi"/>
              <w:lang w:val="en-US"/>
            </w:rPr>
          </w:rPrChange>
        </w:rPr>
        <w:fldChar w:fldCharType="end"/>
      </w:r>
      <w:r w:rsidRPr="00C52832">
        <w:rPr>
          <w:rFonts w:cstheme="minorHAnsi"/>
          <w:lang w:val="en-GB"/>
          <w:rPrChange w:id="504" w:author="Nabera  Abhinandan" w:date="2023-03-08T18:41:00Z">
            <w:rPr>
              <w:rFonts w:cstheme="minorHAnsi"/>
              <w:lang w:val="en-US"/>
            </w:rPr>
          </w:rPrChange>
        </w:rPr>
        <w:t xml:space="preserve">. </w:t>
      </w:r>
      <w:commentRangeEnd w:id="351"/>
      <w:r w:rsidR="001A6CD2" w:rsidRPr="00D24C8D">
        <w:rPr>
          <w:rStyle w:val="CommentReference"/>
          <w:lang w:val="en-GB"/>
        </w:rPr>
        <w:commentReference w:id="351"/>
      </w:r>
    </w:p>
    <w:p w14:paraId="3B2E063A" w14:textId="5BC6A20B" w:rsidR="00E15608" w:rsidRPr="00C52832" w:rsidRDefault="00E15608" w:rsidP="00577897">
      <w:pPr>
        <w:jc w:val="both"/>
        <w:rPr>
          <w:rFonts w:cstheme="minorHAnsi"/>
          <w:lang w:val="en-GB"/>
          <w:rPrChange w:id="505" w:author="Nabera  Abhinandan" w:date="2023-03-08T18:41:00Z">
            <w:rPr>
              <w:rFonts w:cstheme="minorHAnsi"/>
              <w:lang w:val="en-US"/>
            </w:rPr>
          </w:rPrChange>
        </w:rPr>
      </w:pPr>
      <w:commentRangeStart w:id="506"/>
      <w:r w:rsidRPr="00C52832">
        <w:rPr>
          <w:rFonts w:cstheme="minorHAnsi"/>
          <w:lang w:val="en-GB"/>
          <w:rPrChange w:id="507" w:author="Nabera  Abhinandan" w:date="2023-03-08T18:41:00Z">
            <w:rPr>
              <w:rFonts w:cstheme="minorHAnsi"/>
              <w:lang w:val="en-US"/>
            </w:rPr>
          </w:rPrChange>
        </w:rPr>
        <w:lastRenderedPageBreak/>
        <w:t>Overall, prior works have demonstrated the technical feasibility</w:t>
      </w:r>
      <w:r w:rsidRPr="00C52832">
        <w:rPr>
          <w:rFonts w:cstheme="minorHAnsi"/>
          <w:lang w:val="en-GB"/>
          <w:rPrChange w:id="508" w:author="Nabera  Abhinandan" w:date="2023-03-08T18:41:00Z">
            <w:rPr>
              <w:rFonts w:cstheme="minorHAnsi"/>
              <w:lang w:val="en-US"/>
            </w:rPr>
          </w:rPrChange>
        </w:rPr>
        <w:fldChar w:fldCharType="begin"/>
      </w:r>
      <w:r w:rsidR="00373CEC" w:rsidRPr="00C52832">
        <w:rPr>
          <w:rFonts w:cstheme="minorHAnsi"/>
          <w:lang w:val="en-GB"/>
          <w:rPrChange w:id="509" w:author="Nabera  Abhinandan" w:date="2023-03-08T18:41:00Z">
            <w:rPr>
              <w:rFonts w:cstheme="minorHAnsi"/>
              <w:lang w:val="en-US"/>
            </w:rPr>
          </w:rPrChange>
        </w:rPr>
        <w:instrText xml:space="preserve"> ADDIN ZOTERO_ITEM CSL_CITATION {"citationID":"WRVksAsW","properties":{"formattedCitation":"\\super 8,15,21,22\\nosupersub{}","plainCitation":"8,15,21,22","noteIndex":0},"citationItems":[{"id":21575,"uris":["http://zotero.org/users/9157291/items/U2JU5DYJ"],"itemData":{"id":21575,"type":"report","language":"en","note":"DOI: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21410,"uris":["http://zotero.org/users/9157291/items/86IUUBD4"],"itemData":{"id":21410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Fernanda"}],"accessed":{"date-parts":[["2022",12,9]]},"issued":{"date-parts":[["2022"]]}}},{"id":6022,"uris":["http://zotero.org/users/9157291/items/VCI52L9Z"],"itemData":{"id":6022,"type":"report","language":"en","page":"60","publisher":"International Energy Agency","source":"Zotero","title":"Technology Roadmap Energy and GHG Reductions in the Chemical Industry via Catalytic Processes","author":[{"family":"IEA","given":""}],"issued":{"date-parts":[["2013"]]}}},{"id":21407,"uris":["http://zotero.org/users/9157291/items/27ZU9RRM"],"itemData":{"id":21407,"type":"article-journal","abstract":"Carbon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Pr="00C52832">
        <w:rPr>
          <w:rFonts w:cstheme="minorHAnsi"/>
          <w:lang w:val="en-GB"/>
          <w:rPrChange w:id="510" w:author="Nabera  Abhinandan" w:date="2023-03-08T18:41:00Z">
            <w:rPr>
              <w:rFonts w:cstheme="minorHAnsi"/>
              <w:lang w:val="en-US"/>
            </w:rPr>
          </w:rPrChange>
        </w:rPr>
        <w:fldChar w:fldCharType="separate"/>
      </w:r>
      <w:r w:rsidRPr="00C52832">
        <w:rPr>
          <w:rFonts w:ascii="Calibri" w:hAnsi="Calibri" w:cs="Calibri"/>
          <w:szCs w:val="24"/>
          <w:vertAlign w:val="superscript"/>
          <w:lang w:val="en-GB"/>
          <w:rPrChange w:id="511" w:author="Nabera  Abhinandan" w:date="2023-03-08T18:41:00Z">
            <w:rPr>
              <w:rFonts w:ascii="Calibri" w:hAnsi="Calibri" w:cs="Calibri"/>
              <w:szCs w:val="24"/>
              <w:vertAlign w:val="superscript"/>
              <w:lang w:val="en-US"/>
            </w:rPr>
          </w:rPrChange>
        </w:rPr>
        <w:t>8,15,21,22</w:t>
      </w:r>
      <w:r w:rsidRPr="00C52832">
        <w:rPr>
          <w:rFonts w:cstheme="minorHAnsi"/>
          <w:lang w:val="en-GB"/>
          <w:rPrChange w:id="512" w:author="Nabera  Abhinandan" w:date="2023-03-08T18:41:00Z">
            <w:rPr>
              <w:rFonts w:cstheme="minorHAnsi"/>
              <w:lang w:val="en-US"/>
            </w:rPr>
          </w:rPrChange>
        </w:rPr>
        <w:fldChar w:fldCharType="end"/>
      </w:r>
      <w:r w:rsidRPr="00C52832">
        <w:rPr>
          <w:rFonts w:cstheme="minorHAnsi"/>
          <w:lang w:val="en-GB"/>
          <w:rPrChange w:id="513" w:author="Nabera  Abhinandan" w:date="2023-03-08T18:41:00Z">
            <w:rPr>
              <w:rFonts w:cstheme="minorHAnsi"/>
              <w:lang w:val="en-US"/>
            </w:rPr>
          </w:rPrChange>
        </w:rPr>
        <w:t xml:space="preserve"> and potential climate benefits</w:t>
      </w:r>
      <w:r w:rsidRPr="00C52832">
        <w:rPr>
          <w:rFonts w:cstheme="minorHAnsi"/>
          <w:lang w:val="en-GB"/>
          <w:rPrChange w:id="514" w:author="Nabera  Abhinandan" w:date="2023-03-08T18:41:00Z">
            <w:rPr>
              <w:rFonts w:cstheme="minorHAnsi"/>
              <w:lang w:val="en-US"/>
            </w:rPr>
          </w:rPrChange>
        </w:rPr>
        <w:fldChar w:fldCharType="begin"/>
      </w:r>
      <w:r w:rsidR="00373CEC" w:rsidRPr="00C52832">
        <w:rPr>
          <w:rFonts w:cstheme="minorHAnsi"/>
          <w:lang w:val="en-GB"/>
          <w:rPrChange w:id="515" w:author="Nabera  Abhinandan" w:date="2023-03-08T18:41:00Z">
            <w:rPr>
              <w:rFonts w:cstheme="minorHAnsi"/>
              <w:lang w:val="en-US"/>
            </w:rPr>
          </w:rPrChange>
        </w:rPr>
        <w:instrText xml:space="preserve"> ADDIN ZOTERO_ITEM CSL_CITATION {"citationID":"4uxQQGaL","properties":{"formattedCitation":"\\super 11,23\\uc0\\u8211{}25\\nosupersub{}","plainCitation":"11,23–25","noteIndex":0},"citationItems":[{"id":3216,"uris":["http://zotero.org/users/9157291/items/AFKW7KRC"],"itemData":{"id":3216,"type":"article-journal","abstract":"At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José"},{"family":"Pérez-Ramírez","given":"Javier"},{"family":"Guillén-Gosálbez","given":"Gonzalo"}],"issued":{"date-parts":[["2021",7,26]]}}},{"id":79,"uris":["http://zotero.org/users/9157291/items/VK4IQBHF"],"itemData":{"id":79,"type":"article-journal","abstract":"The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16155,"uris":["http://zotero.org/users/9157291/items/9MFRQVYI"],"itemData":{"id":16155,"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2915,"uris":["http://zotero.org/users/9157291/items/F2TCR293"],"itemData":{"id":2915,"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sidRPr="00C52832">
        <w:rPr>
          <w:rFonts w:cstheme="minorHAnsi"/>
          <w:lang w:val="en-GB"/>
          <w:rPrChange w:id="516" w:author="Nabera  Abhinandan" w:date="2023-03-08T18:41:00Z">
            <w:rPr>
              <w:rFonts w:cstheme="minorHAnsi"/>
              <w:lang w:val="en-US"/>
            </w:rPr>
          </w:rPrChange>
        </w:rPr>
        <w:fldChar w:fldCharType="separate"/>
      </w:r>
      <w:r w:rsidRPr="00C52832">
        <w:rPr>
          <w:rFonts w:ascii="Calibri" w:hAnsi="Calibri" w:cs="Calibri"/>
          <w:szCs w:val="24"/>
          <w:vertAlign w:val="superscript"/>
          <w:lang w:val="en-GB"/>
          <w:rPrChange w:id="517" w:author="Nabera  Abhinandan" w:date="2023-03-08T18:41:00Z">
            <w:rPr>
              <w:rFonts w:ascii="Calibri" w:hAnsi="Calibri" w:cs="Calibri"/>
              <w:szCs w:val="24"/>
              <w:vertAlign w:val="superscript"/>
              <w:lang w:val="en-US"/>
            </w:rPr>
          </w:rPrChange>
        </w:rPr>
        <w:t>11,23–25</w:t>
      </w:r>
      <w:r w:rsidRPr="00C52832">
        <w:rPr>
          <w:rFonts w:cstheme="minorHAnsi"/>
          <w:lang w:val="en-GB"/>
          <w:rPrChange w:id="518" w:author="Nabera  Abhinandan" w:date="2023-03-08T18:41:00Z">
            <w:rPr>
              <w:rFonts w:cstheme="minorHAnsi"/>
              <w:lang w:val="en-US"/>
            </w:rPr>
          </w:rPrChange>
        </w:rPr>
        <w:fldChar w:fldCharType="end"/>
      </w:r>
      <w:r w:rsidRPr="00C52832">
        <w:rPr>
          <w:rFonts w:cstheme="minorHAnsi"/>
          <w:vertAlign w:val="superscript"/>
          <w:lang w:val="en-GB"/>
          <w:rPrChange w:id="519" w:author="Nabera  Abhinandan" w:date="2023-03-08T18:41:00Z">
            <w:rPr>
              <w:rFonts w:cstheme="minorHAnsi"/>
              <w:vertAlign w:val="superscript"/>
              <w:lang w:val="en-US"/>
            </w:rPr>
          </w:rPrChange>
        </w:rPr>
        <w:t xml:space="preserve"> </w:t>
      </w:r>
      <w:r w:rsidRPr="00C52832">
        <w:rPr>
          <w:rFonts w:cstheme="minorHAnsi"/>
          <w:lang w:val="en-GB"/>
          <w:rPrChange w:id="520" w:author="Nabera  Abhinandan" w:date="2023-03-08T18:41:00Z">
            <w:rPr>
              <w:rFonts w:cstheme="minorHAnsi"/>
              <w:lang w:val="en-US"/>
            </w:rPr>
          </w:rPrChange>
        </w:rPr>
        <w:t xml:space="preserve">of </w:t>
      </w:r>
      <w:del w:id="521" w:author="Nabera  Abhinandan" w:date="2023-03-08T12:30:00Z">
        <w:r w:rsidRPr="00C52832" w:rsidDel="00D71D8D">
          <w:rPr>
            <w:rFonts w:cstheme="minorHAnsi"/>
            <w:lang w:val="en-GB"/>
            <w:rPrChange w:id="522" w:author="Nabera  Abhinandan" w:date="2023-03-08T18:41:00Z">
              <w:rPr>
                <w:rFonts w:cstheme="minorHAnsi"/>
                <w:lang w:val="en-US"/>
              </w:rPr>
            </w:rPrChange>
          </w:rPr>
          <w:delText xml:space="preserve">most </w:delText>
        </w:r>
      </w:del>
      <w:r w:rsidRPr="00C52832">
        <w:rPr>
          <w:rFonts w:cstheme="minorHAnsi"/>
          <w:lang w:val="en-GB"/>
          <w:rPrChange w:id="523" w:author="Nabera  Abhinandan" w:date="2023-03-08T18:41:00Z">
            <w:rPr>
              <w:rFonts w:cstheme="minorHAnsi"/>
              <w:lang w:val="en-US"/>
            </w:rPr>
          </w:rPrChange>
        </w:rPr>
        <w:t>developed</w:t>
      </w:r>
      <w:ins w:id="524" w:author="Nabera  Abhinandan" w:date="2023-03-02T20:27:00Z">
        <w:r w:rsidR="00E50A9E" w:rsidRPr="00D24C8D">
          <w:rPr>
            <w:rFonts w:cstheme="minorHAnsi"/>
            <w:lang w:val="en-GB"/>
          </w:rPr>
          <w:t xml:space="preserve"> </w:t>
        </w:r>
      </w:ins>
      <w:del w:id="525" w:author="Nabera  Abhinandan" w:date="2023-03-02T20:27:00Z">
        <w:r w:rsidRPr="00C52832" w:rsidDel="00E50A9E">
          <w:rPr>
            <w:rFonts w:cstheme="minorHAnsi"/>
            <w:lang w:val="en-GB"/>
            <w:rPrChange w:id="526" w:author="Nabera  Abhinandan" w:date="2023-03-08T18:41:00Z">
              <w:rPr>
                <w:rFonts w:cstheme="minorHAnsi"/>
                <w:lang w:val="en-US"/>
              </w:rPr>
            </w:rPrChange>
          </w:rPr>
          <w:delText xml:space="preserve"> options for </w:delText>
        </w:r>
      </w:del>
      <w:r w:rsidRPr="00C52832">
        <w:rPr>
          <w:rFonts w:cstheme="minorHAnsi"/>
          <w:lang w:val="en-GB"/>
          <w:rPrChange w:id="527" w:author="Nabera  Abhinandan" w:date="2023-03-08T18:41:00Z">
            <w:rPr>
              <w:rFonts w:cstheme="minorHAnsi"/>
              <w:lang w:val="en-US"/>
            </w:rPr>
          </w:rPrChange>
        </w:rPr>
        <w:t>low</w:t>
      </w:r>
      <w:r w:rsidR="00D17994" w:rsidRPr="00C52832">
        <w:rPr>
          <w:rFonts w:cstheme="minorHAnsi"/>
          <w:lang w:val="en-GB"/>
          <w:rPrChange w:id="528" w:author="Nabera  Abhinandan" w:date="2023-03-08T18:41:00Z">
            <w:rPr>
              <w:rFonts w:cstheme="minorHAnsi"/>
              <w:lang w:val="en-US"/>
            </w:rPr>
          </w:rPrChange>
        </w:rPr>
        <w:t>-</w:t>
      </w:r>
      <w:r w:rsidRPr="00C52832">
        <w:rPr>
          <w:rFonts w:cstheme="minorHAnsi"/>
          <w:lang w:val="en-GB"/>
          <w:rPrChange w:id="529" w:author="Nabera  Abhinandan" w:date="2023-03-08T18:41:00Z">
            <w:rPr>
              <w:rFonts w:cstheme="minorHAnsi"/>
              <w:lang w:val="en-US"/>
            </w:rPr>
          </w:rPrChange>
        </w:rPr>
        <w:t>carbon chemical</w:t>
      </w:r>
      <w:del w:id="530" w:author="Nabera  Abhinandan" w:date="2023-03-08T12:16:00Z">
        <w:r w:rsidRPr="00C52832" w:rsidDel="00576C7A">
          <w:rPr>
            <w:rFonts w:cstheme="minorHAnsi"/>
            <w:lang w:val="en-GB"/>
            <w:rPrChange w:id="531" w:author="Nabera  Abhinandan" w:date="2023-03-08T18:41:00Z">
              <w:rPr>
                <w:rFonts w:cstheme="minorHAnsi"/>
                <w:lang w:val="en-US"/>
              </w:rPr>
            </w:rPrChange>
          </w:rPr>
          <w:delText>s</w:delText>
        </w:r>
      </w:del>
      <w:r w:rsidR="00D17994" w:rsidRPr="00C52832">
        <w:rPr>
          <w:rFonts w:cstheme="minorHAnsi"/>
          <w:lang w:val="en-GB"/>
          <w:rPrChange w:id="532" w:author="Nabera  Abhinandan" w:date="2023-03-08T18:41:00Z">
            <w:rPr>
              <w:rFonts w:cstheme="minorHAnsi"/>
              <w:lang w:val="en-US"/>
            </w:rPr>
          </w:rPrChange>
        </w:rPr>
        <w:t xml:space="preserve"> production</w:t>
      </w:r>
      <w:ins w:id="533" w:author="Nabera  Abhinandan" w:date="2023-03-02T20:27:00Z">
        <w:r w:rsidR="00E50A9E" w:rsidRPr="00D24C8D">
          <w:rPr>
            <w:rFonts w:cstheme="minorHAnsi"/>
            <w:lang w:val="en-GB"/>
          </w:rPr>
          <w:t xml:space="preserve"> options</w:t>
        </w:r>
      </w:ins>
      <w:r w:rsidRPr="00C52832">
        <w:rPr>
          <w:rFonts w:cstheme="minorHAnsi"/>
          <w:lang w:val="en-GB"/>
          <w:rPrChange w:id="534" w:author="Nabera  Abhinandan" w:date="2023-03-08T18:41:00Z">
            <w:rPr>
              <w:rFonts w:cstheme="minorHAnsi"/>
              <w:lang w:val="en-US"/>
            </w:rPr>
          </w:rPrChange>
        </w:rPr>
        <w:t xml:space="preserve">. </w:t>
      </w:r>
      <w:del w:id="535" w:author="Nabera  Abhinandan" w:date="2023-03-08T11:42:00Z">
        <w:r w:rsidRPr="00C52832" w:rsidDel="000D5CB4">
          <w:rPr>
            <w:rFonts w:cstheme="minorHAnsi"/>
            <w:lang w:val="en-GB"/>
            <w:rPrChange w:id="536" w:author="Nabera  Abhinandan" w:date="2023-03-08T18:41:00Z">
              <w:rPr>
                <w:rFonts w:cstheme="minorHAnsi"/>
                <w:lang w:val="en-US"/>
              </w:rPr>
            </w:rPrChange>
          </w:rPr>
          <w:delText>Unfortunately, another</w:delText>
        </w:r>
      </w:del>
      <w:ins w:id="537" w:author="Nabera  Abhinandan" w:date="2023-03-08T11:42:00Z">
        <w:r w:rsidR="000D5CB4" w:rsidRPr="00D24C8D">
          <w:rPr>
            <w:rFonts w:cstheme="minorHAnsi"/>
            <w:lang w:val="en-GB"/>
          </w:rPr>
          <w:t>H</w:t>
        </w:r>
        <w:r w:rsidR="000D5CB4" w:rsidRPr="00547CC2">
          <w:rPr>
            <w:rFonts w:cstheme="minorHAnsi"/>
            <w:lang w:val="en-GB"/>
          </w:rPr>
          <w:t>owe</w:t>
        </w:r>
        <w:r w:rsidR="000D5CB4" w:rsidRPr="00C52832">
          <w:rPr>
            <w:rFonts w:cstheme="minorHAnsi"/>
            <w:lang w:val="en-GB"/>
          </w:rPr>
          <w:t>ver, the</w:t>
        </w:r>
      </w:ins>
      <w:r w:rsidRPr="00C52832">
        <w:rPr>
          <w:rFonts w:cstheme="minorHAnsi"/>
          <w:lang w:val="en-GB"/>
          <w:rPrChange w:id="538" w:author="Nabera  Abhinandan" w:date="2023-03-08T18:41:00Z">
            <w:rPr>
              <w:rFonts w:cstheme="minorHAnsi"/>
              <w:lang w:val="en-US"/>
            </w:rPr>
          </w:rPrChange>
        </w:rPr>
        <w:t xml:space="preserve"> common denominator is the </w:t>
      </w:r>
      <w:del w:id="539" w:author="Nabera  Abhinandan" w:date="2023-03-08T11:42:00Z">
        <w:r w:rsidRPr="00C52832" w:rsidDel="00443C80">
          <w:rPr>
            <w:rFonts w:cstheme="minorHAnsi"/>
            <w:lang w:val="en-GB"/>
            <w:rPrChange w:id="540" w:author="Nabera  Abhinandan" w:date="2023-03-08T18:41:00Z">
              <w:rPr>
                <w:rFonts w:cstheme="minorHAnsi"/>
                <w:lang w:val="en-US"/>
              </w:rPr>
            </w:rPrChange>
          </w:rPr>
          <w:delText xml:space="preserve">prediction of </w:delText>
        </w:r>
      </w:del>
      <w:r w:rsidRPr="00C52832">
        <w:rPr>
          <w:rFonts w:cstheme="minorHAnsi"/>
          <w:lang w:val="en-GB"/>
          <w:rPrChange w:id="541" w:author="Nabera  Abhinandan" w:date="2023-03-08T18:41:00Z">
            <w:rPr>
              <w:rFonts w:cstheme="minorHAnsi"/>
              <w:lang w:val="en-US"/>
            </w:rPr>
          </w:rPrChange>
        </w:rPr>
        <w:t xml:space="preserve">production costs at least doubling those attainable by fossil-based </w:t>
      </w:r>
      <w:r w:rsidR="00D17994" w:rsidRPr="00C52832">
        <w:rPr>
          <w:rFonts w:cstheme="minorHAnsi"/>
          <w:lang w:val="en-GB"/>
          <w:rPrChange w:id="542" w:author="Nabera  Abhinandan" w:date="2023-03-08T18:41:00Z">
            <w:rPr>
              <w:rFonts w:cstheme="minorHAnsi"/>
              <w:lang w:val="en-US"/>
            </w:rPr>
          </w:rPrChange>
        </w:rPr>
        <w:t>routes</w:t>
      </w:r>
      <w:r w:rsidRPr="00C52832">
        <w:rPr>
          <w:rFonts w:cstheme="minorHAnsi"/>
          <w:lang w:val="en-GB"/>
          <w:rPrChange w:id="543" w:author="Nabera  Abhinandan" w:date="2023-03-08T18:41:00Z">
            <w:rPr>
              <w:rFonts w:cstheme="minorHAnsi"/>
            </w:rPr>
          </w:rPrChange>
        </w:rPr>
        <w:fldChar w:fldCharType="begin"/>
      </w:r>
      <w:r w:rsidR="00373CEC" w:rsidRPr="00C52832">
        <w:rPr>
          <w:rFonts w:cstheme="minorHAnsi"/>
          <w:lang w:val="en-GB"/>
          <w:rPrChange w:id="544" w:author="Nabera  Abhinandan" w:date="2023-03-08T18:41:00Z">
            <w:rPr>
              <w:rFonts w:cstheme="minorHAnsi"/>
              <w:lang w:val="en-US"/>
            </w:rPr>
          </w:rPrChange>
        </w:rPr>
        <w:instrText xml:space="preserve"> ADDIN ZOTERO_ITEM CSL_CITATION {"citationID":"sPb4ycfd","properties":{"formattedCitation":"\\super 11,12,26\\nosupersub{}","plainCitation":"11,12,26","noteIndex":0},"citationItems":[{"id":3215,"uris":["http://zotero.org/users/9157291/items/69SKN82T"],"itemData":{"id":3215,"type":"article-journal","abstract":"The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C52832">
        <w:rPr>
          <w:rFonts w:cstheme="minorHAnsi"/>
          <w:lang w:val="en-GB"/>
          <w:rPrChange w:id="545" w:author="Nabera  Abhinandan" w:date="2023-03-08T18:41:00Z">
            <w:rPr>
              <w:rFonts w:cstheme="minorHAnsi"/>
            </w:rPr>
          </w:rPrChange>
        </w:rPr>
        <w:fldChar w:fldCharType="separate"/>
      </w:r>
      <w:r w:rsidRPr="00C52832">
        <w:rPr>
          <w:rFonts w:ascii="Calibri" w:hAnsi="Calibri" w:cs="Calibri"/>
          <w:szCs w:val="24"/>
          <w:vertAlign w:val="superscript"/>
          <w:lang w:val="en-GB"/>
          <w:rPrChange w:id="546" w:author="Nabera  Abhinandan" w:date="2023-03-08T18:41:00Z">
            <w:rPr>
              <w:rFonts w:ascii="Calibri" w:hAnsi="Calibri" w:cs="Calibri"/>
              <w:szCs w:val="24"/>
              <w:vertAlign w:val="superscript"/>
              <w:lang w:val="en-US"/>
            </w:rPr>
          </w:rPrChange>
        </w:rPr>
        <w:t>11,12,26</w:t>
      </w:r>
      <w:r w:rsidRPr="00C52832">
        <w:rPr>
          <w:rFonts w:cstheme="minorHAnsi"/>
          <w:lang w:val="en-GB"/>
          <w:rPrChange w:id="547" w:author="Nabera  Abhinandan" w:date="2023-03-08T18:41:00Z">
            <w:rPr>
              <w:rFonts w:cstheme="minorHAnsi"/>
            </w:rPr>
          </w:rPrChange>
        </w:rPr>
        <w:fldChar w:fldCharType="end"/>
      </w:r>
      <w:del w:id="548" w:author="Nabera  Abhinandan" w:date="2023-03-02T20:28:00Z">
        <w:r w:rsidRPr="00C52832" w:rsidDel="00772CF3">
          <w:rPr>
            <w:rFonts w:cstheme="minorHAnsi"/>
            <w:lang w:val="en-GB"/>
            <w:rPrChange w:id="549" w:author="Nabera  Abhinandan" w:date="2023-03-08T18:41:00Z">
              <w:rPr>
                <w:rFonts w:cstheme="minorHAnsi"/>
                <w:lang w:val="en-US"/>
              </w:rPr>
            </w:rPrChange>
          </w:rPr>
          <w:delText>. This</w:delText>
        </w:r>
      </w:del>
      <w:del w:id="550" w:author="Nabera  Abhinandan" w:date="2023-03-08T11:42:00Z">
        <w:r w:rsidRPr="00C52832" w:rsidDel="00882E8D">
          <w:rPr>
            <w:rFonts w:cstheme="minorHAnsi"/>
            <w:lang w:val="en-GB"/>
            <w:rPrChange w:id="551" w:author="Nabera  Abhinandan" w:date="2023-03-08T18:41:00Z">
              <w:rPr>
                <w:rFonts w:cstheme="minorHAnsi"/>
                <w:lang w:val="en-US"/>
              </w:rPr>
            </w:rPrChange>
          </w:rPr>
          <w:delText xml:space="preserve"> is a consequence of the historically higher costs of renewable feedstocks (</w:delText>
        </w:r>
        <w:r w:rsidRPr="00C52832" w:rsidDel="00882E8D">
          <w:rPr>
            <w:rFonts w:cstheme="minorHAnsi"/>
            <w:i/>
            <w:iCs/>
            <w:lang w:val="en-GB"/>
            <w:rPrChange w:id="552" w:author="Nabera  Abhinandan" w:date="2023-03-08T18:41:00Z">
              <w:rPr>
                <w:rFonts w:cstheme="minorHAnsi"/>
                <w:i/>
                <w:iCs/>
                <w:lang w:val="en-US"/>
              </w:rPr>
            </w:rPrChange>
          </w:rPr>
          <w:delText>i.e.</w:delText>
        </w:r>
        <w:r w:rsidRPr="00C52832" w:rsidDel="00882E8D">
          <w:rPr>
            <w:rFonts w:cstheme="minorHAnsi"/>
            <w:lang w:val="en-GB"/>
            <w:rPrChange w:id="553" w:author="Nabera  Abhinandan" w:date="2023-03-08T18:41:00Z">
              <w:rPr>
                <w:rFonts w:cstheme="minorHAnsi"/>
                <w:lang w:val="en-US"/>
              </w:rPr>
            </w:rPrChange>
          </w:rPr>
          <w:delText>, renewable hydrogen</w:delText>
        </w:r>
        <w:r w:rsidRPr="00C52832" w:rsidDel="00882E8D">
          <w:rPr>
            <w:rFonts w:cstheme="minorHAnsi"/>
            <w:vertAlign w:val="subscript"/>
            <w:lang w:val="en-GB"/>
            <w:rPrChange w:id="554" w:author="Nabera  Abhinandan" w:date="2023-03-08T18:41:00Z">
              <w:rPr>
                <w:rFonts w:cstheme="minorHAnsi"/>
                <w:vertAlign w:val="subscript"/>
                <w:lang w:val="en-US"/>
              </w:rPr>
            </w:rPrChange>
          </w:rPr>
          <w:delText xml:space="preserve"> </w:delText>
        </w:r>
        <w:r w:rsidRPr="00C52832" w:rsidDel="00882E8D">
          <w:rPr>
            <w:rFonts w:cstheme="minorHAnsi"/>
            <w:lang w:val="en-GB"/>
            <w:rPrChange w:id="555" w:author="Nabera  Abhinandan" w:date="2023-03-08T18:41:00Z">
              <w:rPr>
                <w:rFonts w:cstheme="minorHAnsi"/>
                <w:lang w:val="en-US"/>
              </w:rPr>
            </w:rPrChange>
          </w:rPr>
          <w:delText>and captured CO</w:delText>
        </w:r>
        <w:r w:rsidRPr="00C52832" w:rsidDel="00882E8D">
          <w:rPr>
            <w:rFonts w:cstheme="minorHAnsi"/>
            <w:vertAlign w:val="subscript"/>
            <w:lang w:val="en-GB"/>
            <w:rPrChange w:id="556" w:author="Nabera  Abhinandan" w:date="2023-03-08T18:41:00Z">
              <w:rPr>
                <w:rFonts w:cstheme="minorHAnsi"/>
                <w:vertAlign w:val="subscript"/>
                <w:lang w:val="en-US"/>
              </w:rPr>
            </w:rPrChange>
          </w:rPr>
          <w:delText>2</w:delText>
        </w:r>
        <w:r w:rsidRPr="00C52832" w:rsidDel="00882E8D">
          <w:rPr>
            <w:rFonts w:cstheme="minorHAnsi"/>
            <w:lang w:val="en-GB"/>
            <w:rPrChange w:id="557" w:author="Nabera  Abhinandan" w:date="2023-03-08T18:41:00Z">
              <w:rPr>
                <w:rFonts w:cstheme="minorHAnsi"/>
                <w:lang w:val="en-US"/>
              </w:rPr>
            </w:rPrChange>
          </w:rPr>
          <w:delText>) compared with natural gas</w:delText>
        </w:r>
        <w:r w:rsidRPr="00C52832" w:rsidDel="00882E8D">
          <w:rPr>
            <w:rFonts w:cstheme="minorHAnsi"/>
            <w:lang w:val="en-GB"/>
            <w:rPrChange w:id="558" w:author="Nabera  Abhinandan" w:date="2023-03-08T18:41:00Z">
              <w:rPr>
                <w:rFonts w:cstheme="minorHAnsi"/>
              </w:rPr>
            </w:rPrChange>
          </w:rPr>
          <w:fldChar w:fldCharType="begin"/>
        </w:r>
        <w:r w:rsidR="00373CEC" w:rsidRPr="00C52832" w:rsidDel="00882E8D">
          <w:rPr>
            <w:rFonts w:cstheme="minorHAnsi"/>
            <w:lang w:val="en-GB"/>
            <w:rPrChange w:id="559" w:author="Nabera  Abhinandan" w:date="2023-03-08T18:41:00Z">
              <w:rPr>
                <w:rFonts w:cstheme="minorHAnsi"/>
                <w:lang w:val="en-US"/>
              </w:rPr>
            </w:rPrChange>
          </w:rPr>
          <w:delInstrText xml:space="preserve"> ADDIN ZOTERO_ITEM CSL_CITATION {"citationID":"WvOX4aq3","properties":{"formattedCitation":"\\super 11,12\\nosupersub{}","plainCitation":"11,12","noteIndex":0},"citationItems":[{"id":3216,"uris":["http://zotero.org/users/9157291/items/AFKW7KRC"],"itemData":{"id":3216,"type":"article-journal","abstract":"At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delInstrText>
        </w:r>
        <w:r w:rsidRPr="00C52832" w:rsidDel="00882E8D">
          <w:rPr>
            <w:rFonts w:cstheme="minorHAnsi"/>
            <w:lang w:val="en-GB"/>
            <w:rPrChange w:id="560" w:author="Nabera  Abhinandan" w:date="2023-03-08T18:41:00Z">
              <w:rPr>
                <w:rFonts w:cstheme="minorHAnsi"/>
              </w:rPr>
            </w:rPrChange>
          </w:rPr>
          <w:fldChar w:fldCharType="separate"/>
        </w:r>
        <w:r w:rsidRPr="00C52832" w:rsidDel="00882E8D">
          <w:rPr>
            <w:rFonts w:ascii="Calibri" w:hAnsi="Calibri" w:cs="Calibri"/>
            <w:szCs w:val="24"/>
            <w:vertAlign w:val="superscript"/>
            <w:lang w:val="en-GB"/>
            <w:rPrChange w:id="561" w:author="Nabera  Abhinandan" w:date="2023-03-08T18:41:00Z">
              <w:rPr>
                <w:rFonts w:ascii="Calibri" w:hAnsi="Calibri" w:cs="Calibri"/>
                <w:szCs w:val="24"/>
                <w:vertAlign w:val="superscript"/>
                <w:lang w:val="en-US"/>
              </w:rPr>
            </w:rPrChange>
          </w:rPr>
          <w:delText>11,12</w:delText>
        </w:r>
        <w:r w:rsidRPr="00C52832" w:rsidDel="00882E8D">
          <w:rPr>
            <w:rFonts w:cstheme="minorHAnsi"/>
            <w:lang w:val="en-GB"/>
            <w:rPrChange w:id="562" w:author="Nabera  Abhinandan" w:date="2023-03-08T18:41:00Z">
              <w:rPr>
                <w:rFonts w:cstheme="minorHAnsi"/>
              </w:rPr>
            </w:rPrChange>
          </w:rPr>
          <w:fldChar w:fldCharType="end"/>
        </w:r>
      </w:del>
      <w:r w:rsidRPr="00C52832">
        <w:rPr>
          <w:rFonts w:cstheme="minorHAnsi"/>
          <w:lang w:val="en-GB"/>
          <w:rPrChange w:id="563" w:author="Nabera  Abhinandan" w:date="2023-03-08T18:41:00Z">
            <w:rPr>
              <w:rFonts w:cstheme="minorHAnsi"/>
              <w:lang w:val="en-US"/>
            </w:rPr>
          </w:rPrChange>
        </w:rPr>
        <w:t>.</w:t>
      </w:r>
      <w:ins w:id="564" w:author="Nabera  Abhinandan" w:date="2023-03-08T11:42:00Z">
        <w:r w:rsidR="00882E8D" w:rsidRPr="00D24C8D">
          <w:rPr>
            <w:rFonts w:cstheme="minorHAnsi"/>
            <w:lang w:val="en-GB"/>
          </w:rPr>
          <w:t xml:space="preserve"> </w:t>
        </w:r>
      </w:ins>
      <w:del w:id="565" w:author="Nabera  Abhinandan" w:date="2023-03-08T11:42:00Z">
        <w:r w:rsidRPr="00C52832" w:rsidDel="00882E8D">
          <w:rPr>
            <w:rFonts w:cstheme="minorHAnsi"/>
            <w:lang w:val="en-GB"/>
            <w:rPrChange w:id="566" w:author="Nabera  Abhinandan" w:date="2023-03-08T18:41:00Z">
              <w:rPr>
                <w:rFonts w:cstheme="minorHAnsi"/>
                <w:lang w:val="en-US"/>
              </w:rPr>
            </w:rPrChange>
          </w:rPr>
          <w:delText xml:space="preserve"> However, this</w:delText>
        </w:r>
      </w:del>
      <w:ins w:id="567" w:author="Nabera  Abhinandan" w:date="2023-03-08T12:30:00Z">
        <w:r w:rsidR="00495C2D" w:rsidRPr="00D24C8D">
          <w:rPr>
            <w:rFonts w:cstheme="minorHAnsi"/>
            <w:lang w:val="en-GB"/>
          </w:rPr>
          <w:t>This</w:t>
        </w:r>
      </w:ins>
      <w:r w:rsidRPr="00C52832">
        <w:rPr>
          <w:rFonts w:cstheme="minorHAnsi"/>
          <w:lang w:val="en-GB"/>
          <w:rPrChange w:id="568" w:author="Nabera  Abhinandan" w:date="2023-03-08T18:41:00Z">
            <w:rPr>
              <w:rFonts w:cstheme="minorHAnsi"/>
              <w:lang w:val="en-US"/>
            </w:rPr>
          </w:rPrChange>
        </w:rPr>
        <w:t xml:space="preserve"> picture has abruptly changed since natural gas has experienced a sharp </w:t>
      </w:r>
      <w:del w:id="569" w:author="Nabera  Abhinandan" w:date="2023-03-08T11:57:00Z">
        <w:r w:rsidRPr="00C52832" w:rsidDel="00EC09AB">
          <w:rPr>
            <w:rFonts w:cstheme="minorHAnsi"/>
            <w:lang w:val="en-GB"/>
            <w:rPrChange w:id="570" w:author="Nabera  Abhinandan" w:date="2023-03-08T18:41:00Z">
              <w:rPr>
                <w:rFonts w:cstheme="minorHAnsi"/>
                <w:lang w:val="en-US"/>
              </w:rPr>
            </w:rPrChange>
          </w:rPr>
          <w:delText>increase in prices</w:delText>
        </w:r>
      </w:del>
      <w:ins w:id="571" w:author="Nabera  Abhinandan" w:date="2023-03-08T11:57:00Z">
        <w:r w:rsidR="00EC09AB" w:rsidRPr="00D24C8D">
          <w:rPr>
            <w:rFonts w:cstheme="minorHAnsi"/>
            <w:lang w:val="en-GB"/>
          </w:rPr>
          <w:t>price increase</w:t>
        </w:r>
      </w:ins>
      <w:r w:rsidRPr="00C52832">
        <w:rPr>
          <w:rFonts w:cstheme="minorHAnsi"/>
          <w:lang w:val="en-GB"/>
          <w:rPrChange w:id="572" w:author="Nabera  Abhinandan" w:date="2023-03-08T18:41:00Z">
            <w:rPr>
              <w:rFonts w:cstheme="minorHAnsi"/>
              <w:lang w:val="en-US"/>
            </w:rPr>
          </w:rPrChange>
        </w:rPr>
        <w:t xml:space="preserve"> over the last two years, primarily due to the skyrocketing inflation</w:t>
      </w:r>
      <w:r w:rsidR="001913B5" w:rsidRPr="00C52832">
        <w:rPr>
          <w:rFonts w:cstheme="minorHAnsi"/>
          <w:lang w:val="en-GB"/>
          <w:rPrChange w:id="573" w:author="Nabera  Abhinandan" w:date="2023-03-08T18:41:00Z">
            <w:rPr>
              <w:rFonts w:cstheme="minorHAnsi"/>
              <w:lang w:val="en-US"/>
            </w:rPr>
          </w:rPrChange>
        </w:rPr>
        <w:t xml:space="preserve"> following the COVID</w:t>
      </w:r>
      <w:ins w:id="574" w:author="Nabera  Abhinandan" w:date="2023-03-08T12:30:00Z">
        <w:r w:rsidR="00D71D8D" w:rsidRPr="00D24C8D">
          <w:rPr>
            <w:rFonts w:cstheme="minorHAnsi"/>
            <w:lang w:val="en-GB"/>
          </w:rPr>
          <w:noBreakHyphen/>
        </w:r>
      </w:ins>
      <w:del w:id="575" w:author="Nabera  Abhinandan" w:date="2023-03-08T12:30:00Z">
        <w:r w:rsidR="001913B5" w:rsidRPr="00C52832" w:rsidDel="00D71D8D">
          <w:rPr>
            <w:rFonts w:cstheme="minorHAnsi"/>
            <w:lang w:val="en-GB"/>
            <w:rPrChange w:id="576" w:author="Nabera  Abhinandan" w:date="2023-03-08T18:41:00Z">
              <w:rPr>
                <w:rFonts w:cstheme="minorHAnsi"/>
                <w:lang w:val="en-US"/>
              </w:rPr>
            </w:rPrChange>
          </w:rPr>
          <w:delText>-</w:delText>
        </w:r>
      </w:del>
      <w:r w:rsidR="001913B5" w:rsidRPr="00C52832">
        <w:rPr>
          <w:rFonts w:cstheme="minorHAnsi"/>
          <w:lang w:val="en-GB"/>
          <w:rPrChange w:id="577" w:author="Nabera  Abhinandan" w:date="2023-03-08T18:41:00Z">
            <w:rPr>
              <w:rFonts w:cstheme="minorHAnsi"/>
              <w:lang w:val="en-US"/>
            </w:rPr>
          </w:rPrChange>
        </w:rPr>
        <w:t>19 pandemic</w:t>
      </w:r>
      <w:r w:rsidRPr="00C52832">
        <w:rPr>
          <w:rFonts w:cstheme="minorHAnsi"/>
          <w:lang w:val="en-GB"/>
          <w:rPrChange w:id="578" w:author="Nabera  Abhinandan" w:date="2023-03-08T18:41:00Z">
            <w:rPr>
              <w:rFonts w:cstheme="minorHAnsi"/>
              <w:lang w:val="en-US"/>
            </w:rPr>
          </w:rPrChange>
        </w:rPr>
        <w:t xml:space="preserve"> and the global energy crisis caused by the Russian</w:t>
      </w:r>
      <w:ins w:id="579" w:author="Nabera  Abhinandan" w:date="2023-03-02T17:28:00Z">
        <w:r w:rsidR="006C66E9" w:rsidRPr="00D24C8D">
          <w:rPr>
            <w:rFonts w:cstheme="minorHAnsi"/>
            <w:lang w:val="en-GB"/>
          </w:rPr>
          <w:t xml:space="preserve"> invasion of </w:t>
        </w:r>
      </w:ins>
      <w:ins w:id="580" w:author="Pérez-Ramirez  Javier" w:date="2023-03-01T15:37:00Z">
        <w:del w:id="581" w:author="Nabera  Abhinandan" w:date="2023-03-02T17:28:00Z">
          <w:r w:rsidR="0027787C" w:rsidRPr="00C52832" w:rsidDel="006C66E9">
            <w:rPr>
              <w:rFonts w:cstheme="minorHAnsi"/>
              <w:lang w:val="en-GB"/>
              <w:rPrChange w:id="582" w:author="Nabera  Abhinandan" w:date="2023-03-08T18:41:00Z">
                <w:rPr>
                  <w:rFonts w:cstheme="minorHAnsi"/>
                  <w:lang w:val="en-US"/>
                </w:rPr>
              </w:rPrChange>
            </w:rPr>
            <w:delText>-</w:delText>
          </w:r>
        </w:del>
      </w:ins>
      <w:del w:id="583" w:author="Pérez-Ramirez  Javier" w:date="2023-03-01T15:37:00Z">
        <w:r w:rsidRPr="00C52832" w:rsidDel="0027787C">
          <w:rPr>
            <w:rFonts w:cstheme="minorHAnsi"/>
            <w:lang w:val="en-GB"/>
            <w:rPrChange w:id="584" w:author="Nabera  Abhinandan" w:date="2023-03-08T18:41:00Z">
              <w:rPr>
                <w:rFonts w:cstheme="minorHAnsi"/>
                <w:lang w:val="en-US"/>
              </w:rPr>
            </w:rPrChange>
          </w:rPr>
          <w:delText xml:space="preserve"> invasion of </w:delText>
        </w:r>
      </w:del>
      <w:r w:rsidRPr="00C52832">
        <w:rPr>
          <w:rFonts w:cstheme="minorHAnsi"/>
          <w:lang w:val="en-GB"/>
          <w:rPrChange w:id="585" w:author="Nabera  Abhinandan" w:date="2023-03-08T18:41:00Z">
            <w:rPr>
              <w:rFonts w:cstheme="minorHAnsi"/>
              <w:lang w:val="en-US"/>
            </w:rPr>
          </w:rPrChange>
        </w:rPr>
        <w:t>Ukraine</w:t>
      </w:r>
      <w:ins w:id="586" w:author="Pérez-Ramirez  Javier" w:date="2023-03-01T15:37:00Z">
        <w:del w:id="587" w:author="Nabera  Abhinandan" w:date="2023-03-02T17:28:00Z">
          <w:r w:rsidR="0027787C" w:rsidRPr="00C52832" w:rsidDel="006C66E9">
            <w:rPr>
              <w:rFonts w:cstheme="minorHAnsi"/>
              <w:lang w:val="en-GB"/>
              <w:rPrChange w:id="588" w:author="Nabera  Abhinandan" w:date="2023-03-08T18:41:00Z">
                <w:rPr>
                  <w:rFonts w:cstheme="minorHAnsi"/>
                  <w:lang w:val="en-US"/>
                </w:rPr>
              </w:rPrChange>
            </w:rPr>
            <w:delText xml:space="preserve"> war</w:delText>
          </w:r>
        </w:del>
      </w:ins>
      <w:r w:rsidRPr="00C52832">
        <w:rPr>
          <w:rFonts w:cstheme="minorHAnsi"/>
          <w:lang w:val="en-GB"/>
          <w:rPrChange w:id="589" w:author="Nabera  Abhinandan" w:date="2023-03-08T18:41:00Z">
            <w:rPr>
              <w:rFonts w:cstheme="minorHAnsi"/>
              <w:lang w:val="en-US"/>
            </w:rPr>
          </w:rPrChange>
        </w:rPr>
        <w:t xml:space="preserve">. Energy supply disruption </w:t>
      </w:r>
      <w:del w:id="590" w:author="Nabera  Abhinandan" w:date="2023-03-08T11:44:00Z">
        <w:r w:rsidRPr="00C52832" w:rsidDel="003303FC">
          <w:rPr>
            <w:rFonts w:cstheme="minorHAnsi"/>
            <w:lang w:val="en-GB"/>
            <w:rPrChange w:id="591" w:author="Nabera  Abhinandan" w:date="2023-03-08T18:41:00Z">
              <w:rPr>
                <w:rFonts w:cstheme="minorHAnsi"/>
                <w:lang w:val="en-US"/>
              </w:rPr>
            </w:rPrChange>
          </w:rPr>
          <w:delText xml:space="preserve">as a result of the new geopolitical scenario </w:delText>
        </w:r>
      </w:del>
      <w:r w:rsidRPr="00C52832">
        <w:rPr>
          <w:rFonts w:cstheme="minorHAnsi"/>
          <w:lang w:val="en-GB"/>
          <w:rPrChange w:id="592" w:author="Nabera  Abhinandan" w:date="2023-03-08T18:41:00Z">
            <w:rPr>
              <w:rFonts w:cstheme="minorHAnsi"/>
              <w:lang w:val="en-US"/>
            </w:rPr>
          </w:rPrChange>
        </w:rPr>
        <w:t>has severely affected Europe, where monthly average natural gas spot prices have increased from 560 USD t</w:t>
      </w:r>
      <w:r w:rsidRPr="00C52832">
        <w:rPr>
          <w:vertAlign w:val="superscript"/>
          <w:lang w:val="en-GB"/>
          <w:rPrChange w:id="593" w:author="Nabera  Abhinandan" w:date="2023-03-08T18:41:00Z">
            <w:rPr>
              <w:vertAlign w:val="superscript"/>
              <w:lang w:val="en-US"/>
            </w:rPr>
          </w:rPrChange>
        </w:rPr>
        <w:t>−</w:t>
      </w:r>
      <w:r w:rsidRPr="00C52832">
        <w:rPr>
          <w:rFonts w:cstheme="minorHAnsi"/>
          <w:vertAlign w:val="superscript"/>
          <w:lang w:val="en-GB"/>
          <w:rPrChange w:id="594" w:author="Nabera  Abhinandan" w:date="2023-03-08T18:41:00Z">
            <w:rPr>
              <w:rFonts w:cstheme="minorHAnsi"/>
              <w:vertAlign w:val="superscript"/>
              <w:lang w:val="en-US"/>
            </w:rPr>
          </w:rPrChange>
        </w:rPr>
        <w:t>1</w:t>
      </w:r>
      <w:r w:rsidRPr="00C52832">
        <w:rPr>
          <w:rFonts w:cstheme="minorHAnsi"/>
          <w:lang w:val="en-GB"/>
          <w:rPrChange w:id="595" w:author="Nabera  Abhinandan" w:date="2023-03-08T18:41:00Z">
            <w:rPr>
              <w:rFonts w:cstheme="minorHAnsi"/>
              <w:lang w:val="en-US"/>
            </w:rPr>
          </w:rPrChange>
        </w:rPr>
        <w:t xml:space="preserve"> in July 2021 to 2,300</w:t>
      </w:r>
      <w:ins w:id="596" w:author="Nabera  Abhinandan" w:date="2023-03-08T11:44:00Z">
        <w:r w:rsidR="003303FC" w:rsidRPr="00D24C8D">
          <w:rPr>
            <w:rFonts w:cstheme="minorHAnsi"/>
            <w:lang w:val="en-GB"/>
          </w:rPr>
          <w:t> </w:t>
        </w:r>
      </w:ins>
      <w:del w:id="597" w:author="Nabera  Abhinandan" w:date="2023-03-08T11:44:00Z">
        <w:r w:rsidRPr="00C52832" w:rsidDel="003303FC">
          <w:rPr>
            <w:rFonts w:cstheme="minorHAnsi"/>
            <w:lang w:val="en-GB"/>
            <w:rPrChange w:id="598" w:author="Nabera  Abhinandan" w:date="2023-03-08T18:41:00Z">
              <w:rPr>
                <w:rFonts w:cstheme="minorHAnsi"/>
                <w:lang w:val="en-US"/>
              </w:rPr>
            </w:rPrChange>
          </w:rPr>
          <w:delText xml:space="preserve"> </w:delText>
        </w:r>
      </w:del>
      <w:r w:rsidRPr="00C52832">
        <w:rPr>
          <w:rFonts w:cstheme="minorHAnsi"/>
          <w:lang w:val="en-GB"/>
          <w:rPrChange w:id="599" w:author="Nabera  Abhinandan" w:date="2023-03-08T18:41:00Z">
            <w:rPr>
              <w:rFonts w:cstheme="minorHAnsi"/>
              <w:lang w:val="en-US"/>
            </w:rPr>
          </w:rPrChange>
        </w:rPr>
        <w:t>USD</w:t>
      </w:r>
      <w:ins w:id="600" w:author="Nabera  Abhinandan" w:date="2023-03-08T11:44:00Z">
        <w:r w:rsidR="003303FC" w:rsidRPr="00D24C8D">
          <w:rPr>
            <w:rFonts w:cstheme="minorHAnsi"/>
            <w:lang w:val="en-GB"/>
          </w:rPr>
          <w:t> </w:t>
        </w:r>
      </w:ins>
      <w:del w:id="601" w:author="Nabera  Abhinandan" w:date="2023-03-08T11:44:00Z">
        <w:r w:rsidRPr="00C52832" w:rsidDel="003303FC">
          <w:rPr>
            <w:rFonts w:cstheme="minorHAnsi"/>
            <w:lang w:val="en-GB"/>
            <w:rPrChange w:id="602" w:author="Nabera  Abhinandan" w:date="2023-03-08T18:41:00Z">
              <w:rPr>
                <w:rFonts w:cstheme="minorHAnsi"/>
                <w:lang w:val="en-US"/>
              </w:rPr>
            </w:rPrChange>
          </w:rPr>
          <w:delText xml:space="preserve"> </w:delText>
        </w:r>
      </w:del>
      <w:r w:rsidRPr="00C52832">
        <w:rPr>
          <w:rFonts w:cstheme="minorHAnsi"/>
          <w:lang w:val="en-GB"/>
          <w:rPrChange w:id="603" w:author="Nabera  Abhinandan" w:date="2023-03-08T18:41:00Z">
            <w:rPr>
              <w:rFonts w:cstheme="minorHAnsi"/>
              <w:lang w:val="en-US"/>
            </w:rPr>
          </w:rPrChange>
        </w:rPr>
        <w:t>t</w:t>
      </w:r>
      <w:r w:rsidRPr="00C52832">
        <w:rPr>
          <w:vertAlign w:val="superscript"/>
          <w:lang w:val="en-GB"/>
          <w:rPrChange w:id="604" w:author="Nabera  Abhinandan" w:date="2023-03-08T18:41:00Z">
            <w:rPr>
              <w:vertAlign w:val="superscript"/>
              <w:lang w:val="en-US"/>
            </w:rPr>
          </w:rPrChange>
        </w:rPr>
        <w:t>−</w:t>
      </w:r>
      <w:r w:rsidRPr="00C52832">
        <w:rPr>
          <w:rFonts w:cstheme="minorHAnsi"/>
          <w:vertAlign w:val="superscript"/>
          <w:lang w:val="en-GB"/>
          <w:rPrChange w:id="605" w:author="Nabera  Abhinandan" w:date="2023-03-08T18:41:00Z">
            <w:rPr>
              <w:rFonts w:cstheme="minorHAnsi"/>
              <w:vertAlign w:val="superscript"/>
              <w:lang w:val="en-US"/>
            </w:rPr>
          </w:rPrChange>
        </w:rPr>
        <w:t>1</w:t>
      </w:r>
      <w:r w:rsidRPr="00C52832">
        <w:rPr>
          <w:rFonts w:cstheme="minorHAnsi"/>
          <w:lang w:val="en-GB"/>
          <w:rPrChange w:id="606" w:author="Nabera  Abhinandan" w:date="2023-03-08T18:41:00Z">
            <w:rPr>
              <w:rFonts w:cstheme="minorHAnsi"/>
              <w:lang w:val="en-US"/>
            </w:rPr>
          </w:rPrChange>
        </w:rPr>
        <w:t xml:space="preserve"> as of July 2022</w:t>
      </w:r>
      <w:del w:id="607" w:author="Nabera  Abhinandan" w:date="2023-03-08T12:26:00Z">
        <w:r w:rsidRPr="00C52832" w:rsidDel="00CD7F12">
          <w:rPr>
            <w:rFonts w:cstheme="minorHAnsi"/>
            <w:lang w:val="en-GB"/>
            <w:rPrChange w:id="608" w:author="Nabera  Abhinandan" w:date="2023-03-08T18:41:00Z">
              <w:rPr>
                <w:rFonts w:cstheme="minorHAnsi"/>
                <w:lang w:val="en-US"/>
              </w:rPr>
            </w:rPrChange>
          </w:rPr>
          <w:delText xml:space="preserve">, while the </w:delText>
        </w:r>
      </w:del>
      <w:del w:id="609" w:author="Nabera  Abhinandan" w:date="2023-03-02T20:29:00Z">
        <w:r w:rsidRPr="00C52832" w:rsidDel="00D46314">
          <w:rPr>
            <w:rFonts w:cstheme="minorHAnsi"/>
            <w:lang w:val="en-GB"/>
            <w:rPrChange w:id="610" w:author="Nabera  Abhinandan" w:date="2023-03-08T18:41:00Z">
              <w:rPr>
                <w:rFonts w:cstheme="minorHAnsi"/>
                <w:lang w:val="en-US"/>
              </w:rPr>
            </w:rPrChange>
          </w:rPr>
          <w:delText xml:space="preserve">price </w:delText>
        </w:r>
      </w:del>
      <w:del w:id="611" w:author="Nabera  Abhinandan" w:date="2023-03-08T12:26:00Z">
        <w:r w:rsidRPr="00C52832" w:rsidDel="00CD7F12">
          <w:rPr>
            <w:rFonts w:cstheme="minorHAnsi"/>
            <w:lang w:val="en-GB"/>
            <w:rPrChange w:id="612" w:author="Nabera  Abhinandan" w:date="2023-03-08T18:41:00Z">
              <w:rPr>
                <w:rFonts w:cstheme="minorHAnsi"/>
                <w:lang w:val="en-US"/>
              </w:rPr>
            </w:rPrChange>
          </w:rPr>
          <w:delText xml:space="preserve">of grid electricity has </w:delText>
        </w:r>
        <w:r w:rsidR="00F24E46" w:rsidRPr="00C52832" w:rsidDel="00CD7F12">
          <w:rPr>
            <w:rFonts w:cstheme="minorHAnsi"/>
            <w:lang w:val="en-GB"/>
            <w:rPrChange w:id="613" w:author="Nabera  Abhinandan" w:date="2023-03-08T18:41:00Z">
              <w:rPr>
                <w:rFonts w:cstheme="minorHAnsi"/>
                <w:lang w:val="en-US"/>
              </w:rPr>
            </w:rPrChange>
          </w:rPr>
          <w:delText xml:space="preserve">increased from </w:delText>
        </w:r>
        <w:r w:rsidR="00DB527E" w:rsidRPr="00C52832" w:rsidDel="00CD7F12">
          <w:rPr>
            <w:rFonts w:cstheme="minorHAnsi"/>
            <w:lang w:val="en-GB"/>
            <w:rPrChange w:id="614" w:author="Nabera  Abhinandan" w:date="2023-03-08T18:41:00Z">
              <w:rPr>
                <w:rFonts w:cstheme="minorHAnsi"/>
                <w:lang w:val="en-US"/>
              </w:rPr>
            </w:rPrChange>
          </w:rPr>
          <w:delText>81 USD MWh</w:delText>
        </w:r>
        <w:r w:rsidR="00DB527E" w:rsidRPr="00C52832" w:rsidDel="00CD7F12">
          <w:rPr>
            <w:rFonts w:cstheme="minorHAnsi"/>
            <w:vertAlign w:val="superscript"/>
            <w:lang w:val="en-GB"/>
            <w:rPrChange w:id="615" w:author="Nabera  Abhinandan" w:date="2023-03-08T18:41:00Z">
              <w:rPr>
                <w:rFonts w:cstheme="minorHAnsi"/>
                <w:vertAlign w:val="superscript"/>
                <w:lang w:val="en-US"/>
              </w:rPr>
            </w:rPrChange>
          </w:rPr>
          <w:delText>-1</w:delText>
        </w:r>
        <w:r w:rsidR="00DB527E" w:rsidRPr="00C52832" w:rsidDel="00CD7F12">
          <w:rPr>
            <w:rFonts w:cstheme="minorHAnsi"/>
            <w:lang w:val="en-GB"/>
            <w:rPrChange w:id="616" w:author="Nabera  Abhinandan" w:date="2023-03-08T18:41:00Z">
              <w:rPr>
                <w:rFonts w:cstheme="minorHAnsi"/>
                <w:lang w:val="en-US"/>
              </w:rPr>
            </w:rPrChange>
          </w:rPr>
          <w:delText xml:space="preserve"> to 315 USD MWh</w:delText>
        </w:r>
        <w:r w:rsidR="00DB527E" w:rsidRPr="00C52832" w:rsidDel="00CD7F12">
          <w:rPr>
            <w:rFonts w:cstheme="minorHAnsi"/>
            <w:vertAlign w:val="superscript"/>
            <w:lang w:val="en-GB"/>
            <w:rPrChange w:id="617" w:author="Nabera  Abhinandan" w:date="2023-03-08T18:41:00Z">
              <w:rPr>
                <w:rFonts w:cstheme="minorHAnsi"/>
                <w:vertAlign w:val="superscript"/>
                <w:lang w:val="en-US"/>
              </w:rPr>
            </w:rPrChange>
          </w:rPr>
          <w:delText>-1</w:delText>
        </w:r>
        <w:r w:rsidR="00DB527E" w:rsidRPr="00C52832" w:rsidDel="00CD7F12">
          <w:rPr>
            <w:rFonts w:cstheme="minorHAnsi"/>
            <w:lang w:val="en-GB"/>
            <w:rPrChange w:id="618" w:author="Nabera  Abhinandan" w:date="2023-03-08T18:41:00Z">
              <w:rPr>
                <w:rFonts w:cstheme="minorHAnsi"/>
                <w:lang w:val="en-US"/>
              </w:rPr>
            </w:rPrChange>
          </w:rPr>
          <w:delText xml:space="preserve"> </w:delText>
        </w:r>
        <w:r w:rsidR="00CA3E0C" w:rsidRPr="00C52832" w:rsidDel="00CD7F12">
          <w:rPr>
            <w:rFonts w:cstheme="minorHAnsi"/>
            <w:lang w:val="en-GB"/>
            <w:rPrChange w:id="619" w:author="Nabera  Abhinandan" w:date="2023-03-08T18:41:00Z">
              <w:rPr>
                <w:rFonts w:cstheme="minorHAnsi"/>
                <w:lang w:val="en-US"/>
              </w:rPr>
            </w:rPrChange>
          </w:rPr>
          <w:delText>within the same period</w:delText>
        </w:r>
      </w:del>
      <w:r w:rsidRPr="00C52832">
        <w:rPr>
          <w:rFonts w:cstheme="minorHAnsi"/>
          <w:lang w:val="en-GB"/>
          <w:rPrChange w:id="620" w:author="Nabera  Abhinandan" w:date="2023-03-08T18:41:00Z">
            <w:rPr>
              <w:rFonts w:cstheme="minorHAnsi"/>
            </w:rPr>
          </w:rPrChange>
        </w:rPr>
        <w:fldChar w:fldCharType="begin"/>
      </w:r>
      <w:r w:rsidR="00373CEC" w:rsidRPr="00C52832">
        <w:rPr>
          <w:rFonts w:cstheme="minorHAnsi"/>
          <w:lang w:val="en-GB"/>
          <w:rPrChange w:id="621" w:author="Nabera  Abhinandan" w:date="2023-03-08T18:41:00Z">
            <w:rPr>
              <w:rFonts w:cstheme="minorHAnsi"/>
              <w:lang w:val="en-US"/>
            </w:rPr>
          </w:rPrChange>
        </w:rPr>
        <w:instrText xml:space="preserve"> ADDIN ZOTERO_ITEM CSL_CITATION {"citationID":"OU7CFv9C","properties":{"formattedCitation":"\\super 27\\nosupersub{}","plainCitation":"27","noteIndex":0},"citationItems":[{"id":21432,"uris":["http://zotero.org/users/9157291/items/ASL4MQPD"],"itemData":{"id":21432,"type":"report","event-place":"Washington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Pr="00C52832">
        <w:rPr>
          <w:rFonts w:cstheme="minorHAnsi"/>
          <w:lang w:val="en-GB"/>
          <w:rPrChange w:id="622" w:author="Nabera  Abhinandan" w:date="2023-03-08T18:41:00Z">
            <w:rPr>
              <w:rFonts w:cstheme="minorHAnsi"/>
            </w:rPr>
          </w:rPrChange>
        </w:rPr>
        <w:fldChar w:fldCharType="separate"/>
      </w:r>
      <w:r w:rsidR="00373CEC" w:rsidRPr="00C52832">
        <w:rPr>
          <w:rFonts w:ascii="Calibri" w:hAnsi="Calibri" w:cs="Calibri"/>
          <w:szCs w:val="24"/>
          <w:vertAlign w:val="superscript"/>
          <w:lang w:val="en-GB"/>
          <w:rPrChange w:id="623" w:author="Nabera  Abhinandan" w:date="2023-03-08T18:41:00Z">
            <w:rPr>
              <w:rFonts w:ascii="Calibri" w:hAnsi="Calibri" w:cs="Calibri"/>
              <w:szCs w:val="24"/>
              <w:vertAlign w:val="superscript"/>
              <w:lang w:val="en-US"/>
            </w:rPr>
          </w:rPrChange>
        </w:rPr>
        <w:t>27</w:t>
      </w:r>
      <w:r w:rsidRPr="00C52832">
        <w:rPr>
          <w:rFonts w:cstheme="minorHAnsi"/>
          <w:lang w:val="en-GB"/>
          <w:rPrChange w:id="624" w:author="Nabera  Abhinandan" w:date="2023-03-08T18:41:00Z">
            <w:rPr>
              <w:rFonts w:cstheme="minorHAnsi"/>
            </w:rPr>
          </w:rPrChange>
        </w:rPr>
        <w:fldChar w:fldCharType="end"/>
      </w:r>
      <w:r w:rsidRPr="00C52832">
        <w:rPr>
          <w:rFonts w:cstheme="minorHAnsi"/>
          <w:lang w:val="en-GB"/>
          <w:rPrChange w:id="625" w:author="Nabera  Abhinandan" w:date="2023-03-08T18:41:00Z">
            <w:rPr>
              <w:rFonts w:cstheme="minorHAnsi"/>
              <w:lang w:val="en-US"/>
            </w:rPr>
          </w:rPrChange>
        </w:rPr>
        <w:t xml:space="preserve">. This drastic change </w:t>
      </w:r>
      <w:del w:id="626" w:author="Nabera  Abhinandan" w:date="2023-03-08T11:44:00Z">
        <w:r w:rsidRPr="00C52832" w:rsidDel="008C3CBE">
          <w:rPr>
            <w:rFonts w:cstheme="minorHAnsi"/>
            <w:lang w:val="en-GB"/>
            <w:rPrChange w:id="627" w:author="Nabera  Abhinandan" w:date="2023-03-08T18:41:00Z">
              <w:rPr>
                <w:rFonts w:cstheme="minorHAnsi"/>
                <w:lang w:val="en-US"/>
              </w:rPr>
            </w:rPrChange>
          </w:rPr>
          <w:delText>has had</w:delText>
        </w:r>
      </w:del>
      <w:ins w:id="628" w:author="Nabera  Abhinandan" w:date="2023-03-08T11:44:00Z">
        <w:r w:rsidR="008C3CBE" w:rsidRPr="00D24C8D">
          <w:rPr>
            <w:rFonts w:cstheme="minorHAnsi"/>
            <w:lang w:val="en-GB"/>
          </w:rPr>
          <w:t>is</w:t>
        </w:r>
      </w:ins>
      <w:r w:rsidRPr="00C52832">
        <w:rPr>
          <w:rFonts w:cstheme="minorHAnsi"/>
          <w:lang w:val="en-GB"/>
          <w:rPrChange w:id="629" w:author="Nabera  Abhinandan" w:date="2023-03-08T18:41:00Z">
            <w:rPr>
              <w:rFonts w:cstheme="minorHAnsi"/>
              <w:lang w:val="en-US"/>
            </w:rPr>
          </w:rPrChange>
        </w:rPr>
        <w:t xml:space="preserve"> </w:t>
      </w:r>
      <w:ins w:id="630" w:author="Nabera  Abhinandan" w:date="2023-03-08T11:44:00Z">
        <w:r w:rsidR="008C3CBE" w:rsidRPr="00D24C8D">
          <w:rPr>
            <w:rFonts w:cstheme="minorHAnsi"/>
            <w:lang w:val="en-GB"/>
          </w:rPr>
          <w:t>a</w:t>
        </w:r>
      </w:ins>
      <w:ins w:id="631" w:author="Nabera  Abhinandan" w:date="2023-03-08T11:45:00Z">
        <w:r w:rsidR="008C3CBE" w:rsidRPr="00547CC2">
          <w:rPr>
            <w:rFonts w:cstheme="minorHAnsi"/>
            <w:lang w:val="en-GB"/>
          </w:rPr>
          <w:t xml:space="preserve"> </w:t>
        </w:r>
      </w:ins>
      <w:r w:rsidRPr="00C52832">
        <w:rPr>
          <w:rFonts w:cstheme="minorHAnsi"/>
          <w:lang w:val="en-GB"/>
          <w:rPrChange w:id="632" w:author="Nabera  Abhinandan" w:date="2023-03-08T18:41:00Z">
            <w:rPr>
              <w:rFonts w:cstheme="minorHAnsi"/>
              <w:lang w:val="en-US"/>
            </w:rPr>
          </w:rPrChange>
        </w:rPr>
        <w:t xml:space="preserve">severe </w:t>
      </w:r>
      <w:ins w:id="633" w:author="Nabera  Abhinandan" w:date="2023-03-08T11:45:00Z">
        <w:r w:rsidR="008C3CBE" w:rsidRPr="00D24C8D">
          <w:rPr>
            <w:rFonts w:cstheme="minorHAnsi"/>
            <w:lang w:val="en-GB"/>
          </w:rPr>
          <w:t>threat</w:t>
        </w:r>
      </w:ins>
      <w:del w:id="634" w:author="Nabera  Abhinandan" w:date="2023-03-08T11:45:00Z">
        <w:r w:rsidRPr="00C52832" w:rsidDel="008C3CBE">
          <w:rPr>
            <w:rFonts w:cstheme="minorHAnsi"/>
            <w:lang w:val="en-GB"/>
            <w:rPrChange w:id="635" w:author="Nabera  Abhinandan" w:date="2023-03-08T18:41:00Z">
              <w:rPr>
                <w:rFonts w:cstheme="minorHAnsi"/>
                <w:lang w:val="en-US"/>
              </w:rPr>
            </w:rPrChange>
          </w:rPr>
          <w:delText>consequences</w:delText>
        </w:r>
      </w:del>
      <w:r w:rsidRPr="00C52832">
        <w:rPr>
          <w:rFonts w:cstheme="minorHAnsi"/>
          <w:lang w:val="en-GB"/>
          <w:rPrChange w:id="636" w:author="Nabera  Abhinandan" w:date="2023-03-08T18:41:00Z">
            <w:rPr>
              <w:rFonts w:cstheme="minorHAnsi"/>
              <w:lang w:val="en-US"/>
            </w:rPr>
          </w:rPrChange>
        </w:rPr>
        <w:t xml:space="preserve"> </w:t>
      </w:r>
      <w:del w:id="637" w:author="Nabera  Abhinandan" w:date="2023-03-08T11:57:00Z">
        <w:r w:rsidRPr="00C52832" w:rsidDel="00497035">
          <w:rPr>
            <w:rFonts w:cstheme="minorHAnsi"/>
            <w:lang w:val="en-GB"/>
            <w:rPrChange w:id="638" w:author="Nabera  Abhinandan" w:date="2023-03-08T18:41:00Z">
              <w:rPr>
                <w:rFonts w:cstheme="minorHAnsi"/>
                <w:lang w:val="en-US"/>
              </w:rPr>
            </w:rPrChange>
          </w:rPr>
          <w:delText xml:space="preserve">for </w:delText>
        </w:r>
      </w:del>
      <w:ins w:id="639" w:author="Nabera  Abhinandan" w:date="2023-03-08T11:57:00Z">
        <w:r w:rsidR="00497035" w:rsidRPr="00D24C8D">
          <w:rPr>
            <w:rFonts w:cstheme="minorHAnsi"/>
            <w:lang w:val="en-GB"/>
          </w:rPr>
          <w:t>to</w:t>
        </w:r>
        <w:r w:rsidR="00497035" w:rsidRPr="00C52832">
          <w:rPr>
            <w:rFonts w:cstheme="minorHAnsi"/>
            <w:lang w:val="en-GB"/>
            <w:rPrChange w:id="640" w:author="Nabera  Abhinandan" w:date="2023-03-08T18:41:00Z">
              <w:rPr>
                <w:rFonts w:cstheme="minorHAnsi"/>
                <w:lang w:val="en-US"/>
              </w:rPr>
            </w:rPrChange>
          </w:rPr>
          <w:t xml:space="preserve"> </w:t>
        </w:r>
      </w:ins>
      <w:r w:rsidRPr="00C52832">
        <w:rPr>
          <w:rFonts w:cstheme="minorHAnsi"/>
          <w:lang w:val="en-GB"/>
          <w:rPrChange w:id="641" w:author="Nabera  Abhinandan" w:date="2023-03-08T18:41:00Z">
            <w:rPr>
              <w:rFonts w:cstheme="minorHAnsi"/>
              <w:lang w:val="en-US"/>
            </w:rPr>
          </w:rPrChange>
        </w:rPr>
        <w:t>the European chemical industry</w:t>
      </w:r>
      <w:ins w:id="642" w:author="Nabera  Abhinandan" w:date="2023-03-08T12:52:00Z">
        <w:r w:rsidR="00C26EF3" w:rsidRPr="00D24C8D">
          <w:rPr>
            <w:rFonts w:cstheme="minorHAnsi"/>
            <w:lang w:val="en-GB"/>
          </w:rPr>
          <w:t>,</w:t>
        </w:r>
      </w:ins>
      <w:del w:id="643" w:author="Nabera  Abhinandan" w:date="2023-03-08T12:23:00Z">
        <w:r w:rsidRPr="00C52832" w:rsidDel="005E3548">
          <w:rPr>
            <w:rFonts w:cstheme="minorHAnsi"/>
            <w:lang w:val="en-GB"/>
            <w:rPrChange w:id="644" w:author="Nabera  Abhinandan" w:date="2023-03-08T18:41:00Z">
              <w:rPr>
                <w:rFonts w:cstheme="minorHAnsi"/>
              </w:rPr>
            </w:rPrChange>
          </w:rPr>
          <w:fldChar w:fldCharType="begin"/>
        </w:r>
        <w:r w:rsidR="00373CEC" w:rsidRPr="00C52832" w:rsidDel="005E3548">
          <w:rPr>
            <w:rFonts w:cstheme="minorHAnsi"/>
            <w:lang w:val="en-GB"/>
            <w:rPrChange w:id="645" w:author="Nabera  Abhinandan" w:date="2023-03-08T18:41:00Z">
              <w:rPr>
                <w:rFonts w:cstheme="minorHAnsi"/>
                <w:lang w:val="en-US"/>
              </w:rPr>
            </w:rPrChange>
          </w:rPr>
          <w:delInstrText xml:space="preserve"> ADDIN ZOTERO_ITEM CSL_CITATION {"citationID":"zYSz1A3k","properties":{"formattedCitation":"\\super 28\\nosupersub{}","plainCitation":"28","noteIndex":0},"citationItems":[{"id":21408,"uris":["http://zotero.org/users/9157291/items/3FV7ZVAG"],"itemData":{"id":21408,"type":"report","publisher":"European Chemical Industry Council","title":"Chemical Monthly Report (CMR) - High energy prices and economic uncertainty continue to drive down the chemicals output in the EU27 area","URL":"https://cefic.org/app/uploads/2022/12/EU27-Chemicals-Business-Monthly-Briefings-Nov-2022.pdf","author":[{"family":"cefic","given":""}],"accessed":{"date-parts":[["2023",1,12]]},"issued":{"date-parts":[["2022",12,2]]}}}],"schema":"https://github.com/citation-style-language/schema/raw/master/csl-citation.json"} </w:delInstrText>
        </w:r>
        <w:r w:rsidRPr="00C52832" w:rsidDel="005E3548">
          <w:rPr>
            <w:rFonts w:cstheme="minorHAnsi"/>
            <w:lang w:val="en-GB"/>
            <w:rPrChange w:id="646" w:author="Nabera  Abhinandan" w:date="2023-03-08T18:41:00Z">
              <w:rPr>
                <w:rFonts w:cstheme="minorHAnsi"/>
              </w:rPr>
            </w:rPrChange>
          </w:rPr>
          <w:fldChar w:fldCharType="separate"/>
        </w:r>
        <w:r w:rsidR="00373CEC" w:rsidRPr="00C52832" w:rsidDel="005E3548">
          <w:rPr>
            <w:rFonts w:ascii="Calibri" w:hAnsi="Calibri" w:cs="Calibri"/>
            <w:szCs w:val="24"/>
            <w:vertAlign w:val="superscript"/>
            <w:lang w:val="en-GB"/>
            <w:rPrChange w:id="647" w:author="Nabera  Abhinandan" w:date="2023-03-08T18:41:00Z">
              <w:rPr>
                <w:rFonts w:ascii="Calibri" w:hAnsi="Calibri" w:cs="Calibri"/>
                <w:szCs w:val="24"/>
                <w:vertAlign w:val="superscript"/>
                <w:lang w:val="en-US"/>
              </w:rPr>
            </w:rPrChange>
          </w:rPr>
          <w:delText>28</w:delText>
        </w:r>
        <w:r w:rsidRPr="00C52832" w:rsidDel="005E3548">
          <w:rPr>
            <w:rFonts w:cstheme="minorHAnsi"/>
            <w:lang w:val="en-GB"/>
            <w:rPrChange w:id="648" w:author="Nabera  Abhinandan" w:date="2023-03-08T18:41:00Z">
              <w:rPr>
                <w:rFonts w:cstheme="minorHAnsi"/>
              </w:rPr>
            </w:rPrChange>
          </w:rPr>
          <w:fldChar w:fldCharType="end"/>
        </w:r>
      </w:del>
      <w:del w:id="649" w:author="Nabera  Abhinandan" w:date="2023-03-08T12:35:00Z">
        <w:r w:rsidRPr="00C52832" w:rsidDel="002A0CA4">
          <w:rPr>
            <w:rFonts w:cstheme="minorHAnsi"/>
            <w:lang w:val="en-GB"/>
            <w:rPrChange w:id="650" w:author="Nabera  Abhinandan" w:date="2023-03-08T18:41:00Z">
              <w:rPr>
                <w:rFonts w:cstheme="minorHAnsi"/>
                <w:lang w:val="en-US"/>
              </w:rPr>
            </w:rPrChange>
          </w:rPr>
          <w:delText>.</w:delText>
        </w:r>
      </w:del>
      <w:ins w:id="651" w:author="Nabera  Abhinandan" w:date="2023-03-08T12:35:00Z">
        <w:r w:rsidR="002A0CA4" w:rsidRPr="00D24C8D">
          <w:rPr>
            <w:rFonts w:cstheme="minorHAnsi"/>
            <w:lang w:val="en-GB"/>
          </w:rPr>
          <w:t xml:space="preserve"> wherein</w:t>
        </w:r>
      </w:ins>
      <w:del w:id="652" w:author="Nabera  Abhinandan" w:date="2023-03-08T12:35:00Z">
        <w:r w:rsidRPr="00C52832" w:rsidDel="002A0CA4">
          <w:rPr>
            <w:rFonts w:cstheme="minorHAnsi"/>
            <w:lang w:val="en-GB"/>
            <w:rPrChange w:id="653" w:author="Nabera  Abhinandan" w:date="2023-03-08T18:41:00Z">
              <w:rPr>
                <w:rFonts w:cstheme="minorHAnsi"/>
                <w:lang w:val="en-US"/>
              </w:rPr>
            </w:rPrChange>
          </w:rPr>
          <w:delText xml:space="preserve"> </w:delText>
        </w:r>
      </w:del>
      <w:ins w:id="654" w:author="Nabera  Abhinandan" w:date="2023-03-08T12:35:00Z">
        <w:r w:rsidR="002A0CA4" w:rsidRPr="00D24C8D">
          <w:rPr>
            <w:rFonts w:cstheme="minorHAnsi"/>
            <w:lang w:val="en-GB"/>
          </w:rPr>
          <w:t xml:space="preserve"> o</w:t>
        </w:r>
      </w:ins>
      <w:ins w:id="655" w:author="Nabera  Abhinandan" w:date="2023-03-08T11:54:00Z">
        <w:r w:rsidR="007C3CBA" w:rsidRPr="00547CC2">
          <w:rPr>
            <w:rFonts w:cstheme="minorHAnsi"/>
            <w:lang w:val="en-GB"/>
          </w:rPr>
          <w:t xml:space="preserve">ne </w:t>
        </w:r>
        <w:r w:rsidR="007C3CBA" w:rsidRPr="00547CC2">
          <w:rPr>
            <w:lang w:val="en-GB"/>
          </w:rPr>
          <w:t>such</w:t>
        </w:r>
        <w:r w:rsidR="007C3CBA" w:rsidRPr="00C52832">
          <w:rPr>
            <w:rFonts w:cstheme="minorHAnsi"/>
            <w:lang w:val="en-GB"/>
          </w:rPr>
          <w:t xml:space="preserve"> instance</w:t>
        </w:r>
      </w:ins>
      <w:ins w:id="656" w:author="Nabera  Abhinandan" w:date="2023-03-08T12:52:00Z">
        <w:r w:rsidR="00C26EF3" w:rsidRPr="00C52832">
          <w:rPr>
            <w:rFonts w:cstheme="minorHAnsi"/>
            <w:lang w:val="en-GB"/>
          </w:rPr>
          <w:t>,</w:t>
        </w:r>
      </w:ins>
      <w:ins w:id="657" w:author="Nabera  Abhinandan" w:date="2023-03-08T11:46:00Z">
        <w:r w:rsidR="008C3CBE" w:rsidRPr="00C52832">
          <w:rPr>
            <w:rFonts w:cstheme="minorHAnsi"/>
            <w:lang w:val="en-GB"/>
          </w:rPr>
          <w:t xml:space="preserve"> m</w:t>
        </w:r>
      </w:ins>
      <w:del w:id="658" w:author="Nabera  Abhinandan" w:date="2023-03-08T11:45:00Z">
        <w:r w:rsidRPr="00C52832" w:rsidDel="008C3CBE">
          <w:rPr>
            <w:rFonts w:cstheme="minorHAnsi"/>
            <w:lang w:val="en-GB"/>
            <w:rPrChange w:id="659" w:author="Nabera  Abhinandan" w:date="2023-03-08T18:41:00Z">
              <w:rPr>
                <w:rFonts w:cstheme="minorHAnsi"/>
                <w:lang w:val="en-US"/>
              </w:rPr>
            </w:rPrChange>
          </w:rPr>
          <w:delText>For example, m</w:delText>
        </w:r>
      </w:del>
      <w:r w:rsidRPr="00C52832">
        <w:rPr>
          <w:rFonts w:cstheme="minorHAnsi"/>
          <w:lang w:val="en-GB"/>
          <w:rPrChange w:id="660" w:author="Nabera  Abhinandan" w:date="2023-03-08T18:41:00Z">
            <w:rPr>
              <w:rFonts w:cstheme="minorHAnsi"/>
              <w:lang w:val="en-US"/>
            </w:rPr>
          </w:rPrChange>
        </w:rPr>
        <w:t>ore than half of Europe’s ammonia production capacity (</w:t>
      </w:r>
      <w:r w:rsidR="00E351AF" w:rsidRPr="00C52832">
        <w:rPr>
          <w:rFonts w:cstheme="minorHAnsi"/>
          <w:lang w:val="en-GB"/>
          <w:rPrChange w:id="661" w:author="Nabera  Abhinandan" w:date="2023-03-08T18:41:00Z">
            <w:rPr>
              <w:rFonts w:cstheme="minorHAnsi"/>
              <w:lang w:val="en-US"/>
            </w:rPr>
          </w:rPrChange>
        </w:rPr>
        <w:t xml:space="preserve">around </w:t>
      </w:r>
      <w:r w:rsidR="00DC5D33" w:rsidRPr="00C52832">
        <w:rPr>
          <w:rFonts w:cstheme="minorHAnsi"/>
          <w:lang w:val="en-GB"/>
          <w:rPrChange w:id="662" w:author="Nabera  Abhinandan" w:date="2023-03-08T18:41:00Z">
            <w:rPr>
              <w:rFonts w:cstheme="minorHAnsi"/>
              <w:lang w:val="en-US"/>
            </w:rPr>
          </w:rPrChange>
        </w:rPr>
        <w:t>8</w:t>
      </w:r>
      <w:r w:rsidR="00B47402" w:rsidRPr="00C52832">
        <w:rPr>
          <w:rFonts w:cstheme="minorHAnsi"/>
          <w:lang w:val="en-GB"/>
          <w:rPrChange w:id="663" w:author="Nabera  Abhinandan" w:date="2023-03-08T18:41:00Z">
            <w:rPr>
              <w:rFonts w:cstheme="minorHAnsi"/>
              <w:lang w:val="en-US"/>
            </w:rPr>
          </w:rPrChange>
        </w:rPr>
        <w:t xml:space="preserve">% of </w:t>
      </w:r>
      <w:r w:rsidR="00541701" w:rsidRPr="00C52832">
        <w:rPr>
          <w:rFonts w:cstheme="minorHAnsi"/>
          <w:lang w:val="en-GB"/>
          <w:rPrChange w:id="664" w:author="Nabera  Abhinandan" w:date="2023-03-08T18:41:00Z">
            <w:rPr>
              <w:rFonts w:cstheme="minorHAnsi"/>
              <w:lang w:val="en-US"/>
            </w:rPr>
          </w:rPrChange>
        </w:rPr>
        <w:t xml:space="preserve">the </w:t>
      </w:r>
      <w:r w:rsidR="00B47402" w:rsidRPr="00C52832">
        <w:rPr>
          <w:rFonts w:cstheme="minorHAnsi"/>
          <w:lang w:val="en-GB"/>
          <w:rPrChange w:id="665" w:author="Nabera  Abhinandan" w:date="2023-03-08T18:41:00Z">
            <w:rPr>
              <w:rFonts w:cstheme="minorHAnsi"/>
              <w:lang w:val="en-US"/>
            </w:rPr>
          </w:rPrChange>
        </w:rPr>
        <w:t xml:space="preserve">global </w:t>
      </w:r>
      <w:r w:rsidR="00E60736" w:rsidRPr="00C52832">
        <w:rPr>
          <w:rFonts w:cstheme="minorHAnsi"/>
          <w:lang w:val="en-GB"/>
          <w:rPrChange w:id="666" w:author="Nabera  Abhinandan" w:date="2023-03-08T18:41:00Z">
            <w:rPr>
              <w:rFonts w:cstheme="minorHAnsi"/>
              <w:lang w:val="en-US"/>
            </w:rPr>
          </w:rPrChange>
        </w:rPr>
        <w:t>production</w:t>
      </w:r>
      <w:r w:rsidRPr="00C52832">
        <w:rPr>
          <w:rFonts w:cstheme="minorHAnsi"/>
          <w:lang w:val="en-GB"/>
          <w:rPrChange w:id="667" w:author="Nabera  Abhinandan" w:date="2023-03-08T18:41:00Z">
            <w:rPr>
              <w:rFonts w:cstheme="minorHAnsi"/>
              <w:lang w:val="en-US"/>
            </w:rPr>
          </w:rPrChange>
        </w:rPr>
        <w:t>)</w:t>
      </w:r>
      <w:r w:rsidRPr="00C52832">
        <w:rPr>
          <w:rFonts w:cstheme="minorHAnsi"/>
          <w:lang w:val="en-GB"/>
          <w:rPrChange w:id="668" w:author="Nabera  Abhinandan" w:date="2023-03-08T18:41:00Z">
            <w:rPr>
              <w:rFonts w:cstheme="minorHAnsi"/>
            </w:rPr>
          </w:rPrChange>
        </w:rPr>
        <w:fldChar w:fldCharType="begin"/>
      </w:r>
      <w:r w:rsidR="00373CEC" w:rsidRPr="00C52832">
        <w:rPr>
          <w:rFonts w:cstheme="minorHAnsi"/>
          <w:lang w:val="en-GB"/>
          <w:rPrChange w:id="669" w:author="Nabera  Abhinandan" w:date="2023-03-08T18:41:00Z">
            <w:rPr>
              <w:rFonts w:cstheme="minorHAnsi"/>
              <w:lang w:val="en-US"/>
            </w:rPr>
          </w:rPrChange>
        </w:rPr>
        <w:instrText xml:space="preserve"> ADDIN ZOTERO_ITEM CSL_CITATION {"citationID":"oeRqOW4i","properties":{"formattedCitation":"\\super 15\\nosupersub{}","plainCitation":"15","noteIndex":0},"citationItems":[{"id":21410,"uris":["http://zotero.org/users/9157291/items/86IUUBD4"],"itemData":{"id":21410,"type":"report","publisher":"DECHEMA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C52832">
        <w:rPr>
          <w:rFonts w:cstheme="minorHAnsi"/>
          <w:lang w:val="en-GB"/>
          <w:rPrChange w:id="670" w:author="Nabera  Abhinandan" w:date="2023-03-08T18:41:00Z">
            <w:rPr>
              <w:rFonts w:cstheme="minorHAnsi"/>
            </w:rPr>
          </w:rPrChange>
        </w:rPr>
        <w:fldChar w:fldCharType="separate"/>
      </w:r>
      <w:r w:rsidRPr="00C52832">
        <w:rPr>
          <w:rFonts w:ascii="Calibri" w:hAnsi="Calibri" w:cs="Calibri"/>
          <w:szCs w:val="24"/>
          <w:vertAlign w:val="superscript"/>
          <w:lang w:val="en-GB"/>
          <w:rPrChange w:id="671" w:author="Nabera  Abhinandan" w:date="2023-03-08T18:41:00Z">
            <w:rPr>
              <w:rFonts w:ascii="Calibri" w:hAnsi="Calibri" w:cs="Calibri"/>
              <w:szCs w:val="24"/>
              <w:vertAlign w:val="superscript"/>
              <w:lang w:val="en-US"/>
            </w:rPr>
          </w:rPrChange>
        </w:rPr>
        <w:t>15</w:t>
      </w:r>
      <w:r w:rsidRPr="00C52832">
        <w:rPr>
          <w:rFonts w:cstheme="minorHAnsi"/>
          <w:lang w:val="en-GB"/>
          <w:rPrChange w:id="672" w:author="Nabera  Abhinandan" w:date="2023-03-08T18:41:00Z">
            <w:rPr>
              <w:rFonts w:cstheme="minorHAnsi"/>
            </w:rPr>
          </w:rPrChange>
        </w:rPr>
        <w:fldChar w:fldCharType="end"/>
      </w:r>
      <w:r w:rsidRPr="00C52832">
        <w:rPr>
          <w:rFonts w:cstheme="minorHAnsi"/>
          <w:lang w:val="en-GB"/>
          <w:rPrChange w:id="673" w:author="Nabera  Abhinandan" w:date="2023-03-08T18:41:00Z">
            <w:rPr>
              <w:rFonts w:cstheme="minorHAnsi"/>
              <w:lang w:val="en-US"/>
            </w:rPr>
          </w:rPrChange>
        </w:rPr>
        <w:t xml:space="preserve"> was </w:t>
      </w:r>
      <w:ins w:id="674" w:author="Nabera  Abhinandan" w:date="2023-03-08T11:46:00Z">
        <w:r w:rsidR="008C3CBE" w:rsidRPr="00D24C8D">
          <w:rPr>
            <w:rFonts w:cstheme="minorHAnsi"/>
            <w:lang w:val="en-GB"/>
          </w:rPr>
          <w:t>halted</w:t>
        </w:r>
      </w:ins>
      <w:del w:id="675" w:author="Nabera  Abhinandan" w:date="2023-03-08T11:46:00Z">
        <w:r w:rsidRPr="00C52832" w:rsidDel="008C3CBE">
          <w:rPr>
            <w:rFonts w:cstheme="minorHAnsi"/>
            <w:lang w:val="en-GB"/>
            <w:rPrChange w:id="676" w:author="Nabera  Abhinandan" w:date="2023-03-08T18:41:00Z">
              <w:rPr>
                <w:rFonts w:cstheme="minorHAnsi"/>
                <w:lang w:val="en-US"/>
              </w:rPr>
            </w:rPrChange>
          </w:rPr>
          <w:delText xml:space="preserve">paused </w:delText>
        </w:r>
      </w:del>
      <w:del w:id="677" w:author="Nabera  Abhinandan" w:date="2023-03-02T20:32:00Z">
        <w:r w:rsidRPr="00C52832" w:rsidDel="00744596">
          <w:rPr>
            <w:rFonts w:cstheme="minorHAnsi"/>
            <w:lang w:val="en-GB"/>
            <w:rPrChange w:id="678" w:author="Nabera  Abhinandan" w:date="2023-03-08T18:41:00Z">
              <w:rPr>
                <w:rFonts w:cstheme="minorHAnsi"/>
                <w:lang w:val="en-US"/>
              </w:rPr>
            </w:rPrChange>
          </w:rPr>
          <w:delText xml:space="preserve">during </w:delText>
        </w:r>
      </w:del>
      <w:del w:id="679" w:author="Nabera  Abhinandan" w:date="2023-03-08T11:46:00Z">
        <w:r w:rsidRPr="00C52832" w:rsidDel="008C3CBE">
          <w:rPr>
            <w:rFonts w:cstheme="minorHAnsi"/>
            <w:lang w:val="en-GB"/>
            <w:rPrChange w:id="680" w:author="Nabera  Abhinandan" w:date="2023-03-08T18:41:00Z">
              <w:rPr>
                <w:rFonts w:cstheme="minorHAnsi"/>
                <w:lang w:val="en-US"/>
              </w:rPr>
            </w:rPrChange>
          </w:rPr>
          <w:delText>2022 due to</w:delText>
        </w:r>
      </w:del>
      <w:ins w:id="681" w:author="Nabera  Abhinandan" w:date="2023-03-08T11:46:00Z">
        <w:r w:rsidR="008C3CBE" w:rsidRPr="00D24C8D">
          <w:rPr>
            <w:rFonts w:cstheme="minorHAnsi"/>
            <w:lang w:val="en-GB"/>
          </w:rPr>
          <w:t xml:space="preserve"> </w:t>
        </w:r>
      </w:ins>
      <w:ins w:id="682" w:author="Nabera  Abhinandan" w:date="2023-03-08T11:54:00Z">
        <w:r w:rsidR="007C3CBA" w:rsidRPr="00547CC2">
          <w:rPr>
            <w:rFonts w:cstheme="minorHAnsi"/>
            <w:lang w:val="en-GB"/>
          </w:rPr>
          <w:t>in 2022</w:t>
        </w:r>
      </w:ins>
      <w:del w:id="683" w:author="Nabera  Abhinandan" w:date="2023-03-08T12:35:00Z">
        <w:r w:rsidRPr="00C52832" w:rsidDel="002A0CA4">
          <w:rPr>
            <w:rFonts w:cstheme="minorHAnsi"/>
            <w:lang w:val="en-GB"/>
            <w:rPrChange w:id="684" w:author="Nabera  Abhinandan" w:date="2023-03-08T18:41:00Z">
              <w:rPr>
                <w:rFonts w:cstheme="minorHAnsi"/>
                <w:lang w:val="en-US"/>
              </w:rPr>
            </w:rPrChange>
          </w:rPr>
          <w:delText xml:space="preserve"> gas prices</w:delText>
        </w:r>
      </w:del>
      <w:r w:rsidRPr="00C52832">
        <w:rPr>
          <w:rFonts w:cstheme="minorHAnsi"/>
          <w:lang w:val="en-GB"/>
          <w:rPrChange w:id="685" w:author="Nabera  Abhinandan" w:date="2023-03-08T18:41:00Z">
            <w:rPr>
              <w:rFonts w:cstheme="minorHAnsi"/>
            </w:rPr>
          </w:rPrChange>
        </w:rPr>
        <w:fldChar w:fldCharType="begin"/>
      </w:r>
      <w:r w:rsidR="00373CEC" w:rsidRPr="00C52832">
        <w:rPr>
          <w:rFonts w:cstheme="minorHAnsi"/>
          <w:lang w:val="en-GB"/>
          <w:rPrChange w:id="686" w:author="Nabera  Abhinandan" w:date="2023-03-08T18:41:00Z">
            <w:rPr>
              <w:rFonts w:cstheme="minorHAnsi"/>
              <w:lang w:val="en-US"/>
            </w:rPr>
          </w:rPrChange>
        </w:rPr>
        <w:instrText xml:space="preserve"> ADDIN ZOTERO_ITEM CSL_CITATION {"citationID":"OFI4q7zf","properties":{"formattedCitation":"\\super 29,30\\nosupersub{}","plainCitation":"29,30","noteIndex":0},"citationItems":[{"id":21431,"uris":["http://zotero.org/users/9157291/items/ZNIINMHR"],"itemData":{"id":21431,"type":"article-newspaper","abstract":"Europe’s fertilizer crunch tightened after Yara International ASA cut output in the face of soaring gas prices, putting more pressure on food supplies as a cost-of-living crisis intensifies.","container-title":"Bloomberg.com","language":"en","source":"www.bloomberg.com","title":"Europe’s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21430,"uris":["http://zotero.org/users/9157291/items/J9GLHR82"],"itemData":{"id":21430,"type":"post-weblog","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Pr="00C52832">
        <w:rPr>
          <w:rFonts w:cstheme="minorHAnsi"/>
          <w:lang w:val="en-GB"/>
          <w:rPrChange w:id="687" w:author="Nabera  Abhinandan" w:date="2023-03-08T18:41:00Z">
            <w:rPr>
              <w:rFonts w:cstheme="minorHAnsi"/>
            </w:rPr>
          </w:rPrChange>
        </w:rPr>
        <w:fldChar w:fldCharType="separate"/>
      </w:r>
      <w:r w:rsidR="00373CEC" w:rsidRPr="00C52832">
        <w:rPr>
          <w:rFonts w:ascii="Calibri" w:hAnsi="Calibri" w:cs="Calibri"/>
          <w:szCs w:val="24"/>
          <w:vertAlign w:val="superscript"/>
          <w:lang w:val="en-GB"/>
          <w:rPrChange w:id="688" w:author="Nabera  Abhinandan" w:date="2023-03-08T18:41:00Z">
            <w:rPr>
              <w:rFonts w:ascii="Calibri" w:hAnsi="Calibri" w:cs="Calibri"/>
              <w:szCs w:val="24"/>
              <w:vertAlign w:val="superscript"/>
            </w:rPr>
          </w:rPrChange>
        </w:rPr>
        <w:t>29,30</w:t>
      </w:r>
      <w:r w:rsidRPr="00C52832">
        <w:rPr>
          <w:rFonts w:cstheme="minorHAnsi"/>
          <w:lang w:val="en-GB"/>
          <w:rPrChange w:id="689" w:author="Nabera  Abhinandan" w:date="2023-03-08T18:41:00Z">
            <w:rPr>
              <w:rFonts w:cstheme="minorHAnsi"/>
            </w:rPr>
          </w:rPrChange>
        </w:rPr>
        <w:fldChar w:fldCharType="end"/>
      </w:r>
      <w:r w:rsidRPr="00C52832">
        <w:rPr>
          <w:rFonts w:cstheme="minorHAnsi"/>
          <w:lang w:val="en-GB"/>
          <w:rPrChange w:id="690" w:author="Nabera  Abhinandan" w:date="2023-03-08T18:41:00Z">
            <w:rPr>
              <w:rFonts w:cstheme="minorHAnsi"/>
              <w:lang w:val="en-US"/>
            </w:rPr>
          </w:rPrChange>
        </w:rPr>
        <w:t xml:space="preserve">. </w:t>
      </w:r>
      <w:ins w:id="691" w:author="Nabera  Abhinandan" w:date="2023-03-08T11:47:00Z">
        <w:r w:rsidR="00E40643" w:rsidRPr="00D24C8D">
          <w:rPr>
            <w:rFonts w:cstheme="minorHAnsi"/>
            <w:lang w:val="en-GB"/>
          </w:rPr>
          <w:t>N</w:t>
        </w:r>
      </w:ins>
      <w:ins w:id="692" w:author="Nabera  Abhinandan" w:date="2023-03-08T11:48:00Z">
        <w:r w:rsidR="00E40643" w:rsidRPr="00547CC2">
          <w:rPr>
            <w:rFonts w:cstheme="minorHAnsi"/>
            <w:lang w:val="en-GB"/>
          </w:rPr>
          <w:t>evertheless, looking from a different perspective</w:t>
        </w:r>
        <w:r w:rsidR="00E40643" w:rsidRPr="00C52832">
          <w:rPr>
            <w:rFonts w:cstheme="minorHAnsi"/>
            <w:lang w:val="en-GB"/>
          </w:rPr>
          <w:t xml:space="preserve">, </w:t>
        </w:r>
      </w:ins>
      <w:del w:id="693" w:author="Nabera  Abhinandan" w:date="2023-03-08T11:48:00Z">
        <w:r w:rsidRPr="00C52832" w:rsidDel="00E40643">
          <w:rPr>
            <w:rFonts w:cstheme="minorHAnsi"/>
            <w:lang w:val="en-GB"/>
            <w:rPrChange w:id="694" w:author="Nabera  Abhinandan" w:date="2023-03-08T18:41:00Z">
              <w:rPr>
                <w:rFonts w:cstheme="minorHAnsi"/>
                <w:lang w:val="en-US"/>
              </w:rPr>
            </w:rPrChange>
          </w:rPr>
          <w:delText>T</w:delText>
        </w:r>
      </w:del>
      <w:ins w:id="695" w:author="Nabera  Abhinandan" w:date="2023-03-08T11:48:00Z">
        <w:r w:rsidR="00E40643" w:rsidRPr="00D24C8D">
          <w:rPr>
            <w:rFonts w:cstheme="minorHAnsi"/>
            <w:lang w:val="en-GB"/>
          </w:rPr>
          <w:t>t</w:t>
        </w:r>
      </w:ins>
      <w:r w:rsidRPr="00C52832">
        <w:rPr>
          <w:rFonts w:cstheme="minorHAnsi"/>
          <w:lang w:val="en-GB"/>
          <w:rPrChange w:id="696" w:author="Nabera  Abhinandan" w:date="2023-03-08T18:41:00Z">
            <w:rPr>
              <w:rFonts w:cstheme="minorHAnsi"/>
              <w:lang w:val="en-US"/>
            </w:rPr>
          </w:rPrChange>
        </w:rPr>
        <w:t xml:space="preserve">his </w:t>
      </w:r>
      <w:del w:id="697" w:author="Nabera  Abhinandan" w:date="2023-03-08T11:49:00Z">
        <w:r w:rsidRPr="00C52832" w:rsidDel="005959DA">
          <w:rPr>
            <w:rFonts w:cstheme="minorHAnsi"/>
            <w:lang w:val="en-GB"/>
            <w:rPrChange w:id="698" w:author="Nabera  Abhinandan" w:date="2023-03-08T18:41:00Z">
              <w:rPr>
                <w:rFonts w:cstheme="minorHAnsi"/>
                <w:lang w:val="en-US"/>
              </w:rPr>
            </w:rPrChange>
          </w:rPr>
          <w:delText>new scenario</w:delText>
        </w:r>
      </w:del>
      <w:ins w:id="699" w:author="Nabera  Abhinandan" w:date="2023-03-08T11:49:00Z">
        <w:r w:rsidR="005959DA" w:rsidRPr="00D24C8D">
          <w:rPr>
            <w:rFonts w:cstheme="minorHAnsi"/>
            <w:lang w:val="en-GB"/>
          </w:rPr>
          <w:t>unforeseen event</w:t>
        </w:r>
      </w:ins>
      <w:r w:rsidRPr="00C52832">
        <w:rPr>
          <w:rFonts w:cstheme="minorHAnsi"/>
          <w:lang w:val="en-GB"/>
          <w:rPrChange w:id="700" w:author="Nabera  Abhinandan" w:date="2023-03-08T18:41:00Z">
            <w:rPr>
              <w:rFonts w:cstheme="minorHAnsi"/>
              <w:lang w:val="en-US"/>
            </w:rPr>
          </w:rPrChange>
        </w:rPr>
        <w:t xml:space="preserve"> </w:t>
      </w:r>
      <w:ins w:id="701" w:author="Nabera  Abhinandan" w:date="2023-03-08T11:48:00Z">
        <w:r w:rsidR="00E40643" w:rsidRPr="00D24C8D">
          <w:rPr>
            <w:rFonts w:cstheme="minorHAnsi"/>
            <w:lang w:val="en-GB"/>
          </w:rPr>
          <w:t>could pro</w:t>
        </w:r>
        <w:r w:rsidR="00E40643" w:rsidRPr="00547CC2">
          <w:rPr>
            <w:rFonts w:cstheme="minorHAnsi"/>
            <w:lang w:val="en-GB"/>
          </w:rPr>
          <w:t xml:space="preserve">vide </w:t>
        </w:r>
        <w:r w:rsidR="00E40643" w:rsidRPr="00C52832">
          <w:rPr>
            <w:rFonts w:cstheme="minorHAnsi"/>
            <w:lang w:val="en-GB"/>
          </w:rPr>
          <w:t xml:space="preserve">an opportunity to </w:t>
        </w:r>
      </w:ins>
      <w:del w:id="702" w:author="Nabera  Abhinandan" w:date="2023-03-08T11:48:00Z">
        <w:r w:rsidRPr="00C52832" w:rsidDel="00E40643">
          <w:rPr>
            <w:rFonts w:cstheme="minorHAnsi"/>
            <w:lang w:val="en-GB"/>
            <w:rPrChange w:id="703" w:author="Nabera  Abhinandan" w:date="2023-03-08T18:41:00Z">
              <w:rPr>
                <w:rFonts w:cstheme="minorHAnsi"/>
                <w:lang w:val="en-US"/>
              </w:rPr>
            </w:rPrChange>
          </w:rPr>
          <w:delText>in Europe could</w:delText>
        </w:r>
      </w:del>
      <w:del w:id="704" w:author="Nabera  Abhinandan" w:date="2023-03-02T20:30:00Z">
        <w:r w:rsidRPr="00C52832" w:rsidDel="00591D15">
          <w:rPr>
            <w:rFonts w:cstheme="minorHAnsi"/>
            <w:lang w:val="en-GB"/>
            <w:rPrChange w:id="705" w:author="Nabera  Abhinandan" w:date="2023-03-08T18:41:00Z">
              <w:rPr>
                <w:rFonts w:cstheme="minorHAnsi"/>
                <w:lang w:val="en-US"/>
              </w:rPr>
            </w:rPrChange>
          </w:rPr>
          <w:delText>,</w:delText>
        </w:r>
      </w:del>
      <w:del w:id="706" w:author="Nabera  Abhinandan" w:date="2023-03-08T11:48:00Z">
        <w:r w:rsidRPr="00C52832" w:rsidDel="00E40643">
          <w:rPr>
            <w:rFonts w:cstheme="minorHAnsi"/>
            <w:lang w:val="en-GB"/>
            <w:rPrChange w:id="707" w:author="Nabera  Abhinandan" w:date="2023-03-08T18:41:00Z">
              <w:rPr>
                <w:rFonts w:cstheme="minorHAnsi"/>
                <w:lang w:val="en-US"/>
              </w:rPr>
            </w:rPrChange>
          </w:rPr>
          <w:delText xml:space="preserve"> </w:delText>
        </w:r>
      </w:del>
      <w:del w:id="708" w:author="Nabera  Abhinandan" w:date="2023-03-02T20:30:00Z">
        <w:r w:rsidRPr="00C52832" w:rsidDel="00A07932">
          <w:rPr>
            <w:rFonts w:cstheme="minorHAnsi"/>
            <w:lang w:val="en-GB"/>
            <w:rPrChange w:id="709" w:author="Nabera  Abhinandan" w:date="2023-03-08T18:41:00Z">
              <w:rPr>
                <w:rFonts w:cstheme="minorHAnsi"/>
                <w:lang w:val="en-US"/>
              </w:rPr>
            </w:rPrChange>
          </w:rPr>
          <w:delText xml:space="preserve">in principle, </w:delText>
        </w:r>
      </w:del>
      <w:r w:rsidRPr="00C52832">
        <w:rPr>
          <w:rFonts w:cstheme="minorHAnsi"/>
          <w:lang w:val="en-GB"/>
          <w:rPrChange w:id="710" w:author="Nabera  Abhinandan" w:date="2023-03-08T18:41:00Z">
            <w:rPr>
              <w:rFonts w:cstheme="minorHAnsi"/>
              <w:lang w:val="en-US"/>
            </w:rPr>
          </w:rPrChange>
        </w:rPr>
        <w:t xml:space="preserve">improve the economic competitiveness of green ammonia and methanol while </w:t>
      </w:r>
      <w:r w:rsidRPr="00C52832">
        <w:rPr>
          <w:lang w:val="en-GB"/>
          <w:rPrChange w:id="711" w:author="Nabera  Abhinandan" w:date="2023-03-08T18:41:00Z">
            <w:rPr>
              <w:rFonts w:cstheme="minorHAnsi"/>
              <w:lang w:val="en-US"/>
            </w:rPr>
          </w:rPrChange>
        </w:rPr>
        <w:t>accelerating</w:t>
      </w:r>
      <w:r w:rsidRPr="00C52832">
        <w:rPr>
          <w:rFonts w:cstheme="minorHAnsi"/>
          <w:lang w:val="en-GB"/>
          <w:rPrChange w:id="712" w:author="Nabera  Abhinandan" w:date="2023-03-08T18:41:00Z">
            <w:rPr>
              <w:rFonts w:cstheme="minorHAnsi"/>
              <w:lang w:val="en-US"/>
            </w:rPr>
          </w:rPrChange>
        </w:rPr>
        <w:t xml:space="preserve"> the renewable transition</w:t>
      </w:r>
      <w:del w:id="713" w:author="Nabera  Abhinandan" w:date="2023-03-08T11:48:00Z">
        <w:r w:rsidRPr="00C52832" w:rsidDel="00E40643">
          <w:rPr>
            <w:rFonts w:cstheme="minorHAnsi"/>
            <w:lang w:val="en-GB"/>
            <w:rPrChange w:id="714" w:author="Nabera  Abhinandan" w:date="2023-03-08T18:41:00Z">
              <w:rPr>
                <w:rFonts w:cstheme="minorHAnsi"/>
                <w:lang w:val="en-US"/>
              </w:rPr>
            </w:rPrChange>
          </w:rPr>
          <w:delText xml:space="preserve"> in the European chemical industry</w:delText>
        </w:r>
      </w:del>
      <w:r w:rsidRPr="00C52832">
        <w:rPr>
          <w:rFonts w:cstheme="minorHAnsi"/>
          <w:lang w:val="en-GB"/>
          <w:rPrChange w:id="715" w:author="Nabera  Abhinandan" w:date="2023-03-08T18:41:00Z">
            <w:rPr>
              <w:rFonts w:cstheme="minorHAnsi"/>
              <w:lang w:val="en-US"/>
            </w:rPr>
          </w:rPrChange>
        </w:rPr>
        <w:t xml:space="preserve">. </w:t>
      </w:r>
      <w:ins w:id="716" w:author="Nabera  Abhinandan" w:date="2023-03-08T12:12:00Z">
        <w:r w:rsidR="00BA00B0" w:rsidRPr="00D24C8D">
          <w:rPr>
            <w:rFonts w:cstheme="minorHAnsi"/>
            <w:lang w:val="en-GB"/>
          </w:rPr>
          <w:t xml:space="preserve">It is still to be </w:t>
        </w:r>
      </w:ins>
      <w:ins w:id="717" w:author="Nabera  Abhinandan" w:date="2023-03-08T12:13:00Z">
        <w:r w:rsidR="00EF310E" w:rsidRPr="00547CC2">
          <w:rPr>
            <w:rFonts w:cstheme="minorHAnsi"/>
            <w:lang w:val="en-GB"/>
          </w:rPr>
          <w:t>determined</w:t>
        </w:r>
      </w:ins>
      <w:ins w:id="718" w:author="Nabera  Abhinandan" w:date="2023-03-08T12:12:00Z">
        <w:r w:rsidR="00BA00B0" w:rsidRPr="00547CC2">
          <w:rPr>
            <w:rFonts w:cstheme="minorHAnsi"/>
            <w:lang w:val="en-GB"/>
          </w:rPr>
          <w:t xml:space="preserve"> </w:t>
        </w:r>
        <w:r w:rsidR="00BA00B0" w:rsidRPr="00C52832">
          <w:rPr>
            <w:rFonts w:cstheme="minorHAnsi"/>
            <w:lang w:val="en-GB"/>
          </w:rPr>
          <w:t xml:space="preserve">whether green chemicals exhibit economic supremacy </w:t>
        </w:r>
      </w:ins>
      <w:ins w:id="719" w:author="Nabera  Abhinandan" w:date="2023-03-08T12:13:00Z">
        <w:r w:rsidR="00BA00B0" w:rsidRPr="00C52832">
          <w:rPr>
            <w:rFonts w:cstheme="minorHAnsi"/>
            <w:lang w:val="en-GB"/>
          </w:rPr>
          <w:t>in addition to their environmental dominance in the current situation</w:t>
        </w:r>
      </w:ins>
      <w:commentRangeStart w:id="720"/>
      <w:del w:id="721" w:author="Nabera  Abhinandan" w:date="2023-03-02T20:32:00Z">
        <w:r w:rsidRPr="00C52832" w:rsidDel="000B3838">
          <w:rPr>
            <w:rFonts w:cstheme="minorHAnsi"/>
            <w:lang w:val="en-GB"/>
            <w:rPrChange w:id="722" w:author="Nabera  Abhinandan" w:date="2023-03-08T18:41:00Z">
              <w:rPr>
                <w:rFonts w:cstheme="minorHAnsi"/>
                <w:lang w:val="en-US"/>
              </w:rPr>
            </w:rPrChange>
          </w:rPr>
          <w:delText xml:space="preserve">The </w:delText>
        </w:r>
        <w:commentRangeEnd w:id="720"/>
        <w:r w:rsidR="0027787C" w:rsidRPr="00D24C8D" w:rsidDel="000B3838">
          <w:rPr>
            <w:rStyle w:val="CommentReference"/>
            <w:lang w:val="en-GB"/>
          </w:rPr>
          <w:commentReference w:id="720"/>
        </w:r>
        <w:r w:rsidRPr="00C52832" w:rsidDel="000B3838">
          <w:rPr>
            <w:rFonts w:cstheme="minorHAnsi"/>
            <w:lang w:val="en-GB"/>
            <w:rPrChange w:id="724" w:author="Nabera  Abhinandan" w:date="2023-03-08T18:41:00Z">
              <w:rPr>
                <w:rFonts w:cstheme="minorHAnsi"/>
                <w:lang w:val="en-US"/>
              </w:rPr>
            </w:rPrChange>
          </w:rPr>
          <w:delText>question of w</w:delText>
        </w:r>
      </w:del>
      <w:del w:id="725" w:author="Nabera  Abhinandan" w:date="2023-03-08T12:13:00Z">
        <w:r w:rsidRPr="00C52832" w:rsidDel="00BA00B0">
          <w:rPr>
            <w:rFonts w:cstheme="minorHAnsi"/>
            <w:lang w:val="en-GB"/>
            <w:rPrChange w:id="726" w:author="Nabera  Abhinandan" w:date="2023-03-08T18:41:00Z">
              <w:rPr>
                <w:rFonts w:cstheme="minorHAnsi"/>
                <w:lang w:val="en-US"/>
              </w:rPr>
            </w:rPrChange>
          </w:rPr>
          <w:delText>hether</w:delText>
        </w:r>
      </w:del>
      <w:del w:id="727" w:author="Nabera  Abhinandan" w:date="2023-03-08T11:58:00Z">
        <w:r w:rsidRPr="00C52832" w:rsidDel="00466F7D">
          <w:rPr>
            <w:rFonts w:cstheme="minorHAnsi"/>
            <w:lang w:val="en-GB"/>
            <w:rPrChange w:id="728" w:author="Nabera  Abhinandan" w:date="2023-03-08T18:41:00Z">
              <w:rPr>
                <w:rFonts w:cstheme="minorHAnsi"/>
                <w:lang w:val="en-US"/>
              </w:rPr>
            </w:rPrChange>
          </w:rPr>
          <w:delText xml:space="preserve"> </w:delText>
        </w:r>
      </w:del>
      <w:del w:id="729" w:author="Nabera  Abhinandan" w:date="2023-03-08T12:13:00Z">
        <w:r w:rsidRPr="00C52832" w:rsidDel="00BA00B0">
          <w:rPr>
            <w:rFonts w:cstheme="minorHAnsi"/>
            <w:lang w:val="en-GB"/>
            <w:rPrChange w:id="730" w:author="Nabera  Abhinandan" w:date="2023-03-08T18:41:00Z">
              <w:rPr>
                <w:rFonts w:cstheme="minorHAnsi"/>
                <w:lang w:val="en-US"/>
              </w:rPr>
            </w:rPrChange>
          </w:rPr>
          <w:delText xml:space="preserve">green chemicals </w:delText>
        </w:r>
      </w:del>
      <w:del w:id="731" w:author="Nabera  Abhinandan" w:date="2023-03-08T11:58:00Z">
        <w:r w:rsidRPr="00C52832" w:rsidDel="001F644F">
          <w:rPr>
            <w:rFonts w:cstheme="minorHAnsi"/>
            <w:lang w:val="en-GB"/>
            <w:rPrChange w:id="732" w:author="Nabera  Abhinandan" w:date="2023-03-08T18:41:00Z">
              <w:rPr>
                <w:rFonts w:cstheme="minorHAnsi"/>
                <w:lang w:val="en-US"/>
              </w:rPr>
            </w:rPrChange>
          </w:rPr>
          <w:delText xml:space="preserve">may </w:delText>
        </w:r>
      </w:del>
      <w:del w:id="733" w:author="Nabera  Abhinandan" w:date="2023-03-08T12:13:00Z">
        <w:r w:rsidRPr="00C52832" w:rsidDel="00BA00B0">
          <w:rPr>
            <w:rFonts w:cstheme="minorHAnsi"/>
            <w:lang w:val="en-GB"/>
            <w:rPrChange w:id="734" w:author="Nabera  Abhinandan" w:date="2023-03-08T18:41:00Z">
              <w:rPr>
                <w:rFonts w:cstheme="minorHAnsi"/>
                <w:lang w:val="en-US"/>
              </w:rPr>
            </w:rPrChange>
          </w:rPr>
          <w:delText xml:space="preserve">show </w:delText>
        </w:r>
      </w:del>
      <w:del w:id="735" w:author="Nabera  Abhinandan" w:date="2023-03-02T20:33:00Z">
        <w:r w:rsidRPr="00C52832" w:rsidDel="00744596">
          <w:rPr>
            <w:rFonts w:cstheme="minorHAnsi"/>
            <w:lang w:val="en-GB"/>
            <w:rPrChange w:id="736" w:author="Nabera  Abhinandan" w:date="2023-03-08T18:41:00Z">
              <w:rPr>
                <w:rFonts w:cstheme="minorHAnsi"/>
                <w:lang w:val="en-US"/>
              </w:rPr>
            </w:rPrChange>
          </w:rPr>
          <w:delText xml:space="preserve">both </w:delText>
        </w:r>
      </w:del>
      <w:del w:id="737" w:author="Nabera  Abhinandan" w:date="2023-03-08T11:58:00Z">
        <w:r w:rsidRPr="00C52832" w:rsidDel="001F644F">
          <w:rPr>
            <w:rFonts w:cstheme="minorHAnsi"/>
            <w:lang w:val="en-GB"/>
            <w:rPrChange w:id="738" w:author="Nabera  Abhinandan" w:date="2023-03-08T18:41:00Z">
              <w:rPr>
                <w:rFonts w:cstheme="minorHAnsi"/>
                <w:lang w:val="en-US"/>
              </w:rPr>
            </w:rPrChange>
          </w:rPr>
          <w:delText xml:space="preserve">environmental and </w:delText>
        </w:r>
      </w:del>
      <w:del w:id="739" w:author="Nabera  Abhinandan" w:date="2023-03-08T12:13:00Z">
        <w:r w:rsidRPr="00C52832" w:rsidDel="00BA00B0">
          <w:rPr>
            <w:rFonts w:cstheme="minorHAnsi"/>
            <w:lang w:val="en-GB"/>
            <w:rPrChange w:id="740" w:author="Nabera  Abhinandan" w:date="2023-03-08T18:41:00Z">
              <w:rPr>
                <w:rFonts w:cstheme="minorHAnsi"/>
                <w:lang w:val="en-US"/>
              </w:rPr>
            </w:rPrChange>
          </w:rPr>
          <w:delText xml:space="preserve">economic superiority in the present state of affairs </w:delText>
        </w:r>
      </w:del>
      <w:del w:id="741" w:author="Nabera  Abhinandan" w:date="2023-03-08T12:00:00Z">
        <w:r w:rsidRPr="00C52832" w:rsidDel="007C2DC8">
          <w:rPr>
            <w:rFonts w:cstheme="minorHAnsi"/>
            <w:lang w:val="en-GB"/>
            <w:rPrChange w:id="742" w:author="Nabera  Abhinandan" w:date="2023-03-08T18:41:00Z">
              <w:rPr>
                <w:rFonts w:cstheme="minorHAnsi"/>
                <w:lang w:val="en-US"/>
              </w:rPr>
            </w:rPrChange>
          </w:rPr>
          <w:delText xml:space="preserve">has </w:delText>
        </w:r>
      </w:del>
      <w:del w:id="743" w:author="Nabera  Abhinandan" w:date="2023-03-08T12:13:00Z">
        <w:r w:rsidRPr="00C52832" w:rsidDel="00BA00B0">
          <w:rPr>
            <w:rFonts w:cstheme="minorHAnsi"/>
            <w:lang w:val="en-GB"/>
            <w:rPrChange w:id="744" w:author="Nabera  Abhinandan" w:date="2023-03-08T18:41:00Z">
              <w:rPr>
                <w:rFonts w:cstheme="minorHAnsi"/>
                <w:lang w:val="en-US"/>
              </w:rPr>
            </w:rPrChange>
          </w:rPr>
          <w:delText xml:space="preserve">yet to be </w:delText>
        </w:r>
      </w:del>
      <w:del w:id="745" w:author="Nabera  Abhinandan" w:date="2023-03-08T12:02:00Z">
        <w:r w:rsidRPr="00C52832" w:rsidDel="00433EF7">
          <w:rPr>
            <w:rFonts w:cstheme="minorHAnsi"/>
            <w:lang w:val="en-GB"/>
            <w:rPrChange w:id="746" w:author="Nabera  Abhinandan" w:date="2023-03-08T18:41:00Z">
              <w:rPr>
                <w:rFonts w:cstheme="minorHAnsi"/>
                <w:lang w:val="en-US"/>
              </w:rPr>
            </w:rPrChange>
          </w:rPr>
          <w:delText>explored</w:delText>
        </w:r>
      </w:del>
      <w:r w:rsidRPr="00C52832">
        <w:rPr>
          <w:rFonts w:cstheme="minorHAnsi"/>
          <w:lang w:val="en-GB"/>
          <w:rPrChange w:id="747" w:author="Nabera  Abhinandan" w:date="2023-03-08T18:41:00Z">
            <w:rPr>
              <w:rFonts w:cstheme="minorHAnsi"/>
              <w:lang w:val="en-US"/>
            </w:rPr>
          </w:rPrChange>
        </w:rPr>
        <w:t xml:space="preserve">. </w:t>
      </w:r>
      <w:commentRangeEnd w:id="506"/>
      <w:r w:rsidR="0033252A" w:rsidRPr="00D24C8D">
        <w:rPr>
          <w:rStyle w:val="CommentReference"/>
          <w:lang w:val="en-GB"/>
        </w:rPr>
        <w:commentReference w:id="506"/>
      </w:r>
    </w:p>
    <w:p w14:paraId="6FB1C2CC" w14:textId="2CD19B91" w:rsidR="00E15608" w:rsidRPr="00C52832" w:rsidDel="003914F6" w:rsidRDefault="00B7342F" w:rsidP="003914F6">
      <w:pPr>
        <w:jc w:val="both"/>
        <w:rPr>
          <w:del w:id="748" w:author="Nabera  Abhinandan" w:date="2023-03-08T12:55:00Z"/>
          <w:rFonts w:cstheme="minorHAnsi"/>
          <w:lang w:val="en-GB"/>
          <w:rPrChange w:id="749" w:author="Nabera  Abhinandan" w:date="2023-03-08T18:41:00Z">
            <w:rPr>
              <w:del w:id="750" w:author="Nabera  Abhinandan" w:date="2023-03-08T12:55:00Z"/>
              <w:rFonts w:cstheme="minorHAnsi"/>
              <w:lang w:val="en-US"/>
            </w:rPr>
          </w:rPrChange>
        </w:rPr>
      </w:pPr>
      <w:commentRangeStart w:id="751"/>
      <w:ins w:id="752" w:author="Nabera  Abhinandan" w:date="2023-03-02T20:34:00Z">
        <w:r w:rsidRPr="00D24C8D">
          <w:rPr>
            <w:rFonts w:cstheme="minorHAnsi"/>
            <w:lang w:val="en-GB"/>
          </w:rPr>
          <w:t xml:space="preserve">We </w:t>
        </w:r>
      </w:ins>
      <w:ins w:id="753" w:author="Nabera  Abhinandan" w:date="2023-03-08T12:54:00Z">
        <w:r w:rsidR="000835F9" w:rsidRPr="00547CC2">
          <w:rPr>
            <w:rFonts w:cstheme="minorHAnsi"/>
            <w:lang w:val="en-GB"/>
          </w:rPr>
          <w:t>address</w:t>
        </w:r>
      </w:ins>
      <w:ins w:id="754" w:author="Nabera  Abhinandan" w:date="2023-03-02T20:34:00Z">
        <w:r w:rsidRPr="00547CC2">
          <w:rPr>
            <w:rFonts w:cstheme="minorHAnsi"/>
            <w:lang w:val="en-GB"/>
          </w:rPr>
          <w:t xml:space="preserve"> this critical research gap by estimating Europe's production costs for fossil and green ammonia and methanol by applying techno-economic assessments </w:t>
        </w:r>
        <w:r w:rsidRPr="00C52832">
          <w:rPr>
            <w:rFonts w:cstheme="minorHAnsi"/>
            <w:lang w:val="en-GB"/>
          </w:rPr>
          <w:t xml:space="preserve">considering the monthly fluctuation in </w:t>
        </w:r>
      </w:ins>
      <w:ins w:id="755" w:author="Nabera  Abhinandan" w:date="2023-03-08T12:50:00Z">
        <w:r w:rsidR="000441B2" w:rsidRPr="00C52832">
          <w:rPr>
            <w:rFonts w:cstheme="minorHAnsi"/>
            <w:lang w:val="en-GB"/>
          </w:rPr>
          <w:t>energy</w:t>
        </w:r>
      </w:ins>
      <w:ins w:id="756" w:author="Nabera  Abhinandan" w:date="2023-03-02T20:34:00Z">
        <w:r w:rsidRPr="00C52832">
          <w:rPr>
            <w:rFonts w:cstheme="minorHAnsi"/>
            <w:lang w:val="en-GB"/>
          </w:rPr>
          <w:t xml:space="preserve"> prices. </w:t>
        </w:r>
      </w:ins>
      <w:del w:id="757" w:author="Nabera  Abhinandan" w:date="2023-03-02T20:34:00Z">
        <w:r w:rsidR="00E15608" w:rsidRPr="00C52832" w:rsidDel="00B7342F">
          <w:rPr>
            <w:rFonts w:cstheme="minorHAnsi"/>
            <w:lang w:val="en-GB"/>
            <w:rPrChange w:id="758" w:author="Nabera  Abhinandan" w:date="2023-03-08T18:41:00Z">
              <w:rPr>
                <w:rFonts w:cstheme="minorHAnsi"/>
                <w:lang w:val="en-US"/>
              </w:rPr>
            </w:rPrChange>
          </w:rPr>
          <w:delText xml:space="preserve">We fill this critical research gap by estimating the production costs for fossil and green ammonia and methanol in Europe applying techno-economic assessments based on detailed process simulations considering the monthly fluctuation in natural gas and electricity prices. </w:delText>
        </w:r>
      </w:del>
      <w:r w:rsidR="00E15608" w:rsidRPr="00C52832">
        <w:rPr>
          <w:rFonts w:cstheme="minorHAnsi"/>
          <w:lang w:val="en-GB"/>
          <w:rPrChange w:id="759" w:author="Nabera  Abhinandan" w:date="2023-03-08T18:41:00Z">
            <w:rPr>
              <w:rFonts w:cstheme="minorHAnsi"/>
              <w:lang w:val="en-US"/>
            </w:rPr>
          </w:rPrChange>
        </w:rPr>
        <w:t>For ammonia production, we investigate the Haber-Bosch process considering four typical hydrogen sources</w:t>
      </w:r>
      <w:r w:rsidR="00E15608" w:rsidRPr="00C52832">
        <w:rPr>
          <w:rFonts w:cstheme="minorHAnsi"/>
          <w:lang w:val="en-GB"/>
          <w:rPrChange w:id="760" w:author="Nabera  Abhinandan" w:date="2023-03-08T18:41:00Z">
            <w:rPr>
              <w:rFonts w:cstheme="minorHAnsi"/>
            </w:rPr>
          </w:rPrChange>
        </w:rPr>
        <w:fldChar w:fldCharType="begin"/>
      </w:r>
      <w:r w:rsidR="00373CEC" w:rsidRPr="00C52832">
        <w:rPr>
          <w:rFonts w:cstheme="minorHAnsi"/>
          <w:lang w:val="en-GB"/>
          <w:rPrChange w:id="761" w:author="Nabera  Abhinandan" w:date="2023-03-08T18:41:00Z">
            <w:rPr>
              <w:rFonts w:cstheme="minorHAnsi"/>
              <w:lang w:val="en-US"/>
            </w:rPr>
          </w:rPrChange>
        </w:rPr>
        <w:instrText xml:space="preserve"> ADDIN ZOTERO_ITEM CSL_CITATION {"citationID":"WotvQdaP","properties":{"formattedCitation":"\\super 15\\nosupersub{}","plainCitation":"15","noteIndex":0},"citationItems":[{"id":21410,"uris":["http://zotero.org/users/9157291/items/86IUUBD4"],"itemData":{"id":21410,"type":"report","publisher":"DECHEMA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E15608" w:rsidRPr="00C52832">
        <w:rPr>
          <w:rFonts w:cstheme="minorHAnsi"/>
          <w:lang w:val="en-GB"/>
          <w:rPrChange w:id="762" w:author="Nabera  Abhinandan" w:date="2023-03-08T18:41:00Z">
            <w:rPr>
              <w:rFonts w:cstheme="minorHAnsi"/>
            </w:rPr>
          </w:rPrChange>
        </w:rPr>
        <w:fldChar w:fldCharType="separate"/>
      </w:r>
      <w:r w:rsidR="00E15608" w:rsidRPr="00C52832">
        <w:rPr>
          <w:rFonts w:ascii="Calibri" w:hAnsi="Calibri" w:cs="Calibri"/>
          <w:szCs w:val="24"/>
          <w:vertAlign w:val="superscript"/>
          <w:lang w:val="en-GB"/>
          <w:rPrChange w:id="763" w:author="Nabera  Abhinandan" w:date="2023-03-08T18:41:00Z">
            <w:rPr>
              <w:rFonts w:ascii="Calibri" w:hAnsi="Calibri" w:cs="Calibri"/>
              <w:szCs w:val="24"/>
              <w:vertAlign w:val="superscript"/>
              <w:lang w:val="en-US"/>
            </w:rPr>
          </w:rPrChange>
        </w:rPr>
        <w:t>15</w:t>
      </w:r>
      <w:r w:rsidR="00E15608" w:rsidRPr="00C52832">
        <w:rPr>
          <w:rFonts w:cstheme="minorHAnsi"/>
          <w:lang w:val="en-GB"/>
          <w:rPrChange w:id="764" w:author="Nabera  Abhinandan" w:date="2023-03-08T18:41:00Z">
            <w:rPr>
              <w:rFonts w:cstheme="minorHAnsi"/>
            </w:rPr>
          </w:rPrChange>
        </w:rPr>
        <w:fldChar w:fldCharType="end"/>
      </w:r>
      <w:r w:rsidR="00E15608" w:rsidRPr="00C52832">
        <w:rPr>
          <w:rFonts w:cstheme="minorHAnsi"/>
          <w:lang w:val="en-GB"/>
          <w:rPrChange w:id="765" w:author="Nabera  Abhinandan" w:date="2023-03-08T18:41:00Z">
            <w:rPr>
              <w:rFonts w:cstheme="minorHAnsi"/>
              <w:lang w:val="en-US"/>
            </w:rPr>
          </w:rPrChange>
        </w:rPr>
        <w:t>: i) grey hydrogen from steam methane reforming (SMR) using natural gas, ii) green hydrogen from water electrolysis using on-shore wind electricity, iii) green hydrogen from water electrolysis using solar photovoltaic (PV) electricity, and iv) blue hydrogen from SMR coupled with carbon capture and storage (CCS). Similarly, we compare four alternative production routes for methanol: i) conventional synthesis from natural gas, ii) synthesis from captured CO</w:t>
      </w:r>
      <w:r w:rsidR="00E15608" w:rsidRPr="00C52832">
        <w:rPr>
          <w:rFonts w:cstheme="minorHAnsi"/>
          <w:vertAlign w:val="subscript"/>
          <w:lang w:val="en-GB"/>
          <w:rPrChange w:id="766" w:author="Nabera  Abhinandan" w:date="2023-03-08T18:41:00Z">
            <w:rPr>
              <w:rFonts w:cstheme="minorHAnsi"/>
              <w:vertAlign w:val="subscript"/>
              <w:lang w:val="en-US"/>
            </w:rPr>
          </w:rPrChange>
        </w:rPr>
        <w:t>2</w:t>
      </w:r>
      <w:r w:rsidR="00E15608" w:rsidRPr="00C52832">
        <w:rPr>
          <w:rFonts w:cstheme="minorHAnsi"/>
          <w:lang w:val="en-GB"/>
          <w:rPrChange w:id="767" w:author="Nabera  Abhinandan" w:date="2023-03-08T18:41:00Z">
            <w:rPr>
              <w:rFonts w:cstheme="minorHAnsi"/>
              <w:lang w:val="en-US"/>
            </w:rPr>
          </w:rPrChange>
        </w:rPr>
        <w:t xml:space="preserve"> and wind-based electrolytic hydrogen, iii) synthesis from captured CO</w:t>
      </w:r>
      <w:r w:rsidR="00E15608" w:rsidRPr="00C52832">
        <w:rPr>
          <w:rFonts w:cstheme="minorHAnsi"/>
          <w:vertAlign w:val="subscript"/>
          <w:lang w:val="en-GB"/>
          <w:rPrChange w:id="768" w:author="Nabera  Abhinandan" w:date="2023-03-08T18:41:00Z">
            <w:rPr>
              <w:rFonts w:cstheme="minorHAnsi"/>
              <w:vertAlign w:val="subscript"/>
              <w:lang w:val="en-US"/>
            </w:rPr>
          </w:rPrChange>
        </w:rPr>
        <w:t>2</w:t>
      </w:r>
      <w:r w:rsidR="00E15608" w:rsidRPr="00C52832">
        <w:rPr>
          <w:rFonts w:cstheme="minorHAnsi"/>
          <w:lang w:val="en-GB"/>
          <w:rPrChange w:id="769" w:author="Nabera  Abhinandan" w:date="2023-03-08T18:41:00Z">
            <w:rPr>
              <w:rFonts w:cstheme="minorHAnsi"/>
              <w:lang w:val="en-US"/>
            </w:rPr>
          </w:rPrChange>
        </w:rPr>
        <w:t xml:space="preserve"> and solar PV-based electrolytic hydrogen, and iv) synthesis from captured CO</w:t>
      </w:r>
      <w:r w:rsidR="00E15608" w:rsidRPr="00C52832">
        <w:rPr>
          <w:rFonts w:cstheme="minorHAnsi"/>
          <w:vertAlign w:val="subscript"/>
          <w:lang w:val="en-GB"/>
          <w:rPrChange w:id="770" w:author="Nabera  Abhinandan" w:date="2023-03-08T18:41:00Z">
            <w:rPr>
              <w:rFonts w:cstheme="minorHAnsi"/>
              <w:vertAlign w:val="subscript"/>
              <w:lang w:val="en-US"/>
            </w:rPr>
          </w:rPrChange>
        </w:rPr>
        <w:t>2</w:t>
      </w:r>
      <w:r w:rsidR="00E15608" w:rsidRPr="00C52832">
        <w:rPr>
          <w:rFonts w:cstheme="minorHAnsi"/>
          <w:lang w:val="en-GB"/>
          <w:rPrChange w:id="771" w:author="Nabera  Abhinandan" w:date="2023-03-08T18:41:00Z">
            <w:rPr>
              <w:rFonts w:cstheme="minorHAnsi"/>
              <w:lang w:val="en-US"/>
            </w:rPr>
          </w:rPrChange>
        </w:rPr>
        <w:t xml:space="preserve"> and blue hydrogen –SMR coupled with CCS–. In all cases, we consider that CO</w:t>
      </w:r>
      <w:r w:rsidR="00E15608" w:rsidRPr="00C52832">
        <w:rPr>
          <w:rFonts w:cstheme="minorHAnsi"/>
          <w:vertAlign w:val="subscript"/>
          <w:lang w:val="en-GB"/>
          <w:rPrChange w:id="772" w:author="Nabera  Abhinandan" w:date="2023-03-08T18:41:00Z">
            <w:rPr>
              <w:rFonts w:cstheme="minorHAnsi"/>
              <w:vertAlign w:val="subscript"/>
              <w:lang w:val="en-US"/>
            </w:rPr>
          </w:rPrChange>
        </w:rPr>
        <w:t>2</w:t>
      </w:r>
      <w:r w:rsidR="00E15608" w:rsidRPr="00C52832">
        <w:rPr>
          <w:rFonts w:cstheme="minorHAnsi"/>
          <w:lang w:val="en-GB"/>
          <w:rPrChange w:id="773" w:author="Nabera  Abhinandan" w:date="2023-03-08T18:41:00Z">
            <w:rPr>
              <w:rFonts w:cstheme="minorHAnsi"/>
              <w:lang w:val="en-US"/>
            </w:rPr>
          </w:rPrChange>
        </w:rPr>
        <w:t xml:space="preserve"> is captured from the atmosphere by direct air capture (DAC) </w:t>
      </w:r>
      <w:del w:id="774" w:author="Nabera  Abhinandan" w:date="2023-03-08T12:55:00Z">
        <w:r w:rsidR="00E15608" w:rsidRPr="00C52832" w:rsidDel="006C5343">
          <w:rPr>
            <w:rFonts w:cstheme="minorHAnsi"/>
            <w:lang w:val="en-GB"/>
            <w:rPrChange w:id="775" w:author="Nabera  Abhinandan" w:date="2023-03-08T18:41:00Z">
              <w:rPr>
                <w:rFonts w:cstheme="minorHAnsi"/>
                <w:lang w:val="en-US"/>
              </w:rPr>
            </w:rPrChange>
          </w:rPr>
          <w:delText xml:space="preserve">due to its high potential </w:delText>
        </w:r>
      </w:del>
      <w:r w:rsidR="00E15608" w:rsidRPr="00C52832">
        <w:rPr>
          <w:rFonts w:cstheme="minorHAnsi"/>
          <w:lang w:val="en-GB"/>
          <w:rPrChange w:id="776" w:author="Nabera  Abhinandan" w:date="2023-03-08T18:41:00Z">
            <w:rPr>
              <w:rFonts w:cstheme="minorHAnsi"/>
              <w:lang w:val="en-US"/>
            </w:rPr>
          </w:rPrChange>
        </w:rPr>
        <w:t xml:space="preserve">to reduce GHG emissions with </w:t>
      </w:r>
      <w:ins w:id="777" w:author="Nabera  Abhinandan" w:date="2023-03-08T12:55:00Z">
        <w:r w:rsidR="00753411" w:rsidRPr="00D24C8D">
          <w:rPr>
            <w:rFonts w:cstheme="minorHAnsi"/>
            <w:lang w:val="en-GB"/>
          </w:rPr>
          <w:t xml:space="preserve">a </w:t>
        </w:r>
      </w:ins>
      <w:r w:rsidR="00E15608" w:rsidRPr="00C52832">
        <w:rPr>
          <w:rFonts w:cstheme="minorHAnsi"/>
          <w:lang w:val="en-GB"/>
          <w:rPrChange w:id="778" w:author="Nabera  Abhinandan" w:date="2023-03-08T18:41:00Z">
            <w:rPr>
              <w:rFonts w:cstheme="minorHAnsi"/>
              <w:lang w:val="en-US"/>
            </w:rPr>
          </w:rPrChange>
        </w:rPr>
        <w:t>reduced risk of burden</w:t>
      </w:r>
      <w:del w:id="779" w:author="Nabera  Abhinandan" w:date="2023-03-02T20:35:00Z">
        <w:r w:rsidR="00E15608" w:rsidRPr="00C52832" w:rsidDel="00DD74F6">
          <w:rPr>
            <w:rFonts w:cstheme="minorHAnsi"/>
            <w:lang w:val="en-GB"/>
            <w:rPrChange w:id="780" w:author="Nabera  Abhinandan" w:date="2023-03-08T18:41:00Z">
              <w:rPr>
                <w:rFonts w:cstheme="minorHAnsi"/>
                <w:lang w:val="en-US"/>
              </w:rPr>
            </w:rPrChange>
          </w:rPr>
          <w:delText>s</w:delText>
        </w:r>
      </w:del>
      <w:r w:rsidR="00E15608" w:rsidRPr="00C52832">
        <w:rPr>
          <w:rFonts w:cstheme="minorHAnsi"/>
          <w:lang w:val="en-GB"/>
          <w:rPrChange w:id="781" w:author="Nabera  Abhinandan" w:date="2023-03-08T18:41:00Z">
            <w:rPr>
              <w:rFonts w:cstheme="minorHAnsi"/>
              <w:lang w:val="en-US"/>
            </w:rPr>
          </w:rPrChange>
        </w:rPr>
        <w:t xml:space="preserve"> shifting</w:t>
      </w:r>
      <w:r w:rsidR="00E15608" w:rsidRPr="00C52832">
        <w:rPr>
          <w:rFonts w:cstheme="minorHAnsi"/>
          <w:lang w:val="en-GB"/>
          <w:rPrChange w:id="782" w:author="Nabera  Abhinandan" w:date="2023-03-08T18:41:00Z">
            <w:rPr>
              <w:rFonts w:cstheme="minorHAnsi"/>
            </w:rPr>
          </w:rPrChange>
        </w:rPr>
        <w:fldChar w:fldCharType="begin"/>
      </w:r>
      <w:r w:rsidR="00373CEC" w:rsidRPr="00C52832">
        <w:rPr>
          <w:rFonts w:cstheme="minorHAnsi"/>
          <w:lang w:val="en-GB"/>
          <w:rPrChange w:id="783" w:author="Nabera  Abhinandan" w:date="2023-03-08T18:41:00Z">
            <w:rPr>
              <w:rFonts w:cstheme="minorHAnsi"/>
              <w:lang w:val="en-US"/>
            </w:rPr>
          </w:rPrChange>
        </w:rPr>
        <w:instrText xml:space="preserve"> ADDIN ZOTERO_ITEM CSL_CITATION {"citationID":"flt1PZ4A","properties":{"formattedCitation":"\\super 23\\nosupersub{}","plainCitation":"23","noteIndex":0},"citationItems":[{"id":79,"uris":["http://zotero.org/users/9157291/items/VK4IQBHF"],"itemData":{"id":79,"type":"article-journal","abstract":"The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00E15608" w:rsidRPr="00C52832">
        <w:rPr>
          <w:rFonts w:cstheme="minorHAnsi"/>
          <w:lang w:val="en-GB"/>
          <w:rPrChange w:id="784" w:author="Nabera  Abhinandan" w:date="2023-03-08T18:41:00Z">
            <w:rPr>
              <w:rFonts w:cstheme="minorHAnsi"/>
            </w:rPr>
          </w:rPrChange>
        </w:rPr>
        <w:fldChar w:fldCharType="separate"/>
      </w:r>
      <w:r w:rsidR="00E15608" w:rsidRPr="00C52832">
        <w:rPr>
          <w:rFonts w:ascii="Calibri" w:hAnsi="Calibri" w:cs="Calibri"/>
          <w:szCs w:val="24"/>
          <w:vertAlign w:val="superscript"/>
          <w:lang w:val="en-GB"/>
          <w:rPrChange w:id="785" w:author="Nabera  Abhinandan" w:date="2023-03-08T18:41:00Z">
            <w:rPr>
              <w:rFonts w:ascii="Calibri" w:hAnsi="Calibri" w:cs="Calibri"/>
              <w:szCs w:val="24"/>
              <w:vertAlign w:val="superscript"/>
              <w:lang w:val="en-US"/>
            </w:rPr>
          </w:rPrChange>
        </w:rPr>
        <w:t>23</w:t>
      </w:r>
      <w:r w:rsidR="00E15608" w:rsidRPr="00C52832">
        <w:rPr>
          <w:rFonts w:cstheme="minorHAnsi"/>
          <w:lang w:val="en-GB"/>
          <w:rPrChange w:id="786" w:author="Nabera  Abhinandan" w:date="2023-03-08T18:41:00Z">
            <w:rPr>
              <w:rFonts w:cstheme="minorHAnsi"/>
            </w:rPr>
          </w:rPrChange>
        </w:rPr>
        <w:fldChar w:fldCharType="end"/>
      </w:r>
      <w:r w:rsidR="00E15608" w:rsidRPr="00C52832">
        <w:rPr>
          <w:rFonts w:cstheme="minorHAnsi"/>
          <w:lang w:val="en-GB"/>
          <w:rPrChange w:id="787" w:author="Nabera  Abhinandan" w:date="2023-03-08T18:41:00Z">
            <w:rPr>
              <w:rFonts w:cstheme="minorHAnsi"/>
              <w:lang w:val="en-US"/>
            </w:rPr>
          </w:rPrChange>
        </w:rPr>
        <w:t xml:space="preserve">. </w:t>
      </w:r>
      <w:ins w:id="788" w:author="Nabera  Abhinandan" w:date="2023-03-08T12:55:00Z">
        <w:r w:rsidR="003914F6" w:rsidRPr="00C52832">
          <w:rPr>
            <w:rFonts w:cstheme="minorHAnsi"/>
            <w:lang w:val="en-GB"/>
            <w:rPrChange w:id="789" w:author="Nabera  Abhinandan" w:date="2023-03-08T18:41:00Z">
              <w:rPr>
                <w:rFonts w:cstheme="minorHAnsi"/>
              </w:rPr>
            </w:rPrChange>
          </w:rPr>
          <w:t xml:space="preserve">Additional information regarding production routes can be found in </w:t>
        </w:r>
      </w:ins>
      <w:ins w:id="790" w:author="Nabera  Abhinandan" w:date="2023-03-08T18:58:00Z">
        <w:r w:rsidR="0023622A" w:rsidRPr="003049DA">
          <w:rPr>
            <w:rFonts w:cstheme="minorHAnsi"/>
            <w:highlight w:val="yellow"/>
            <w:lang w:val="en-GB"/>
            <w:rPrChange w:id="791" w:author="Nabera  Abhinandan" w:date="2023-03-08T18:59:00Z">
              <w:rPr>
                <w:rFonts w:cstheme="minorHAnsi"/>
                <w:lang w:val="en-GB"/>
              </w:rPr>
            </w:rPrChange>
          </w:rPr>
          <w:t>section xx of the</w:t>
        </w:r>
      </w:ins>
      <w:ins w:id="792" w:author="Nabera  Abhinandan" w:date="2023-03-08T12:55:00Z">
        <w:r w:rsidR="003914F6" w:rsidRPr="003049DA">
          <w:rPr>
            <w:rFonts w:cstheme="minorHAnsi"/>
            <w:highlight w:val="yellow"/>
            <w:lang w:val="en-GB"/>
            <w:rPrChange w:id="793" w:author="Nabera  Abhinandan" w:date="2023-03-08T18:59:00Z">
              <w:rPr>
                <w:rFonts w:cstheme="minorHAnsi"/>
              </w:rPr>
            </w:rPrChange>
          </w:rPr>
          <w:t xml:space="preserve"> </w:t>
        </w:r>
      </w:ins>
      <w:ins w:id="794" w:author="Nabera  Abhinandan" w:date="2023-03-08T18:58:00Z">
        <w:r w:rsidR="0023622A" w:rsidRPr="003049DA">
          <w:rPr>
            <w:rFonts w:cstheme="minorHAnsi"/>
            <w:highlight w:val="yellow"/>
            <w:lang w:val="en-GB"/>
            <w:rPrChange w:id="795" w:author="Nabera  Abhinandan" w:date="2023-03-08T18:59:00Z">
              <w:rPr>
                <w:rFonts w:cstheme="minorHAnsi"/>
                <w:lang w:val="en-GB"/>
              </w:rPr>
            </w:rPrChange>
          </w:rPr>
          <w:t>ESI</w:t>
        </w:r>
      </w:ins>
      <w:ins w:id="796" w:author="Nabera  Abhinandan" w:date="2023-03-08T12:55:00Z">
        <w:r w:rsidR="003914F6" w:rsidRPr="00C52832">
          <w:rPr>
            <w:rFonts w:cstheme="minorHAnsi"/>
            <w:lang w:val="en-GB"/>
            <w:rPrChange w:id="797" w:author="Nabera  Abhinandan" w:date="2023-03-08T18:41:00Z">
              <w:rPr>
                <w:rFonts w:cstheme="minorHAnsi"/>
              </w:rPr>
            </w:rPrChange>
          </w:rPr>
          <w:t>.</w:t>
        </w:r>
      </w:ins>
      <w:del w:id="798" w:author="Nabera  Abhinandan" w:date="2023-03-08T12:55:00Z">
        <w:r w:rsidR="00E15608" w:rsidRPr="00C52832" w:rsidDel="003914F6">
          <w:rPr>
            <w:rFonts w:cstheme="minorHAnsi"/>
            <w:lang w:val="en-GB"/>
            <w:rPrChange w:id="799" w:author="Nabera  Abhinandan" w:date="2023-03-08T18:41:00Z">
              <w:rPr>
                <w:rFonts w:cstheme="minorHAnsi"/>
                <w:lang w:val="en-US"/>
              </w:rPr>
            </w:rPrChange>
          </w:rPr>
          <w:delText xml:space="preserve">Further details of production routes are presented in the </w:delText>
        </w:r>
        <w:r w:rsidR="004968B2" w:rsidRPr="00C52832" w:rsidDel="003914F6">
          <w:rPr>
            <w:rFonts w:cstheme="minorHAnsi"/>
            <w:lang w:val="en-GB"/>
            <w:rPrChange w:id="800" w:author="Nabera  Abhinandan" w:date="2023-03-08T18:41:00Z">
              <w:rPr>
                <w:rFonts w:cstheme="minorHAnsi"/>
                <w:lang w:val="en-US"/>
              </w:rPr>
            </w:rPrChange>
          </w:rPr>
          <w:delText>m</w:delText>
        </w:r>
        <w:r w:rsidR="00E15608" w:rsidRPr="00C52832" w:rsidDel="003914F6">
          <w:rPr>
            <w:rFonts w:cstheme="minorHAnsi"/>
            <w:lang w:val="en-GB"/>
            <w:rPrChange w:id="801" w:author="Nabera  Abhinandan" w:date="2023-03-08T18:41:00Z">
              <w:rPr>
                <w:rFonts w:cstheme="minorHAnsi"/>
                <w:lang w:val="en-US"/>
              </w:rPr>
            </w:rPrChange>
          </w:rPr>
          <w:delText>ethods</w:delText>
        </w:r>
        <w:r w:rsidR="009A3FA8" w:rsidRPr="00C52832" w:rsidDel="003914F6">
          <w:rPr>
            <w:rFonts w:cstheme="minorHAnsi"/>
            <w:lang w:val="en-GB"/>
            <w:rPrChange w:id="802" w:author="Nabera  Abhinandan" w:date="2023-03-08T18:41:00Z">
              <w:rPr>
                <w:rFonts w:cstheme="minorHAnsi"/>
                <w:lang w:val="en-US"/>
              </w:rPr>
            </w:rPrChange>
          </w:rPr>
          <w:delText xml:space="preserve"> </w:delText>
        </w:r>
      </w:del>
      <w:ins w:id="803" w:author="Pérez-Ramirez  Javier" w:date="2023-03-01T15:41:00Z">
        <w:del w:id="804" w:author="Nabera  Abhinandan" w:date="2023-03-08T12:55:00Z">
          <w:r w:rsidR="000710CE" w:rsidRPr="00C52832" w:rsidDel="003914F6">
            <w:rPr>
              <w:rFonts w:cstheme="minorHAnsi"/>
              <w:lang w:val="en-GB"/>
              <w:rPrChange w:id="805" w:author="Nabera  Abhinandan" w:date="2023-03-08T18:41:00Z">
                <w:rPr>
                  <w:rFonts w:cstheme="minorHAnsi"/>
                  <w:lang w:val="en-US"/>
                </w:rPr>
              </w:rPrChange>
            </w:rPr>
            <w:delText xml:space="preserve">Methods </w:delText>
          </w:r>
        </w:del>
      </w:ins>
      <w:del w:id="806" w:author="Nabera  Abhinandan" w:date="2023-03-08T12:55:00Z">
        <w:r w:rsidR="009A3FA8" w:rsidRPr="00C52832" w:rsidDel="003914F6">
          <w:rPr>
            <w:rFonts w:cstheme="minorHAnsi"/>
            <w:lang w:val="en-GB"/>
            <w:rPrChange w:id="807" w:author="Nabera  Abhinandan" w:date="2023-03-08T18:41:00Z">
              <w:rPr>
                <w:rFonts w:cstheme="minorHAnsi"/>
                <w:lang w:val="en-US"/>
              </w:rPr>
            </w:rPrChange>
          </w:rPr>
          <w:delText>section</w:delText>
        </w:r>
        <w:r w:rsidR="00E15608" w:rsidRPr="00C52832" w:rsidDel="003914F6">
          <w:rPr>
            <w:rFonts w:cstheme="minorHAnsi"/>
            <w:lang w:val="en-GB"/>
            <w:rPrChange w:id="808" w:author="Nabera  Abhinandan" w:date="2023-03-08T18:41:00Z">
              <w:rPr>
                <w:rFonts w:cstheme="minorHAnsi"/>
                <w:lang w:val="en-US"/>
              </w:rPr>
            </w:rPrChange>
          </w:rPr>
          <w:delText>.</w:delText>
        </w:r>
      </w:del>
      <w:commentRangeEnd w:id="751"/>
      <w:r w:rsidR="00F07AAF" w:rsidRPr="00D24C8D">
        <w:rPr>
          <w:rStyle w:val="CommentReference"/>
          <w:lang w:val="en-GB"/>
        </w:rPr>
        <w:commentReference w:id="751"/>
      </w:r>
    </w:p>
    <w:p w14:paraId="6B4F8A9D" w14:textId="77777777" w:rsidR="003914F6" w:rsidRPr="00C52832" w:rsidRDefault="003914F6" w:rsidP="00577897">
      <w:pPr>
        <w:jc w:val="both"/>
        <w:rPr>
          <w:ins w:id="809" w:author="Nabera  Abhinandan" w:date="2023-03-08T12:55:00Z"/>
          <w:rFonts w:cstheme="minorHAnsi"/>
          <w:lang w:val="en-GB"/>
          <w:rPrChange w:id="810" w:author="Nabera  Abhinandan" w:date="2023-03-08T18:41:00Z">
            <w:rPr>
              <w:ins w:id="811" w:author="Nabera  Abhinandan" w:date="2023-03-08T12:55:00Z"/>
              <w:rFonts w:cstheme="minorHAnsi"/>
              <w:lang w:val="en-US"/>
            </w:rPr>
          </w:rPrChange>
        </w:rPr>
      </w:pPr>
    </w:p>
    <w:p w14:paraId="118B0340" w14:textId="77777777" w:rsidR="00E15608" w:rsidRPr="00C52832" w:rsidRDefault="00E15608">
      <w:pPr>
        <w:pStyle w:val="Heading2"/>
        <w:rPr>
          <w:rPrChange w:id="812" w:author="Nabera  Abhinandan" w:date="2023-03-08T18:41:00Z">
            <w:rPr>
              <w:lang w:val="en-US"/>
            </w:rPr>
          </w:rPrChange>
        </w:rPr>
        <w:pPrChange w:id="813" w:author="Nabera  Abhinandan" w:date="2023-03-08T12:55:00Z">
          <w:pPr>
            <w:jc w:val="both"/>
          </w:pPr>
        </w:pPrChange>
      </w:pPr>
      <w:r w:rsidRPr="00C52832">
        <w:rPr>
          <w:rPrChange w:id="814" w:author="Nabera  Abhinandan" w:date="2023-03-08T18:41:00Z">
            <w:rPr>
              <w:b/>
              <w:lang w:val="en-US"/>
            </w:rPr>
          </w:rPrChange>
        </w:rPr>
        <w:t>Results</w:t>
      </w:r>
    </w:p>
    <w:p w14:paraId="1D085A89" w14:textId="60059FF7" w:rsidR="00E15608" w:rsidRPr="00547CC2" w:rsidRDefault="00E15608">
      <w:pPr>
        <w:pStyle w:val="Heading3"/>
        <w:pPrChange w:id="815" w:author="Nabera  Abhinandan" w:date="2023-03-08T15:28:00Z">
          <w:pPr>
            <w:pStyle w:val="Heading3"/>
            <w:jc w:val="both"/>
          </w:pPr>
        </w:pPrChange>
      </w:pPr>
      <w:commentRangeStart w:id="816"/>
      <w:del w:id="817" w:author="Nabera  Abhinandan" w:date="2023-03-02T20:36:00Z">
        <w:r w:rsidRPr="00D24C8D" w:rsidDel="00B0582C">
          <w:delText>S</w:delText>
        </w:r>
        <w:r w:rsidRPr="00547CC2" w:rsidDel="00B0582C">
          <w:delText xml:space="preserve">harp </w:delText>
        </w:r>
        <w:commentRangeEnd w:id="816"/>
        <w:r w:rsidR="00525F1E" w:rsidRPr="00C52832" w:rsidDel="00B0582C">
          <w:rPr>
            <w:rStyle w:val="CommentReference"/>
            <w:sz w:val="22"/>
            <w:szCs w:val="24"/>
            <w:rPrChange w:id="818" w:author="Nabera  Abhinandan" w:date="2023-03-08T18:41:00Z">
              <w:rPr>
                <w:rStyle w:val="CommentReference"/>
                <w:rFonts w:asciiTheme="minorHAnsi" w:eastAsiaTheme="minorHAnsi" w:hAnsiTheme="minorHAnsi" w:cstheme="minorBidi"/>
                <w:b w:val="0"/>
              </w:rPr>
            </w:rPrChange>
          </w:rPr>
          <w:commentReference w:id="816"/>
        </w:r>
        <w:r w:rsidRPr="00D24C8D" w:rsidDel="00B0582C">
          <w:delText xml:space="preserve">increase in the cost of fossil ammonia and methanol </w:delText>
        </w:r>
        <w:commentRangeStart w:id="819"/>
        <w:r w:rsidRPr="00D24C8D" w:rsidDel="00B0582C">
          <w:delText xml:space="preserve">in the period </w:delText>
        </w:r>
      </w:del>
      <w:ins w:id="820" w:author="Pérez-Ramirez  Javier" w:date="2023-03-01T15:41:00Z">
        <w:del w:id="821" w:author="Nabera  Abhinandan" w:date="2023-03-02T20:36:00Z">
          <w:r w:rsidR="000710CE" w:rsidRPr="00547CC2" w:rsidDel="00B0582C">
            <w:delText xml:space="preserve">of </w:delText>
          </w:r>
        </w:del>
      </w:ins>
      <w:del w:id="822" w:author="Nabera  Abhinandan" w:date="2023-03-02T20:36:00Z">
        <w:r w:rsidRPr="00547CC2" w:rsidDel="00B0582C">
          <w:delText>January 2019-November 2022</w:delText>
        </w:r>
        <w:commentRangeEnd w:id="819"/>
        <w:r w:rsidR="00CA7375" w:rsidRPr="00C52832" w:rsidDel="00B0582C">
          <w:rPr>
            <w:rStyle w:val="CommentReference"/>
            <w:sz w:val="22"/>
            <w:szCs w:val="24"/>
            <w:rPrChange w:id="823" w:author="Nabera  Abhinandan" w:date="2023-03-08T18:41:00Z">
              <w:rPr>
                <w:rStyle w:val="CommentReference"/>
                <w:rFonts w:asciiTheme="minorHAnsi" w:eastAsiaTheme="minorHAnsi" w:hAnsiTheme="minorHAnsi" w:cstheme="minorBidi"/>
                <w:b w:val="0"/>
              </w:rPr>
            </w:rPrChange>
          </w:rPr>
          <w:commentReference w:id="819"/>
        </w:r>
      </w:del>
      <w:ins w:id="824" w:author="Nabera  Abhinandan" w:date="2023-03-02T20:36:00Z">
        <w:r w:rsidR="00B0582C" w:rsidRPr="00D24C8D">
          <w:t>Rising natural gas prices drive up production costs for fossil ammonia and methanol in E</w:t>
        </w:r>
      </w:ins>
      <w:ins w:id="825" w:author="Nabera  Abhinandan" w:date="2023-03-02T20:44:00Z">
        <w:r w:rsidR="00C54CEF" w:rsidRPr="00547CC2">
          <w:t>urope</w:t>
        </w:r>
      </w:ins>
    </w:p>
    <w:p w14:paraId="6485FAA8" w14:textId="2EA5F0CD" w:rsidR="00E15608" w:rsidRPr="00D24C8D" w:rsidDel="008020F2" w:rsidRDefault="00E15608" w:rsidP="00577897">
      <w:pPr>
        <w:jc w:val="both"/>
        <w:rPr>
          <w:del w:id="826" w:author="Nabera  Abhinandan" w:date="2023-03-03T09:46:00Z"/>
          <w:rFonts w:cstheme="minorHAnsi"/>
          <w:lang w:val="en-GB"/>
        </w:rPr>
      </w:pPr>
      <w:r w:rsidRPr="00C52832">
        <w:rPr>
          <w:rFonts w:cstheme="minorHAnsi"/>
          <w:lang w:val="en-GB"/>
          <w:rPrChange w:id="827" w:author="Nabera  Abhinandan" w:date="2023-03-08T18:41:00Z">
            <w:rPr>
              <w:rFonts w:cstheme="minorHAnsi"/>
              <w:lang w:val="en-US"/>
            </w:rPr>
          </w:rPrChange>
        </w:rPr>
        <w:t>Considering the natural gas spot prices in Europe, the production cost (</w:t>
      </w:r>
      <w:del w:id="828" w:author="Nabera  Abhinandan" w:date="2023-03-08T15:32:00Z">
        <w:r w:rsidRPr="00C52832" w:rsidDel="00C24596">
          <w:rPr>
            <w:rFonts w:cstheme="minorHAnsi"/>
            <w:lang w:val="en-GB"/>
            <w:rPrChange w:id="829" w:author="Nabera  Abhinandan" w:date="2023-03-08T18:41:00Z">
              <w:rPr>
                <w:rFonts w:cstheme="minorHAnsi"/>
                <w:lang w:val="en-US"/>
              </w:rPr>
            </w:rPrChange>
          </w:rPr>
          <w:delText xml:space="preserve">not the market price, but rather the production cost </w:delText>
        </w:r>
      </w:del>
      <w:r w:rsidRPr="00C52832">
        <w:rPr>
          <w:rFonts w:cstheme="minorHAnsi"/>
          <w:lang w:val="en-GB"/>
          <w:rPrChange w:id="830" w:author="Nabera  Abhinandan" w:date="2023-03-08T18:41:00Z">
            <w:rPr>
              <w:rFonts w:cstheme="minorHAnsi"/>
              <w:lang w:val="en-US"/>
            </w:rPr>
          </w:rPrChange>
        </w:rPr>
        <w:t xml:space="preserve">estimated </w:t>
      </w:r>
      <w:r w:rsidRPr="00C52832">
        <w:rPr>
          <w:rFonts w:cstheme="minorHAnsi"/>
          <w:i/>
          <w:lang w:val="en-GB"/>
          <w:rPrChange w:id="831" w:author="Nabera  Abhinandan" w:date="2023-03-08T18:41:00Z">
            <w:rPr>
              <w:rFonts w:cstheme="minorHAnsi"/>
              <w:i/>
              <w:lang w:val="en-US"/>
            </w:rPr>
          </w:rPrChange>
        </w:rPr>
        <w:t>via</w:t>
      </w:r>
      <w:r w:rsidRPr="00C52832">
        <w:rPr>
          <w:rFonts w:cstheme="minorHAnsi"/>
          <w:lang w:val="en-GB"/>
          <w:rPrChange w:id="832" w:author="Nabera  Abhinandan" w:date="2023-03-08T18:41:00Z">
            <w:rPr>
              <w:rFonts w:cstheme="minorHAnsi"/>
              <w:lang w:val="en-US"/>
            </w:rPr>
          </w:rPrChange>
        </w:rPr>
        <w:t xml:space="preserve"> techno-economic models</w:t>
      </w:r>
      <w:del w:id="833" w:author="Nabera  Abhinandan" w:date="2023-03-08T15:32:00Z">
        <w:r w:rsidRPr="00C52832" w:rsidDel="00C24596">
          <w:rPr>
            <w:rFonts w:cstheme="minorHAnsi"/>
            <w:lang w:val="en-GB"/>
            <w:rPrChange w:id="834" w:author="Nabera  Abhinandan" w:date="2023-03-08T18:41:00Z">
              <w:rPr>
                <w:rFonts w:cstheme="minorHAnsi"/>
                <w:lang w:val="en-US"/>
              </w:rPr>
            </w:rPrChange>
          </w:rPr>
          <w:delText>, which should be close to the former value</w:delText>
        </w:r>
      </w:del>
      <w:r w:rsidRPr="00C52832">
        <w:rPr>
          <w:rFonts w:cstheme="minorHAnsi"/>
          <w:lang w:val="en-GB"/>
          <w:rPrChange w:id="835" w:author="Nabera  Abhinandan" w:date="2023-03-08T18:41:00Z">
            <w:rPr>
              <w:rFonts w:cstheme="minorHAnsi"/>
              <w:lang w:val="en-US"/>
            </w:rPr>
          </w:rPrChange>
        </w:rPr>
        <w:t>) for fossil ammonia increased from an average of 376 USD t</w:t>
      </w:r>
      <w:r w:rsidRPr="00C52832">
        <w:rPr>
          <w:vertAlign w:val="superscript"/>
          <w:lang w:val="en-GB"/>
          <w:rPrChange w:id="836" w:author="Nabera  Abhinandan" w:date="2023-03-08T18:41:00Z">
            <w:rPr>
              <w:vertAlign w:val="superscript"/>
              <w:lang w:val="en-US"/>
            </w:rPr>
          </w:rPrChange>
        </w:rPr>
        <w:t>−</w:t>
      </w:r>
      <w:r w:rsidRPr="00C52832">
        <w:rPr>
          <w:rFonts w:cstheme="minorHAnsi"/>
          <w:vertAlign w:val="superscript"/>
          <w:lang w:val="en-GB"/>
          <w:rPrChange w:id="837" w:author="Nabera  Abhinandan" w:date="2023-03-08T18:41:00Z">
            <w:rPr>
              <w:rFonts w:cstheme="minorHAnsi"/>
              <w:vertAlign w:val="superscript"/>
              <w:lang w:val="en-US"/>
            </w:rPr>
          </w:rPrChange>
        </w:rPr>
        <w:t xml:space="preserve">1 </w:t>
      </w:r>
      <w:r w:rsidRPr="00C52832">
        <w:rPr>
          <w:rFonts w:cstheme="minorHAnsi"/>
          <w:lang w:val="en-GB"/>
          <w:rPrChange w:id="838" w:author="Nabera  Abhinandan" w:date="2023-03-08T18:41:00Z">
            <w:rPr>
              <w:rFonts w:cstheme="minorHAnsi"/>
              <w:lang w:val="en-US"/>
            </w:rPr>
          </w:rPrChange>
        </w:rPr>
        <w:t>in the period 2019-2020 to 1,344 USD t</w:t>
      </w:r>
      <w:r w:rsidRPr="00C52832">
        <w:rPr>
          <w:vertAlign w:val="superscript"/>
          <w:lang w:val="en-GB"/>
          <w:rPrChange w:id="839" w:author="Nabera  Abhinandan" w:date="2023-03-08T18:41:00Z">
            <w:rPr>
              <w:vertAlign w:val="superscript"/>
              <w:lang w:val="en-US"/>
            </w:rPr>
          </w:rPrChange>
        </w:rPr>
        <w:t>−</w:t>
      </w:r>
      <w:r w:rsidRPr="00C52832">
        <w:rPr>
          <w:rFonts w:cstheme="minorHAnsi"/>
          <w:vertAlign w:val="superscript"/>
          <w:lang w:val="en-GB"/>
          <w:rPrChange w:id="840" w:author="Nabera  Abhinandan" w:date="2023-03-08T18:41:00Z">
            <w:rPr>
              <w:rFonts w:cstheme="minorHAnsi"/>
              <w:vertAlign w:val="superscript"/>
              <w:lang w:val="en-US"/>
            </w:rPr>
          </w:rPrChange>
        </w:rPr>
        <w:t xml:space="preserve">1 </w:t>
      </w:r>
      <w:r w:rsidRPr="00C52832">
        <w:rPr>
          <w:rFonts w:cstheme="minorHAnsi"/>
          <w:lang w:val="en-GB"/>
          <w:rPrChange w:id="841" w:author="Nabera  Abhinandan" w:date="2023-03-08T18:41:00Z">
            <w:rPr>
              <w:rFonts w:cstheme="minorHAnsi"/>
              <w:lang w:val="en-US"/>
            </w:rPr>
          </w:rPrChange>
        </w:rPr>
        <w:t>as of November 2022 (</w:t>
      </w:r>
      <w:r w:rsidRPr="00C52832">
        <w:rPr>
          <w:rFonts w:cstheme="minorHAnsi"/>
          <w:lang w:val="en-GB"/>
          <w:rPrChange w:id="842" w:author="Nabera  Abhinandan" w:date="2023-03-08T18:41:00Z">
            <w:rPr>
              <w:rFonts w:cstheme="minorHAnsi"/>
            </w:rPr>
          </w:rPrChange>
        </w:rPr>
        <w:fldChar w:fldCharType="begin"/>
      </w:r>
      <w:r w:rsidRPr="00C52832">
        <w:rPr>
          <w:rFonts w:cstheme="minorHAnsi"/>
          <w:lang w:val="en-GB"/>
          <w:rPrChange w:id="843" w:author="Nabera  Abhinandan" w:date="2023-03-08T18:41:00Z">
            <w:rPr>
              <w:rFonts w:cstheme="minorHAnsi"/>
              <w:lang w:val="en-US"/>
            </w:rPr>
          </w:rPrChange>
        </w:rPr>
        <w:instrText xml:space="preserve"> REF _Ref124437537 \h  \* MERGEFORMAT </w:instrText>
      </w:r>
      <w:r w:rsidRPr="00C52832">
        <w:rPr>
          <w:rFonts w:cstheme="minorHAnsi"/>
          <w:lang w:val="en-GB"/>
          <w:rPrChange w:id="844" w:author="Nabera  Abhinandan" w:date="2023-03-08T18:41:00Z">
            <w:rPr>
              <w:rFonts w:cstheme="minorHAnsi"/>
              <w:lang w:val="en-GB"/>
            </w:rPr>
          </w:rPrChange>
        </w:rPr>
      </w:r>
      <w:r w:rsidRPr="00C52832">
        <w:rPr>
          <w:rFonts w:cstheme="minorHAnsi"/>
          <w:lang w:val="en-GB"/>
          <w:rPrChange w:id="845" w:author="Nabera  Abhinandan" w:date="2023-03-08T18:41:00Z">
            <w:rPr>
              <w:rFonts w:cstheme="minorHAnsi"/>
            </w:rPr>
          </w:rPrChange>
        </w:rPr>
        <w:fldChar w:fldCharType="separate"/>
      </w:r>
      <w:r w:rsidR="00547CC2" w:rsidRPr="00547CC2">
        <w:rPr>
          <w:lang w:val="en-GB"/>
        </w:rPr>
        <w:t>Fig.</w:t>
      </w:r>
      <w:ins w:id="846" w:author="Nabera  Abhinandan" w:date="2023-03-08T18:59:00Z">
        <w:r w:rsidR="000767AB">
          <w:rPr>
            <w:lang w:val="en-GB"/>
          </w:rPr>
          <w:t> </w:t>
        </w:r>
      </w:ins>
      <w:del w:id="847" w:author="Nabera  Abhinandan" w:date="2023-03-08T18:59:00Z">
        <w:r w:rsidR="00547CC2" w:rsidRPr="00547CC2" w:rsidDel="000767AB">
          <w:rPr>
            <w:lang w:val="en-GB"/>
          </w:rPr>
          <w:delText xml:space="preserve"> </w:delText>
        </w:r>
      </w:del>
      <w:r w:rsidR="00547CC2" w:rsidRPr="00547CC2">
        <w:rPr>
          <w:lang w:val="en-GB"/>
        </w:rPr>
        <w:t>1</w:t>
      </w:r>
      <w:r w:rsidRPr="00C52832">
        <w:rPr>
          <w:rFonts w:cstheme="minorHAnsi"/>
          <w:lang w:val="en-GB"/>
          <w:rPrChange w:id="848" w:author="Nabera  Abhinandan" w:date="2023-03-08T18:41:00Z">
            <w:rPr>
              <w:rFonts w:cstheme="minorHAnsi"/>
            </w:rPr>
          </w:rPrChange>
        </w:rPr>
        <w:fldChar w:fldCharType="end"/>
      </w:r>
      <w:r w:rsidRPr="00C52832">
        <w:rPr>
          <w:rFonts w:cstheme="minorHAnsi"/>
          <w:lang w:val="en-GB"/>
          <w:rPrChange w:id="849" w:author="Nabera  Abhinandan" w:date="2023-03-08T18:41:00Z">
            <w:rPr>
              <w:rFonts w:cstheme="minorHAnsi"/>
              <w:lang w:val="en-US"/>
            </w:rPr>
          </w:rPrChange>
        </w:rPr>
        <w:t>a). Similarly, the cost of fossil methanol reached 1,181 USD t</w:t>
      </w:r>
      <w:r w:rsidRPr="00C52832">
        <w:rPr>
          <w:vertAlign w:val="superscript"/>
          <w:lang w:val="en-GB"/>
          <w:rPrChange w:id="850" w:author="Nabera  Abhinandan" w:date="2023-03-08T18:41:00Z">
            <w:rPr>
              <w:vertAlign w:val="superscript"/>
              <w:lang w:val="en-US"/>
            </w:rPr>
          </w:rPrChange>
        </w:rPr>
        <w:t>−</w:t>
      </w:r>
      <w:r w:rsidRPr="00C52832">
        <w:rPr>
          <w:rFonts w:cstheme="minorHAnsi"/>
          <w:vertAlign w:val="superscript"/>
          <w:lang w:val="en-GB"/>
          <w:rPrChange w:id="851" w:author="Nabera  Abhinandan" w:date="2023-03-08T18:41:00Z">
            <w:rPr>
              <w:rFonts w:cstheme="minorHAnsi"/>
              <w:vertAlign w:val="superscript"/>
              <w:lang w:val="en-US"/>
            </w:rPr>
          </w:rPrChange>
        </w:rPr>
        <w:t xml:space="preserve">1 </w:t>
      </w:r>
      <w:r w:rsidRPr="00C52832">
        <w:rPr>
          <w:rFonts w:cstheme="minorHAnsi"/>
          <w:lang w:val="en-GB"/>
          <w:rPrChange w:id="852" w:author="Nabera  Abhinandan" w:date="2023-03-08T18:41:00Z">
            <w:rPr>
              <w:rFonts w:cstheme="minorHAnsi"/>
              <w:lang w:val="en-US"/>
            </w:rPr>
          </w:rPrChange>
        </w:rPr>
        <w:t>in November 2022, compared with 212 USD t</w:t>
      </w:r>
      <w:r w:rsidRPr="00C52832">
        <w:rPr>
          <w:vertAlign w:val="superscript"/>
          <w:lang w:val="en-GB"/>
          <w:rPrChange w:id="853" w:author="Nabera  Abhinandan" w:date="2023-03-08T18:41:00Z">
            <w:rPr>
              <w:vertAlign w:val="superscript"/>
              <w:lang w:val="en-US"/>
            </w:rPr>
          </w:rPrChange>
        </w:rPr>
        <w:t>−</w:t>
      </w:r>
      <w:r w:rsidRPr="00C52832">
        <w:rPr>
          <w:rFonts w:cstheme="minorHAnsi"/>
          <w:vertAlign w:val="superscript"/>
          <w:lang w:val="en-GB"/>
          <w:rPrChange w:id="854" w:author="Nabera  Abhinandan" w:date="2023-03-08T18:41:00Z">
            <w:rPr>
              <w:rFonts w:cstheme="minorHAnsi"/>
              <w:vertAlign w:val="superscript"/>
              <w:lang w:val="en-US"/>
            </w:rPr>
          </w:rPrChange>
        </w:rPr>
        <w:t xml:space="preserve">1 </w:t>
      </w:r>
      <w:r w:rsidRPr="00C52832">
        <w:rPr>
          <w:rFonts w:cstheme="minorHAnsi"/>
          <w:lang w:val="en-GB"/>
          <w:rPrChange w:id="855" w:author="Nabera  Abhinandan" w:date="2023-03-08T18:41:00Z">
            <w:rPr>
              <w:rFonts w:cstheme="minorHAnsi"/>
              <w:lang w:val="en-US"/>
            </w:rPr>
          </w:rPrChange>
        </w:rPr>
        <w:t>in the period 2019-2020 (</w:t>
      </w:r>
      <w:r w:rsidRPr="00C52832">
        <w:rPr>
          <w:rFonts w:cstheme="minorHAnsi"/>
          <w:lang w:val="en-GB"/>
          <w:rPrChange w:id="856" w:author="Nabera  Abhinandan" w:date="2023-03-08T18:41:00Z">
            <w:rPr>
              <w:rFonts w:cstheme="minorHAnsi"/>
            </w:rPr>
          </w:rPrChange>
        </w:rPr>
        <w:fldChar w:fldCharType="begin"/>
      </w:r>
      <w:r w:rsidRPr="00C52832">
        <w:rPr>
          <w:rFonts w:cstheme="minorHAnsi"/>
          <w:lang w:val="en-GB"/>
          <w:rPrChange w:id="857" w:author="Nabera  Abhinandan" w:date="2023-03-08T18:41:00Z">
            <w:rPr>
              <w:rFonts w:cstheme="minorHAnsi"/>
              <w:lang w:val="en-US"/>
            </w:rPr>
          </w:rPrChange>
        </w:rPr>
        <w:instrText xml:space="preserve"> REF _Ref124437537 \h  \* MERGEFORMAT </w:instrText>
      </w:r>
      <w:r w:rsidRPr="00C52832">
        <w:rPr>
          <w:rFonts w:cstheme="minorHAnsi"/>
          <w:lang w:val="en-GB"/>
          <w:rPrChange w:id="858" w:author="Nabera  Abhinandan" w:date="2023-03-08T18:41:00Z">
            <w:rPr>
              <w:rFonts w:cstheme="minorHAnsi"/>
              <w:lang w:val="en-GB"/>
            </w:rPr>
          </w:rPrChange>
        </w:rPr>
      </w:r>
      <w:r w:rsidRPr="00C52832">
        <w:rPr>
          <w:rFonts w:cstheme="minorHAnsi"/>
          <w:lang w:val="en-GB"/>
          <w:rPrChange w:id="859" w:author="Nabera  Abhinandan" w:date="2023-03-08T18:41:00Z">
            <w:rPr>
              <w:rFonts w:cstheme="minorHAnsi"/>
            </w:rPr>
          </w:rPrChange>
        </w:rPr>
        <w:fldChar w:fldCharType="separate"/>
      </w:r>
      <w:r w:rsidR="00547CC2" w:rsidRPr="00547CC2">
        <w:rPr>
          <w:lang w:val="en-GB"/>
        </w:rPr>
        <w:t>Fig. 1</w:t>
      </w:r>
      <w:r w:rsidRPr="00C52832">
        <w:rPr>
          <w:rFonts w:cstheme="minorHAnsi"/>
          <w:lang w:val="en-GB"/>
          <w:rPrChange w:id="860" w:author="Nabera  Abhinandan" w:date="2023-03-08T18:41:00Z">
            <w:rPr>
              <w:rFonts w:cstheme="minorHAnsi"/>
            </w:rPr>
          </w:rPrChange>
        </w:rPr>
        <w:fldChar w:fldCharType="end"/>
      </w:r>
      <w:r w:rsidRPr="00C52832">
        <w:rPr>
          <w:rFonts w:cstheme="minorHAnsi"/>
          <w:lang w:val="en-GB"/>
          <w:rPrChange w:id="861" w:author="Nabera  Abhinandan" w:date="2023-03-08T18:41:00Z">
            <w:rPr>
              <w:rFonts w:cstheme="minorHAnsi"/>
              <w:lang w:val="en-US"/>
            </w:rPr>
          </w:rPrChange>
        </w:rPr>
        <w:t>b). Natural gas prices and chemical production costs have increased steadily since 2020 due to the rising inflation as a consequence of the COVID-19 pandemic. Since February 2022, after the Russian invasion of Ukraine, natural gas prices have fluctuated considerably, and so have the production costs. For example, ammonia production cost ranges from 1,101</w:t>
      </w:r>
      <w:r w:rsidR="007C38EE" w:rsidRPr="00C52832">
        <w:rPr>
          <w:rFonts w:cstheme="minorHAnsi"/>
          <w:lang w:val="en-GB"/>
          <w:rPrChange w:id="862" w:author="Nabera  Abhinandan" w:date="2023-03-08T18:41:00Z">
            <w:rPr>
              <w:rFonts w:cstheme="minorHAnsi"/>
              <w:lang w:val="en-US"/>
            </w:rPr>
          </w:rPrChange>
        </w:rPr>
        <w:t> </w:t>
      </w:r>
      <w:r w:rsidRPr="00C52832">
        <w:rPr>
          <w:rFonts w:cstheme="minorHAnsi"/>
          <w:lang w:val="en-GB"/>
          <w:rPrChange w:id="863" w:author="Nabera  Abhinandan" w:date="2023-03-08T18:41:00Z">
            <w:rPr>
              <w:rFonts w:cstheme="minorHAnsi"/>
              <w:lang w:val="en-US"/>
            </w:rPr>
          </w:rPrChange>
        </w:rPr>
        <w:t>USD t</w:t>
      </w:r>
      <w:r w:rsidRPr="00C52832">
        <w:rPr>
          <w:vertAlign w:val="superscript"/>
          <w:lang w:val="en-GB"/>
          <w:rPrChange w:id="864" w:author="Nabera  Abhinandan" w:date="2023-03-08T18:41:00Z">
            <w:rPr>
              <w:vertAlign w:val="superscript"/>
              <w:lang w:val="en-US"/>
            </w:rPr>
          </w:rPrChange>
        </w:rPr>
        <w:t>−</w:t>
      </w:r>
      <w:r w:rsidRPr="00C52832">
        <w:rPr>
          <w:rFonts w:cstheme="minorHAnsi"/>
          <w:vertAlign w:val="superscript"/>
          <w:lang w:val="en-GB"/>
          <w:rPrChange w:id="865" w:author="Nabera  Abhinandan" w:date="2023-03-08T18:41:00Z">
            <w:rPr>
              <w:rFonts w:cstheme="minorHAnsi"/>
              <w:vertAlign w:val="superscript"/>
              <w:lang w:val="en-US"/>
            </w:rPr>
          </w:rPrChange>
        </w:rPr>
        <w:t>1</w:t>
      </w:r>
      <w:r w:rsidRPr="00C52832">
        <w:rPr>
          <w:rFonts w:cstheme="minorHAnsi"/>
          <w:lang w:val="en-GB"/>
          <w:rPrChange w:id="866" w:author="Nabera  Abhinandan" w:date="2023-03-08T18:41:00Z">
            <w:rPr>
              <w:rFonts w:cstheme="minorHAnsi"/>
              <w:lang w:val="en-US"/>
            </w:rPr>
          </w:rPrChange>
        </w:rPr>
        <w:t xml:space="preserve"> in February 2022 to 2,427 USD t</w:t>
      </w:r>
      <w:r w:rsidRPr="00C52832">
        <w:rPr>
          <w:vertAlign w:val="superscript"/>
          <w:lang w:val="en-GB"/>
          <w:rPrChange w:id="867" w:author="Nabera  Abhinandan" w:date="2023-03-08T18:41:00Z">
            <w:rPr>
              <w:vertAlign w:val="superscript"/>
              <w:lang w:val="en-US"/>
            </w:rPr>
          </w:rPrChange>
        </w:rPr>
        <w:t>−</w:t>
      </w:r>
      <w:r w:rsidRPr="00C52832">
        <w:rPr>
          <w:rFonts w:cstheme="minorHAnsi"/>
          <w:vertAlign w:val="superscript"/>
          <w:lang w:val="en-GB"/>
          <w:rPrChange w:id="868" w:author="Nabera  Abhinandan" w:date="2023-03-08T18:41:00Z">
            <w:rPr>
              <w:rFonts w:cstheme="minorHAnsi"/>
              <w:vertAlign w:val="superscript"/>
              <w:lang w:val="en-US"/>
            </w:rPr>
          </w:rPrChange>
        </w:rPr>
        <w:t>1</w:t>
      </w:r>
      <w:r w:rsidRPr="00C52832">
        <w:rPr>
          <w:rFonts w:cstheme="minorHAnsi"/>
          <w:lang w:val="en-GB"/>
          <w:rPrChange w:id="869" w:author="Nabera  Abhinandan" w:date="2023-03-08T18:41:00Z">
            <w:rPr>
              <w:rFonts w:cstheme="minorHAnsi"/>
              <w:lang w:val="en-US"/>
            </w:rPr>
          </w:rPrChange>
        </w:rPr>
        <w:t xml:space="preserve"> in August 2022 (peak of natural gas </w:t>
      </w:r>
      <w:del w:id="870" w:author="Nabera  Abhinandan" w:date="2023-03-08T19:00:00Z">
        <w:r w:rsidRPr="00C52832" w:rsidDel="008C00C8">
          <w:rPr>
            <w:rFonts w:cstheme="minorHAnsi"/>
            <w:lang w:val="en-GB"/>
            <w:rPrChange w:id="871" w:author="Nabera  Abhinandan" w:date="2023-03-08T18:41:00Z">
              <w:rPr>
                <w:rFonts w:cstheme="minorHAnsi"/>
                <w:lang w:val="en-US"/>
              </w:rPr>
            </w:rPrChange>
          </w:rPr>
          <w:delText xml:space="preserve">spot </w:delText>
        </w:r>
      </w:del>
      <w:r w:rsidRPr="00C52832">
        <w:rPr>
          <w:rFonts w:cstheme="minorHAnsi"/>
          <w:lang w:val="en-GB"/>
          <w:rPrChange w:id="872" w:author="Nabera  Abhinandan" w:date="2023-03-08T18:41:00Z">
            <w:rPr>
              <w:rFonts w:cstheme="minorHAnsi"/>
              <w:lang w:val="en-US"/>
            </w:rPr>
          </w:rPrChange>
        </w:rPr>
        <w:t xml:space="preserve">prices). </w:t>
      </w:r>
      <w:ins w:id="873" w:author="Nabera  Abhinandan" w:date="2023-03-03T09:46:00Z">
        <w:r w:rsidR="008020F2" w:rsidRPr="00D24C8D">
          <w:rPr>
            <w:rFonts w:cstheme="minorHAnsi"/>
            <w:lang w:val="en-GB"/>
          </w:rPr>
          <w:t>Overall, compared to July 2021, the estimated production cost for fossil ammonia and methanol rose by 102% and 146% in November 2022, assuming the production process wou</w:t>
        </w:r>
        <w:r w:rsidR="008020F2" w:rsidRPr="00547CC2">
          <w:rPr>
            <w:rFonts w:cstheme="minorHAnsi"/>
            <w:lang w:val="en-GB"/>
          </w:rPr>
          <w:t>ld consume the natural gas sold in the European market at its current price.</w:t>
        </w:r>
      </w:ins>
      <w:del w:id="874" w:author="Nabera  Abhinandan" w:date="2023-03-03T09:46:00Z">
        <w:r w:rsidRPr="00C52832" w:rsidDel="008020F2">
          <w:rPr>
            <w:rFonts w:cstheme="minorHAnsi"/>
            <w:lang w:val="en-GB"/>
            <w:rPrChange w:id="875" w:author="Nabera  Abhinandan" w:date="2023-03-08T18:41:00Z">
              <w:rPr>
                <w:rFonts w:cstheme="minorHAnsi"/>
                <w:lang w:val="en-US"/>
              </w:rPr>
            </w:rPrChange>
          </w:rPr>
          <w:delText>Overall, compared to July</w:delText>
        </w:r>
        <w:r w:rsidR="007F6EDA" w:rsidRPr="00C52832" w:rsidDel="008020F2">
          <w:rPr>
            <w:rFonts w:cstheme="minorHAnsi"/>
            <w:lang w:val="en-GB"/>
            <w:rPrChange w:id="876" w:author="Nabera  Abhinandan" w:date="2023-03-08T18:41:00Z">
              <w:rPr>
                <w:rFonts w:cstheme="minorHAnsi"/>
                <w:lang w:val="en-US"/>
              </w:rPr>
            </w:rPrChange>
          </w:rPr>
          <w:delText> </w:delText>
        </w:r>
        <w:r w:rsidRPr="00C52832" w:rsidDel="008020F2">
          <w:rPr>
            <w:rFonts w:cstheme="minorHAnsi"/>
            <w:lang w:val="en-GB"/>
            <w:rPrChange w:id="877" w:author="Nabera  Abhinandan" w:date="2023-03-08T18:41:00Z">
              <w:rPr>
                <w:rFonts w:cstheme="minorHAnsi"/>
                <w:lang w:val="en-US"/>
              </w:rPr>
            </w:rPrChange>
          </w:rPr>
          <w:delText>2021, the estimated production cost for fossil ammonia and methanol rose by 102% and 146%, respectively, in November 2022, assuming the production process would consume the natural gas sold in the European market at its current price.</w:delText>
        </w:r>
      </w:del>
    </w:p>
    <w:p w14:paraId="6A7A449F" w14:textId="77777777" w:rsidR="008020F2" w:rsidRPr="00C52832" w:rsidRDefault="008020F2" w:rsidP="00577897">
      <w:pPr>
        <w:jc w:val="both"/>
        <w:rPr>
          <w:ins w:id="878" w:author="Nabera  Abhinandan" w:date="2023-03-03T09:46:00Z"/>
          <w:rFonts w:cstheme="minorHAnsi"/>
          <w:lang w:val="en-GB"/>
          <w:rPrChange w:id="879" w:author="Nabera  Abhinandan" w:date="2023-03-08T18:41:00Z">
            <w:rPr>
              <w:ins w:id="880" w:author="Nabera  Abhinandan" w:date="2023-03-03T09:46:00Z"/>
              <w:rFonts w:cstheme="minorHAnsi"/>
              <w:lang w:val="en-US"/>
            </w:rPr>
          </w:rPrChange>
        </w:rPr>
      </w:pPr>
    </w:p>
    <w:p w14:paraId="02EDE46A" w14:textId="5CCEFE66" w:rsidR="00E15608" w:rsidRPr="00C52832" w:rsidRDefault="00743375" w:rsidP="00577897">
      <w:pPr>
        <w:jc w:val="both"/>
        <w:rPr>
          <w:rFonts w:cstheme="minorHAnsi"/>
          <w:lang w:val="en-GB"/>
          <w:rPrChange w:id="881" w:author="Nabera  Abhinandan" w:date="2023-03-08T18:41:00Z">
            <w:rPr>
              <w:rFonts w:cstheme="minorHAnsi"/>
              <w:lang w:val="en-US"/>
            </w:rPr>
          </w:rPrChange>
        </w:rPr>
      </w:pPr>
      <w:ins w:id="882" w:author="Nabera  Abhinandan" w:date="2023-03-03T09:47:00Z">
        <w:r w:rsidRPr="00D24C8D">
          <w:rPr>
            <w:rFonts w:cstheme="minorHAnsi"/>
            <w:lang w:val="en-GB"/>
          </w:rPr>
          <w:t>Here we assume the natural gas spot prices at the Netherlands</w:t>
        </w:r>
      </w:ins>
      <w:ins w:id="883" w:author="Nabera  Abhinandan" w:date="2023-03-08T15:33:00Z">
        <w:r w:rsidR="00864259" w:rsidRPr="00547CC2">
          <w:rPr>
            <w:rFonts w:cstheme="minorHAnsi"/>
            <w:lang w:val="en-GB"/>
          </w:rPr>
          <w:t>’</w:t>
        </w:r>
      </w:ins>
      <w:ins w:id="884" w:author="Nabera  Abhinandan" w:date="2023-03-03T09:47:00Z">
        <w:r w:rsidRPr="00547CC2">
          <w:rPr>
            <w:rFonts w:cstheme="minorHAnsi"/>
            <w:lang w:val="en-GB"/>
          </w:rPr>
          <w:t xml:space="preserve"> Title Transfer Facility (TTF) trading hub. The Dutch TTF hub has gained significant importance due to its high </w:t>
        </w:r>
        <w:r w:rsidRPr="00C52832">
          <w:rPr>
            <w:rFonts w:cstheme="minorHAnsi"/>
            <w:lang w:val="en-GB"/>
          </w:rPr>
          <w:t>trade volumes and currently acts as a European and global benchmark for natural gas prices</w:t>
        </w:r>
      </w:ins>
      <w:del w:id="885" w:author="Nabera  Abhinandan" w:date="2023-03-03T09:47:00Z">
        <w:r w:rsidR="00E15608" w:rsidRPr="00C52832" w:rsidDel="00743375">
          <w:rPr>
            <w:rFonts w:cstheme="minorHAnsi"/>
            <w:lang w:val="en-GB"/>
            <w:rPrChange w:id="886" w:author="Nabera  Abhinandan" w:date="2023-03-08T18:41:00Z">
              <w:rPr>
                <w:rFonts w:cstheme="minorHAnsi"/>
                <w:lang w:val="en-US"/>
              </w:rPr>
            </w:rPrChange>
          </w:rPr>
          <w:delText xml:space="preserve">Here we assume the natural gas spot prices </w:delText>
        </w:r>
        <w:r w:rsidR="000E1A0C" w:rsidRPr="00C52832" w:rsidDel="00743375">
          <w:rPr>
            <w:rFonts w:cstheme="minorHAnsi"/>
            <w:lang w:val="en-GB"/>
            <w:rPrChange w:id="887" w:author="Nabera  Abhinandan" w:date="2023-03-08T18:41:00Z">
              <w:rPr>
                <w:rFonts w:cstheme="minorHAnsi"/>
                <w:lang w:val="en-US"/>
              </w:rPr>
            </w:rPrChange>
          </w:rPr>
          <w:delText>at the Title Transfer Facility (TTF) trading hub in the Netherlands</w:delText>
        </w:r>
        <w:r w:rsidR="00E15608" w:rsidRPr="00C52832" w:rsidDel="00743375">
          <w:rPr>
            <w:rFonts w:cstheme="minorHAnsi"/>
            <w:lang w:val="en-GB"/>
            <w:rPrChange w:id="888" w:author="Nabera  Abhinandan" w:date="2023-03-08T18:41:00Z">
              <w:rPr>
                <w:rFonts w:cstheme="minorHAnsi"/>
                <w:lang w:val="en-US"/>
              </w:rPr>
            </w:rPrChange>
          </w:rPr>
          <w:delText>. The Dutch TTF hub has gained significant importance due to its high trade volumes, and currently acts as an European and global benchmark for natural gas prices</w:delText>
        </w:r>
      </w:del>
      <w:r w:rsidR="00E15608" w:rsidRPr="00C52832">
        <w:rPr>
          <w:rFonts w:cstheme="minorHAnsi"/>
          <w:lang w:val="en-GB"/>
          <w:rPrChange w:id="889" w:author="Nabera  Abhinandan" w:date="2023-03-08T18:41:00Z">
            <w:rPr>
              <w:rFonts w:cstheme="minorHAnsi"/>
            </w:rPr>
          </w:rPrChange>
        </w:rPr>
        <w:fldChar w:fldCharType="begin"/>
      </w:r>
      <w:r w:rsidR="00373CEC" w:rsidRPr="00C52832">
        <w:rPr>
          <w:rFonts w:cstheme="minorHAnsi"/>
          <w:lang w:val="en-GB"/>
          <w:rPrChange w:id="890" w:author="Nabera  Abhinandan" w:date="2023-03-08T18:41:00Z">
            <w:rPr>
              <w:rFonts w:cstheme="minorHAnsi"/>
              <w:lang w:val="en-US"/>
            </w:rPr>
          </w:rPrChange>
        </w:rPr>
        <w:instrText xml:space="preserve"> ADDIN ZOTERO_ITEM CSL_CITATION {"citationID":"Uv3GWV4l","properties":{"formattedCitation":"\\super 31\\nosupersub{}","plainCitation":"31","noteIndex":0},"citationItems":[{"id":21338,"uris":["http://zotero.org/users/9157291/items/KY7YU3FE"],"itemData":{"id":21338,"type":"report","language":"en","publisher":"The Oxford Institute for Energy Studies","source":"Zotero","title":"European Traded Gas Hubs: the supremacy of TTF","author":[{"family":"Heather","given":"Patrick"}],"issued":{"date-parts":[["2022",5]]}}}],"schema":"https://github.com/citation-style-language/schema/raw/master/csl-citation.json"} </w:instrText>
      </w:r>
      <w:r w:rsidR="00E15608" w:rsidRPr="00C52832">
        <w:rPr>
          <w:rFonts w:cstheme="minorHAnsi"/>
          <w:lang w:val="en-GB"/>
          <w:rPrChange w:id="891" w:author="Nabera  Abhinandan" w:date="2023-03-08T18:41:00Z">
            <w:rPr>
              <w:rFonts w:cstheme="minorHAnsi"/>
            </w:rPr>
          </w:rPrChange>
        </w:rPr>
        <w:fldChar w:fldCharType="separate"/>
      </w:r>
      <w:r w:rsidR="00373CEC" w:rsidRPr="00C52832">
        <w:rPr>
          <w:rFonts w:ascii="Calibri" w:hAnsi="Calibri" w:cs="Calibri"/>
          <w:szCs w:val="24"/>
          <w:vertAlign w:val="superscript"/>
          <w:lang w:val="en-GB"/>
          <w:rPrChange w:id="892" w:author="Nabera  Abhinandan" w:date="2023-03-08T18:41:00Z">
            <w:rPr>
              <w:rFonts w:ascii="Calibri" w:hAnsi="Calibri" w:cs="Calibri"/>
              <w:szCs w:val="24"/>
              <w:vertAlign w:val="superscript"/>
              <w:lang w:val="en-US"/>
            </w:rPr>
          </w:rPrChange>
        </w:rPr>
        <w:t>31</w:t>
      </w:r>
      <w:r w:rsidR="00E15608" w:rsidRPr="00C52832">
        <w:rPr>
          <w:rFonts w:cstheme="minorHAnsi"/>
          <w:lang w:val="en-GB"/>
          <w:rPrChange w:id="893" w:author="Nabera  Abhinandan" w:date="2023-03-08T18:41:00Z">
            <w:rPr>
              <w:rFonts w:cstheme="minorHAnsi"/>
            </w:rPr>
          </w:rPrChange>
        </w:rPr>
        <w:fldChar w:fldCharType="end"/>
      </w:r>
      <w:r w:rsidR="00E15608" w:rsidRPr="00C52832">
        <w:rPr>
          <w:rFonts w:cstheme="minorHAnsi"/>
          <w:lang w:val="en-GB"/>
          <w:rPrChange w:id="894" w:author="Nabera  Abhinandan" w:date="2023-03-08T18:41:00Z">
            <w:rPr>
              <w:rFonts w:cstheme="minorHAnsi"/>
              <w:lang w:val="en-US"/>
            </w:rPr>
          </w:rPrChange>
        </w:rPr>
        <w:t xml:space="preserve">. </w:t>
      </w:r>
      <w:ins w:id="895" w:author="Nabera  Abhinandan" w:date="2023-03-03T09:47:00Z">
        <w:r w:rsidR="00C57A8C" w:rsidRPr="00D24C8D">
          <w:rPr>
            <w:rFonts w:cstheme="minorHAnsi"/>
            <w:lang w:val="en-GB"/>
          </w:rPr>
          <w:t>We acknowledge that companies with ongoing long-t</w:t>
        </w:r>
        <w:r w:rsidR="00C57A8C" w:rsidRPr="00547CC2">
          <w:rPr>
            <w:rFonts w:cstheme="minorHAnsi"/>
            <w:lang w:val="en-GB"/>
          </w:rPr>
          <w:t>erm contracts may secure a more favourable gas price than the current spot price, and the production cost would also be lower. Yet, the extent to which ongoing contracts have been affected by the energy crisis remains unknown, mainly because of confidentiality clauses. Consequently, we validated our estimated production costs by comparing them against actual market prices during a period of stability before a market disruption in 2022. In this regard, our estimates align well with ammonia market prices from</w:t>
        </w:r>
        <w:r w:rsidR="00C57A8C" w:rsidRPr="00C52832">
          <w:rPr>
            <w:rFonts w:cstheme="minorHAnsi"/>
            <w:lang w:val="en-GB"/>
          </w:rPr>
          <w:t xml:space="preserve"> July 2019 to July 2022 (Fig. S5 of the ESI) and methanol market prices over the period from January 2015 and November 2022 (Fig. S6 of the ESI).</w:t>
        </w:r>
      </w:ins>
      <w:del w:id="896" w:author="Nabera  Abhinandan" w:date="2023-03-03T09:47:00Z">
        <w:r w:rsidR="00E15608" w:rsidRPr="00C52832" w:rsidDel="00C57A8C">
          <w:rPr>
            <w:rFonts w:cstheme="minorHAnsi"/>
            <w:lang w:val="en-GB"/>
            <w:rPrChange w:id="897" w:author="Nabera  Abhinandan" w:date="2023-03-08T18:41:00Z">
              <w:rPr>
                <w:rFonts w:cstheme="minorHAnsi"/>
                <w:lang w:val="en-US"/>
              </w:rPr>
            </w:rPrChange>
          </w:rPr>
          <w:delText xml:space="preserve">We acknowledge that companies with ongoing long-term contracts may secure a more </w:delText>
        </w:r>
      </w:del>
      <w:del w:id="898" w:author="Nabera  Abhinandan" w:date="2023-03-02T17:18:00Z">
        <w:r w:rsidR="005F2655" w:rsidRPr="00C52832" w:rsidDel="00C517E7">
          <w:rPr>
            <w:rFonts w:cstheme="minorHAnsi"/>
            <w:lang w:val="en-GB"/>
            <w:rPrChange w:id="899" w:author="Nabera  Abhinandan" w:date="2023-03-08T18:41:00Z">
              <w:rPr>
                <w:rFonts w:cstheme="minorHAnsi"/>
                <w:lang w:val="en-US"/>
              </w:rPr>
            </w:rPrChange>
          </w:rPr>
          <w:delText>favorable</w:delText>
        </w:r>
      </w:del>
      <w:del w:id="900" w:author="Nabera  Abhinandan" w:date="2023-03-03T09:47:00Z">
        <w:r w:rsidR="00E15608" w:rsidRPr="00C52832" w:rsidDel="00C57A8C">
          <w:rPr>
            <w:rFonts w:cstheme="minorHAnsi"/>
            <w:lang w:val="en-GB"/>
            <w:rPrChange w:id="901" w:author="Nabera  Abhinandan" w:date="2023-03-08T18:41:00Z">
              <w:rPr>
                <w:rFonts w:cstheme="minorHAnsi"/>
                <w:lang w:val="en-US"/>
              </w:rPr>
            </w:rPrChange>
          </w:rPr>
          <w:delText xml:space="preserve"> gas price compared to the current spot price, and the production cost would be lower as well. Yet, the extent to which ongoing contracts have been affected by the energy crisis remains largely unknown because of confidentiality clauses. Consequently, we validated our estimated production costs by comparing them against actual market prices during a period of stability before market disruption in 2022. In this regard, our estimates align well with ammonia market prices over the period from July 2019 to July 2022 (Fig. S</w:delText>
        </w:r>
        <w:r w:rsidR="0030594D" w:rsidRPr="00C52832" w:rsidDel="00C57A8C">
          <w:rPr>
            <w:rFonts w:cstheme="minorHAnsi"/>
            <w:lang w:val="en-GB"/>
            <w:rPrChange w:id="902" w:author="Nabera  Abhinandan" w:date="2023-03-08T18:41:00Z">
              <w:rPr>
                <w:rFonts w:cstheme="minorHAnsi"/>
                <w:lang w:val="en-US"/>
              </w:rPr>
            </w:rPrChange>
          </w:rPr>
          <w:delText>5</w:delText>
        </w:r>
        <w:r w:rsidR="006B2020" w:rsidRPr="00C52832" w:rsidDel="00C57A8C">
          <w:rPr>
            <w:rFonts w:cstheme="minorHAnsi"/>
            <w:lang w:val="en-GB"/>
            <w:rPrChange w:id="903" w:author="Nabera  Abhinandan" w:date="2023-03-08T18:41:00Z">
              <w:rPr>
                <w:rFonts w:cstheme="minorHAnsi"/>
                <w:lang w:val="en-US"/>
              </w:rPr>
            </w:rPrChange>
          </w:rPr>
          <w:delText xml:space="preserve"> of the ESI</w:delText>
        </w:r>
        <w:r w:rsidR="00E15608" w:rsidRPr="00C52832" w:rsidDel="00C57A8C">
          <w:rPr>
            <w:rFonts w:cstheme="minorHAnsi"/>
            <w:lang w:val="en-GB"/>
            <w:rPrChange w:id="904" w:author="Nabera  Abhinandan" w:date="2023-03-08T18:41:00Z">
              <w:rPr>
                <w:rFonts w:cstheme="minorHAnsi"/>
                <w:lang w:val="en-US"/>
              </w:rPr>
            </w:rPrChange>
          </w:rPr>
          <w:delText>) and methanol market prices over the period from January</w:delText>
        </w:r>
        <w:r w:rsidR="00E3407F" w:rsidRPr="00C52832" w:rsidDel="00C57A8C">
          <w:rPr>
            <w:rFonts w:cstheme="minorHAnsi"/>
            <w:lang w:val="en-GB"/>
            <w:rPrChange w:id="905" w:author="Nabera  Abhinandan" w:date="2023-03-08T18:41:00Z">
              <w:rPr>
                <w:rFonts w:cstheme="minorHAnsi"/>
                <w:lang w:val="en-US"/>
              </w:rPr>
            </w:rPrChange>
          </w:rPr>
          <w:delText> </w:delText>
        </w:r>
        <w:r w:rsidR="00E15608" w:rsidRPr="00C52832" w:rsidDel="00C57A8C">
          <w:rPr>
            <w:rFonts w:cstheme="minorHAnsi"/>
            <w:lang w:val="en-GB"/>
            <w:rPrChange w:id="906" w:author="Nabera  Abhinandan" w:date="2023-03-08T18:41:00Z">
              <w:rPr>
                <w:rFonts w:cstheme="minorHAnsi"/>
                <w:lang w:val="en-US"/>
              </w:rPr>
            </w:rPrChange>
          </w:rPr>
          <w:delText>2015 and November 2022 (Fig. S</w:delText>
        </w:r>
        <w:r w:rsidR="002A6534" w:rsidRPr="00C52832" w:rsidDel="00C57A8C">
          <w:rPr>
            <w:rFonts w:cstheme="minorHAnsi"/>
            <w:lang w:val="en-GB"/>
            <w:rPrChange w:id="907" w:author="Nabera  Abhinandan" w:date="2023-03-08T18:41:00Z">
              <w:rPr>
                <w:rFonts w:cstheme="minorHAnsi"/>
                <w:lang w:val="en-US"/>
              </w:rPr>
            </w:rPrChange>
          </w:rPr>
          <w:delText>6</w:delText>
        </w:r>
        <w:r w:rsidR="006B2020" w:rsidRPr="00C52832" w:rsidDel="00C57A8C">
          <w:rPr>
            <w:rFonts w:cstheme="minorHAnsi"/>
            <w:lang w:val="en-GB"/>
            <w:rPrChange w:id="908" w:author="Nabera  Abhinandan" w:date="2023-03-08T18:41:00Z">
              <w:rPr>
                <w:rFonts w:cstheme="minorHAnsi"/>
                <w:lang w:val="en-US"/>
              </w:rPr>
            </w:rPrChange>
          </w:rPr>
          <w:delText xml:space="preserve"> of the ESI</w:delText>
        </w:r>
        <w:r w:rsidR="00E15608" w:rsidRPr="00C52832" w:rsidDel="00C57A8C">
          <w:rPr>
            <w:rFonts w:cstheme="minorHAnsi"/>
            <w:lang w:val="en-GB"/>
            <w:rPrChange w:id="909" w:author="Nabera  Abhinandan" w:date="2023-03-08T18:41:00Z">
              <w:rPr>
                <w:rFonts w:cstheme="minorHAnsi"/>
                <w:lang w:val="en-US"/>
              </w:rPr>
            </w:rPrChange>
          </w:rPr>
          <w:delText>).</w:delText>
        </w:r>
      </w:del>
    </w:p>
    <w:p w14:paraId="7B6060C4" w14:textId="3C1F6C78" w:rsidR="00E15608" w:rsidRPr="00C52832" w:rsidRDefault="00E15608">
      <w:pPr>
        <w:keepNext/>
        <w:spacing w:after="0"/>
        <w:jc w:val="center"/>
        <w:rPr>
          <w:lang w:val="en-GB"/>
          <w:rPrChange w:id="910" w:author="Nabera  Abhinandan" w:date="2023-03-08T18:41:00Z">
            <w:rPr/>
          </w:rPrChange>
        </w:rPr>
        <w:pPrChange w:id="911" w:author="Nabera  Abhinandan" w:date="2023-03-08T15:28:00Z">
          <w:pPr>
            <w:keepNext/>
            <w:spacing w:after="0"/>
            <w:jc w:val="both"/>
          </w:pPr>
        </w:pPrChange>
      </w:pPr>
      <w:del w:id="912" w:author="Nabera  Abhinandan" w:date="2023-03-08T15:28:00Z">
        <w:r w:rsidRPr="00C52832" w:rsidDel="00197D6D">
          <w:rPr>
            <w:noProof/>
            <w:lang w:val="en-GB"/>
            <w:rPrChange w:id="913" w:author="Nabera  Abhinandan" w:date="2023-03-08T18:41:00Z">
              <w:rPr>
                <w:noProof/>
                <w:lang w:val="en-US"/>
              </w:rPr>
            </w:rPrChange>
          </w:rPr>
          <w:lastRenderedPageBreak/>
          <w:drawing>
            <wp:inline distT="0" distB="0" distL="0" distR="0" wp14:anchorId="27B7D989" wp14:editId="4F9E5503">
              <wp:extent cx="6547104" cy="3072384"/>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47104" cy="3072384"/>
                      </a:xfrm>
                      <a:prstGeom prst="rect">
                        <a:avLst/>
                      </a:prstGeom>
                    </pic:spPr>
                  </pic:pic>
                </a:graphicData>
              </a:graphic>
            </wp:inline>
          </w:drawing>
        </w:r>
      </w:del>
      <w:ins w:id="914" w:author="Nabera  Abhinandan" w:date="2023-03-08T15:28:00Z">
        <w:r w:rsidR="00197D6D" w:rsidRPr="00C52832">
          <w:rPr>
            <w:noProof/>
            <w:lang w:val="en-GB"/>
            <w:rPrChange w:id="915" w:author="Nabera  Abhinandan" w:date="2023-03-08T18:41:00Z">
              <w:rPr>
                <w:noProof/>
                <w:lang w:val="en-GB"/>
              </w:rPr>
            </w:rPrChange>
          </w:rPr>
          <w:drawing>
            <wp:inline distT="0" distB="0" distL="0" distR="0" wp14:anchorId="1C91096B" wp14:editId="0FE6D3EE">
              <wp:extent cx="5835408" cy="31470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1a (version 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35408" cy="3147066"/>
                      </a:xfrm>
                      <a:prstGeom prst="rect">
                        <a:avLst/>
                      </a:prstGeom>
                    </pic:spPr>
                  </pic:pic>
                </a:graphicData>
              </a:graphic>
            </wp:inline>
          </w:drawing>
        </w:r>
      </w:ins>
    </w:p>
    <w:p w14:paraId="3B6D2A21" w14:textId="086E2B49" w:rsidR="00E15608" w:rsidRPr="00C52832" w:rsidRDefault="00E15608" w:rsidP="00577897">
      <w:pPr>
        <w:pStyle w:val="Caption"/>
        <w:jc w:val="both"/>
        <w:rPr>
          <w:rFonts w:cstheme="minorHAnsi"/>
          <w:i w:val="0"/>
          <w:color w:val="auto"/>
          <w:sz w:val="20"/>
        </w:rPr>
      </w:pPr>
      <w:bookmarkStart w:id="916" w:name="_Ref124437537"/>
      <w:r w:rsidRPr="00D24C8D">
        <w:rPr>
          <w:b/>
          <w:i w:val="0"/>
          <w:color w:val="auto"/>
          <w:sz w:val="20"/>
        </w:rPr>
        <w:t xml:space="preserve">Fig. </w:t>
      </w:r>
      <w:r w:rsidRPr="00547CC2">
        <w:rPr>
          <w:b/>
          <w:i w:val="0"/>
          <w:color w:val="auto"/>
          <w:sz w:val="20"/>
        </w:rPr>
        <w:fldChar w:fldCharType="begin"/>
      </w:r>
      <w:r w:rsidRPr="00C52832">
        <w:rPr>
          <w:b/>
          <w:i w:val="0"/>
          <w:color w:val="auto"/>
          <w:sz w:val="20"/>
        </w:rPr>
        <w:instrText xml:space="preserve"> SEQ Fig. \* ARABIC </w:instrText>
      </w:r>
      <w:r w:rsidRPr="00547CC2">
        <w:rPr>
          <w:b/>
          <w:i w:val="0"/>
          <w:color w:val="auto"/>
          <w:sz w:val="20"/>
          <w:rPrChange w:id="917" w:author="Nabera  Abhinandan" w:date="2023-03-08T18:41:00Z">
            <w:rPr>
              <w:b/>
              <w:i w:val="0"/>
              <w:color w:val="auto"/>
              <w:sz w:val="20"/>
            </w:rPr>
          </w:rPrChange>
        </w:rPr>
        <w:fldChar w:fldCharType="separate"/>
      </w:r>
      <w:r w:rsidR="00547CC2">
        <w:rPr>
          <w:b/>
          <w:i w:val="0"/>
          <w:noProof/>
          <w:color w:val="auto"/>
          <w:sz w:val="20"/>
        </w:rPr>
        <w:t>1</w:t>
      </w:r>
      <w:r w:rsidRPr="00547CC2">
        <w:rPr>
          <w:b/>
          <w:i w:val="0"/>
          <w:color w:val="auto"/>
          <w:sz w:val="20"/>
        </w:rPr>
        <w:fldChar w:fldCharType="end"/>
      </w:r>
      <w:bookmarkEnd w:id="916"/>
      <w:r w:rsidRPr="00D24C8D">
        <w:rPr>
          <w:b/>
          <w:i w:val="0"/>
          <w:color w:val="auto"/>
          <w:sz w:val="20"/>
        </w:rPr>
        <w:t>. Natural gas spot prices and production cost for fossil ammonia and methanol in Europe.</w:t>
      </w:r>
      <w:r w:rsidRPr="00547CC2">
        <w:rPr>
          <w:i w:val="0"/>
          <w:color w:val="auto"/>
          <w:sz w:val="20"/>
        </w:rPr>
        <w:t xml:space="preserve"> </w:t>
      </w:r>
      <w:r w:rsidRPr="00C52832">
        <w:rPr>
          <w:b/>
          <w:bCs/>
          <w:i w:val="0"/>
          <w:color w:val="auto"/>
          <w:sz w:val="20"/>
          <w:rPrChange w:id="918" w:author="Nabera  Abhinandan" w:date="2023-03-08T18:41:00Z">
            <w:rPr>
              <w:i w:val="0"/>
              <w:color w:val="auto"/>
              <w:sz w:val="20"/>
            </w:rPr>
          </w:rPrChange>
        </w:rPr>
        <w:t>(a)</w:t>
      </w:r>
      <w:r w:rsidRPr="00D24C8D">
        <w:rPr>
          <w:i w:val="0"/>
          <w:color w:val="auto"/>
          <w:sz w:val="20"/>
        </w:rPr>
        <w:t xml:space="preserve"> Fossil ammonia produced </w:t>
      </w:r>
      <w:r w:rsidRPr="00547CC2">
        <w:rPr>
          <w:color w:val="auto"/>
          <w:sz w:val="20"/>
        </w:rPr>
        <w:t>via</w:t>
      </w:r>
      <w:r w:rsidRPr="00C52832">
        <w:rPr>
          <w:i w:val="0"/>
          <w:color w:val="auto"/>
          <w:sz w:val="20"/>
        </w:rPr>
        <w:t xml:space="preserve"> the Haber-Bosch process with grey hydrogen </w:t>
      </w:r>
      <w:del w:id="919" w:author="Nabera  Abhinandan" w:date="2023-03-08T15:38:00Z">
        <w:r w:rsidRPr="00C52832" w:rsidDel="00D93ADB">
          <w:rPr>
            <w:i w:val="0"/>
            <w:color w:val="auto"/>
            <w:sz w:val="20"/>
          </w:rPr>
          <w:delText xml:space="preserve">from steam methane reforming (SMR) using natural gas </w:delText>
        </w:r>
      </w:del>
      <w:r w:rsidRPr="00C52832">
        <w:rPr>
          <w:i w:val="0"/>
          <w:color w:val="auto"/>
          <w:sz w:val="20"/>
        </w:rPr>
        <w:t xml:space="preserve">as feedstock. </w:t>
      </w:r>
      <w:r w:rsidRPr="00C52832">
        <w:rPr>
          <w:b/>
          <w:bCs/>
          <w:i w:val="0"/>
          <w:color w:val="auto"/>
          <w:sz w:val="20"/>
          <w:rPrChange w:id="920" w:author="Nabera  Abhinandan" w:date="2023-03-08T18:41:00Z">
            <w:rPr>
              <w:i w:val="0"/>
              <w:color w:val="auto"/>
              <w:sz w:val="20"/>
            </w:rPr>
          </w:rPrChange>
        </w:rPr>
        <w:t>(b)</w:t>
      </w:r>
      <w:r w:rsidRPr="00D24C8D">
        <w:rPr>
          <w:i w:val="0"/>
          <w:color w:val="auto"/>
          <w:sz w:val="20"/>
        </w:rPr>
        <w:t xml:space="preserve"> Fossil methanol synthesised from natural gas. </w:t>
      </w:r>
      <w:ins w:id="921" w:author="Nabera  Abhinandan" w:date="2023-03-08T15:44:00Z">
        <w:r w:rsidR="009B60B4" w:rsidRPr="00547CC2">
          <w:rPr>
            <w:i w:val="0"/>
            <w:color w:val="auto"/>
            <w:sz w:val="20"/>
          </w:rPr>
          <w:t>Process simulations contain the necessary information for economic calculations (CAPEX and OPEX).</w:t>
        </w:r>
      </w:ins>
      <w:del w:id="922" w:author="Nabera  Abhinandan" w:date="2023-03-08T15:44:00Z">
        <w:r w:rsidRPr="00547CC2" w:rsidDel="009B60B4">
          <w:rPr>
            <w:i w:val="0"/>
            <w:color w:val="auto"/>
            <w:sz w:val="20"/>
          </w:rPr>
          <w:delText>The necessary information for the economic calculations (CAPEX and OPEX) comes from process s</w:delText>
        </w:r>
        <w:r w:rsidRPr="00C52832" w:rsidDel="009B60B4">
          <w:rPr>
            <w:i w:val="0"/>
            <w:color w:val="auto"/>
            <w:sz w:val="20"/>
          </w:rPr>
          <w:delText>imulations.</w:delText>
        </w:r>
      </w:del>
      <w:r w:rsidRPr="00C52832">
        <w:rPr>
          <w:i w:val="0"/>
          <w:color w:val="auto"/>
          <w:sz w:val="20"/>
        </w:rPr>
        <w:t xml:space="preserve"> Calculations were performed considering the effect of inflation and the monthly fluctuations in natural gas and electricity prices (the evolution of electricity prices in Europe is displayed in Fig. S</w:t>
      </w:r>
      <w:r w:rsidR="00BE7D92" w:rsidRPr="00C52832">
        <w:rPr>
          <w:i w:val="0"/>
          <w:color w:val="auto"/>
          <w:sz w:val="20"/>
        </w:rPr>
        <w:t>3</w:t>
      </w:r>
      <w:r w:rsidR="009C14B6" w:rsidRPr="00C52832">
        <w:rPr>
          <w:i w:val="0"/>
          <w:color w:val="auto"/>
          <w:sz w:val="20"/>
        </w:rPr>
        <w:t xml:space="preserve"> of the ESI</w:t>
      </w:r>
      <w:r w:rsidRPr="00C52832">
        <w:rPr>
          <w:i w:val="0"/>
          <w:color w:val="auto"/>
          <w:sz w:val="20"/>
        </w:rPr>
        <w:t xml:space="preserve">). </w:t>
      </w:r>
      <w:del w:id="923" w:author="Nabera  Abhinandan" w:date="2023-03-08T15:37:00Z">
        <w:r w:rsidRPr="00C52832" w:rsidDel="00F237E1">
          <w:rPr>
            <w:i w:val="0"/>
            <w:color w:val="auto"/>
            <w:sz w:val="20"/>
          </w:rPr>
          <w:delText>We validated our estimates with data from July</w:delText>
        </w:r>
        <w:r w:rsidR="0084347B" w:rsidRPr="00C52832" w:rsidDel="00F237E1">
          <w:rPr>
            <w:i w:val="0"/>
            <w:color w:val="auto"/>
            <w:sz w:val="20"/>
          </w:rPr>
          <w:delText> </w:delText>
        </w:r>
        <w:r w:rsidRPr="00C52832" w:rsidDel="00F237E1">
          <w:rPr>
            <w:i w:val="0"/>
            <w:color w:val="auto"/>
            <w:sz w:val="20"/>
          </w:rPr>
          <w:delText>2019 to June 2022 for ammonia and from January 2015 to November 2022 for methanol (see Fig. S</w:delText>
        </w:r>
        <w:r w:rsidR="00BE7D92" w:rsidRPr="00C52832" w:rsidDel="00F237E1">
          <w:rPr>
            <w:i w:val="0"/>
            <w:color w:val="auto"/>
            <w:sz w:val="20"/>
          </w:rPr>
          <w:delText>5</w:delText>
        </w:r>
        <w:r w:rsidRPr="00C52832" w:rsidDel="00F237E1">
          <w:rPr>
            <w:i w:val="0"/>
            <w:color w:val="auto"/>
            <w:sz w:val="20"/>
          </w:rPr>
          <w:delText xml:space="preserve"> and </w:delText>
        </w:r>
        <w:r w:rsidR="00E126DB" w:rsidRPr="00C52832" w:rsidDel="00F237E1">
          <w:rPr>
            <w:i w:val="0"/>
            <w:color w:val="auto"/>
            <w:sz w:val="20"/>
          </w:rPr>
          <w:delText xml:space="preserve">Fig. </w:delText>
        </w:r>
        <w:r w:rsidRPr="00C52832" w:rsidDel="00F237E1">
          <w:rPr>
            <w:i w:val="0"/>
            <w:color w:val="auto"/>
            <w:sz w:val="20"/>
          </w:rPr>
          <w:delText>S</w:delText>
        </w:r>
        <w:r w:rsidR="009C14B6" w:rsidRPr="00C52832" w:rsidDel="00F237E1">
          <w:rPr>
            <w:i w:val="0"/>
            <w:color w:val="auto"/>
            <w:sz w:val="20"/>
          </w:rPr>
          <w:delText>6 of the ESI</w:delText>
        </w:r>
        <w:r w:rsidRPr="00C52832" w:rsidDel="00F237E1">
          <w:rPr>
            <w:i w:val="0"/>
            <w:color w:val="auto"/>
            <w:sz w:val="20"/>
          </w:rPr>
          <w:delText xml:space="preserve">, respectively). Notably, ammonia and methanol production costs have increased steadily since 2020, due to the rising inflation </w:delText>
        </w:r>
      </w:del>
      <w:del w:id="924" w:author="Nabera  Abhinandan" w:date="2023-03-03T09:48:00Z">
        <w:r w:rsidRPr="00C52832" w:rsidDel="009F60E0">
          <w:rPr>
            <w:i w:val="0"/>
            <w:color w:val="auto"/>
            <w:sz w:val="20"/>
          </w:rPr>
          <w:delText xml:space="preserve">as a consequence of </w:delText>
        </w:r>
      </w:del>
      <w:del w:id="925" w:author="Nabera  Abhinandan" w:date="2023-03-08T15:37:00Z">
        <w:r w:rsidRPr="00C52832" w:rsidDel="00F237E1">
          <w:rPr>
            <w:i w:val="0"/>
            <w:color w:val="auto"/>
            <w:sz w:val="20"/>
          </w:rPr>
          <w:delText>the COVID-19 pandemic, with a sharp increase since February 2022, after the Russian invasion of Ukraine.</w:delText>
        </w:r>
      </w:del>
    </w:p>
    <w:p w14:paraId="65F6062F" w14:textId="475500B0" w:rsidR="00E15608" w:rsidRPr="00C52832" w:rsidDel="00421EA6" w:rsidRDefault="00421EA6">
      <w:pPr>
        <w:pStyle w:val="Heading3"/>
        <w:rPr>
          <w:del w:id="926" w:author="Nabera  Abhinandan" w:date="2023-03-03T10:31:00Z"/>
          <w:rPrChange w:id="927" w:author="Nabera  Abhinandan" w:date="2023-03-08T18:41:00Z">
            <w:rPr>
              <w:del w:id="928" w:author="Nabera  Abhinandan" w:date="2023-03-03T10:31:00Z"/>
              <w:lang w:val="en-US"/>
            </w:rPr>
          </w:rPrChange>
        </w:rPr>
        <w:pPrChange w:id="929" w:author="Nabera  Abhinandan" w:date="2023-03-08T15:27:00Z">
          <w:pPr>
            <w:jc w:val="both"/>
          </w:pPr>
        </w:pPrChange>
      </w:pPr>
      <w:ins w:id="930" w:author="Nabera  Abhinandan" w:date="2023-03-03T10:31:00Z">
        <w:r w:rsidRPr="00C52832">
          <w:rPr>
            <w:rPrChange w:id="931" w:author="Nabera  Abhinandan" w:date="2023-03-08T18:41:00Z">
              <w:rPr/>
            </w:rPrChange>
          </w:rPr>
          <w:t xml:space="preserve">Green </w:t>
        </w:r>
        <w:r w:rsidRPr="00FF5F43">
          <w:rPr>
            <w:i/>
            <w:rPrChange w:id="932" w:author="Nabera  Abhinandan" w:date="2023-03-08T18:42:00Z">
              <w:rPr/>
            </w:rPrChange>
          </w:rPr>
          <w:t>vs</w:t>
        </w:r>
        <w:r w:rsidR="00145969" w:rsidRPr="00FF5F43">
          <w:rPr>
            <w:i/>
            <w:rPrChange w:id="933" w:author="Nabera  Abhinandan" w:date="2023-03-08T18:42:00Z">
              <w:rPr>
                <w:lang w:val="en-US"/>
              </w:rPr>
            </w:rPrChange>
          </w:rPr>
          <w:t>.</w:t>
        </w:r>
        <w:r w:rsidRPr="00D24C8D">
          <w:t xml:space="preserve"> </w:t>
        </w:r>
        <w:r w:rsidR="00145969" w:rsidRPr="00C52832">
          <w:rPr>
            <w:rPrChange w:id="934" w:author="Nabera  Abhinandan" w:date="2023-03-08T18:41:00Z">
              <w:rPr>
                <w:lang w:val="en-US"/>
              </w:rPr>
            </w:rPrChange>
          </w:rPr>
          <w:t>f</w:t>
        </w:r>
        <w:r w:rsidRPr="00D24C8D">
          <w:t xml:space="preserve">ossil: </w:t>
        </w:r>
        <w:r w:rsidR="00145969" w:rsidRPr="00C52832">
          <w:rPr>
            <w:rPrChange w:id="935" w:author="Nabera  Abhinandan" w:date="2023-03-08T18:41:00Z">
              <w:rPr>
                <w:lang w:val="en-US"/>
              </w:rPr>
            </w:rPrChange>
          </w:rPr>
          <w:t>t</w:t>
        </w:r>
        <w:r w:rsidRPr="00D24C8D">
          <w:t xml:space="preserve">he </w:t>
        </w:r>
      </w:ins>
      <w:ins w:id="936" w:author="Nabera  Abhinandan" w:date="2023-03-03T10:32:00Z">
        <w:r w:rsidR="00145969" w:rsidRPr="00C52832">
          <w:rPr>
            <w:rPrChange w:id="937" w:author="Nabera  Abhinandan" w:date="2023-03-08T18:41:00Z">
              <w:rPr>
                <w:lang w:val="en-US"/>
              </w:rPr>
            </w:rPrChange>
          </w:rPr>
          <w:t>b</w:t>
        </w:r>
      </w:ins>
      <w:ins w:id="938" w:author="Nabera  Abhinandan" w:date="2023-03-03T10:31:00Z">
        <w:r w:rsidRPr="00D24C8D">
          <w:t xml:space="preserve">attle for </w:t>
        </w:r>
      </w:ins>
      <w:ins w:id="939" w:author="Nabera  Abhinandan" w:date="2023-03-03T10:32:00Z">
        <w:r w:rsidR="00145969" w:rsidRPr="00C52832">
          <w:rPr>
            <w:rPrChange w:id="940" w:author="Nabera  Abhinandan" w:date="2023-03-08T18:41:00Z">
              <w:rPr>
                <w:lang w:val="en-US"/>
              </w:rPr>
            </w:rPrChange>
          </w:rPr>
          <w:t>c</w:t>
        </w:r>
      </w:ins>
      <w:ins w:id="941" w:author="Nabera  Abhinandan" w:date="2023-03-03T10:31:00Z">
        <w:r w:rsidRPr="00D24C8D">
          <w:t>ost-</w:t>
        </w:r>
      </w:ins>
      <w:ins w:id="942" w:author="Nabera  Abhinandan" w:date="2023-03-03T10:32:00Z">
        <w:r w:rsidR="00145969" w:rsidRPr="00C52832">
          <w:rPr>
            <w:rPrChange w:id="943" w:author="Nabera  Abhinandan" w:date="2023-03-08T18:41:00Z">
              <w:rPr>
                <w:lang w:val="en-US"/>
              </w:rPr>
            </w:rPrChange>
          </w:rPr>
          <w:t>c</w:t>
        </w:r>
      </w:ins>
      <w:ins w:id="944" w:author="Nabera  Abhinandan" w:date="2023-03-03T10:31:00Z">
        <w:r w:rsidRPr="00D24C8D">
          <w:t xml:space="preserve">ompetitiveness in </w:t>
        </w:r>
      </w:ins>
      <w:ins w:id="945" w:author="Nabera  Abhinandan" w:date="2023-03-03T10:32:00Z">
        <w:r w:rsidR="00145969" w:rsidRPr="00C52832">
          <w:rPr>
            <w:rPrChange w:id="946" w:author="Nabera  Abhinandan" w:date="2023-03-08T18:41:00Z">
              <w:rPr>
                <w:lang w:val="en-US"/>
              </w:rPr>
            </w:rPrChange>
          </w:rPr>
          <w:t>a</w:t>
        </w:r>
      </w:ins>
      <w:ins w:id="947" w:author="Nabera  Abhinandan" w:date="2023-03-03T10:31:00Z">
        <w:r w:rsidRPr="00D24C8D">
          <w:t xml:space="preserve">mmonia and </w:t>
        </w:r>
      </w:ins>
      <w:ins w:id="948" w:author="Nabera  Abhinandan" w:date="2023-03-03T10:32:00Z">
        <w:r w:rsidR="00145969" w:rsidRPr="00C52832">
          <w:rPr>
            <w:rPrChange w:id="949" w:author="Nabera  Abhinandan" w:date="2023-03-08T18:41:00Z">
              <w:rPr>
                <w:lang w:val="en-US"/>
              </w:rPr>
            </w:rPrChange>
          </w:rPr>
          <w:t>m</w:t>
        </w:r>
      </w:ins>
      <w:ins w:id="950" w:author="Nabera  Abhinandan" w:date="2023-03-03T10:31:00Z">
        <w:r w:rsidRPr="00D24C8D">
          <w:t xml:space="preserve">ethanol </w:t>
        </w:r>
      </w:ins>
      <w:ins w:id="951" w:author="Nabera  Abhinandan" w:date="2023-03-03T10:32:00Z">
        <w:r w:rsidR="00145969" w:rsidRPr="00C52832">
          <w:rPr>
            <w:rPrChange w:id="952" w:author="Nabera  Abhinandan" w:date="2023-03-08T18:41:00Z">
              <w:rPr>
                <w:lang w:val="en-US"/>
              </w:rPr>
            </w:rPrChange>
          </w:rPr>
          <w:t>p</w:t>
        </w:r>
      </w:ins>
      <w:ins w:id="953" w:author="Nabera  Abhinandan" w:date="2023-03-03T10:31:00Z">
        <w:r w:rsidRPr="00D24C8D">
          <w:t xml:space="preserve">roduction </w:t>
        </w:r>
      </w:ins>
      <w:ins w:id="954" w:author="Nabera  Abhinandan" w:date="2023-03-03T10:32:00Z">
        <w:r w:rsidR="00145969" w:rsidRPr="00C52832">
          <w:rPr>
            <w:rPrChange w:id="955" w:author="Nabera  Abhinandan" w:date="2023-03-08T18:41:00Z">
              <w:rPr>
                <w:lang w:val="en-US"/>
              </w:rPr>
            </w:rPrChange>
          </w:rPr>
          <w:t>r</w:t>
        </w:r>
      </w:ins>
      <w:ins w:id="956" w:author="Nabera  Abhinandan" w:date="2023-03-03T10:31:00Z">
        <w:r w:rsidRPr="00D24C8D">
          <w:t>outes</w:t>
        </w:r>
      </w:ins>
      <w:commentRangeStart w:id="957"/>
      <w:commentRangeStart w:id="958"/>
      <w:del w:id="959" w:author="Nabera  Abhinandan" w:date="2023-03-02T20:44:00Z">
        <w:r w:rsidR="00E15608" w:rsidRPr="00547CC2" w:rsidDel="00C54CEF">
          <w:delText>Cost</w:delText>
        </w:r>
        <w:commentRangeEnd w:id="957"/>
        <w:r w:rsidR="00E15608" w:rsidRPr="00547CC2" w:rsidDel="00C54CEF">
          <w:rPr>
            <w:rStyle w:val="CommentReference"/>
            <w:sz w:val="22"/>
            <w:szCs w:val="24"/>
          </w:rPr>
          <w:commentReference w:id="957"/>
        </w:r>
        <w:commentRangeEnd w:id="958"/>
        <w:r w:rsidR="00516D83" w:rsidRPr="00C52832" w:rsidDel="00C54CEF">
          <w:rPr>
            <w:rStyle w:val="CommentReference"/>
            <w:sz w:val="22"/>
            <w:szCs w:val="24"/>
            <w:rPrChange w:id="960" w:author="Nabera  Abhinandan" w:date="2023-03-08T18:41:00Z">
              <w:rPr>
                <w:rStyle w:val="CommentReference"/>
              </w:rPr>
            </w:rPrChange>
          </w:rPr>
          <w:commentReference w:id="958"/>
        </w:r>
        <w:r w:rsidR="00E15608" w:rsidRPr="00C52832" w:rsidDel="00C54CEF">
          <w:rPr>
            <w:rPrChange w:id="961" w:author="Nabera  Abhinandan" w:date="2023-03-08T18:41:00Z">
              <w:rPr/>
            </w:rPrChange>
          </w:rPr>
          <w:delText>-competitive green ammonia and methanol due to the energy crisis</w:delText>
        </w:r>
      </w:del>
    </w:p>
    <w:p w14:paraId="73C6FF6C" w14:textId="77777777" w:rsidR="00421EA6" w:rsidRPr="00D24C8D" w:rsidRDefault="00421EA6">
      <w:pPr>
        <w:pStyle w:val="Heading3"/>
        <w:rPr>
          <w:ins w:id="962" w:author="Nabera  Abhinandan" w:date="2023-03-03T10:31:00Z"/>
        </w:rPr>
        <w:pPrChange w:id="963" w:author="Nabera  Abhinandan" w:date="2023-03-08T15:27:00Z">
          <w:pPr>
            <w:pStyle w:val="Heading3"/>
            <w:jc w:val="both"/>
          </w:pPr>
        </w:pPrChange>
      </w:pPr>
    </w:p>
    <w:p w14:paraId="2A581CE1" w14:textId="21E55B7F" w:rsidR="00E15608" w:rsidRPr="00C52832" w:rsidRDefault="00D6691C" w:rsidP="00577897">
      <w:pPr>
        <w:jc w:val="both"/>
        <w:rPr>
          <w:rFonts w:cstheme="minorHAnsi"/>
          <w:lang w:val="en-GB"/>
          <w:rPrChange w:id="964" w:author="Nabera  Abhinandan" w:date="2023-03-08T18:41:00Z">
            <w:rPr>
              <w:rFonts w:cstheme="minorHAnsi"/>
              <w:lang w:val="en-US"/>
            </w:rPr>
          </w:rPrChange>
        </w:rPr>
      </w:pPr>
      <w:ins w:id="965" w:author="Nabera  Abhinandan" w:date="2023-03-08T16:10:00Z">
        <w:r w:rsidRPr="00547CC2">
          <w:rPr>
            <w:rFonts w:cstheme="minorHAnsi"/>
            <w:lang w:val="en-GB"/>
          </w:rPr>
          <w:t>We subsequently investigate</w:t>
        </w:r>
      </w:ins>
      <w:del w:id="966" w:author="Nabera  Abhinandan" w:date="2023-03-08T16:10:00Z">
        <w:r w:rsidR="00E15608" w:rsidRPr="00C52832" w:rsidDel="00D6691C">
          <w:rPr>
            <w:rFonts w:cstheme="minorHAnsi"/>
            <w:lang w:val="en-GB"/>
            <w:rPrChange w:id="967" w:author="Nabera  Abhinandan" w:date="2023-03-08T18:41:00Z">
              <w:rPr>
                <w:rFonts w:cstheme="minorHAnsi"/>
                <w:lang w:val="en-US"/>
              </w:rPr>
            </w:rPrChange>
          </w:rPr>
          <w:delText>We next study</w:delText>
        </w:r>
      </w:del>
      <w:r w:rsidR="00E15608" w:rsidRPr="00C52832">
        <w:rPr>
          <w:rFonts w:cstheme="minorHAnsi"/>
          <w:lang w:val="en-GB"/>
          <w:rPrChange w:id="968" w:author="Nabera  Abhinandan" w:date="2023-03-08T18:41:00Z">
            <w:rPr>
              <w:rFonts w:cstheme="minorHAnsi"/>
              <w:lang w:val="en-US"/>
            </w:rPr>
          </w:rPrChange>
        </w:rPr>
        <w:t xml:space="preserve"> the economic competitiveness of </w:t>
      </w:r>
      <w:del w:id="969" w:author="Nabera  Abhinandan" w:date="2023-03-08T15:40:00Z">
        <w:r w:rsidR="00E15608" w:rsidRPr="00C52832" w:rsidDel="00E86F34">
          <w:rPr>
            <w:rFonts w:cstheme="minorHAnsi"/>
            <w:lang w:val="en-GB"/>
            <w:rPrChange w:id="970" w:author="Nabera  Abhinandan" w:date="2023-03-08T18:41:00Z">
              <w:rPr>
                <w:rFonts w:cstheme="minorHAnsi"/>
                <w:lang w:val="en-US"/>
              </w:rPr>
            </w:rPrChange>
          </w:rPr>
          <w:delText xml:space="preserve">green </w:delText>
        </w:r>
      </w:del>
      <w:ins w:id="971" w:author="Nabera  Abhinandan" w:date="2023-03-08T15:40:00Z">
        <w:r w:rsidR="00E86F34" w:rsidRPr="00D24C8D">
          <w:rPr>
            <w:rFonts w:cstheme="minorHAnsi"/>
            <w:lang w:val="en-GB"/>
          </w:rPr>
          <w:t>alternative</w:t>
        </w:r>
        <w:r w:rsidR="00E86F34" w:rsidRPr="00C52832">
          <w:rPr>
            <w:rFonts w:cstheme="minorHAnsi"/>
            <w:lang w:val="en-GB"/>
            <w:rPrChange w:id="972" w:author="Nabera  Abhinandan" w:date="2023-03-08T18:41:00Z">
              <w:rPr>
                <w:rFonts w:cstheme="minorHAnsi"/>
                <w:lang w:val="en-US"/>
              </w:rPr>
            </w:rPrChange>
          </w:rPr>
          <w:t xml:space="preserve"> </w:t>
        </w:r>
      </w:ins>
      <w:r w:rsidR="00E15608" w:rsidRPr="00C52832">
        <w:rPr>
          <w:rFonts w:cstheme="minorHAnsi"/>
          <w:lang w:val="en-GB"/>
          <w:rPrChange w:id="973" w:author="Nabera  Abhinandan" w:date="2023-03-08T18:41:00Z">
            <w:rPr>
              <w:rFonts w:cstheme="minorHAnsi"/>
              <w:lang w:val="en-US"/>
            </w:rPr>
          </w:rPrChange>
        </w:rPr>
        <w:t>production routes for ammonia and methanol, assuming a hydrogen cost linked to the specific technology deployed and a CO</w:t>
      </w:r>
      <w:r w:rsidR="00E15608" w:rsidRPr="00C52832">
        <w:rPr>
          <w:rFonts w:cstheme="minorHAnsi"/>
          <w:vertAlign w:val="subscript"/>
          <w:lang w:val="en-GB"/>
          <w:rPrChange w:id="974" w:author="Nabera  Abhinandan" w:date="2023-03-08T18:41:00Z">
            <w:rPr>
              <w:rFonts w:cstheme="minorHAnsi"/>
              <w:vertAlign w:val="subscript"/>
              <w:lang w:val="en-US"/>
            </w:rPr>
          </w:rPrChange>
        </w:rPr>
        <w:t>2</w:t>
      </w:r>
      <w:r w:rsidR="00E15608" w:rsidRPr="00C52832">
        <w:rPr>
          <w:rFonts w:cstheme="minorHAnsi"/>
          <w:lang w:val="en-GB"/>
          <w:rPrChange w:id="975" w:author="Nabera  Abhinandan" w:date="2023-03-08T18:41:00Z">
            <w:rPr>
              <w:rFonts w:cstheme="minorHAnsi"/>
              <w:lang w:val="en-US"/>
            </w:rPr>
          </w:rPrChange>
        </w:rPr>
        <w:t xml:space="preserve"> </w:t>
      </w:r>
      <w:del w:id="976" w:author="Nabera  Abhinandan" w:date="2023-03-08T16:03:00Z">
        <w:r w:rsidR="00E15608" w:rsidRPr="00C52832" w:rsidDel="00572BE4">
          <w:rPr>
            <w:rFonts w:cstheme="minorHAnsi"/>
            <w:lang w:val="en-GB"/>
            <w:rPrChange w:id="977" w:author="Nabera  Abhinandan" w:date="2023-03-08T18:41:00Z">
              <w:rPr>
                <w:rFonts w:cstheme="minorHAnsi"/>
                <w:lang w:val="en-US"/>
              </w:rPr>
            </w:rPrChange>
          </w:rPr>
          <w:delText xml:space="preserve">cost </w:delText>
        </w:r>
      </w:del>
      <w:ins w:id="978" w:author="Nabera  Abhinandan" w:date="2023-03-08T16:03:00Z">
        <w:r w:rsidR="00572BE4" w:rsidRPr="00D24C8D">
          <w:rPr>
            <w:rFonts w:cstheme="minorHAnsi"/>
            <w:lang w:val="en-GB"/>
          </w:rPr>
          <w:t>price</w:t>
        </w:r>
        <w:r w:rsidR="00572BE4" w:rsidRPr="00C52832">
          <w:rPr>
            <w:rFonts w:cstheme="minorHAnsi"/>
            <w:lang w:val="en-GB"/>
            <w:rPrChange w:id="979" w:author="Nabera  Abhinandan" w:date="2023-03-08T18:41:00Z">
              <w:rPr>
                <w:rFonts w:cstheme="minorHAnsi"/>
                <w:lang w:val="en-US"/>
              </w:rPr>
            </w:rPrChange>
          </w:rPr>
          <w:t xml:space="preserve"> </w:t>
        </w:r>
      </w:ins>
      <w:r w:rsidR="00E15608" w:rsidRPr="00C52832">
        <w:rPr>
          <w:rFonts w:cstheme="minorHAnsi"/>
          <w:lang w:val="en-GB"/>
          <w:rPrChange w:id="980" w:author="Nabera  Abhinandan" w:date="2023-03-08T18:41:00Z">
            <w:rPr>
              <w:rFonts w:cstheme="minorHAnsi"/>
              <w:lang w:val="en-US"/>
            </w:rPr>
          </w:rPrChange>
        </w:rPr>
        <w:t>from</w:t>
      </w:r>
      <w:ins w:id="981" w:author="Nabera  Abhinandan" w:date="2023-03-08T15:48:00Z">
        <w:r w:rsidR="00CF1B2E" w:rsidRPr="00D24C8D">
          <w:rPr>
            <w:rFonts w:cstheme="minorHAnsi"/>
            <w:lang w:val="en-GB"/>
          </w:rPr>
          <w:t xml:space="preserve"> DAC</w:t>
        </w:r>
      </w:ins>
      <w:del w:id="982" w:author="Nabera  Abhinandan" w:date="2023-03-08T15:45:00Z">
        <w:r w:rsidR="00E15608" w:rsidRPr="00C52832" w:rsidDel="009601F0">
          <w:rPr>
            <w:rFonts w:cstheme="minorHAnsi"/>
            <w:lang w:val="en-GB"/>
            <w:rPrChange w:id="983" w:author="Nabera  Abhinandan" w:date="2023-03-08T18:41:00Z">
              <w:rPr>
                <w:rFonts w:cstheme="minorHAnsi"/>
                <w:lang w:val="en-US"/>
              </w:rPr>
            </w:rPrChange>
          </w:rPr>
          <w:delText xml:space="preserve"> DAC </w:delText>
        </w:r>
      </w:del>
      <w:del w:id="984" w:author="Nabera  Abhinandan" w:date="2023-03-03T09:51:00Z">
        <w:r w:rsidR="00E15608" w:rsidRPr="00C52832" w:rsidDel="00081D50">
          <w:rPr>
            <w:rFonts w:cstheme="minorHAnsi"/>
            <w:lang w:val="en-GB"/>
            <w:rPrChange w:id="985" w:author="Nabera  Abhinandan" w:date="2023-03-08T18:41:00Z">
              <w:rPr>
                <w:rFonts w:cstheme="minorHAnsi"/>
                <w:lang w:val="en-US"/>
              </w:rPr>
            </w:rPrChange>
          </w:rPr>
          <w:delText xml:space="preserve">linked </w:delText>
        </w:r>
      </w:del>
      <w:del w:id="986" w:author="Nabera  Abhinandan" w:date="2023-03-08T15:45:00Z">
        <w:r w:rsidR="00E15608" w:rsidRPr="00C52832" w:rsidDel="009601F0">
          <w:rPr>
            <w:rFonts w:cstheme="minorHAnsi"/>
            <w:lang w:val="en-GB"/>
            <w:rPrChange w:id="987" w:author="Nabera  Abhinandan" w:date="2023-03-08T18:41:00Z">
              <w:rPr>
                <w:rFonts w:cstheme="minorHAnsi"/>
                <w:lang w:val="en-US"/>
              </w:rPr>
            </w:rPrChange>
          </w:rPr>
          <w:delText>to the natural gas and electricity price</w:delText>
        </w:r>
      </w:del>
      <w:del w:id="988" w:author="Nabera  Abhinandan" w:date="2023-03-08T15:40:00Z">
        <w:r w:rsidR="00E15608" w:rsidRPr="00C52832" w:rsidDel="00DC4968">
          <w:rPr>
            <w:rFonts w:cstheme="minorHAnsi"/>
            <w:lang w:val="en-GB"/>
            <w:rPrChange w:id="989" w:author="Nabera  Abhinandan" w:date="2023-03-08T18:41:00Z">
              <w:rPr>
                <w:rFonts w:cstheme="minorHAnsi"/>
                <w:lang w:val="en-US"/>
              </w:rPr>
            </w:rPrChange>
          </w:rPr>
          <w:delText>, considering in turn the impact of inflation on the utilities and capital expenditures</w:delText>
        </w:r>
      </w:del>
      <w:r w:rsidR="00E15608" w:rsidRPr="00C52832">
        <w:rPr>
          <w:rFonts w:cstheme="minorHAnsi"/>
          <w:lang w:val="en-GB"/>
          <w:rPrChange w:id="990" w:author="Nabera  Abhinandan" w:date="2023-03-08T18:41:00Z">
            <w:rPr>
              <w:rFonts w:cstheme="minorHAnsi"/>
              <w:lang w:val="en-US"/>
            </w:rPr>
          </w:rPrChange>
        </w:rPr>
        <w:t xml:space="preserve">. </w:t>
      </w:r>
      <w:moveToRangeStart w:id="991" w:author="Nabera  Abhinandan" w:date="2023-03-08T15:44:00Z" w:name="move129182686"/>
      <w:moveTo w:id="992" w:author="Nabera  Abhinandan" w:date="2023-03-08T15:44:00Z">
        <w:r w:rsidR="00A82DB7" w:rsidRPr="00D24C8D">
          <w:rPr>
            <w:rFonts w:cstheme="minorHAnsi"/>
            <w:lang w:val="en-GB"/>
          </w:rPr>
          <w:t xml:space="preserve">Ammonia production with </w:t>
        </w:r>
        <w:r w:rsidR="00A82DB7" w:rsidRPr="00B87411">
          <w:rPr>
            <w:rFonts w:cstheme="minorHAnsi"/>
            <w:lang w:val="en-GB"/>
          </w:rPr>
          <w:t xml:space="preserve">blue hydrogen </w:t>
        </w:r>
        <w:del w:id="993" w:author="Nabera  Abhinandan" w:date="2023-03-08T16:08:00Z">
          <w:r w:rsidR="00A82DB7" w:rsidRPr="00B87411" w:rsidDel="00B72CD1">
            <w:rPr>
              <w:rFonts w:cstheme="minorHAnsi"/>
              <w:lang w:val="en-GB"/>
            </w:rPr>
            <w:delText xml:space="preserve">–SMR coupled with CCS– </w:delText>
          </w:r>
        </w:del>
        <w:r w:rsidR="00A82DB7" w:rsidRPr="00B87411">
          <w:rPr>
            <w:rFonts w:cstheme="minorHAnsi"/>
            <w:lang w:val="en-GB"/>
          </w:rPr>
          <w:t xml:space="preserve">follows the same pattern as </w:t>
        </w:r>
        <w:del w:id="994" w:author="Nabera  Abhinandan" w:date="2023-03-08T15:45:00Z">
          <w:r w:rsidR="00A82DB7" w:rsidRPr="00B87411" w:rsidDel="00E761AC">
            <w:rPr>
              <w:rFonts w:cstheme="minorHAnsi"/>
              <w:lang w:val="en-GB"/>
            </w:rPr>
            <w:delText xml:space="preserve">standard </w:delText>
          </w:r>
        </w:del>
        <w:r w:rsidR="00A82DB7" w:rsidRPr="00B87411">
          <w:rPr>
            <w:rFonts w:cstheme="minorHAnsi"/>
            <w:lang w:val="en-GB"/>
          </w:rPr>
          <w:t>fossil ammonia, being slightly more</w:t>
        </w:r>
      </w:moveTo>
      <w:ins w:id="995" w:author="Nabera  Abhinandan" w:date="2023-03-08T16:12:00Z">
        <w:r w:rsidR="00FF311C" w:rsidRPr="00B87411">
          <w:rPr>
            <w:rFonts w:cstheme="minorHAnsi"/>
            <w:lang w:val="en-GB"/>
          </w:rPr>
          <w:t xml:space="preserve"> expensive</w:t>
        </w:r>
      </w:ins>
      <w:moveTo w:id="996" w:author="Nabera  Abhinandan" w:date="2023-03-08T15:44:00Z">
        <w:r w:rsidR="00A82DB7" w:rsidRPr="00B87411">
          <w:rPr>
            <w:rFonts w:cstheme="minorHAnsi"/>
            <w:lang w:val="en-GB"/>
          </w:rPr>
          <w:t xml:space="preserve"> </w:t>
        </w:r>
        <w:del w:id="997" w:author="Nabera  Abhinandan" w:date="2023-03-08T16:08:00Z">
          <w:r w:rsidR="00A82DB7" w:rsidRPr="00B87411" w:rsidDel="00E63665">
            <w:rPr>
              <w:rFonts w:cstheme="minorHAnsi"/>
              <w:lang w:val="en-GB"/>
            </w:rPr>
            <w:delText xml:space="preserve">expensive than the conventional route </w:delText>
          </w:r>
        </w:del>
        <w:r w:rsidR="00A82DB7" w:rsidRPr="00B87411">
          <w:rPr>
            <w:rFonts w:cstheme="minorHAnsi"/>
            <w:lang w:val="en-GB"/>
          </w:rPr>
          <w:t>due to the additional cost of CCS (</w:t>
        </w:r>
        <w:r w:rsidR="00A82DB7" w:rsidRPr="00B87411">
          <w:rPr>
            <w:rFonts w:cstheme="minorHAnsi"/>
            <w:lang w:val="en-GB"/>
            <w:rPrChange w:id="998" w:author="Nabera  Abhinandan" w:date="2023-03-08T19:03:00Z">
              <w:rPr>
                <w:rFonts w:cstheme="minorHAnsi"/>
                <w:lang w:val="en-GB"/>
              </w:rPr>
            </w:rPrChange>
          </w:rPr>
          <w:fldChar w:fldCharType="begin"/>
        </w:r>
        <w:r w:rsidR="00A82DB7" w:rsidRPr="00B87411">
          <w:rPr>
            <w:rFonts w:cstheme="minorHAnsi"/>
            <w:lang w:val="en-GB"/>
          </w:rPr>
          <w:instrText xml:space="preserve"> REF _Ref121495662 \h  \* MERGEFORMAT </w:instrText>
        </w:r>
      </w:moveTo>
      <w:r w:rsidR="00A82DB7" w:rsidRPr="00B87411">
        <w:rPr>
          <w:rFonts w:cstheme="minorHAnsi"/>
          <w:lang w:val="en-GB"/>
          <w:rPrChange w:id="999" w:author="Nabera  Abhinandan" w:date="2023-03-08T19:03:00Z">
            <w:rPr>
              <w:rFonts w:cstheme="minorHAnsi"/>
              <w:lang w:val="en-GB"/>
            </w:rPr>
          </w:rPrChange>
        </w:rPr>
      </w:r>
      <w:moveTo w:id="1000" w:author="Nabera  Abhinandan" w:date="2023-03-08T15:44:00Z">
        <w:r w:rsidR="00A82DB7" w:rsidRPr="00B87411">
          <w:rPr>
            <w:rFonts w:cstheme="minorHAnsi"/>
            <w:lang w:val="en-GB"/>
            <w:rPrChange w:id="1001" w:author="Nabera  Abhinandan" w:date="2023-03-08T19:03:00Z">
              <w:rPr>
                <w:rFonts w:cstheme="minorHAnsi"/>
                <w:lang w:val="en-GB"/>
              </w:rPr>
            </w:rPrChange>
          </w:rPr>
          <w:fldChar w:fldCharType="separate"/>
        </w:r>
      </w:moveTo>
      <w:r w:rsidR="00547CC2" w:rsidRPr="00B87411">
        <w:rPr>
          <w:rFonts w:cstheme="minorHAnsi"/>
          <w:lang w:val="en-GB"/>
          <w:rPrChange w:id="1002" w:author="Nabera  Abhinandan" w:date="2023-03-08T19:03:00Z">
            <w:rPr>
              <w:rFonts w:cstheme="minorHAnsi"/>
              <w:b/>
              <w:sz w:val="20"/>
              <w:lang w:val="en-US"/>
            </w:rPr>
          </w:rPrChange>
        </w:rPr>
        <w:t xml:space="preserve">Fig. </w:t>
      </w:r>
      <w:r w:rsidR="00547CC2" w:rsidRPr="00B87411">
        <w:rPr>
          <w:rFonts w:cstheme="minorHAnsi"/>
          <w:noProof/>
          <w:sz w:val="20"/>
          <w:lang w:val="en-GB"/>
          <w:rPrChange w:id="1003" w:author="Nabera  Abhinandan" w:date="2023-03-08T19:03:00Z">
            <w:rPr>
              <w:rFonts w:cstheme="minorHAnsi"/>
              <w:b/>
              <w:noProof/>
              <w:sz w:val="20"/>
              <w:lang w:val="en-GB"/>
            </w:rPr>
          </w:rPrChange>
        </w:rPr>
        <w:t>2</w:t>
      </w:r>
      <w:moveTo w:id="1004" w:author="Nabera  Abhinandan" w:date="2023-03-08T15:44:00Z">
        <w:r w:rsidR="00A82DB7" w:rsidRPr="00B87411">
          <w:rPr>
            <w:rFonts w:cstheme="minorHAnsi"/>
            <w:lang w:val="en-GB"/>
            <w:rPrChange w:id="1005" w:author="Nabera  Abhinandan" w:date="2023-03-08T19:03:00Z">
              <w:rPr>
                <w:rFonts w:cstheme="minorHAnsi"/>
                <w:lang w:val="en-GB"/>
              </w:rPr>
            </w:rPrChange>
          </w:rPr>
          <w:fldChar w:fldCharType="end"/>
        </w:r>
      </w:moveTo>
      <w:ins w:id="1006" w:author="Nabera  Abhinandan" w:date="2023-03-08T15:45:00Z">
        <w:r w:rsidR="00CB02DD" w:rsidRPr="00B87411">
          <w:rPr>
            <w:rFonts w:cstheme="minorHAnsi"/>
            <w:lang w:val="en-GB"/>
          </w:rPr>
          <w:t>a</w:t>
        </w:r>
      </w:ins>
      <w:moveTo w:id="1007" w:author="Nabera  Abhinandan" w:date="2023-03-08T15:44:00Z">
        <w:del w:id="1008" w:author="Nabera  Abhinandan" w:date="2023-03-08T15:45:00Z">
          <w:r w:rsidR="00A82DB7" w:rsidRPr="00B87411" w:rsidDel="00CB02DD">
            <w:rPr>
              <w:rFonts w:cstheme="minorHAnsi"/>
              <w:lang w:val="en-GB"/>
            </w:rPr>
            <w:delText>c</w:delText>
          </w:r>
        </w:del>
        <w:r w:rsidR="00A82DB7" w:rsidRPr="00B87411">
          <w:rPr>
            <w:rFonts w:cstheme="minorHAnsi"/>
            <w:lang w:val="en-GB"/>
          </w:rPr>
          <w:t>).</w:t>
        </w:r>
      </w:moveTo>
      <w:moveToRangeEnd w:id="991"/>
      <w:ins w:id="1009" w:author="Nabera  Abhinandan" w:date="2023-03-08T15:44:00Z">
        <w:r w:rsidR="00A82DB7" w:rsidRPr="00B87411">
          <w:rPr>
            <w:rFonts w:cstheme="minorHAnsi"/>
            <w:lang w:val="en-GB"/>
          </w:rPr>
          <w:t xml:space="preserve"> </w:t>
        </w:r>
      </w:ins>
      <w:ins w:id="1010" w:author="Nabera  Abhinandan" w:date="2023-03-08T15:51:00Z">
        <w:r w:rsidR="006543EB" w:rsidRPr="00B87411">
          <w:rPr>
            <w:rFonts w:cstheme="minorHAnsi"/>
            <w:lang w:val="en-GB"/>
          </w:rPr>
          <w:t>On the other hand, g</w:t>
        </w:r>
      </w:ins>
      <w:ins w:id="1011" w:author="Nabera  Abhinandan" w:date="2023-03-08T15:44:00Z">
        <w:r w:rsidR="00C118C5" w:rsidRPr="00B87411">
          <w:rPr>
            <w:rFonts w:cstheme="minorHAnsi"/>
            <w:lang w:val="en-GB"/>
          </w:rPr>
          <w:t xml:space="preserve">reen ammonia </w:t>
        </w:r>
        <w:r w:rsidR="00C118C5" w:rsidRPr="00B87411">
          <w:rPr>
            <w:rFonts w:cstheme="minorHAnsi"/>
            <w:i/>
            <w:lang w:val="en-GB"/>
          </w:rPr>
          <w:t>via</w:t>
        </w:r>
        <w:r w:rsidR="00C118C5" w:rsidRPr="00B87411">
          <w:rPr>
            <w:rFonts w:cstheme="minorHAnsi"/>
            <w:lang w:val="en-GB"/>
          </w:rPr>
          <w:t xml:space="preserve"> solar PV-based electrolytic hydrogen became competitive around the peak of natural gas</w:t>
        </w:r>
      </w:ins>
      <w:ins w:id="1012" w:author="Nabera  Abhinandan" w:date="2023-03-08T15:51:00Z">
        <w:r w:rsidR="005E40D2" w:rsidRPr="00B87411">
          <w:rPr>
            <w:rFonts w:cstheme="minorHAnsi"/>
            <w:lang w:val="en-GB"/>
          </w:rPr>
          <w:t xml:space="preserve"> </w:t>
        </w:r>
      </w:ins>
      <w:ins w:id="1013" w:author="Nabera  Abhinandan" w:date="2023-03-08T15:44:00Z">
        <w:r w:rsidR="00C118C5" w:rsidRPr="00B87411">
          <w:rPr>
            <w:rFonts w:cstheme="minorHAnsi"/>
            <w:lang w:val="en-GB"/>
          </w:rPr>
          <w:t>prices in August 2022 (</w:t>
        </w:r>
        <w:r w:rsidR="00C118C5" w:rsidRPr="00B87411">
          <w:rPr>
            <w:rFonts w:cstheme="minorHAnsi"/>
            <w:lang w:val="en-GB"/>
            <w:rPrChange w:id="1014" w:author="Nabera  Abhinandan" w:date="2023-03-08T19:03:00Z">
              <w:rPr>
                <w:rFonts w:cstheme="minorHAnsi"/>
                <w:lang w:val="en-GB"/>
              </w:rPr>
            </w:rPrChange>
          </w:rPr>
          <w:fldChar w:fldCharType="begin"/>
        </w:r>
        <w:r w:rsidR="00C118C5" w:rsidRPr="00B87411">
          <w:rPr>
            <w:rFonts w:cstheme="minorHAnsi"/>
            <w:lang w:val="en-GB"/>
          </w:rPr>
          <w:instrText xml:space="preserve"> REF _Ref121495662 \h  \* MERGEFORMAT </w:instrText>
        </w:r>
      </w:ins>
      <w:r w:rsidR="00C118C5" w:rsidRPr="00B87411">
        <w:rPr>
          <w:rFonts w:cstheme="minorHAnsi"/>
          <w:lang w:val="en-GB"/>
          <w:rPrChange w:id="1015" w:author="Nabera  Abhinandan" w:date="2023-03-08T19:03:00Z">
            <w:rPr>
              <w:rFonts w:cstheme="minorHAnsi"/>
              <w:lang w:val="en-GB"/>
            </w:rPr>
          </w:rPrChange>
        </w:rPr>
      </w:r>
      <w:ins w:id="1016" w:author="Nabera  Abhinandan" w:date="2023-03-08T15:44:00Z">
        <w:r w:rsidR="00C118C5" w:rsidRPr="00B87411">
          <w:rPr>
            <w:rFonts w:cstheme="minorHAnsi"/>
            <w:lang w:val="en-GB"/>
            <w:rPrChange w:id="1017" w:author="Nabera  Abhinandan" w:date="2023-03-08T19:03:00Z">
              <w:rPr>
                <w:rFonts w:cstheme="minorHAnsi"/>
                <w:lang w:val="en-GB"/>
              </w:rPr>
            </w:rPrChange>
          </w:rPr>
          <w:fldChar w:fldCharType="separate"/>
        </w:r>
      </w:ins>
      <w:r w:rsidR="00547CC2" w:rsidRPr="00B87411">
        <w:rPr>
          <w:rFonts w:cstheme="minorHAnsi"/>
          <w:lang w:val="en-GB"/>
          <w:rPrChange w:id="1018" w:author="Nabera  Abhinandan" w:date="2023-03-08T19:03:00Z">
            <w:rPr>
              <w:rFonts w:cstheme="minorHAnsi"/>
              <w:b/>
              <w:sz w:val="20"/>
              <w:lang w:val="en-US"/>
            </w:rPr>
          </w:rPrChange>
        </w:rPr>
        <w:t xml:space="preserve">Fig. </w:t>
      </w:r>
      <w:r w:rsidR="00547CC2" w:rsidRPr="00B87411">
        <w:rPr>
          <w:rFonts w:cstheme="minorHAnsi"/>
          <w:lang w:val="en-GB"/>
        </w:rPr>
        <w:t>2</w:t>
      </w:r>
      <w:ins w:id="1019" w:author="Nabera  Abhinandan" w:date="2023-03-08T15:44:00Z">
        <w:r w:rsidR="00C118C5" w:rsidRPr="00B87411">
          <w:rPr>
            <w:rFonts w:cstheme="minorHAnsi"/>
            <w:lang w:val="en-GB"/>
            <w:rPrChange w:id="1020" w:author="Nabera  Abhinandan" w:date="2023-03-08T19:03:00Z">
              <w:rPr>
                <w:rFonts w:cstheme="minorHAnsi"/>
                <w:lang w:val="en-GB"/>
              </w:rPr>
            </w:rPrChange>
          </w:rPr>
          <w:fldChar w:fldCharType="end"/>
        </w:r>
        <w:r w:rsidR="00C118C5" w:rsidRPr="00B87411">
          <w:rPr>
            <w:rFonts w:cstheme="minorHAnsi"/>
            <w:lang w:val="en-GB"/>
          </w:rPr>
          <w:t xml:space="preserve">b). </w:t>
        </w:r>
      </w:ins>
      <w:ins w:id="1021" w:author="Nabera  Abhinandan" w:date="2023-03-08T16:12:00Z">
        <w:r w:rsidR="00717506" w:rsidRPr="00B87411">
          <w:rPr>
            <w:rFonts w:cstheme="minorHAnsi"/>
            <w:lang w:val="en-GB"/>
          </w:rPr>
          <w:t xml:space="preserve">In </w:t>
        </w:r>
      </w:ins>
      <w:ins w:id="1022" w:author="Nabera  Abhinandan" w:date="2023-03-08T16:16:00Z">
        <w:r w:rsidR="007C0D67" w:rsidRPr="00B87411">
          <w:rPr>
            <w:rFonts w:cstheme="minorHAnsi"/>
            <w:lang w:val="en-GB"/>
          </w:rPr>
          <w:t>comparison</w:t>
        </w:r>
      </w:ins>
      <w:ins w:id="1023" w:author="Nabera  Abhinandan" w:date="2023-03-08T16:12:00Z">
        <w:r w:rsidR="00717506" w:rsidRPr="00B87411">
          <w:rPr>
            <w:rFonts w:cstheme="minorHAnsi"/>
            <w:lang w:val="en-GB"/>
          </w:rPr>
          <w:t>, a</w:t>
        </w:r>
      </w:ins>
      <w:del w:id="1024" w:author="Nabera  Abhinandan" w:date="2023-03-08T15:46:00Z">
        <w:r w:rsidR="00E15608" w:rsidRPr="00B87411" w:rsidDel="000609A7">
          <w:rPr>
            <w:rFonts w:cstheme="minorHAnsi"/>
            <w:lang w:val="en-GB"/>
            <w:rPrChange w:id="1025" w:author="Nabera  Abhinandan" w:date="2023-03-08T19:03:00Z">
              <w:rPr>
                <w:rFonts w:cstheme="minorHAnsi"/>
                <w:lang w:val="en-US"/>
              </w:rPr>
            </w:rPrChange>
          </w:rPr>
          <w:delText>Green a</w:delText>
        </w:r>
      </w:del>
      <w:r w:rsidR="00E15608" w:rsidRPr="00B87411">
        <w:rPr>
          <w:rFonts w:cstheme="minorHAnsi"/>
          <w:lang w:val="en-GB"/>
          <w:rPrChange w:id="1026" w:author="Nabera  Abhinandan" w:date="2023-03-08T19:03:00Z">
            <w:rPr>
              <w:rFonts w:cstheme="minorHAnsi"/>
              <w:lang w:val="en-US"/>
            </w:rPr>
          </w:rPrChange>
        </w:rPr>
        <w:t xml:space="preserve">mmonia produced with hydrogen from water electrolysis using on-shore wind electricity turns </w:t>
      </w:r>
      <w:del w:id="1027" w:author="Nabera  Abhinandan" w:date="2023-03-08T15:58:00Z">
        <w:r w:rsidR="00E15608" w:rsidRPr="00B87411" w:rsidDel="009330C8">
          <w:rPr>
            <w:rFonts w:cstheme="minorHAnsi"/>
            <w:lang w:val="en-GB"/>
            <w:rPrChange w:id="1028" w:author="Nabera  Abhinandan" w:date="2023-03-08T19:03:00Z">
              <w:rPr>
                <w:rFonts w:cstheme="minorHAnsi"/>
                <w:lang w:val="en-US"/>
              </w:rPr>
            </w:rPrChange>
          </w:rPr>
          <w:delText>cost-competitive</w:delText>
        </w:r>
      </w:del>
      <w:ins w:id="1029" w:author="Nabera  Abhinandan" w:date="2023-03-08T15:58:00Z">
        <w:r w:rsidR="009330C8" w:rsidRPr="00B87411">
          <w:rPr>
            <w:rFonts w:cstheme="minorHAnsi"/>
            <w:lang w:val="en-GB"/>
          </w:rPr>
          <w:t>economically appealing</w:t>
        </w:r>
      </w:ins>
      <w:r w:rsidR="00E15608" w:rsidRPr="00B87411">
        <w:rPr>
          <w:rFonts w:cstheme="minorHAnsi"/>
          <w:lang w:val="en-GB"/>
          <w:rPrChange w:id="1030" w:author="Nabera  Abhinandan" w:date="2023-03-08T19:03:00Z">
            <w:rPr>
              <w:rFonts w:cstheme="minorHAnsi"/>
              <w:lang w:val="en-US"/>
            </w:rPr>
          </w:rPrChange>
        </w:rPr>
        <w:t xml:space="preserve"> at natural gas prices of around 1,700 USD t</w:t>
      </w:r>
      <w:r w:rsidR="00E15608" w:rsidRPr="00B87411">
        <w:rPr>
          <w:vertAlign w:val="superscript"/>
          <w:lang w:val="en-GB"/>
          <w:rPrChange w:id="1031" w:author="Nabera  Abhinandan" w:date="2023-03-08T19:03:00Z">
            <w:rPr>
              <w:vertAlign w:val="superscript"/>
              <w:lang w:val="en-US"/>
            </w:rPr>
          </w:rPrChange>
        </w:rPr>
        <w:t>−</w:t>
      </w:r>
      <w:r w:rsidR="00E15608" w:rsidRPr="00B87411">
        <w:rPr>
          <w:rFonts w:cstheme="minorHAnsi"/>
          <w:vertAlign w:val="superscript"/>
          <w:lang w:val="en-GB"/>
          <w:rPrChange w:id="1032" w:author="Nabera  Abhinandan" w:date="2023-03-08T19:03:00Z">
            <w:rPr>
              <w:rFonts w:cstheme="minorHAnsi"/>
              <w:vertAlign w:val="superscript"/>
              <w:lang w:val="en-US"/>
            </w:rPr>
          </w:rPrChange>
        </w:rPr>
        <w:t>1</w:t>
      </w:r>
      <w:ins w:id="1033" w:author="Nabera  Abhinandan" w:date="2023-03-08T16:01:00Z">
        <w:r w:rsidR="003D1E8D" w:rsidRPr="00B87411">
          <w:rPr>
            <w:rFonts w:cstheme="minorHAnsi"/>
            <w:lang w:val="en-GB"/>
          </w:rPr>
          <w:t xml:space="preserve"> (</w:t>
        </w:r>
        <w:r w:rsidR="003D1E8D" w:rsidRPr="00B87411">
          <w:rPr>
            <w:rFonts w:cstheme="minorHAnsi"/>
            <w:lang w:val="en-GB"/>
            <w:rPrChange w:id="1034" w:author="Nabera  Abhinandan" w:date="2023-03-08T19:03:00Z">
              <w:rPr>
                <w:rFonts w:cstheme="minorHAnsi"/>
                <w:lang w:val="en-GB"/>
              </w:rPr>
            </w:rPrChange>
          </w:rPr>
          <w:fldChar w:fldCharType="begin"/>
        </w:r>
        <w:r w:rsidR="003D1E8D" w:rsidRPr="00B87411">
          <w:rPr>
            <w:rFonts w:cstheme="minorHAnsi"/>
            <w:lang w:val="en-GB"/>
          </w:rPr>
          <w:instrText xml:space="preserve"> REF _Ref121495662 \h  \* MERGEFORMAT </w:instrText>
        </w:r>
      </w:ins>
      <w:r w:rsidR="003D1E8D" w:rsidRPr="00B87411">
        <w:rPr>
          <w:rFonts w:cstheme="minorHAnsi"/>
          <w:lang w:val="en-GB"/>
          <w:rPrChange w:id="1035" w:author="Nabera  Abhinandan" w:date="2023-03-08T19:03:00Z">
            <w:rPr>
              <w:rFonts w:cstheme="minorHAnsi"/>
              <w:lang w:val="en-GB"/>
            </w:rPr>
          </w:rPrChange>
        </w:rPr>
      </w:r>
      <w:ins w:id="1036" w:author="Nabera  Abhinandan" w:date="2023-03-08T16:01:00Z">
        <w:r w:rsidR="003D1E8D" w:rsidRPr="00B87411">
          <w:rPr>
            <w:rFonts w:cstheme="minorHAnsi"/>
            <w:lang w:val="en-GB"/>
            <w:rPrChange w:id="1037" w:author="Nabera  Abhinandan" w:date="2023-03-08T19:03:00Z">
              <w:rPr>
                <w:rFonts w:cstheme="minorHAnsi"/>
                <w:lang w:val="en-GB"/>
              </w:rPr>
            </w:rPrChange>
          </w:rPr>
          <w:fldChar w:fldCharType="separate"/>
        </w:r>
      </w:ins>
      <w:r w:rsidR="00547CC2" w:rsidRPr="00B87411">
        <w:rPr>
          <w:rFonts w:cstheme="minorHAnsi"/>
          <w:lang w:val="en-GB"/>
          <w:rPrChange w:id="1038" w:author="Nabera  Abhinandan" w:date="2023-03-08T19:03:00Z">
            <w:rPr>
              <w:rFonts w:cstheme="minorHAnsi"/>
              <w:b/>
              <w:sz w:val="20"/>
              <w:lang w:val="en-US"/>
            </w:rPr>
          </w:rPrChange>
        </w:rPr>
        <w:t>Fig.</w:t>
      </w:r>
      <w:ins w:id="1039" w:author="Nabera  Abhinandan" w:date="2023-03-08T19:03:00Z">
        <w:r w:rsidR="00676637" w:rsidRPr="00B87411">
          <w:rPr>
            <w:rFonts w:cstheme="minorHAnsi"/>
            <w:lang w:val="en-GB"/>
          </w:rPr>
          <w:t> </w:t>
        </w:r>
      </w:ins>
      <w:del w:id="1040" w:author="Nabera  Abhinandan" w:date="2023-03-08T19:03:00Z">
        <w:r w:rsidR="00547CC2" w:rsidRPr="00B87411" w:rsidDel="00676637">
          <w:rPr>
            <w:rFonts w:cstheme="minorHAnsi"/>
            <w:lang w:val="en-GB"/>
            <w:rPrChange w:id="1041" w:author="Nabera  Abhinandan" w:date="2023-03-08T19:03:00Z">
              <w:rPr>
                <w:rFonts w:cstheme="minorHAnsi"/>
                <w:b/>
                <w:sz w:val="20"/>
                <w:lang w:val="en-US"/>
              </w:rPr>
            </w:rPrChange>
          </w:rPr>
          <w:delText xml:space="preserve"> </w:delText>
        </w:r>
      </w:del>
      <w:r w:rsidR="00547CC2" w:rsidRPr="00B87411">
        <w:rPr>
          <w:rFonts w:cstheme="minorHAnsi"/>
          <w:noProof/>
          <w:sz w:val="20"/>
          <w:lang w:val="en-GB"/>
          <w:rPrChange w:id="1042" w:author="Nabera  Abhinandan" w:date="2023-03-08T19:03:00Z">
            <w:rPr>
              <w:rFonts w:cstheme="minorHAnsi"/>
              <w:b/>
              <w:noProof/>
              <w:sz w:val="20"/>
              <w:lang w:val="en-GB"/>
            </w:rPr>
          </w:rPrChange>
        </w:rPr>
        <w:t>2</w:t>
      </w:r>
      <w:ins w:id="1043" w:author="Nabera  Abhinandan" w:date="2023-03-08T16:01:00Z">
        <w:r w:rsidR="003D1E8D" w:rsidRPr="00B87411">
          <w:rPr>
            <w:rFonts w:cstheme="minorHAnsi"/>
            <w:lang w:val="en-GB"/>
            <w:rPrChange w:id="1044" w:author="Nabera  Abhinandan" w:date="2023-03-08T19:03:00Z">
              <w:rPr>
                <w:rFonts w:cstheme="minorHAnsi"/>
                <w:lang w:val="en-GB"/>
              </w:rPr>
            </w:rPrChange>
          </w:rPr>
          <w:fldChar w:fldCharType="end"/>
        </w:r>
        <w:r w:rsidR="003D1E8D" w:rsidRPr="00B87411">
          <w:rPr>
            <w:rFonts w:cstheme="minorHAnsi"/>
            <w:lang w:val="en-GB"/>
          </w:rPr>
          <w:t>c).</w:t>
        </w:r>
      </w:ins>
      <w:del w:id="1045" w:author="Nabera  Abhinandan" w:date="2023-03-08T16:01:00Z">
        <w:r w:rsidR="00E15608" w:rsidRPr="00B87411" w:rsidDel="003D1E8D">
          <w:rPr>
            <w:rFonts w:cstheme="minorHAnsi"/>
            <w:lang w:val="en-GB"/>
            <w:rPrChange w:id="1046" w:author="Nabera  Abhinandan" w:date="2023-03-08T19:03:00Z">
              <w:rPr>
                <w:rFonts w:cstheme="minorHAnsi"/>
                <w:lang w:val="en-US"/>
              </w:rPr>
            </w:rPrChange>
          </w:rPr>
          <w:delText>.</w:delText>
        </w:r>
      </w:del>
      <w:r w:rsidR="00E15608" w:rsidRPr="00B87411">
        <w:rPr>
          <w:rFonts w:cstheme="minorHAnsi"/>
          <w:lang w:val="en-GB"/>
          <w:rPrChange w:id="1047" w:author="Nabera  Abhinandan" w:date="2023-03-08T19:03:00Z">
            <w:rPr>
              <w:rFonts w:cstheme="minorHAnsi"/>
              <w:lang w:val="en-US"/>
            </w:rPr>
          </w:rPrChange>
        </w:rPr>
        <w:t xml:space="preserve"> </w:t>
      </w:r>
      <w:ins w:id="1048" w:author="Nabera  Abhinandan" w:date="2023-03-08T15:50:00Z">
        <w:r w:rsidR="00FC6535" w:rsidRPr="00B87411">
          <w:rPr>
            <w:rFonts w:cstheme="minorHAnsi"/>
            <w:lang w:val="en-GB"/>
            <w:rPrChange w:id="1049" w:author="Nabera  Abhinandan" w:date="2023-03-08T19:03:00Z">
              <w:rPr>
                <w:rFonts w:cstheme="minorHAnsi"/>
                <w:lang w:val="en-US"/>
              </w:rPr>
            </w:rPrChange>
          </w:rPr>
          <w:t>This is d</w:t>
        </w:r>
        <w:r w:rsidR="00FC6535" w:rsidRPr="00C52832">
          <w:rPr>
            <w:rFonts w:cstheme="minorHAnsi"/>
            <w:lang w:val="en-GB"/>
            <w:rPrChange w:id="1050" w:author="Nabera  Abhinandan" w:date="2023-03-08T18:41:00Z">
              <w:rPr>
                <w:rFonts w:cstheme="minorHAnsi"/>
                <w:lang w:val="en-US"/>
              </w:rPr>
            </w:rPrChange>
          </w:rPr>
          <w:t xml:space="preserve">ue to the </w:t>
        </w:r>
        <w:r w:rsidR="000850F6" w:rsidRPr="00C52832">
          <w:rPr>
            <w:rFonts w:cstheme="minorHAnsi"/>
            <w:lang w:val="en-GB"/>
            <w:rPrChange w:id="1051" w:author="Nabera  Abhinandan" w:date="2023-03-08T18:41:00Z">
              <w:rPr>
                <w:rFonts w:cstheme="minorHAnsi"/>
                <w:lang w:val="en-US"/>
              </w:rPr>
            </w:rPrChange>
          </w:rPr>
          <w:t>lower</w:t>
        </w:r>
        <w:r w:rsidR="00FC6535" w:rsidRPr="00C52832">
          <w:rPr>
            <w:rFonts w:cstheme="minorHAnsi"/>
            <w:lang w:val="en-GB"/>
            <w:rPrChange w:id="1052" w:author="Nabera  Abhinandan" w:date="2023-03-08T18:41:00Z">
              <w:rPr>
                <w:rFonts w:cstheme="minorHAnsi"/>
                <w:lang w:val="en-US"/>
              </w:rPr>
            </w:rPrChange>
          </w:rPr>
          <w:t xml:space="preserve"> cost of hydrogen from </w:t>
        </w:r>
        <w:r w:rsidR="000850F6" w:rsidRPr="00C52832">
          <w:rPr>
            <w:rFonts w:cstheme="minorHAnsi"/>
            <w:lang w:val="en-GB"/>
            <w:rPrChange w:id="1053" w:author="Nabera  Abhinandan" w:date="2023-03-08T18:41:00Z">
              <w:rPr>
                <w:rFonts w:cstheme="minorHAnsi"/>
                <w:lang w:val="en-US"/>
              </w:rPr>
            </w:rPrChange>
          </w:rPr>
          <w:t>wind</w:t>
        </w:r>
        <w:r w:rsidR="00FC6535" w:rsidRPr="00C52832">
          <w:rPr>
            <w:rFonts w:cstheme="minorHAnsi"/>
            <w:lang w:val="en-GB"/>
            <w:rPrChange w:id="1054" w:author="Nabera  Abhinandan" w:date="2023-03-08T18:41:00Z">
              <w:rPr>
                <w:rFonts w:cstheme="minorHAnsi"/>
                <w:lang w:val="en-US"/>
              </w:rPr>
            </w:rPrChange>
          </w:rPr>
          <w:t xml:space="preserve">-based electrolysis, which shows a </w:t>
        </w:r>
      </w:ins>
      <w:ins w:id="1055" w:author="Nabera  Abhinandan" w:date="2023-03-08T15:59:00Z">
        <w:r w:rsidR="00F51ADC" w:rsidRPr="00C52832">
          <w:rPr>
            <w:rFonts w:cstheme="minorHAnsi"/>
            <w:lang w:val="en-GB"/>
            <w:rPrChange w:id="1056" w:author="Nabera  Abhinandan" w:date="2023-03-08T18:41:00Z">
              <w:rPr>
                <w:rFonts w:cstheme="minorHAnsi"/>
                <w:lang w:val="en-US"/>
              </w:rPr>
            </w:rPrChange>
          </w:rPr>
          <w:t>higher</w:t>
        </w:r>
      </w:ins>
      <w:ins w:id="1057" w:author="Nabera  Abhinandan" w:date="2023-03-08T15:50:00Z">
        <w:r w:rsidR="00FC6535" w:rsidRPr="00C52832">
          <w:rPr>
            <w:rFonts w:cstheme="minorHAnsi"/>
            <w:lang w:val="en-GB"/>
            <w:rPrChange w:id="1058" w:author="Nabera  Abhinandan" w:date="2023-03-08T18:41:00Z">
              <w:rPr>
                <w:rFonts w:cstheme="minorHAnsi"/>
                <w:lang w:val="en-US"/>
              </w:rPr>
            </w:rPrChange>
          </w:rPr>
          <w:t xml:space="preserve"> capacity factor compared to </w:t>
        </w:r>
      </w:ins>
      <w:ins w:id="1059" w:author="Nabera  Abhinandan" w:date="2023-03-08T15:55:00Z">
        <w:r w:rsidR="00C643E4" w:rsidRPr="00C52832">
          <w:rPr>
            <w:rFonts w:cstheme="minorHAnsi"/>
            <w:lang w:val="en-GB"/>
            <w:rPrChange w:id="1060" w:author="Nabera  Abhinandan" w:date="2023-03-08T18:41:00Z">
              <w:rPr>
                <w:rFonts w:cstheme="minorHAnsi"/>
                <w:lang w:val="en-US"/>
              </w:rPr>
            </w:rPrChange>
          </w:rPr>
          <w:t>solar</w:t>
        </w:r>
        <w:r w:rsidR="009174A7" w:rsidRPr="00C52832">
          <w:rPr>
            <w:rFonts w:cstheme="minorHAnsi"/>
            <w:lang w:val="en-GB"/>
            <w:rPrChange w:id="1061" w:author="Nabera  Abhinandan" w:date="2023-03-08T18:41:00Z">
              <w:rPr>
                <w:rFonts w:cstheme="minorHAnsi"/>
                <w:lang w:val="en-US"/>
              </w:rPr>
            </w:rPrChange>
          </w:rPr>
          <w:t xml:space="preserve"> PV</w:t>
        </w:r>
        <w:r w:rsidR="00574F91" w:rsidRPr="00C52832">
          <w:rPr>
            <w:rFonts w:cstheme="minorHAnsi"/>
            <w:lang w:val="en-GB"/>
            <w:rPrChange w:id="1062" w:author="Nabera  Abhinandan" w:date="2023-03-08T18:41:00Z">
              <w:rPr>
                <w:rFonts w:cstheme="minorHAnsi"/>
                <w:lang w:val="en-US"/>
              </w:rPr>
            </w:rPrChange>
          </w:rPr>
          <w:t xml:space="preserve"> </w:t>
        </w:r>
      </w:ins>
      <w:ins w:id="1063" w:author="Nabera  Abhinandan" w:date="2023-03-08T15:50:00Z">
        <w:r w:rsidR="00FC6535" w:rsidRPr="00C52832">
          <w:rPr>
            <w:rFonts w:cstheme="minorHAnsi"/>
            <w:lang w:val="en-GB"/>
            <w:rPrChange w:id="1064" w:author="Nabera  Abhinandan" w:date="2023-03-08T18:41:00Z">
              <w:rPr>
                <w:rFonts w:cstheme="minorHAnsi"/>
                <w:lang w:val="en-US"/>
              </w:rPr>
            </w:rPrChange>
          </w:rPr>
          <w:t xml:space="preserve">(16.1 to 17.5%, for solar PV, </w:t>
        </w:r>
        <w:r w:rsidR="00FC6535" w:rsidRPr="00C52832">
          <w:rPr>
            <w:rFonts w:cstheme="minorHAnsi"/>
            <w:i/>
            <w:lang w:val="en-GB"/>
            <w:rPrChange w:id="1065" w:author="Nabera  Abhinandan" w:date="2023-03-08T18:41:00Z">
              <w:rPr>
                <w:rFonts w:cstheme="minorHAnsi"/>
                <w:i/>
                <w:lang w:val="en-US"/>
              </w:rPr>
            </w:rPrChange>
          </w:rPr>
          <w:t>v</w:t>
        </w:r>
        <w:r w:rsidR="00FC6535" w:rsidRPr="00C52832">
          <w:rPr>
            <w:rFonts w:cstheme="minorHAnsi"/>
            <w:lang w:val="en-GB"/>
            <w:rPrChange w:id="1066" w:author="Nabera  Abhinandan" w:date="2023-03-08T18:41:00Z">
              <w:rPr>
                <w:rFonts w:cstheme="minorHAnsi"/>
                <w:lang w:val="en-US"/>
              </w:rPr>
            </w:rPrChange>
          </w:rPr>
          <w:t>s. 35.6% to 39% for wind)</w:t>
        </w:r>
        <w:r w:rsidR="00FC6535" w:rsidRPr="00C52832">
          <w:rPr>
            <w:rFonts w:cstheme="minorHAnsi"/>
            <w:lang w:val="en-GB"/>
            <w:rPrChange w:id="1067" w:author="Nabera  Abhinandan" w:date="2023-03-08T18:41:00Z">
              <w:rPr>
                <w:rFonts w:cstheme="minorHAnsi"/>
                <w:lang w:val="en-US"/>
              </w:rPr>
            </w:rPrChange>
          </w:rPr>
          <w:fldChar w:fldCharType="begin"/>
        </w:r>
        <w:r w:rsidR="00FC6535" w:rsidRPr="00C52832">
          <w:rPr>
            <w:rFonts w:cstheme="minorHAnsi"/>
            <w:lang w:val="en-GB"/>
            <w:rPrChange w:id="1068" w:author="Nabera  Abhinandan" w:date="2023-03-08T18:41:00Z">
              <w:rPr>
                <w:rFonts w:cstheme="minorHAnsi"/>
                <w:lang w:val="en-US"/>
              </w:rPr>
            </w:rPrChange>
          </w:rPr>
          <w:instrText xml:space="preserve"> ADDIN ZOTERO_ITEM CSL_CITATION {"citationID":"4WsfGQvU","properties":{"formattedCitation":"\\super 32\\nosupersub{}","plainCitation":"32","noteIndex":0},"citationItems":[{"id":21420,"uris":["http://zotero.org/users/9157291/items/TXYNLTG5"],"itemData":{"id":21420,"type":"report","event-place":"Abu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FC6535" w:rsidRPr="00C52832">
          <w:rPr>
            <w:rFonts w:cstheme="minorHAnsi"/>
            <w:lang w:val="en-GB"/>
            <w:rPrChange w:id="1069" w:author="Nabera  Abhinandan" w:date="2023-03-08T18:41:00Z">
              <w:rPr>
                <w:rFonts w:cstheme="minorHAnsi"/>
                <w:lang w:val="en-US"/>
              </w:rPr>
            </w:rPrChange>
          </w:rPr>
          <w:fldChar w:fldCharType="separate"/>
        </w:r>
        <w:r w:rsidR="00FC6535" w:rsidRPr="00C52832">
          <w:rPr>
            <w:rFonts w:ascii="Calibri" w:hAnsi="Calibri" w:cs="Calibri"/>
            <w:szCs w:val="24"/>
            <w:vertAlign w:val="superscript"/>
            <w:lang w:val="en-GB"/>
            <w:rPrChange w:id="1070" w:author="Nabera  Abhinandan" w:date="2023-03-08T18:41:00Z">
              <w:rPr>
                <w:rFonts w:ascii="Calibri" w:hAnsi="Calibri" w:cs="Calibri"/>
                <w:szCs w:val="24"/>
                <w:vertAlign w:val="superscript"/>
                <w:lang w:val="en-US"/>
              </w:rPr>
            </w:rPrChange>
          </w:rPr>
          <w:t>32</w:t>
        </w:r>
        <w:r w:rsidR="00FC6535" w:rsidRPr="00C52832">
          <w:rPr>
            <w:rFonts w:cstheme="minorHAnsi"/>
            <w:lang w:val="en-GB"/>
            <w:rPrChange w:id="1071" w:author="Nabera  Abhinandan" w:date="2023-03-08T18:41:00Z">
              <w:rPr>
                <w:rFonts w:cstheme="minorHAnsi"/>
                <w:lang w:val="en-US"/>
              </w:rPr>
            </w:rPrChange>
          </w:rPr>
          <w:fldChar w:fldCharType="end"/>
        </w:r>
        <w:r w:rsidR="00FC6535" w:rsidRPr="00C52832">
          <w:rPr>
            <w:rFonts w:cstheme="minorHAnsi"/>
            <w:lang w:val="en-GB"/>
            <w:rPrChange w:id="1072" w:author="Nabera  Abhinandan" w:date="2023-03-08T18:41:00Z">
              <w:rPr>
                <w:rFonts w:cstheme="minorHAnsi"/>
                <w:lang w:val="en-US"/>
              </w:rPr>
            </w:rPrChange>
          </w:rPr>
          <w:t xml:space="preserve">. </w:t>
        </w:r>
      </w:ins>
      <w:r w:rsidR="00E15608" w:rsidRPr="00C52832">
        <w:rPr>
          <w:rFonts w:cstheme="minorHAnsi"/>
          <w:lang w:val="en-GB"/>
          <w:rPrChange w:id="1073" w:author="Nabera  Abhinandan" w:date="2023-03-08T18:41:00Z">
            <w:rPr>
              <w:rFonts w:cstheme="minorHAnsi"/>
              <w:lang w:val="en-US"/>
            </w:rPr>
          </w:rPrChange>
        </w:rPr>
        <w:t xml:space="preserve">Hence, </w:t>
      </w:r>
      <w:del w:id="1074" w:author="Nabera  Abhinandan" w:date="2023-03-08T16:03:00Z">
        <w:r w:rsidR="00E15608" w:rsidRPr="00C52832" w:rsidDel="003633B7">
          <w:rPr>
            <w:rFonts w:cstheme="minorHAnsi"/>
            <w:lang w:val="en-GB"/>
            <w:rPrChange w:id="1075" w:author="Nabera  Abhinandan" w:date="2023-03-08T18:41:00Z">
              <w:rPr>
                <w:rFonts w:cstheme="minorHAnsi"/>
                <w:lang w:val="en-US"/>
              </w:rPr>
            </w:rPrChange>
          </w:rPr>
          <w:delText xml:space="preserve">we find that </w:delText>
        </w:r>
      </w:del>
      <w:del w:id="1076" w:author="Nabera  Abhinandan" w:date="2023-03-08T15:56:00Z">
        <w:r w:rsidR="00E15608" w:rsidRPr="00C52832" w:rsidDel="00D46FEE">
          <w:rPr>
            <w:rFonts w:cstheme="minorHAnsi"/>
            <w:lang w:val="en-GB"/>
            <w:rPrChange w:id="1077" w:author="Nabera  Abhinandan" w:date="2023-03-08T18:41:00Z">
              <w:rPr>
                <w:rFonts w:cstheme="minorHAnsi"/>
                <w:lang w:val="en-US"/>
              </w:rPr>
            </w:rPrChange>
          </w:rPr>
          <w:delText xml:space="preserve">green ammonia </w:delText>
        </w:r>
        <w:r w:rsidR="00E15608" w:rsidRPr="00C52832" w:rsidDel="00D46FEE">
          <w:rPr>
            <w:rFonts w:cstheme="minorHAnsi"/>
            <w:i/>
            <w:lang w:val="en-GB"/>
            <w:rPrChange w:id="1078" w:author="Nabera  Abhinandan" w:date="2023-03-08T18:41:00Z">
              <w:rPr>
                <w:rFonts w:cstheme="minorHAnsi"/>
                <w:i/>
                <w:lang w:val="en-US"/>
              </w:rPr>
            </w:rPrChange>
          </w:rPr>
          <w:delText>via</w:delText>
        </w:r>
        <w:r w:rsidR="00E15608" w:rsidRPr="00C52832" w:rsidDel="00D46FEE">
          <w:rPr>
            <w:rFonts w:cstheme="minorHAnsi"/>
            <w:lang w:val="en-GB"/>
            <w:rPrChange w:id="1079" w:author="Nabera  Abhinandan" w:date="2023-03-08T18:41:00Z">
              <w:rPr>
                <w:rFonts w:cstheme="minorHAnsi"/>
                <w:lang w:val="en-US"/>
              </w:rPr>
            </w:rPrChange>
          </w:rPr>
          <w:delText xml:space="preserve"> </w:delText>
        </w:r>
      </w:del>
      <w:r w:rsidR="00E15608" w:rsidRPr="00C52832">
        <w:rPr>
          <w:rFonts w:cstheme="minorHAnsi"/>
          <w:lang w:val="en-GB"/>
          <w:rPrChange w:id="1080" w:author="Nabera  Abhinandan" w:date="2023-03-08T18:41:00Z">
            <w:rPr>
              <w:rFonts w:cstheme="minorHAnsi"/>
              <w:lang w:val="en-US"/>
            </w:rPr>
          </w:rPrChange>
        </w:rPr>
        <w:t xml:space="preserve">wind-based </w:t>
      </w:r>
      <w:ins w:id="1081" w:author="Nabera  Abhinandan" w:date="2023-03-08T15:56:00Z">
        <w:r w:rsidR="00D46FEE" w:rsidRPr="00D24C8D">
          <w:rPr>
            <w:rFonts w:cstheme="minorHAnsi"/>
            <w:lang w:val="en-GB"/>
          </w:rPr>
          <w:t>ammonia</w:t>
        </w:r>
      </w:ins>
      <w:del w:id="1082" w:author="Nabera  Abhinandan" w:date="2023-03-08T15:56:00Z">
        <w:r w:rsidR="00E15608" w:rsidRPr="00C52832" w:rsidDel="00D46FEE">
          <w:rPr>
            <w:rFonts w:cstheme="minorHAnsi"/>
            <w:lang w:val="en-GB"/>
            <w:rPrChange w:id="1083" w:author="Nabera  Abhinandan" w:date="2023-03-08T18:41:00Z">
              <w:rPr>
                <w:rFonts w:cstheme="minorHAnsi"/>
                <w:lang w:val="en-US"/>
              </w:rPr>
            </w:rPrChange>
          </w:rPr>
          <w:delText>electrolysis</w:delText>
        </w:r>
      </w:del>
      <w:r w:rsidR="00E15608" w:rsidRPr="00C52832">
        <w:rPr>
          <w:rFonts w:cstheme="minorHAnsi"/>
          <w:lang w:val="en-GB"/>
          <w:rPrChange w:id="1084" w:author="Nabera  Abhinandan" w:date="2023-03-08T18:41:00Z">
            <w:rPr>
              <w:rFonts w:cstheme="minorHAnsi"/>
              <w:lang w:val="en-US"/>
            </w:rPr>
          </w:rPrChange>
        </w:rPr>
        <w:t xml:space="preserve"> became cost-competitive</w:t>
      </w:r>
      <w:del w:id="1085" w:author="Nabera  Abhinandan" w:date="2023-03-08T15:56:00Z">
        <w:r w:rsidR="00E15608" w:rsidRPr="00C52832" w:rsidDel="00D46FEE">
          <w:rPr>
            <w:rFonts w:cstheme="minorHAnsi"/>
            <w:lang w:val="en-GB"/>
            <w:rPrChange w:id="1086" w:author="Nabera  Abhinandan" w:date="2023-03-08T18:41:00Z">
              <w:rPr>
                <w:rFonts w:cstheme="minorHAnsi"/>
                <w:lang w:val="en-US"/>
              </w:rPr>
            </w:rPrChange>
          </w:rPr>
          <w:delText xml:space="preserve"> relative to fossil </w:delText>
        </w:r>
      </w:del>
      <w:del w:id="1087" w:author="Nabera  Abhinandan" w:date="2023-03-08T15:55:00Z">
        <w:r w:rsidR="00E15608" w:rsidRPr="00C52832" w:rsidDel="002C3C68">
          <w:rPr>
            <w:rFonts w:cstheme="minorHAnsi"/>
            <w:lang w:val="en-GB"/>
            <w:rPrChange w:id="1088" w:author="Nabera  Abhinandan" w:date="2023-03-08T18:41:00Z">
              <w:rPr>
                <w:rFonts w:cstheme="minorHAnsi"/>
                <w:lang w:val="en-US"/>
              </w:rPr>
            </w:rPrChange>
          </w:rPr>
          <w:delText>ammonia</w:delText>
        </w:r>
      </w:del>
      <w:del w:id="1089" w:author="Nabera  Abhinandan" w:date="2023-03-08T15:56:00Z">
        <w:r w:rsidR="00E15608" w:rsidRPr="00C52832" w:rsidDel="00D46FEE">
          <w:rPr>
            <w:rFonts w:cstheme="minorHAnsi"/>
            <w:lang w:val="en-GB"/>
            <w:rPrChange w:id="1090" w:author="Nabera  Abhinandan" w:date="2023-03-08T18:41:00Z">
              <w:rPr>
                <w:rFonts w:cstheme="minorHAnsi"/>
                <w:lang w:val="en-US"/>
              </w:rPr>
            </w:rPrChange>
          </w:rPr>
          <w:delText xml:space="preserve"> from</w:delText>
        </w:r>
      </w:del>
      <w:ins w:id="1091" w:author="Nabera  Abhinandan" w:date="2023-03-08T15:56:00Z">
        <w:r w:rsidR="00D46FEE" w:rsidRPr="00D24C8D">
          <w:rPr>
            <w:rFonts w:cstheme="minorHAnsi"/>
            <w:lang w:val="en-GB"/>
          </w:rPr>
          <w:t xml:space="preserve"> from</w:t>
        </w:r>
      </w:ins>
      <w:r w:rsidR="00E15608" w:rsidRPr="00C52832">
        <w:rPr>
          <w:rFonts w:cstheme="minorHAnsi"/>
          <w:lang w:val="en-GB"/>
          <w:rPrChange w:id="1092" w:author="Nabera  Abhinandan" w:date="2023-03-08T18:41:00Z">
            <w:rPr>
              <w:rFonts w:cstheme="minorHAnsi"/>
              <w:lang w:val="en-US"/>
            </w:rPr>
          </w:rPrChange>
        </w:rPr>
        <w:t xml:space="preserve"> December 2021 to October 2022 for </w:t>
      </w:r>
      <w:del w:id="1093" w:author="Nabera  Abhinandan" w:date="2023-03-03T09:51:00Z">
        <w:r w:rsidR="00E15608" w:rsidRPr="00C52832" w:rsidDel="008B3A80">
          <w:rPr>
            <w:rFonts w:cstheme="minorHAnsi"/>
            <w:lang w:val="en-GB"/>
            <w:rPrChange w:id="1094" w:author="Nabera  Abhinandan" w:date="2023-03-08T18:41:00Z">
              <w:rPr>
                <w:rFonts w:cstheme="minorHAnsi"/>
                <w:lang w:val="en-US"/>
              </w:rPr>
            </w:rPrChange>
          </w:rPr>
          <w:delText xml:space="preserve">a period of </w:delText>
        </w:r>
      </w:del>
      <w:r w:rsidR="00E15608" w:rsidRPr="00C52832">
        <w:rPr>
          <w:rFonts w:cstheme="minorHAnsi"/>
          <w:lang w:val="en-GB"/>
          <w:rPrChange w:id="1095" w:author="Nabera  Abhinandan" w:date="2023-03-08T18:41:00Z">
            <w:rPr>
              <w:rFonts w:cstheme="minorHAnsi"/>
              <w:lang w:val="en-US"/>
            </w:rPr>
          </w:rPrChange>
        </w:rPr>
        <w:t>six months (</w:t>
      </w:r>
      <w:r w:rsidR="00E15608" w:rsidRPr="00C52832">
        <w:rPr>
          <w:rFonts w:cstheme="minorHAnsi"/>
          <w:lang w:val="en-GB"/>
          <w:rPrChange w:id="1096" w:author="Nabera  Abhinandan" w:date="2023-03-08T18:41:00Z">
            <w:rPr>
              <w:rFonts w:cstheme="minorHAnsi"/>
            </w:rPr>
          </w:rPrChange>
        </w:rPr>
        <w:fldChar w:fldCharType="begin"/>
      </w:r>
      <w:r w:rsidR="00E15608" w:rsidRPr="00C52832">
        <w:rPr>
          <w:rFonts w:cstheme="minorHAnsi"/>
          <w:lang w:val="en-GB"/>
          <w:rPrChange w:id="1097" w:author="Nabera  Abhinandan" w:date="2023-03-08T18:41:00Z">
            <w:rPr>
              <w:rFonts w:cstheme="minorHAnsi"/>
              <w:lang w:val="en-US"/>
            </w:rPr>
          </w:rPrChange>
        </w:rPr>
        <w:instrText xml:space="preserve"> REF _Ref121495662 \h  \* MERGEFORMAT </w:instrText>
      </w:r>
      <w:r w:rsidR="00E15608" w:rsidRPr="00C52832">
        <w:rPr>
          <w:rFonts w:cstheme="minorHAnsi"/>
          <w:lang w:val="en-GB"/>
          <w:rPrChange w:id="1098" w:author="Nabera  Abhinandan" w:date="2023-03-08T18:41:00Z">
            <w:rPr>
              <w:rFonts w:cstheme="minorHAnsi"/>
              <w:lang w:val="en-GB"/>
            </w:rPr>
          </w:rPrChange>
        </w:rPr>
      </w:r>
      <w:r w:rsidR="00E15608" w:rsidRPr="00C52832">
        <w:rPr>
          <w:rFonts w:cstheme="minorHAnsi"/>
          <w:lang w:val="en-GB"/>
          <w:rPrChange w:id="1099" w:author="Nabera  Abhinandan" w:date="2023-03-08T18:41:00Z">
            <w:rPr>
              <w:rFonts w:cstheme="minorHAnsi"/>
            </w:rPr>
          </w:rPrChange>
        </w:rPr>
        <w:fldChar w:fldCharType="separate"/>
      </w:r>
      <w:r w:rsidR="00547CC2" w:rsidRPr="00547CC2">
        <w:rPr>
          <w:rFonts w:cstheme="minorHAnsi"/>
          <w:lang w:val="en-GB"/>
          <w:rPrChange w:id="1100" w:author="Nabera  Abhinandan" w:date="2023-03-08T18:41:00Z">
            <w:rPr>
              <w:rFonts w:cstheme="minorHAnsi"/>
              <w:b/>
              <w:sz w:val="20"/>
              <w:lang w:val="en-US"/>
            </w:rPr>
          </w:rPrChange>
        </w:rPr>
        <w:t xml:space="preserve">Fig. </w:t>
      </w:r>
      <w:r w:rsidR="00547CC2" w:rsidRPr="00547CC2">
        <w:rPr>
          <w:rFonts w:cstheme="minorHAnsi"/>
          <w:lang w:val="en-GB"/>
        </w:rPr>
        <w:t>2</w:t>
      </w:r>
      <w:r w:rsidR="00E15608" w:rsidRPr="00C52832">
        <w:rPr>
          <w:rFonts w:cstheme="minorHAnsi"/>
          <w:lang w:val="en-GB"/>
          <w:rPrChange w:id="1101" w:author="Nabera  Abhinandan" w:date="2023-03-08T18:41:00Z">
            <w:rPr>
              <w:rFonts w:cstheme="minorHAnsi"/>
            </w:rPr>
          </w:rPrChange>
        </w:rPr>
        <w:fldChar w:fldCharType="end"/>
      </w:r>
      <w:ins w:id="1102" w:author="Nabera  Abhinandan" w:date="2023-03-08T16:00:00Z">
        <w:r w:rsidR="007865E5" w:rsidRPr="00D24C8D">
          <w:rPr>
            <w:rFonts w:cstheme="minorHAnsi"/>
            <w:lang w:val="en-GB"/>
          </w:rPr>
          <w:t>c</w:t>
        </w:r>
      </w:ins>
      <w:del w:id="1103" w:author="Nabera  Abhinandan" w:date="2023-03-08T16:00:00Z">
        <w:r w:rsidR="00E15608" w:rsidRPr="00C52832" w:rsidDel="007865E5">
          <w:rPr>
            <w:rFonts w:cstheme="minorHAnsi"/>
            <w:lang w:val="en-GB"/>
            <w:rPrChange w:id="1104" w:author="Nabera  Abhinandan" w:date="2023-03-08T18:41:00Z">
              <w:rPr>
                <w:rFonts w:cstheme="minorHAnsi"/>
                <w:lang w:val="en-US"/>
              </w:rPr>
            </w:rPrChange>
          </w:rPr>
          <w:delText>a</w:delText>
        </w:r>
      </w:del>
      <w:r w:rsidR="00E15608" w:rsidRPr="00C52832">
        <w:rPr>
          <w:rFonts w:cstheme="minorHAnsi"/>
          <w:lang w:val="en-GB"/>
          <w:rPrChange w:id="1105" w:author="Nabera  Abhinandan" w:date="2023-03-08T18:41:00Z">
            <w:rPr>
              <w:rFonts w:cstheme="minorHAnsi"/>
              <w:lang w:val="en-US"/>
            </w:rPr>
          </w:rPrChange>
        </w:rPr>
        <w:t xml:space="preserve">), with production costs </w:t>
      </w:r>
      <w:del w:id="1106" w:author="Nabera  Abhinandan" w:date="2023-03-08T16:03:00Z">
        <w:r w:rsidR="00E15608" w:rsidRPr="00C52832" w:rsidDel="003633B7">
          <w:rPr>
            <w:rFonts w:cstheme="minorHAnsi"/>
            <w:lang w:val="en-GB"/>
            <w:rPrChange w:id="1107" w:author="Nabera  Abhinandan" w:date="2023-03-08T18:41:00Z">
              <w:rPr>
                <w:rFonts w:cstheme="minorHAnsi"/>
                <w:lang w:val="en-US"/>
              </w:rPr>
            </w:rPrChange>
          </w:rPr>
          <w:delText>in the range</w:delText>
        </w:r>
      </w:del>
      <w:ins w:id="1108" w:author="Nabera  Abhinandan" w:date="2023-03-08T16:03:00Z">
        <w:r w:rsidR="003633B7" w:rsidRPr="00D24C8D">
          <w:rPr>
            <w:rFonts w:cstheme="minorHAnsi"/>
            <w:lang w:val="en-GB"/>
          </w:rPr>
          <w:t>ra</w:t>
        </w:r>
        <w:r w:rsidR="003633B7" w:rsidRPr="00547CC2">
          <w:rPr>
            <w:rFonts w:cstheme="minorHAnsi"/>
            <w:lang w:val="en-GB"/>
          </w:rPr>
          <w:t>nging</w:t>
        </w:r>
      </w:ins>
      <w:r w:rsidR="00E15608" w:rsidRPr="00C52832">
        <w:rPr>
          <w:rFonts w:cstheme="minorHAnsi"/>
          <w:lang w:val="en-GB"/>
          <w:rPrChange w:id="1109" w:author="Nabera  Abhinandan" w:date="2023-03-08T18:41:00Z">
            <w:rPr>
              <w:rFonts w:cstheme="minorHAnsi"/>
              <w:lang w:val="en-US"/>
            </w:rPr>
          </w:rPrChange>
        </w:rPr>
        <w:t xml:space="preserve"> from 1,290 to 1,590 USD t</w:t>
      </w:r>
      <w:r w:rsidR="00E15608" w:rsidRPr="00C52832">
        <w:rPr>
          <w:vertAlign w:val="superscript"/>
          <w:lang w:val="en-GB"/>
          <w:rPrChange w:id="1110" w:author="Nabera  Abhinandan" w:date="2023-03-08T18:41:00Z">
            <w:rPr>
              <w:vertAlign w:val="superscript"/>
              <w:lang w:val="en-US"/>
            </w:rPr>
          </w:rPrChange>
        </w:rPr>
        <w:t>−</w:t>
      </w:r>
      <w:r w:rsidR="00E15608" w:rsidRPr="00C52832">
        <w:rPr>
          <w:rFonts w:cstheme="minorHAnsi"/>
          <w:vertAlign w:val="superscript"/>
          <w:lang w:val="en-GB"/>
          <w:rPrChange w:id="1111" w:author="Nabera  Abhinandan" w:date="2023-03-08T18:41:00Z">
            <w:rPr>
              <w:rFonts w:cstheme="minorHAnsi"/>
              <w:vertAlign w:val="superscript"/>
              <w:lang w:val="en-US"/>
            </w:rPr>
          </w:rPrChange>
        </w:rPr>
        <w:t>1</w:t>
      </w:r>
      <w:r w:rsidR="00E15608" w:rsidRPr="00C52832">
        <w:rPr>
          <w:rFonts w:cstheme="minorHAnsi"/>
          <w:lang w:val="en-GB"/>
          <w:rPrChange w:id="1112" w:author="Nabera  Abhinandan" w:date="2023-03-08T18:41:00Z">
            <w:rPr>
              <w:rFonts w:cstheme="minorHAnsi"/>
              <w:lang w:val="en-US"/>
            </w:rPr>
          </w:rPrChange>
        </w:rPr>
        <w:t xml:space="preserve"> ammonia. </w:t>
      </w:r>
      <w:del w:id="1113" w:author="Nabera  Abhinandan" w:date="2023-03-08T15:44:00Z">
        <w:r w:rsidR="00E15608" w:rsidRPr="00C52832" w:rsidDel="00C118C5">
          <w:rPr>
            <w:rFonts w:cstheme="minorHAnsi"/>
            <w:lang w:val="en-GB"/>
            <w:rPrChange w:id="1114" w:author="Nabera  Abhinandan" w:date="2023-03-08T18:41:00Z">
              <w:rPr>
                <w:rFonts w:cstheme="minorHAnsi"/>
                <w:lang w:val="en-US"/>
              </w:rPr>
            </w:rPrChange>
          </w:rPr>
          <w:delText xml:space="preserve">In contrast, green ammonia </w:delText>
        </w:r>
        <w:r w:rsidR="00E15608" w:rsidRPr="00C52832" w:rsidDel="00C118C5">
          <w:rPr>
            <w:rFonts w:cstheme="minorHAnsi"/>
            <w:i/>
            <w:lang w:val="en-GB"/>
            <w:rPrChange w:id="1115" w:author="Nabera  Abhinandan" w:date="2023-03-08T18:41:00Z">
              <w:rPr>
                <w:rFonts w:cstheme="minorHAnsi"/>
                <w:i/>
                <w:lang w:val="en-US"/>
              </w:rPr>
            </w:rPrChange>
          </w:rPr>
          <w:delText>via</w:delText>
        </w:r>
        <w:r w:rsidR="00E15608" w:rsidRPr="00C52832" w:rsidDel="00C118C5">
          <w:rPr>
            <w:rFonts w:cstheme="minorHAnsi"/>
            <w:lang w:val="en-GB"/>
            <w:rPrChange w:id="1116" w:author="Nabera  Abhinandan" w:date="2023-03-08T18:41:00Z">
              <w:rPr>
                <w:rFonts w:cstheme="minorHAnsi"/>
                <w:lang w:val="en-US"/>
              </w:rPr>
            </w:rPrChange>
          </w:rPr>
          <w:delText xml:space="preserve"> solar PV-based electrolytic hydrogen became competitive around the peak of natural gas spot prices in August 2022 (</w:delText>
        </w:r>
        <w:r w:rsidR="00E15608" w:rsidRPr="00C52832" w:rsidDel="00C118C5">
          <w:rPr>
            <w:rFonts w:cstheme="minorHAnsi"/>
            <w:lang w:val="en-GB"/>
            <w:rPrChange w:id="1117" w:author="Nabera  Abhinandan" w:date="2023-03-08T18:41:00Z">
              <w:rPr>
                <w:rFonts w:cstheme="minorHAnsi"/>
              </w:rPr>
            </w:rPrChange>
          </w:rPr>
          <w:fldChar w:fldCharType="begin"/>
        </w:r>
        <w:r w:rsidR="00E15608" w:rsidRPr="00C52832" w:rsidDel="00C118C5">
          <w:rPr>
            <w:rFonts w:cstheme="minorHAnsi"/>
            <w:lang w:val="en-GB"/>
            <w:rPrChange w:id="1118" w:author="Nabera  Abhinandan" w:date="2023-03-08T18:41:00Z">
              <w:rPr>
                <w:rFonts w:cstheme="minorHAnsi"/>
                <w:lang w:val="en-US"/>
              </w:rPr>
            </w:rPrChange>
          </w:rPr>
          <w:delInstrText xml:space="preserve"> REF _Ref121495662 \h  \* MERGEFORMAT </w:delInstrText>
        </w:r>
        <w:r w:rsidR="00E15608" w:rsidRPr="00C52832" w:rsidDel="00C118C5">
          <w:rPr>
            <w:rFonts w:cstheme="minorHAnsi"/>
            <w:lang w:val="en-GB"/>
            <w:rPrChange w:id="1119" w:author="Nabera  Abhinandan" w:date="2023-03-08T18:41:00Z">
              <w:rPr>
                <w:rFonts w:cstheme="minorHAnsi"/>
                <w:lang w:val="en-GB"/>
              </w:rPr>
            </w:rPrChange>
          </w:rPr>
        </w:r>
        <w:r w:rsidR="00E15608" w:rsidRPr="00C52832" w:rsidDel="00C118C5">
          <w:rPr>
            <w:rFonts w:cstheme="minorHAnsi"/>
            <w:lang w:val="en-GB"/>
            <w:rPrChange w:id="1120" w:author="Nabera  Abhinandan" w:date="2023-03-08T18:41:00Z">
              <w:rPr>
                <w:rFonts w:cstheme="minorHAnsi"/>
              </w:rPr>
            </w:rPrChange>
          </w:rPr>
          <w:fldChar w:fldCharType="separate"/>
        </w:r>
        <w:r w:rsidR="00E15608" w:rsidRPr="00C52832" w:rsidDel="00C118C5">
          <w:rPr>
            <w:rFonts w:cstheme="minorHAnsi"/>
            <w:lang w:val="en-GB"/>
            <w:rPrChange w:id="1121" w:author="Nabera  Abhinandan" w:date="2023-03-08T18:41:00Z">
              <w:rPr>
                <w:rFonts w:cstheme="minorHAnsi"/>
                <w:lang w:val="en-US"/>
              </w:rPr>
            </w:rPrChange>
          </w:rPr>
          <w:delText xml:space="preserve">Fig. </w:delText>
        </w:r>
        <w:r w:rsidR="00E15608" w:rsidRPr="00C52832" w:rsidDel="00C118C5">
          <w:rPr>
            <w:rFonts w:cstheme="minorHAnsi"/>
            <w:lang w:val="en-GB"/>
            <w:rPrChange w:id="1122" w:author="Nabera  Abhinandan" w:date="2023-03-08T18:41:00Z">
              <w:rPr>
                <w:rFonts w:cstheme="minorHAnsi"/>
                <w:noProof/>
                <w:lang w:val="en-US"/>
              </w:rPr>
            </w:rPrChange>
          </w:rPr>
          <w:delText>2</w:delText>
        </w:r>
        <w:r w:rsidR="00E15608" w:rsidRPr="00C52832" w:rsidDel="00C118C5">
          <w:rPr>
            <w:rFonts w:cstheme="minorHAnsi"/>
            <w:lang w:val="en-GB"/>
            <w:rPrChange w:id="1123" w:author="Nabera  Abhinandan" w:date="2023-03-08T18:41:00Z">
              <w:rPr>
                <w:rFonts w:cstheme="minorHAnsi"/>
              </w:rPr>
            </w:rPrChange>
          </w:rPr>
          <w:fldChar w:fldCharType="end"/>
        </w:r>
        <w:r w:rsidR="00E15608" w:rsidRPr="00C52832" w:rsidDel="00C118C5">
          <w:rPr>
            <w:rFonts w:cstheme="minorHAnsi"/>
            <w:lang w:val="en-GB"/>
            <w:rPrChange w:id="1124" w:author="Nabera  Abhinandan" w:date="2023-03-08T18:41:00Z">
              <w:rPr>
                <w:rFonts w:cstheme="minorHAnsi"/>
                <w:lang w:val="en-US"/>
              </w:rPr>
            </w:rPrChange>
          </w:rPr>
          <w:delText>b). This is due to the higher cost of hydrogen from solar PV-based electrolysis, which shows a lower capacity factor compared to wind power (16.1 to 17.5%, for solar</w:delText>
        </w:r>
      </w:del>
      <w:del w:id="1125" w:author="Nabera  Abhinandan" w:date="2023-03-02T20:51:00Z">
        <w:r w:rsidR="00E15608" w:rsidRPr="00C52832" w:rsidDel="0053735F">
          <w:rPr>
            <w:rFonts w:cstheme="minorHAnsi"/>
            <w:lang w:val="en-GB"/>
            <w:rPrChange w:id="1126" w:author="Nabera  Abhinandan" w:date="2023-03-08T18:41:00Z">
              <w:rPr>
                <w:rFonts w:cstheme="minorHAnsi"/>
                <w:lang w:val="en-US"/>
              </w:rPr>
            </w:rPrChange>
          </w:rPr>
          <w:delText xml:space="preserve"> </w:delText>
        </w:r>
      </w:del>
      <w:del w:id="1127" w:author="Nabera  Abhinandan" w:date="2023-03-08T15:44:00Z">
        <w:r w:rsidR="00E15608" w:rsidRPr="00C52832" w:rsidDel="00C118C5">
          <w:rPr>
            <w:rFonts w:cstheme="minorHAnsi"/>
            <w:lang w:val="en-GB"/>
            <w:rPrChange w:id="1128" w:author="Nabera  Abhinandan" w:date="2023-03-08T18:41:00Z">
              <w:rPr>
                <w:rFonts w:cstheme="minorHAnsi"/>
                <w:lang w:val="en-US"/>
              </w:rPr>
            </w:rPrChange>
          </w:rPr>
          <w:delText xml:space="preserve">PV, </w:delText>
        </w:r>
        <w:r w:rsidR="00E15608" w:rsidRPr="00C52832" w:rsidDel="00C118C5">
          <w:rPr>
            <w:rFonts w:cstheme="minorHAnsi"/>
            <w:i/>
            <w:lang w:val="en-GB"/>
            <w:rPrChange w:id="1129" w:author="Nabera  Abhinandan" w:date="2023-03-08T18:41:00Z">
              <w:rPr>
                <w:rFonts w:cstheme="minorHAnsi"/>
                <w:i/>
                <w:lang w:val="en-US"/>
              </w:rPr>
            </w:rPrChange>
          </w:rPr>
          <w:delText>v</w:delText>
        </w:r>
        <w:r w:rsidR="00E15608" w:rsidRPr="00C52832" w:rsidDel="00C118C5">
          <w:rPr>
            <w:rFonts w:cstheme="minorHAnsi"/>
            <w:lang w:val="en-GB"/>
            <w:rPrChange w:id="1130" w:author="Nabera  Abhinandan" w:date="2023-03-08T18:41:00Z">
              <w:rPr>
                <w:rFonts w:cstheme="minorHAnsi"/>
                <w:lang w:val="en-US"/>
              </w:rPr>
            </w:rPrChange>
          </w:rPr>
          <w:delText>s. 35.6% to 39% for wind)</w:delText>
        </w:r>
        <w:r w:rsidR="00E15608" w:rsidRPr="00C52832" w:rsidDel="00C118C5">
          <w:rPr>
            <w:rFonts w:cstheme="minorHAnsi"/>
            <w:lang w:val="en-GB"/>
            <w:rPrChange w:id="1131" w:author="Nabera  Abhinandan" w:date="2023-03-08T18:41:00Z">
              <w:rPr>
                <w:rFonts w:cstheme="minorHAnsi"/>
                <w:lang w:val="en-US"/>
              </w:rPr>
            </w:rPrChange>
          </w:rPr>
          <w:fldChar w:fldCharType="begin"/>
        </w:r>
        <w:r w:rsidR="00373CEC" w:rsidRPr="00C52832" w:rsidDel="00C118C5">
          <w:rPr>
            <w:rFonts w:cstheme="minorHAnsi"/>
            <w:lang w:val="en-GB"/>
            <w:rPrChange w:id="1132" w:author="Nabera  Abhinandan" w:date="2023-03-08T18:41:00Z">
              <w:rPr>
                <w:rFonts w:cstheme="minorHAnsi"/>
                <w:lang w:val="en-US"/>
              </w:rPr>
            </w:rPrChange>
          </w:rPr>
          <w:delInstrText xml:space="preserve"> ADDIN ZOTERO_ITEM CSL_CITATION {"citationID":"4WsfGQvU","properties":{"formattedCitation":"\\super 32\\nosupersub{}","plainCitation":"32","noteIndex":0},"citationItems":[{"id":21420,"uris":["http://zotero.org/users/9157291/items/TXYNLTG5"],"itemData":{"id":21420,"type":"report","event-place":"Abu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delInstrText>
        </w:r>
        <w:r w:rsidR="00E15608" w:rsidRPr="00C52832" w:rsidDel="00C118C5">
          <w:rPr>
            <w:rFonts w:cstheme="minorHAnsi"/>
            <w:lang w:val="en-GB"/>
            <w:rPrChange w:id="1133" w:author="Nabera  Abhinandan" w:date="2023-03-08T18:41:00Z">
              <w:rPr>
                <w:rFonts w:cstheme="minorHAnsi"/>
                <w:lang w:val="en-US"/>
              </w:rPr>
            </w:rPrChange>
          </w:rPr>
          <w:fldChar w:fldCharType="separate"/>
        </w:r>
        <w:r w:rsidR="00E15608" w:rsidRPr="00C52832" w:rsidDel="00C118C5">
          <w:rPr>
            <w:rFonts w:ascii="Calibri" w:hAnsi="Calibri" w:cs="Calibri"/>
            <w:szCs w:val="24"/>
            <w:vertAlign w:val="superscript"/>
            <w:lang w:val="en-GB"/>
            <w:rPrChange w:id="1134" w:author="Nabera  Abhinandan" w:date="2023-03-08T18:41:00Z">
              <w:rPr>
                <w:rFonts w:ascii="Calibri" w:hAnsi="Calibri" w:cs="Calibri"/>
                <w:szCs w:val="24"/>
                <w:vertAlign w:val="superscript"/>
                <w:lang w:val="en-US"/>
              </w:rPr>
            </w:rPrChange>
          </w:rPr>
          <w:delText>32</w:delText>
        </w:r>
        <w:r w:rsidR="00E15608" w:rsidRPr="00C52832" w:rsidDel="00C118C5">
          <w:rPr>
            <w:rFonts w:cstheme="minorHAnsi"/>
            <w:lang w:val="en-GB"/>
            <w:rPrChange w:id="1135" w:author="Nabera  Abhinandan" w:date="2023-03-08T18:41:00Z">
              <w:rPr>
                <w:rFonts w:cstheme="minorHAnsi"/>
                <w:lang w:val="en-US"/>
              </w:rPr>
            </w:rPrChange>
          </w:rPr>
          <w:fldChar w:fldCharType="end"/>
        </w:r>
        <w:r w:rsidR="00E15608" w:rsidRPr="00C52832" w:rsidDel="00C118C5">
          <w:rPr>
            <w:rFonts w:cstheme="minorHAnsi"/>
            <w:lang w:val="en-GB"/>
            <w:rPrChange w:id="1136" w:author="Nabera  Abhinandan" w:date="2023-03-08T18:41:00Z">
              <w:rPr>
                <w:rFonts w:cstheme="minorHAnsi"/>
                <w:lang w:val="en-US"/>
              </w:rPr>
            </w:rPrChange>
          </w:rPr>
          <w:delText xml:space="preserve">. </w:delText>
        </w:r>
      </w:del>
      <w:moveFromRangeStart w:id="1137" w:author="Nabera  Abhinandan" w:date="2023-03-08T15:44:00Z" w:name="move129182686"/>
      <w:moveFrom w:id="1138" w:author="Nabera  Abhinandan" w:date="2023-03-08T15:44:00Z">
        <w:del w:id="1139" w:author="Nabera  Abhinandan" w:date="2023-03-08T15:44:00Z">
          <w:r w:rsidR="00E15608" w:rsidRPr="00C52832" w:rsidDel="00C118C5">
            <w:rPr>
              <w:rFonts w:cstheme="minorHAnsi"/>
              <w:lang w:val="en-GB"/>
              <w:rPrChange w:id="1140" w:author="Nabera  Abhinandan" w:date="2023-03-08T18:41:00Z">
                <w:rPr>
                  <w:rFonts w:cstheme="minorHAnsi"/>
                  <w:lang w:val="en-US"/>
                </w:rPr>
              </w:rPrChange>
            </w:rPr>
            <w:delText>Ammonia production with blue hydrogen –SMR coupled with CCS– follows the same pattern as standard fossil ammonia, being slightly more expensive than the conventional route due to the additional cost of CCS (</w:delText>
          </w:r>
          <w:r w:rsidR="00E15608" w:rsidRPr="00C52832" w:rsidDel="00C118C5">
            <w:rPr>
              <w:rFonts w:cstheme="minorHAnsi"/>
              <w:lang w:val="en-GB"/>
              <w:rPrChange w:id="1141" w:author="Nabera  Abhinandan" w:date="2023-03-08T18:41:00Z">
                <w:rPr>
                  <w:rFonts w:cstheme="minorHAnsi"/>
                </w:rPr>
              </w:rPrChange>
            </w:rPr>
            <w:fldChar w:fldCharType="begin"/>
          </w:r>
          <w:r w:rsidR="00E15608" w:rsidRPr="00C52832" w:rsidDel="00C118C5">
            <w:rPr>
              <w:rFonts w:cstheme="minorHAnsi"/>
              <w:lang w:val="en-GB"/>
              <w:rPrChange w:id="1142" w:author="Nabera  Abhinandan" w:date="2023-03-08T18:41:00Z">
                <w:rPr>
                  <w:rFonts w:cstheme="minorHAnsi"/>
                  <w:lang w:val="en-US"/>
                </w:rPr>
              </w:rPrChange>
            </w:rPr>
            <w:delInstrText xml:space="preserve"> REF _Ref121495662 \h  \* MERGEFORMAT </w:delInstrText>
          </w:r>
        </w:del>
      </w:moveFrom>
      <w:del w:id="1143" w:author="Nabera  Abhinandan" w:date="2023-03-08T15:44:00Z">
        <w:r w:rsidR="00E15608" w:rsidRPr="00C52832" w:rsidDel="00C118C5">
          <w:rPr>
            <w:rFonts w:cstheme="minorHAnsi"/>
            <w:lang w:val="en-GB"/>
            <w:rPrChange w:id="1144" w:author="Nabera  Abhinandan" w:date="2023-03-08T18:41:00Z">
              <w:rPr>
                <w:rFonts w:cstheme="minorHAnsi"/>
                <w:lang w:val="en-GB"/>
              </w:rPr>
            </w:rPrChange>
          </w:rPr>
        </w:r>
      </w:del>
      <w:moveFrom w:id="1145" w:author="Nabera  Abhinandan" w:date="2023-03-08T15:44:00Z">
        <w:del w:id="1146" w:author="Nabera  Abhinandan" w:date="2023-03-08T15:44:00Z">
          <w:r w:rsidR="00E15608" w:rsidRPr="00C52832" w:rsidDel="00C118C5">
            <w:rPr>
              <w:rFonts w:cstheme="minorHAnsi"/>
              <w:lang w:val="en-GB"/>
              <w:rPrChange w:id="1147" w:author="Nabera  Abhinandan" w:date="2023-03-08T18:41:00Z">
                <w:rPr>
                  <w:rFonts w:cstheme="minorHAnsi"/>
                </w:rPr>
              </w:rPrChange>
            </w:rPr>
            <w:fldChar w:fldCharType="separate"/>
          </w:r>
          <w:r w:rsidR="00E15608" w:rsidRPr="00C52832" w:rsidDel="00C118C5">
            <w:rPr>
              <w:rFonts w:cstheme="minorHAnsi"/>
              <w:lang w:val="en-GB"/>
              <w:rPrChange w:id="1148" w:author="Nabera  Abhinandan" w:date="2023-03-08T18:41:00Z">
                <w:rPr>
                  <w:rFonts w:cstheme="minorHAnsi"/>
                  <w:lang w:val="en-US"/>
                </w:rPr>
              </w:rPrChange>
            </w:rPr>
            <w:delText>Fig. </w:delText>
          </w:r>
          <w:r w:rsidR="00E15608" w:rsidRPr="00C52832" w:rsidDel="00C118C5">
            <w:rPr>
              <w:rFonts w:cstheme="minorHAnsi"/>
              <w:lang w:val="en-GB"/>
              <w:rPrChange w:id="1149" w:author="Nabera  Abhinandan" w:date="2023-03-08T18:41:00Z">
                <w:rPr>
                  <w:rFonts w:cstheme="minorHAnsi"/>
                  <w:noProof/>
                  <w:lang w:val="en-US"/>
                </w:rPr>
              </w:rPrChange>
            </w:rPr>
            <w:delText>2</w:delText>
          </w:r>
          <w:r w:rsidR="00E15608" w:rsidRPr="00C52832" w:rsidDel="00C118C5">
            <w:rPr>
              <w:rFonts w:cstheme="minorHAnsi"/>
              <w:lang w:val="en-GB"/>
              <w:rPrChange w:id="1150" w:author="Nabera  Abhinandan" w:date="2023-03-08T18:41:00Z">
                <w:rPr>
                  <w:rFonts w:cstheme="minorHAnsi"/>
                </w:rPr>
              </w:rPrChange>
            </w:rPr>
            <w:fldChar w:fldCharType="end"/>
          </w:r>
          <w:r w:rsidR="00E15608" w:rsidRPr="00C52832" w:rsidDel="00C118C5">
            <w:rPr>
              <w:rFonts w:cstheme="minorHAnsi"/>
              <w:lang w:val="en-GB"/>
              <w:rPrChange w:id="1151" w:author="Nabera  Abhinandan" w:date="2023-03-08T18:41:00Z">
                <w:rPr>
                  <w:rFonts w:cstheme="minorHAnsi"/>
                  <w:lang w:val="en-US"/>
                </w:rPr>
              </w:rPrChange>
            </w:rPr>
            <w:delText>c).</w:delText>
          </w:r>
        </w:del>
      </w:moveFrom>
      <w:moveFromRangeEnd w:id="1137"/>
    </w:p>
    <w:p w14:paraId="069D51DD" w14:textId="6ED51F6E" w:rsidR="007E0BE9" w:rsidRPr="00C52832" w:rsidDel="007E0BE9" w:rsidRDefault="007E0BE9" w:rsidP="007E0BE9">
      <w:pPr>
        <w:jc w:val="both"/>
        <w:rPr>
          <w:del w:id="1152" w:author="Nabera  Abhinandan" w:date="2023-03-08T16:00:00Z"/>
          <w:moveTo w:id="1153" w:author="Nabera  Abhinandan" w:date="2023-03-08T16:00:00Z"/>
          <w:rFonts w:cstheme="minorHAnsi"/>
          <w:lang w:val="en-GB"/>
        </w:rPr>
      </w:pPr>
      <w:moveToRangeStart w:id="1154" w:author="Nabera  Abhinandan" w:date="2023-03-08T16:00:00Z" w:name="move129183627"/>
      <w:moveTo w:id="1155" w:author="Nabera  Abhinandan" w:date="2023-03-08T16:00:00Z">
        <w:r w:rsidRPr="00D24C8D">
          <w:rPr>
            <w:rFonts w:cstheme="minorHAnsi"/>
            <w:lang w:val="en-GB"/>
          </w:rPr>
          <w:t>For the case of methanol production from DAC CO</w:t>
        </w:r>
        <w:r w:rsidRPr="00547CC2">
          <w:rPr>
            <w:rFonts w:cstheme="minorHAnsi"/>
            <w:vertAlign w:val="subscript"/>
            <w:lang w:val="en-GB"/>
          </w:rPr>
          <w:t>2</w:t>
        </w:r>
        <w:r w:rsidRPr="00547CC2">
          <w:rPr>
            <w:rFonts w:cstheme="minorHAnsi"/>
            <w:lang w:val="en-GB"/>
          </w:rPr>
          <w:t xml:space="preserve"> and blue hydrogen, the cost of production was, on avera</w:t>
        </w:r>
        <w:r w:rsidRPr="00C52832">
          <w:rPr>
            <w:rFonts w:cstheme="minorHAnsi"/>
            <w:lang w:val="en-GB"/>
          </w:rPr>
          <w:t>ge, 182% higher than fossil methanol due to the additional cost of CCS and captured CO</w:t>
        </w:r>
        <w:r w:rsidRPr="00C52832">
          <w:rPr>
            <w:rFonts w:cstheme="minorHAnsi"/>
            <w:vertAlign w:val="subscript"/>
            <w:lang w:val="en-GB"/>
          </w:rPr>
          <w:t>2</w:t>
        </w:r>
        <w:r w:rsidRPr="00C52832">
          <w:rPr>
            <w:rFonts w:cstheme="minorHAnsi"/>
            <w:lang w:val="en-GB"/>
          </w:rPr>
          <w:t xml:space="preserve"> (</w:t>
        </w:r>
        <w:r w:rsidRPr="00547CC2">
          <w:rPr>
            <w:rFonts w:cstheme="minorHAnsi"/>
            <w:lang w:val="en-GB"/>
          </w:rPr>
          <w:fldChar w:fldCharType="begin"/>
        </w:r>
        <w:r w:rsidRPr="00C52832">
          <w:rPr>
            <w:rFonts w:cstheme="minorHAnsi"/>
            <w:lang w:val="en-GB"/>
          </w:rPr>
          <w:instrText xml:space="preserve"> REF _Ref121495662 \h  \* MERGEFORMAT </w:instrText>
        </w:r>
      </w:moveTo>
      <w:r w:rsidRPr="00547CC2">
        <w:rPr>
          <w:rFonts w:cstheme="minorHAnsi"/>
          <w:lang w:val="en-GB"/>
        </w:rPr>
      </w:r>
      <w:moveTo w:id="1156" w:author="Nabera  Abhinandan" w:date="2023-03-08T16:00:00Z">
        <w:r w:rsidRPr="00547CC2">
          <w:rPr>
            <w:rFonts w:cstheme="minorHAnsi"/>
            <w:lang w:val="en-GB"/>
            <w:rPrChange w:id="1157" w:author="Nabera  Abhinandan" w:date="2023-03-08T18:41:00Z">
              <w:rPr>
                <w:rFonts w:cstheme="minorHAnsi"/>
                <w:lang w:val="en-GB"/>
              </w:rPr>
            </w:rPrChange>
          </w:rPr>
          <w:fldChar w:fldCharType="separate"/>
        </w:r>
      </w:moveTo>
      <w:r w:rsidR="00547CC2" w:rsidRPr="00547CC2">
        <w:rPr>
          <w:rFonts w:cstheme="minorHAnsi"/>
          <w:lang w:val="en-GB"/>
          <w:rPrChange w:id="1158" w:author="Nabera  Abhinandan" w:date="2023-03-08T18:41:00Z">
            <w:rPr>
              <w:rFonts w:cstheme="minorHAnsi"/>
              <w:b/>
              <w:sz w:val="20"/>
              <w:lang w:val="en-US"/>
            </w:rPr>
          </w:rPrChange>
        </w:rPr>
        <w:t xml:space="preserve">Fig. </w:t>
      </w:r>
      <w:r w:rsidR="00547CC2" w:rsidRPr="00547CC2">
        <w:rPr>
          <w:rFonts w:cstheme="minorHAnsi"/>
          <w:lang w:val="en-GB"/>
        </w:rPr>
        <w:t>2</w:t>
      </w:r>
      <w:moveTo w:id="1159" w:author="Nabera  Abhinandan" w:date="2023-03-08T16:00:00Z">
        <w:r w:rsidRPr="00547CC2">
          <w:rPr>
            <w:rFonts w:cstheme="minorHAnsi"/>
            <w:lang w:val="en-GB"/>
          </w:rPr>
          <w:fldChar w:fldCharType="end"/>
        </w:r>
      </w:moveTo>
      <w:ins w:id="1160" w:author="Nabera  Abhinandan" w:date="2023-03-08T16:17:00Z">
        <w:r w:rsidR="00052D07" w:rsidRPr="00D24C8D">
          <w:rPr>
            <w:rFonts w:cstheme="minorHAnsi"/>
            <w:lang w:val="en-GB"/>
          </w:rPr>
          <w:t>d</w:t>
        </w:r>
      </w:ins>
      <w:moveTo w:id="1161" w:author="Nabera  Abhinandan" w:date="2023-03-08T16:00:00Z">
        <w:del w:id="1162" w:author="Nabera  Abhinandan" w:date="2023-03-08T16:17:00Z">
          <w:r w:rsidRPr="00547CC2" w:rsidDel="00052D07">
            <w:rPr>
              <w:rFonts w:cstheme="minorHAnsi"/>
              <w:lang w:val="en-GB"/>
            </w:rPr>
            <w:delText>f</w:delText>
          </w:r>
        </w:del>
        <w:r w:rsidRPr="00547CC2">
          <w:rPr>
            <w:rFonts w:cstheme="minorHAnsi"/>
            <w:lang w:val="en-GB"/>
          </w:rPr>
          <w:t>).</w:t>
        </w:r>
      </w:moveTo>
      <w:ins w:id="1163" w:author="Nabera  Abhinandan" w:date="2023-03-08T16:18:00Z">
        <w:r w:rsidR="000D5342" w:rsidRPr="00C52832">
          <w:rPr>
            <w:rFonts w:cstheme="minorHAnsi"/>
            <w:lang w:val="en-GB"/>
          </w:rPr>
          <w:t xml:space="preserve"> </w:t>
        </w:r>
        <w:r w:rsidR="001A04AE" w:rsidRPr="00C52832">
          <w:rPr>
            <w:rFonts w:cstheme="minorHAnsi"/>
            <w:lang w:val="en-GB"/>
          </w:rPr>
          <w:t>Similarly</w:t>
        </w:r>
      </w:ins>
      <w:ins w:id="1164" w:author="Nabera  Abhinandan" w:date="2023-03-08T16:17:00Z">
        <w:r w:rsidR="000D5342" w:rsidRPr="00C52832">
          <w:rPr>
            <w:rFonts w:cstheme="minorHAnsi"/>
            <w:lang w:val="en-GB"/>
          </w:rPr>
          <w:t xml:space="preserve">, </w:t>
        </w:r>
        <w:r w:rsidR="00403E94" w:rsidRPr="00C52832">
          <w:rPr>
            <w:rFonts w:cstheme="minorHAnsi"/>
            <w:lang w:val="en-GB"/>
          </w:rPr>
          <w:t>the solar PV-based route never became appealing (</w:t>
        </w:r>
        <w:r w:rsidR="00403E94" w:rsidRPr="00547CC2">
          <w:rPr>
            <w:rFonts w:cstheme="minorHAnsi"/>
            <w:lang w:val="en-GB"/>
          </w:rPr>
          <w:fldChar w:fldCharType="begin"/>
        </w:r>
        <w:r w:rsidR="00403E94" w:rsidRPr="00C52832">
          <w:rPr>
            <w:rFonts w:cstheme="minorHAnsi"/>
            <w:lang w:val="en-GB"/>
          </w:rPr>
          <w:instrText xml:space="preserve"> REF _Ref121495662 \h  \* MERGEFORMAT </w:instrText>
        </w:r>
      </w:ins>
      <w:r w:rsidR="00403E94" w:rsidRPr="00547CC2">
        <w:rPr>
          <w:rFonts w:cstheme="minorHAnsi"/>
          <w:lang w:val="en-GB"/>
        </w:rPr>
      </w:r>
      <w:ins w:id="1165" w:author="Nabera  Abhinandan" w:date="2023-03-08T16:17:00Z">
        <w:r w:rsidR="00403E94" w:rsidRPr="00547CC2">
          <w:rPr>
            <w:rFonts w:cstheme="minorHAnsi"/>
            <w:lang w:val="en-GB"/>
            <w:rPrChange w:id="1166" w:author="Nabera  Abhinandan" w:date="2023-03-08T18:41:00Z">
              <w:rPr>
                <w:rFonts w:cstheme="minorHAnsi"/>
                <w:lang w:val="en-GB"/>
              </w:rPr>
            </w:rPrChange>
          </w:rPr>
          <w:fldChar w:fldCharType="separate"/>
        </w:r>
      </w:ins>
      <w:r w:rsidR="00547CC2" w:rsidRPr="00547CC2">
        <w:rPr>
          <w:rFonts w:cstheme="minorHAnsi"/>
          <w:lang w:val="en-GB"/>
          <w:rPrChange w:id="1167" w:author="Nabera  Abhinandan" w:date="2023-03-08T18:41:00Z">
            <w:rPr>
              <w:rFonts w:cstheme="minorHAnsi"/>
              <w:b/>
              <w:sz w:val="20"/>
              <w:lang w:val="en-US"/>
            </w:rPr>
          </w:rPrChange>
        </w:rPr>
        <w:t xml:space="preserve">Fig. </w:t>
      </w:r>
      <w:r w:rsidR="00547CC2" w:rsidRPr="00547CC2">
        <w:rPr>
          <w:rFonts w:cstheme="minorHAnsi"/>
          <w:lang w:val="en-GB"/>
        </w:rPr>
        <w:t>2</w:t>
      </w:r>
      <w:ins w:id="1168" w:author="Nabera  Abhinandan" w:date="2023-03-08T16:17:00Z">
        <w:r w:rsidR="00403E94" w:rsidRPr="00547CC2">
          <w:rPr>
            <w:rFonts w:cstheme="minorHAnsi"/>
            <w:lang w:val="en-GB"/>
          </w:rPr>
          <w:fldChar w:fldCharType="end"/>
        </w:r>
        <w:r w:rsidR="00403E94" w:rsidRPr="00D24C8D">
          <w:rPr>
            <w:rFonts w:cstheme="minorHAnsi"/>
            <w:lang w:val="en-GB"/>
          </w:rPr>
          <w:t>e).</w:t>
        </w:r>
      </w:ins>
      <w:ins w:id="1169" w:author="Nabera  Abhinandan" w:date="2023-03-08T16:18:00Z">
        <w:r w:rsidR="001A04AE" w:rsidRPr="00547CC2">
          <w:rPr>
            <w:rFonts w:cstheme="minorHAnsi"/>
            <w:lang w:val="en-GB"/>
          </w:rPr>
          <w:t xml:space="preserve"> </w:t>
        </w:r>
        <w:r w:rsidR="006526C3" w:rsidRPr="00547CC2">
          <w:rPr>
            <w:rFonts w:cstheme="minorHAnsi"/>
            <w:lang w:val="en-GB"/>
          </w:rPr>
          <w:t xml:space="preserve">However, </w:t>
        </w:r>
      </w:ins>
    </w:p>
    <w:moveToRangeEnd w:id="1154"/>
    <w:p w14:paraId="1158BB7C" w14:textId="47B21EC0" w:rsidR="00E15608" w:rsidRPr="00C52832" w:rsidRDefault="00E15608" w:rsidP="00577897">
      <w:pPr>
        <w:jc w:val="both"/>
        <w:rPr>
          <w:rFonts w:cstheme="minorHAnsi"/>
          <w:lang w:val="en-GB"/>
          <w:rPrChange w:id="1170" w:author="Nabera  Abhinandan" w:date="2023-03-08T18:41:00Z">
            <w:rPr>
              <w:rFonts w:cstheme="minorHAnsi"/>
              <w:lang w:val="en-US"/>
            </w:rPr>
          </w:rPrChange>
        </w:rPr>
      </w:pPr>
      <w:del w:id="1171" w:author="Nabera  Abhinandan" w:date="2023-03-08T16:18:00Z">
        <w:r w:rsidRPr="00C52832" w:rsidDel="006526C3">
          <w:rPr>
            <w:rFonts w:cstheme="minorHAnsi"/>
            <w:lang w:val="en-GB"/>
            <w:rPrChange w:id="1172" w:author="Nabera  Abhinandan" w:date="2023-03-08T18:41:00Z">
              <w:rPr>
                <w:rFonts w:cstheme="minorHAnsi"/>
                <w:lang w:val="en-US"/>
              </w:rPr>
            </w:rPrChange>
          </w:rPr>
          <w:delText>G</w:delText>
        </w:r>
      </w:del>
      <w:ins w:id="1173" w:author="Nabera  Abhinandan" w:date="2023-03-08T16:18:00Z">
        <w:r w:rsidR="006526C3" w:rsidRPr="00D24C8D">
          <w:rPr>
            <w:rFonts w:cstheme="minorHAnsi"/>
            <w:lang w:val="en-GB"/>
          </w:rPr>
          <w:t>g</w:t>
        </w:r>
      </w:ins>
      <w:r w:rsidRPr="00C52832">
        <w:rPr>
          <w:rFonts w:cstheme="minorHAnsi"/>
          <w:lang w:val="en-GB"/>
          <w:rPrChange w:id="1174" w:author="Nabera  Abhinandan" w:date="2023-03-08T18:41:00Z">
            <w:rPr>
              <w:rFonts w:cstheme="minorHAnsi"/>
              <w:lang w:val="en-US"/>
            </w:rPr>
          </w:rPrChange>
        </w:rPr>
        <w:t>reen methanol produced with wind-based electrolytic hydrogen and DAC CO</w:t>
      </w:r>
      <w:r w:rsidRPr="00C52832">
        <w:rPr>
          <w:rFonts w:cstheme="minorHAnsi"/>
          <w:vertAlign w:val="subscript"/>
          <w:lang w:val="en-GB"/>
          <w:rPrChange w:id="1175" w:author="Nabera  Abhinandan" w:date="2023-03-08T18:41:00Z">
            <w:rPr>
              <w:rFonts w:cstheme="minorHAnsi"/>
              <w:vertAlign w:val="subscript"/>
              <w:lang w:val="en-US"/>
            </w:rPr>
          </w:rPrChange>
        </w:rPr>
        <w:t>2</w:t>
      </w:r>
      <w:r w:rsidRPr="00C52832">
        <w:rPr>
          <w:rFonts w:cstheme="minorHAnsi"/>
          <w:lang w:val="en-GB"/>
          <w:rPrChange w:id="1176" w:author="Nabera  Abhinandan" w:date="2023-03-08T18:41:00Z">
            <w:rPr>
              <w:rFonts w:cstheme="minorHAnsi"/>
              <w:lang w:val="en-US"/>
            </w:rPr>
          </w:rPrChange>
        </w:rPr>
        <w:t xml:space="preserve"> becomes </w:t>
      </w:r>
      <w:del w:id="1177" w:author="Nabera  Abhinandan" w:date="2023-03-08T16:18:00Z">
        <w:r w:rsidRPr="00C52832" w:rsidDel="00ED7172">
          <w:rPr>
            <w:rFonts w:cstheme="minorHAnsi"/>
            <w:lang w:val="en-GB"/>
            <w:rPrChange w:id="1178" w:author="Nabera  Abhinandan" w:date="2023-03-08T18:41:00Z">
              <w:rPr>
                <w:rFonts w:cstheme="minorHAnsi"/>
                <w:lang w:val="en-US"/>
              </w:rPr>
            </w:rPrChange>
          </w:rPr>
          <w:delText xml:space="preserve">economically </w:delText>
        </w:r>
      </w:del>
      <w:r w:rsidRPr="00C52832">
        <w:rPr>
          <w:rFonts w:cstheme="minorHAnsi"/>
          <w:lang w:val="en-GB"/>
          <w:rPrChange w:id="1179" w:author="Nabera  Abhinandan" w:date="2023-03-08T18:41:00Z">
            <w:rPr>
              <w:rFonts w:cstheme="minorHAnsi"/>
              <w:lang w:val="en-US"/>
            </w:rPr>
          </w:rPrChange>
        </w:rPr>
        <w:t>competitive at natural gas prices of around 3,100 USD t</w:t>
      </w:r>
      <w:r w:rsidRPr="00C52832">
        <w:rPr>
          <w:rFonts w:cstheme="minorHAnsi"/>
          <w:vertAlign w:val="superscript"/>
          <w:lang w:val="en-GB"/>
          <w:rPrChange w:id="1180" w:author="Nabera  Abhinandan" w:date="2023-03-08T18:41:00Z">
            <w:rPr>
              <w:rFonts w:cstheme="minorHAnsi"/>
              <w:vertAlign w:val="superscript"/>
              <w:lang w:val="en-US"/>
            </w:rPr>
          </w:rPrChange>
        </w:rPr>
        <w:t>−1</w:t>
      </w:r>
      <w:r w:rsidRPr="00C52832">
        <w:rPr>
          <w:rFonts w:cstheme="minorHAnsi"/>
          <w:lang w:val="en-GB"/>
          <w:rPrChange w:id="1181" w:author="Nabera  Abhinandan" w:date="2023-03-08T18:41:00Z">
            <w:rPr>
              <w:rFonts w:cstheme="minorHAnsi"/>
              <w:lang w:val="en-US"/>
            </w:rPr>
          </w:rPrChange>
        </w:rPr>
        <w:t xml:space="preserve"> (</w:t>
      </w:r>
      <w:r w:rsidRPr="00C52832">
        <w:rPr>
          <w:rFonts w:cstheme="minorHAnsi"/>
          <w:lang w:val="en-GB"/>
          <w:rPrChange w:id="1182" w:author="Nabera  Abhinandan" w:date="2023-03-08T18:41:00Z">
            <w:rPr>
              <w:rFonts w:cstheme="minorHAnsi"/>
            </w:rPr>
          </w:rPrChange>
        </w:rPr>
        <w:fldChar w:fldCharType="begin"/>
      </w:r>
      <w:r w:rsidRPr="00C52832">
        <w:rPr>
          <w:rFonts w:cstheme="minorHAnsi"/>
          <w:lang w:val="en-GB"/>
          <w:rPrChange w:id="1183" w:author="Nabera  Abhinandan" w:date="2023-03-08T18:41:00Z">
            <w:rPr>
              <w:rFonts w:cstheme="minorHAnsi"/>
              <w:lang w:val="en-US"/>
            </w:rPr>
          </w:rPrChange>
        </w:rPr>
        <w:instrText xml:space="preserve"> REF _Ref121495662 \h  \* MERGEFORMAT </w:instrText>
      </w:r>
      <w:r w:rsidRPr="00C52832">
        <w:rPr>
          <w:rFonts w:cstheme="minorHAnsi"/>
          <w:lang w:val="en-GB"/>
          <w:rPrChange w:id="1184" w:author="Nabera  Abhinandan" w:date="2023-03-08T18:41:00Z">
            <w:rPr>
              <w:rFonts w:cstheme="minorHAnsi"/>
              <w:lang w:val="en-GB"/>
            </w:rPr>
          </w:rPrChange>
        </w:rPr>
      </w:r>
      <w:r w:rsidRPr="00C52832">
        <w:rPr>
          <w:rFonts w:cstheme="minorHAnsi"/>
          <w:lang w:val="en-GB"/>
          <w:rPrChange w:id="1185" w:author="Nabera  Abhinandan" w:date="2023-03-08T18:41:00Z">
            <w:rPr>
              <w:rFonts w:cstheme="minorHAnsi"/>
            </w:rPr>
          </w:rPrChange>
        </w:rPr>
        <w:fldChar w:fldCharType="separate"/>
      </w:r>
      <w:r w:rsidR="00547CC2" w:rsidRPr="00547CC2">
        <w:rPr>
          <w:rFonts w:cstheme="minorHAnsi"/>
          <w:lang w:val="en-GB"/>
          <w:rPrChange w:id="1186" w:author="Nabera  Abhinandan" w:date="2023-03-08T18:41:00Z">
            <w:rPr>
              <w:rFonts w:cstheme="minorHAnsi"/>
              <w:b/>
              <w:sz w:val="20"/>
              <w:lang w:val="en-US"/>
            </w:rPr>
          </w:rPrChange>
        </w:rPr>
        <w:t xml:space="preserve">Fig. </w:t>
      </w:r>
      <w:r w:rsidR="00547CC2" w:rsidRPr="00547CC2">
        <w:rPr>
          <w:rFonts w:cstheme="minorHAnsi"/>
          <w:lang w:val="en-GB"/>
        </w:rPr>
        <w:t>2</w:t>
      </w:r>
      <w:r w:rsidRPr="00C52832">
        <w:rPr>
          <w:rFonts w:cstheme="minorHAnsi"/>
          <w:lang w:val="en-GB"/>
          <w:rPrChange w:id="1187" w:author="Nabera  Abhinandan" w:date="2023-03-08T18:41:00Z">
            <w:rPr>
              <w:rFonts w:cstheme="minorHAnsi"/>
            </w:rPr>
          </w:rPrChange>
        </w:rPr>
        <w:fldChar w:fldCharType="end"/>
      </w:r>
      <w:r w:rsidRPr="00C52832">
        <w:rPr>
          <w:rFonts w:cstheme="minorHAnsi"/>
          <w:lang w:val="en-GB"/>
          <w:rPrChange w:id="1188" w:author="Nabera  Abhinandan" w:date="2023-03-08T18:41:00Z">
            <w:rPr>
              <w:rFonts w:cstheme="minorHAnsi"/>
              <w:lang w:val="en-US"/>
            </w:rPr>
          </w:rPrChange>
        </w:rPr>
        <w:t xml:space="preserve">d), with the break-even natural gas price largely depending again on the </w:t>
      </w:r>
      <w:del w:id="1189" w:author="Nabera  Abhinandan" w:date="2023-03-02T17:19:00Z">
        <w:r w:rsidRPr="00C52832" w:rsidDel="00C42DC2">
          <w:rPr>
            <w:rFonts w:cstheme="minorHAnsi"/>
            <w:lang w:val="en-GB"/>
            <w:rPrChange w:id="1190" w:author="Nabera  Abhinandan" w:date="2023-03-08T18:41:00Z">
              <w:rPr>
                <w:rFonts w:cstheme="minorHAnsi"/>
                <w:lang w:val="en-US"/>
              </w:rPr>
            </w:rPrChange>
          </w:rPr>
          <w:delText xml:space="preserve">levelized </w:delText>
        </w:r>
      </w:del>
      <w:ins w:id="1191" w:author="Nabera  Abhinandan" w:date="2023-03-02T17:19:00Z">
        <w:r w:rsidR="00C42DC2" w:rsidRPr="00C52832">
          <w:rPr>
            <w:rFonts w:cstheme="minorHAnsi"/>
            <w:lang w:val="en-GB"/>
            <w:rPrChange w:id="1192" w:author="Nabera  Abhinandan" w:date="2023-03-08T18:41:00Z">
              <w:rPr>
                <w:rFonts w:cstheme="minorHAnsi"/>
                <w:lang w:val="en-US"/>
              </w:rPr>
            </w:rPrChange>
          </w:rPr>
          <w:t>leveli</w:t>
        </w:r>
        <w:r w:rsidR="00C42DC2" w:rsidRPr="00D24C8D">
          <w:rPr>
            <w:rFonts w:cstheme="minorHAnsi"/>
            <w:lang w:val="en-GB"/>
          </w:rPr>
          <w:t>s</w:t>
        </w:r>
        <w:r w:rsidR="00C42DC2" w:rsidRPr="00C52832">
          <w:rPr>
            <w:rFonts w:cstheme="minorHAnsi"/>
            <w:lang w:val="en-GB"/>
            <w:rPrChange w:id="1193" w:author="Nabera  Abhinandan" w:date="2023-03-08T18:41:00Z">
              <w:rPr>
                <w:rFonts w:cstheme="minorHAnsi"/>
                <w:lang w:val="en-US"/>
              </w:rPr>
            </w:rPrChange>
          </w:rPr>
          <w:t xml:space="preserve">ed </w:t>
        </w:r>
      </w:ins>
      <w:r w:rsidRPr="00C52832">
        <w:rPr>
          <w:rFonts w:cstheme="minorHAnsi"/>
          <w:lang w:val="en-GB"/>
          <w:rPrChange w:id="1194" w:author="Nabera  Abhinandan" w:date="2023-03-08T18:41:00Z">
            <w:rPr>
              <w:rFonts w:cstheme="minorHAnsi"/>
              <w:lang w:val="en-US"/>
            </w:rPr>
          </w:rPrChange>
        </w:rPr>
        <w:t xml:space="preserve">cost of hydrogen. Thus, methanol production </w:t>
      </w:r>
      <w:r w:rsidRPr="00C52832">
        <w:rPr>
          <w:rFonts w:cstheme="minorHAnsi"/>
          <w:i/>
          <w:lang w:val="en-GB"/>
          <w:rPrChange w:id="1195" w:author="Nabera  Abhinandan" w:date="2023-03-08T18:41:00Z">
            <w:rPr>
              <w:rFonts w:cstheme="minorHAnsi"/>
              <w:i/>
              <w:lang w:val="en-US"/>
            </w:rPr>
          </w:rPrChange>
        </w:rPr>
        <w:t>via</w:t>
      </w:r>
      <w:r w:rsidRPr="00C52832">
        <w:rPr>
          <w:rFonts w:cstheme="minorHAnsi"/>
          <w:lang w:val="en-GB"/>
          <w:rPrChange w:id="1196" w:author="Nabera  Abhinandan" w:date="2023-03-08T18:41:00Z">
            <w:rPr>
              <w:rFonts w:cstheme="minorHAnsi"/>
              <w:lang w:val="en-US"/>
            </w:rPr>
          </w:rPrChange>
        </w:rPr>
        <w:t xml:space="preserve"> this route became cost competitive only at the peak of natural gas prices in August 2022. </w:t>
      </w:r>
      <w:del w:id="1197" w:author="Nabera  Abhinandan" w:date="2023-03-08T16:19:00Z">
        <w:r w:rsidRPr="00C52832" w:rsidDel="00ED7172">
          <w:rPr>
            <w:rFonts w:cstheme="minorHAnsi"/>
            <w:lang w:val="en-GB"/>
            <w:rPrChange w:id="1198" w:author="Nabera  Abhinandan" w:date="2023-03-08T18:41:00Z">
              <w:rPr>
                <w:rFonts w:cstheme="minorHAnsi"/>
                <w:lang w:val="en-US"/>
              </w:rPr>
            </w:rPrChange>
          </w:rPr>
          <w:delText xml:space="preserve">Meanwhile, </w:delText>
        </w:r>
      </w:del>
      <w:del w:id="1199" w:author="Nabera  Abhinandan" w:date="2023-03-08T16:17:00Z">
        <w:r w:rsidRPr="00C52832" w:rsidDel="00403E94">
          <w:rPr>
            <w:rFonts w:cstheme="minorHAnsi"/>
            <w:lang w:val="en-GB"/>
            <w:rPrChange w:id="1200" w:author="Nabera  Abhinandan" w:date="2023-03-08T18:41:00Z">
              <w:rPr>
                <w:rFonts w:cstheme="minorHAnsi"/>
                <w:lang w:val="en-US"/>
              </w:rPr>
            </w:rPrChange>
          </w:rPr>
          <w:delText>the solar PV-based route never became economically appealing (</w:delText>
        </w:r>
        <w:r w:rsidRPr="00C52832" w:rsidDel="00403E94">
          <w:rPr>
            <w:rFonts w:cstheme="minorHAnsi"/>
            <w:lang w:val="en-GB"/>
            <w:rPrChange w:id="1201" w:author="Nabera  Abhinandan" w:date="2023-03-08T18:41:00Z">
              <w:rPr>
                <w:rFonts w:cstheme="minorHAnsi"/>
              </w:rPr>
            </w:rPrChange>
          </w:rPr>
          <w:fldChar w:fldCharType="begin"/>
        </w:r>
        <w:r w:rsidRPr="00C52832" w:rsidDel="00403E94">
          <w:rPr>
            <w:rFonts w:cstheme="minorHAnsi"/>
            <w:lang w:val="en-GB"/>
            <w:rPrChange w:id="1202" w:author="Nabera  Abhinandan" w:date="2023-03-08T18:41:00Z">
              <w:rPr>
                <w:rFonts w:cstheme="minorHAnsi"/>
                <w:lang w:val="en-US"/>
              </w:rPr>
            </w:rPrChange>
          </w:rPr>
          <w:delInstrText xml:space="preserve"> REF _Ref121495662 \h  \* MERGEFORMAT </w:delInstrText>
        </w:r>
        <w:r w:rsidRPr="00C52832" w:rsidDel="00403E94">
          <w:rPr>
            <w:rFonts w:cstheme="minorHAnsi"/>
            <w:lang w:val="en-GB"/>
            <w:rPrChange w:id="1203" w:author="Nabera  Abhinandan" w:date="2023-03-08T18:41:00Z">
              <w:rPr>
                <w:rFonts w:cstheme="minorHAnsi"/>
                <w:lang w:val="en-GB"/>
              </w:rPr>
            </w:rPrChange>
          </w:rPr>
        </w:r>
        <w:r w:rsidRPr="00C52832" w:rsidDel="00403E94">
          <w:rPr>
            <w:rFonts w:cstheme="minorHAnsi"/>
            <w:lang w:val="en-GB"/>
            <w:rPrChange w:id="1204" w:author="Nabera  Abhinandan" w:date="2023-03-08T18:41:00Z">
              <w:rPr>
                <w:rFonts w:cstheme="minorHAnsi"/>
              </w:rPr>
            </w:rPrChange>
          </w:rPr>
          <w:fldChar w:fldCharType="separate"/>
        </w:r>
        <w:r w:rsidRPr="00C52832" w:rsidDel="00403E94">
          <w:rPr>
            <w:rFonts w:cstheme="minorHAnsi"/>
            <w:lang w:val="en-GB"/>
            <w:rPrChange w:id="1205" w:author="Nabera  Abhinandan" w:date="2023-03-08T18:41:00Z">
              <w:rPr>
                <w:rFonts w:cstheme="minorHAnsi"/>
                <w:lang w:val="en-US"/>
              </w:rPr>
            </w:rPrChange>
          </w:rPr>
          <w:delText xml:space="preserve">Fig. </w:delText>
        </w:r>
        <w:r w:rsidRPr="00C52832" w:rsidDel="00403E94">
          <w:rPr>
            <w:rFonts w:cstheme="minorHAnsi"/>
            <w:lang w:val="en-GB"/>
            <w:rPrChange w:id="1206" w:author="Nabera  Abhinandan" w:date="2023-03-08T18:41:00Z">
              <w:rPr>
                <w:rFonts w:cstheme="minorHAnsi"/>
                <w:noProof/>
                <w:lang w:val="en-US"/>
              </w:rPr>
            </w:rPrChange>
          </w:rPr>
          <w:delText>2</w:delText>
        </w:r>
        <w:r w:rsidRPr="00C52832" w:rsidDel="00403E94">
          <w:rPr>
            <w:rFonts w:cstheme="minorHAnsi"/>
            <w:lang w:val="en-GB"/>
            <w:rPrChange w:id="1207" w:author="Nabera  Abhinandan" w:date="2023-03-08T18:41:00Z">
              <w:rPr>
                <w:rFonts w:cstheme="minorHAnsi"/>
              </w:rPr>
            </w:rPrChange>
          </w:rPr>
          <w:fldChar w:fldCharType="end"/>
        </w:r>
        <w:r w:rsidRPr="00C52832" w:rsidDel="00403E94">
          <w:rPr>
            <w:rFonts w:cstheme="minorHAnsi"/>
            <w:lang w:val="en-GB"/>
            <w:rPrChange w:id="1208" w:author="Nabera  Abhinandan" w:date="2023-03-08T18:41:00Z">
              <w:rPr>
                <w:rFonts w:cstheme="minorHAnsi"/>
                <w:lang w:val="en-US"/>
              </w:rPr>
            </w:rPrChange>
          </w:rPr>
          <w:delText xml:space="preserve">e). </w:delText>
        </w:r>
      </w:del>
      <w:moveFromRangeStart w:id="1209" w:author="Nabera  Abhinandan" w:date="2023-03-08T16:00:00Z" w:name="move129183627"/>
      <w:moveFrom w:id="1210" w:author="Nabera  Abhinandan" w:date="2023-03-08T16:00:00Z">
        <w:del w:id="1211" w:author="Nabera  Abhinandan" w:date="2023-03-08T16:19:00Z">
          <w:r w:rsidRPr="00C52832" w:rsidDel="00ED7172">
            <w:rPr>
              <w:rFonts w:cstheme="minorHAnsi"/>
              <w:lang w:val="en-GB"/>
              <w:rPrChange w:id="1212" w:author="Nabera  Abhinandan" w:date="2023-03-08T18:41:00Z">
                <w:rPr>
                  <w:rFonts w:cstheme="minorHAnsi"/>
                  <w:lang w:val="en-US"/>
                </w:rPr>
              </w:rPrChange>
            </w:rPr>
            <w:delText>For the case of methanol production from DAC CO</w:delText>
          </w:r>
          <w:r w:rsidRPr="00C52832" w:rsidDel="00ED7172">
            <w:rPr>
              <w:rFonts w:cstheme="minorHAnsi"/>
              <w:vertAlign w:val="subscript"/>
              <w:lang w:val="en-GB"/>
              <w:rPrChange w:id="1213" w:author="Nabera  Abhinandan" w:date="2023-03-08T18:41:00Z">
                <w:rPr>
                  <w:rFonts w:cstheme="minorHAnsi"/>
                  <w:vertAlign w:val="subscript"/>
                  <w:lang w:val="en-US"/>
                </w:rPr>
              </w:rPrChange>
            </w:rPr>
            <w:delText>2</w:delText>
          </w:r>
          <w:r w:rsidRPr="00C52832" w:rsidDel="00ED7172">
            <w:rPr>
              <w:rFonts w:cstheme="minorHAnsi"/>
              <w:lang w:val="en-GB"/>
              <w:rPrChange w:id="1214" w:author="Nabera  Abhinandan" w:date="2023-03-08T18:41:00Z">
                <w:rPr>
                  <w:rFonts w:cstheme="minorHAnsi"/>
                  <w:lang w:val="en-US"/>
                </w:rPr>
              </w:rPrChange>
            </w:rPr>
            <w:delText xml:space="preserve"> and blue hydrogen, the cost of production was, on average, 182% higher than fossil methanol due to the additional cost of CCS and captured CO</w:delText>
          </w:r>
          <w:r w:rsidRPr="00C52832" w:rsidDel="00ED7172">
            <w:rPr>
              <w:rFonts w:cstheme="minorHAnsi"/>
              <w:vertAlign w:val="subscript"/>
              <w:lang w:val="en-GB"/>
              <w:rPrChange w:id="1215" w:author="Nabera  Abhinandan" w:date="2023-03-08T18:41:00Z">
                <w:rPr>
                  <w:rFonts w:cstheme="minorHAnsi"/>
                  <w:vertAlign w:val="subscript"/>
                  <w:lang w:val="en-US"/>
                </w:rPr>
              </w:rPrChange>
            </w:rPr>
            <w:delText>2</w:delText>
          </w:r>
          <w:r w:rsidRPr="00C52832" w:rsidDel="00ED7172">
            <w:rPr>
              <w:rFonts w:cstheme="minorHAnsi"/>
              <w:lang w:val="en-GB"/>
              <w:rPrChange w:id="1216" w:author="Nabera  Abhinandan" w:date="2023-03-08T18:41:00Z">
                <w:rPr>
                  <w:rFonts w:cstheme="minorHAnsi"/>
                  <w:lang w:val="en-US"/>
                </w:rPr>
              </w:rPrChange>
            </w:rPr>
            <w:delText xml:space="preserve"> (</w:delText>
          </w:r>
          <w:r w:rsidRPr="00C52832" w:rsidDel="00ED7172">
            <w:rPr>
              <w:rFonts w:cstheme="minorHAnsi"/>
              <w:lang w:val="en-GB"/>
              <w:rPrChange w:id="1217" w:author="Nabera  Abhinandan" w:date="2023-03-08T18:41:00Z">
                <w:rPr>
                  <w:rFonts w:cstheme="minorHAnsi"/>
                </w:rPr>
              </w:rPrChange>
            </w:rPr>
            <w:fldChar w:fldCharType="begin"/>
          </w:r>
          <w:r w:rsidRPr="00C52832" w:rsidDel="00ED7172">
            <w:rPr>
              <w:rFonts w:cstheme="minorHAnsi"/>
              <w:lang w:val="en-GB"/>
              <w:rPrChange w:id="1218" w:author="Nabera  Abhinandan" w:date="2023-03-08T18:41:00Z">
                <w:rPr>
                  <w:rFonts w:cstheme="minorHAnsi"/>
                  <w:lang w:val="en-US"/>
                </w:rPr>
              </w:rPrChange>
            </w:rPr>
            <w:delInstrText xml:space="preserve"> REF _Ref121495662 \h  \* MERGEFORMAT </w:delInstrText>
          </w:r>
        </w:del>
      </w:moveFrom>
      <w:del w:id="1219" w:author="Nabera  Abhinandan" w:date="2023-03-08T16:00:00Z">
        <w:r w:rsidRPr="00C52832" w:rsidDel="00ED7172">
          <w:rPr>
            <w:rFonts w:cstheme="minorHAnsi"/>
            <w:lang w:val="en-GB"/>
            <w:rPrChange w:id="1220" w:author="Nabera  Abhinandan" w:date="2023-03-08T18:41:00Z">
              <w:rPr>
                <w:rFonts w:cstheme="minorHAnsi"/>
                <w:lang w:val="en-GB"/>
              </w:rPr>
            </w:rPrChange>
          </w:rPr>
        </w:r>
      </w:del>
      <w:moveFrom w:id="1221" w:author="Nabera  Abhinandan" w:date="2023-03-08T16:00:00Z">
        <w:del w:id="1222" w:author="Nabera  Abhinandan" w:date="2023-03-08T16:19:00Z">
          <w:r w:rsidRPr="00C52832" w:rsidDel="00ED7172">
            <w:rPr>
              <w:rFonts w:cstheme="minorHAnsi"/>
              <w:lang w:val="en-GB"/>
              <w:rPrChange w:id="1223" w:author="Nabera  Abhinandan" w:date="2023-03-08T18:41:00Z">
                <w:rPr>
                  <w:rFonts w:cstheme="minorHAnsi"/>
                </w:rPr>
              </w:rPrChange>
            </w:rPr>
            <w:fldChar w:fldCharType="separate"/>
          </w:r>
          <w:r w:rsidRPr="00C52832" w:rsidDel="00ED7172">
            <w:rPr>
              <w:rFonts w:cstheme="minorHAnsi"/>
              <w:lang w:val="en-GB"/>
              <w:rPrChange w:id="1224" w:author="Nabera  Abhinandan" w:date="2023-03-08T18:41:00Z">
                <w:rPr>
                  <w:rFonts w:cstheme="minorHAnsi"/>
                  <w:lang w:val="en-US"/>
                </w:rPr>
              </w:rPrChange>
            </w:rPr>
            <w:delText xml:space="preserve">Fig. </w:delText>
          </w:r>
          <w:r w:rsidRPr="00C52832" w:rsidDel="00ED7172">
            <w:rPr>
              <w:rFonts w:cstheme="minorHAnsi"/>
              <w:lang w:val="en-GB"/>
              <w:rPrChange w:id="1225" w:author="Nabera  Abhinandan" w:date="2023-03-08T18:41:00Z">
                <w:rPr>
                  <w:rFonts w:cstheme="minorHAnsi"/>
                  <w:noProof/>
                  <w:lang w:val="en-US"/>
                </w:rPr>
              </w:rPrChange>
            </w:rPr>
            <w:delText>2</w:delText>
          </w:r>
          <w:r w:rsidRPr="00C52832" w:rsidDel="00ED7172">
            <w:rPr>
              <w:rFonts w:cstheme="minorHAnsi"/>
              <w:lang w:val="en-GB"/>
              <w:rPrChange w:id="1226" w:author="Nabera  Abhinandan" w:date="2023-03-08T18:41:00Z">
                <w:rPr>
                  <w:rFonts w:cstheme="minorHAnsi"/>
                </w:rPr>
              </w:rPrChange>
            </w:rPr>
            <w:fldChar w:fldCharType="end"/>
          </w:r>
          <w:r w:rsidRPr="00C52832" w:rsidDel="00ED7172">
            <w:rPr>
              <w:rFonts w:cstheme="minorHAnsi"/>
              <w:lang w:val="en-GB"/>
              <w:rPrChange w:id="1227" w:author="Nabera  Abhinandan" w:date="2023-03-08T18:41:00Z">
                <w:rPr>
                  <w:rFonts w:cstheme="minorHAnsi"/>
                  <w:lang w:val="en-US"/>
                </w:rPr>
              </w:rPrChange>
            </w:rPr>
            <w:delText>f).</w:delText>
          </w:r>
        </w:del>
      </w:moveFrom>
      <w:moveFromRangeEnd w:id="1209"/>
    </w:p>
    <w:p w14:paraId="141D2C10" w14:textId="19BAC608" w:rsidR="00E15608" w:rsidRPr="00C52832" w:rsidRDefault="00272438">
      <w:pPr>
        <w:spacing w:after="0"/>
        <w:jc w:val="center"/>
        <w:rPr>
          <w:rFonts w:cstheme="minorHAnsi"/>
          <w:lang w:val="en-GB"/>
          <w:rPrChange w:id="1228" w:author="Nabera  Abhinandan" w:date="2023-03-08T18:41:00Z">
            <w:rPr>
              <w:rFonts w:cstheme="minorHAnsi"/>
            </w:rPr>
          </w:rPrChange>
        </w:rPr>
        <w:pPrChange w:id="1229" w:author="Nabera  Abhinandan" w:date="2023-03-08T15:39:00Z">
          <w:pPr>
            <w:spacing w:after="0"/>
            <w:jc w:val="both"/>
          </w:pPr>
        </w:pPrChange>
      </w:pPr>
      <w:ins w:id="1230" w:author="Nabera  Abhinandan" w:date="2023-03-08T15:39:00Z">
        <w:r w:rsidRPr="00C52832">
          <w:rPr>
            <w:rFonts w:cstheme="minorHAnsi"/>
            <w:noProof/>
            <w:lang w:val="en-GB"/>
            <w:rPrChange w:id="1231" w:author="Nabera  Abhinandan" w:date="2023-03-08T18:41:00Z">
              <w:rPr>
                <w:rFonts w:cstheme="minorHAnsi"/>
                <w:noProof/>
                <w:lang w:val="en-GB"/>
              </w:rPr>
            </w:rPrChange>
          </w:rPr>
          <w:lastRenderedPageBreak/>
          <w:drawing>
            <wp:inline distT="0" distB="0" distL="0" distR="0" wp14:anchorId="2D4BD489" wp14:editId="21F391EC">
              <wp:extent cx="5882652" cy="62499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82652" cy="6249937"/>
                      </a:xfrm>
                      <a:prstGeom prst="rect">
                        <a:avLst/>
                      </a:prstGeom>
                    </pic:spPr>
                  </pic:pic>
                </a:graphicData>
              </a:graphic>
            </wp:inline>
          </w:drawing>
        </w:r>
      </w:ins>
      <w:del w:id="1232" w:author="Nabera  Abhinandan" w:date="2023-03-08T15:39:00Z">
        <w:r w:rsidR="00E15608" w:rsidRPr="00C52832" w:rsidDel="00272438">
          <w:rPr>
            <w:rFonts w:cstheme="minorHAnsi"/>
            <w:noProof/>
            <w:lang w:val="en-GB"/>
            <w:rPrChange w:id="1233" w:author="Nabera  Abhinandan" w:date="2023-03-08T18:41:00Z">
              <w:rPr>
                <w:rFonts w:cstheme="minorHAnsi"/>
                <w:noProof/>
                <w:lang w:val="en-US"/>
              </w:rPr>
            </w:rPrChange>
          </w:rPr>
          <w:drawing>
            <wp:inline distT="0" distB="0" distL="0" distR="0" wp14:anchorId="3819DFCF" wp14:editId="6884B8F1">
              <wp:extent cx="6547104" cy="710641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04" cy="7106412"/>
                      </a:xfrm>
                      <a:prstGeom prst="rect">
                        <a:avLst/>
                      </a:prstGeom>
                    </pic:spPr>
                  </pic:pic>
                </a:graphicData>
              </a:graphic>
            </wp:inline>
          </w:drawing>
        </w:r>
      </w:del>
    </w:p>
    <w:p w14:paraId="3E301524" w14:textId="42ACB138" w:rsidR="00E15608" w:rsidRPr="00C52832" w:rsidRDefault="00E15608" w:rsidP="00577897">
      <w:pPr>
        <w:jc w:val="both"/>
        <w:rPr>
          <w:rFonts w:cstheme="minorHAnsi"/>
          <w:iCs/>
          <w:sz w:val="20"/>
          <w:szCs w:val="20"/>
          <w:lang w:val="en-GB"/>
          <w:rPrChange w:id="1234" w:author="Nabera  Abhinandan" w:date="2023-03-08T18:41:00Z">
            <w:rPr>
              <w:rFonts w:cstheme="minorHAnsi"/>
              <w:iCs/>
              <w:sz w:val="20"/>
              <w:szCs w:val="20"/>
              <w:lang w:val="en-US"/>
            </w:rPr>
          </w:rPrChange>
        </w:rPr>
      </w:pPr>
      <w:bookmarkStart w:id="1235" w:name="_Ref121495662"/>
      <w:r w:rsidRPr="00C52832">
        <w:rPr>
          <w:rFonts w:cstheme="minorHAnsi"/>
          <w:b/>
          <w:sz w:val="20"/>
          <w:lang w:val="en-GB"/>
          <w:rPrChange w:id="1236" w:author="Nabera  Abhinandan" w:date="2023-03-08T18:41:00Z">
            <w:rPr>
              <w:rFonts w:cstheme="minorHAnsi"/>
              <w:b/>
              <w:sz w:val="20"/>
              <w:lang w:val="en-US"/>
            </w:rPr>
          </w:rPrChange>
        </w:rPr>
        <w:t xml:space="preserve">Fig. </w:t>
      </w:r>
      <w:r w:rsidRPr="00C52832">
        <w:rPr>
          <w:rFonts w:cstheme="minorHAnsi"/>
          <w:b/>
          <w:i/>
          <w:sz w:val="20"/>
          <w:lang w:val="en-GB"/>
          <w:rPrChange w:id="1237" w:author="Nabera  Abhinandan" w:date="2023-03-08T18:41:00Z">
            <w:rPr>
              <w:rFonts w:cstheme="minorHAnsi"/>
              <w:b/>
              <w:i/>
              <w:sz w:val="20"/>
            </w:rPr>
          </w:rPrChange>
        </w:rPr>
        <w:fldChar w:fldCharType="begin"/>
      </w:r>
      <w:r w:rsidRPr="00C52832">
        <w:rPr>
          <w:rFonts w:cstheme="minorHAnsi"/>
          <w:b/>
          <w:sz w:val="20"/>
          <w:lang w:val="en-GB"/>
          <w:rPrChange w:id="1238" w:author="Nabera  Abhinandan" w:date="2023-03-08T18:41:00Z">
            <w:rPr>
              <w:rFonts w:cstheme="minorHAnsi"/>
              <w:b/>
              <w:sz w:val="20"/>
              <w:lang w:val="en-US"/>
            </w:rPr>
          </w:rPrChange>
        </w:rPr>
        <w:instrText xml:space="preserve"> SEQ Fig. \* ARABIC </w:instrText>
      </w:r>
      <w:r w:rsidRPr="00C52832">
        <w:rPr>
          <w:rFonts w:cstheme="minorHAnsi"/>
          <w:b/>
          <w:i/>
          <w:sz w:val="20"/>
          <w:lang w:val="en-GB"/>
          <w:rPrChange w:id="1239" w:author="Nabera  Abhinandan" w:date="2023-03-08T18:41:00Z">
            <w:rPr>
              <w:rFonts w:cstheme="minorHAnsi"/>
              <w:b/>
              <w:i/>
              <w:sz w:val="20"/>
            </w:rPr>
          </w:rPrChange>
        </w:rPr>
        <w:fldChar w:fldCharType="separate"/>
      </w:r>
      <w:r w:rsidR="00547CC2">
        <w:rPr>
          <w:rFonts w:cstheme="minorHAnsi"/>
          <w:b/>
          <w:noProof/>
          <w:sz w:val="20"/>
          <w:lang w:val="en-GB"/>
        </w:rPr>
        <w:t>2</w:t>
      </w:r>
      <w:r w:rsidRPr="00C52832">
        <w:rPr>
          <w:rFonts w:cstheme="minorHAnsi"/>
          <w:b/>
          <w:i/>
          <w:sz w:val="20"/>
          <w:lang w:val="en-GB"/>
          <w:rPrChange w:id="1240" w:author="Nabera  Abhinandan" w:date="2023-03-08T18:41:00Z">
            <w:rPr>
              <w:rFonts w:cstheme="minorHAnsi"/>
              <w:b/>
              <w:i/>
              <w:sz w:val="20"/>
            </w:rPr>
          </w:rPrChange>
        </w:rPr>
        <w:fldChar w:fldCharType="end"/>
      </w:r>
      <w:bookmarkEnd w:id="1235"/>
      <w:r w:rsidRPr="00C52832">
        <w:rPr>
          <w:rFonts w:cstheme="minorHAnsi"/>
          <w:b/>
          <w:sz w:val="20"/>
          <w:lang w:val="en-GB"/>
          <w:rPrChange w:id="1241" w:author="Nabera  Abhinandan" w:date="2023-03-08T18:41:00Z">
            <w:rPr>
              <w:rFonts w:cstheme="minorHAnsi"/>
              <w:b/>
              <w:sz w:val="20"/>
              <w:lang w:val="en-US"/>
            </w:rPr>
          </w:rPrChange>
        </w:rPr>
        <w:t xml:space="preserve">. Production cost for green ammonia and methanol in Europe compared with the fossil </w:t>
      </w:r>
      <w:del w:id="1242" w:author="Nabera  Abhinandan" w:date="2023-03-02T17:30:00Z">
        <w:r w:rsidRPr="00C52832" w:rsidDel="00732363">
          <w:rPr>
            <w:rFonts w:cstheme="minorHAnsi"/>
            <w:b/>
            <w:sz w:val="20"/>
            <w:lang w:val="en-GB"/>
            <w:rPrChange w:id="1243" w:author="Nabera  Abhinandan" w:date="2023-03-08T18:41:00Z">
              <w:rPr>
                <w:rFonts w:cstheme="minorHAnsi"/>
                <w:b/>
                <w:sz w:val="20"/>
                <w:lang w:val="en-US"/>
              </w:rPr>
            </w:rPrChange>
          </w:rPr>
          <w:delText xml:space="preserve">(natural gas-based) </w:delText>
        </w:r>
      </w:del>
      <w:r w:rsidRPr="00C52832">
        <w:rPr>
          <w:rFonts w:cstheme="minorHAnsi"/>
          <w:b/>
          <w:sz w:val="20"/>
          <w:lang w:val="en-GB"/>
          <w:rPrChange w:id="1244" w:author="Nabera  Abhinandan" w:date="2023-03-08T18:41:00Z">
            <w:rPr>
              <w:rFonts w:cstheme="minorHAnsi"/>
              <w:b/>
              <w:sz w:val="20"/>
              <w:lang w:val="en-US"/>
            </w:rPr>
          </w:rPrChange>
        </w:rPr>
        <w:t xml:space="preserve">counterpart. </w:t>
      </w:r>
      <w:r w:rsidRPr="00C52832">
        <w:rPr>
          <w:rFonts w:cstheme="minorHAnsi"/>
          <w:sz w:val="20"/>
          <w:lang w:val="en-GB"/>
          <w:rPrChange w:id="1245" w:author="Nabera  Abhinandan" w:date="2023-03-08T18:41:00Z">
            <w:rPr>
              <w:rFonts w:cstheme="minorHAnsi"/>
              <w:sz w:val="20"/>
              <w:lang w:val="en-US"/>
            </w:rPr>
          </w:rPrChange>
        </w:rPr>
        <w:t xml:space="preserve">Green </w:t>
      </w:r>
      <w:r w:rsidRPr="00C52832">
        <w:rPr>
          <w:sz w:val="20"/>
          <w:szCs w:val="20"/>
          <w:lang w:val="en-GB"/>
          <w:rPrChange w:id="1246" w:author="Nabera  Abhinandan" w:date="2023-03-08T18:41:00Z">
            <w:rPr>
              <w:sz w:val="20"/>
              <w:szCs w:val="20"/>
              <w:lang w:val="en-US"/>
            </w:rPr>
          </w:rPrChange>
        </w:rPr>
        <w:t xml:space="preserve">ammonia produced </w:t>
      </w:r>
      <w:r w:rsidRPr="00C52832">
        <w:rPr>
          <w:i/>
          <w:sz w:val="20"/>
          <w:szCs w:val="20"/>
          <w:lang w:val="en-GB"/>
          <w:rPrChange w:id="1247" w:author="Nabera  Abhinandan" w:date="2023-03-08T18:41:00Z">
            <w:rPr>
              <w:i/>
              <w:sz w:val="20"/>
              <w:szCs w:val="20"/>
              <w:lang w:val="en-US"/>
            </w:rPr>
          </w:rPrChange>
        </w:rPr>
        <w:t>via</w:t>
      </w:r>
      <w:r w:rsidRPr="00C52832">
        <w:rPr>
          <w:sz w:val="20"/>
          <w:szCs w:val="20"/>
          <w:lang w:val="en-GB"/>
          <w:rPrChange w:id="1248" w:author="Nabera  Abhinandan" w:date="2023-03-08T18:41:00Z">
            <w:rPr>
              <w:sz w:val="20"/>
              <w:szCs w:val="20"/>
              <w:lang w:val="en-US"/>
            </w:rPr>
          </w:rPrChange>
        </w:rPr>
        <w:t xml:space="preserve"> the Haber-Bosch process with green hydrogen from water electrolysis using </w:t>
      </w:r>
      <w:ins w:id="1249" w:author="Pérez-Ramirez  Javier" w:date="2023-03-02T07:41:00Z">
        <w:r w:rsidR="00CA7375" w:rsidRPr="00C52832">
          <w:rPr>
            <w:b/>
            <w:bCs/>
            <w:sz w:val="20"/>
            <w:szCs w:val="20"/>
            <w:lang w:val="en-GB"/>
            <w:rPrChange w:id="1250" w:author="Nabera  Abhinandan" w:date="2023-03-08T18:41:00Z">
              <w:rPr>
                <w:sz w:val="20"/>
                <w:szCs w:val="20"/>
                <w:lang w:val="en-US"/>
              </w:rPr>
            </w:rPrChange>
          </w:rPr>
          <w:t>(a)</w:t>
        </w:r>
        <w:r w:rsidR="00CA7375" w:rsidRPr="00C52832">
          <w:rPr>
            <w:sz w:val="20"/>
            <w:szCs w:val="20"/>
            <w:lang w:val="en-GB"/>
            <w:rPrChange w:id="1251" w:author="Nabera  Abhinandan" w:date="2023-03-08T18:41:00Z">
              <w:rPr>
                <w:sz w:val="20"/>
                <w:szCs w:val="20"/>
                <w:lang w:val="en-US"/>
              </w:rPr>
            </w:rPrChange>
          </w:rPr>
          <w:t xml:space="preserve"> </w:t>
        </w:r>
      </w:ins>
      <w:r w:rsidRPr="00C52832">
        <w:rPr>
          <w:sz w:val="20"/>
          <w:szCs w:val="20"/>
          <w:lang w:val="en-GB"/>
          <w:rPrChange w:id="1252" w:author="Nabera  Abhinandan" w:date="2023-03-08T18:41:00Z">
            <w:rPr>
              <w:sz w:val="20"/>
              <w:szCs w:val="20"/>
              <w:lang w:val="en-US"/>
            </w:rPr>
          </w:rPrChange>
        </w:rPr>
        <w:t>on-shore wind electricity</w:t>
      </w:r>
      <w:del w:id="1253" w:author="Pérez-Ramirez  Javier" w:date="2023-03-02T07:41:00Z">
        <w:r w:rsidRPr="00C52832" w:rsidDel="00CA7375">
          <w:rPr>
            <w:sz w:val="20"/>
            <w:szCs w:val="20"/>
            <w:lang w:val="en-GB"/>
            <w:rPrChange w:id="1254" w:author="Nabera  Abhinandan" w:date="2023-03-08T18:41:00Z">
              <w:rPr>
                <w:sz w:val="20"/>
                <w:szCs w:val="20"/>
                <w:lang w:val="en-US"/>
              </w:rPr>
            </w:rPrChange>
          </w:rPr>
          <w:delText xml:space="preserve"> (a)</w:delText>
        </w:r>
      </w:del>
      <w:r w:rsidRPr="00C52832">
        <w:rPr>
          <w:sz w:val="20"/>
          <w:szCs w:val="20"/>
          <w:lang w:val="en-GB"/>
          <w:rPrChange w:id="1255" w:author="Nabera  Abhinandan" w:date="2023-03-08T18:41:00Z">
            <w:rPr>
              <w:sz w:val="20"/>
              <w:szCs w:val="20"/>
              <w:lang w:val="en-US"/>
            </w:rPr>
          </w:rPrChange>
        </w:rPr>
        <w:t xml:space="preserve"> or </w:t>
      </w:r>
      <w:ins w:id="1256" w:author="Pérez-Ramirez  Javier" w:date="2023-03-02T07:41:00Z">
        <w:r w:rsidR="00CA7375" w:rsidRPr="00C52832">
          <w:rPr>
            <w:b/>
            <w:bCs/>
            <w:sz w:val="20"/>
            <w:szCs w:val="20"/>
            <w:lang w:val="en-GB"/>
            <w:rPrChange w:id="1257" w:author="Nabera  Abhinandan" w:date="2023-03-08T18:41:00Z">
              <w:rPr>
                <w:sz w:val="20"/>
                <w:szCs w:val="20"/>
                <w:lang w:val="en-US"/>
              </w:rPr>
            </w:rPrChange>
          </w:rPr>
          <w:t>(b)</w:t>
        </w:r>
        <w:r w:rsidR="00CA7375" w:rsidRPr="00C52832">
          <w:rPr>
            <w:sz w:val="20"/>
            <w:szCs w:val="20"/>
            <w:lang w:val="en-GB"/>
            <w:rPrChange w:id="1258" w:author="Nabera  Abhinandan" w:date="2023-03-08T18:41:00Z">
              <w:rPr>
                <w:sz w:val="20"/>
                <w:szCs w:val="20"/>
                <w:lang w:val="en-US"/>
              </w:rPr>
            </w:rPrChange>
          </w:rPr>
          <w:t xml:space="preserve"> </w:t>
        </w:r>
      </w:ins>
      <w:r w:rsidRPr="00C52832">
        <w:rPr>
          <w:sz w:val="20"/>
          <w:szCs w:val="20"/>
          <w:lang w:val="en-GB"/>
          <w:rPrChange w:id="1259" w:author="Nabera  Abhinandan" w:date="2023-03-08T18:41:00Z">
            <w:rPr>
              <w:sz w:val="20"/>
              <w:szCs w:val="20"/>
              <w:lang w:val="en-US"/>
            </w:rPr>
          </w:rPrChange>
        </w:rPr>
        <w:t>solar photovoltaic (PV) electricity</w:t>
      </w:r>
      <w:del w:id="1260" w:author="Pérez-Ramirez  Javier" w:date="2023-03-02T07:44:00Z">
        <w:r w:rsidRPr="00C52832" w:rsidDel="003C1465">
          <w:rPr>
            <w:sz w:val="20"/>
            <w:szCs w:val="20"/>
            <w:lang w:val="en-GB"/>
            <w:rPrChange w:id="1261" w:author="Nabera  Abhinandan" w:date="2023-03-08T18:41:00Z">
              <w:rPr>
                <w:sz w:val="20"/>
                <w:szCs w:val="20"/>
                <w:lang w:val="en-US"/>
              </w:rPr>
            </w:rPrChange>
          </w:rPr>
          <w:delText xml:space="preserve"> (b)</w:delText>
        </w:r>
      </w:del>
      <w:r w:rsidRPr="00C52832">
        <w:rPr>
          <w:sz w:val="20"/>
          <w:szCs w:val="20"/>
          <w:lang w:val="en-GB"/>
          <w:rPrChange w:id="1262" w:author="Nabera  Abhinandan" w:date="2023-03-08T18:41:00Z">
            <w:rPr>
              <w:sz w:val="20"/>
              <w:szCs w:val="20"/>
              <w:lang w:val="en-US"/>
            </w:rPr>
          </w:rPrChange>
        </w:rPr>
        <w:t xml:space="preserve"> and</w:t>
      </w:r>
      <w:ins w:id="1263" w:author="Pérez-Ramirez  Javier" w:date="2023-03-02T07:44:00Z">
        <w:r w:rsidR="003C1465" w:rsidRPr="00C52832">
          <w:rPr>
            <w:sz w:val="20"/>
            <w:szCs w:val="20"/>
            <w:lang w:val="en-GB"/>
            <w:rPrChange w:id="1264" w:author="Nabera  Abhinandan" w:date="2023-03-08T18:41:00Z">
              <w:rPr>
                <w:sz w:val="20"/>
                <w:szCs w:val="20"/>
                <w:lang w:val="en-US"/>
              </w:rPr>
            </w:rPrChange>
          </w:rPr>
          <w:t xml:space="preserve"> </w:t>
        </w:r>
        <w:r w:rsidR="003C1465" w:rsidRPr="00C52832">
          <w:rPr>
            <w:b/>
            <w:bCs/>
            <w:sz w:val="20"/>
            <w:szCs w:val="20"/>
            <w:lang w:val="en-GB"/>
            <w:rPrChange w:id="1265" w:author="Nabera  Abhinandan" w:date="2023-03-08T18:41:00Z">
              <w:rPr>
                <w:sz w:val="20"/>
                <w:szCs w:val="20"/>
                <w:lang w:val="en-US"/>
              </w:rPr>
            </w:rPrChange>
          </w:rPr>
          <w:t>(c)</w:t>
        </w:r>
      </w:ins>
      <w:r w:rsidRPr="00C52832">
        <w:rPr>
          <w:sz w:val="20"/>
          <w:szCs w:val="20"/>
          <w:lang w:val="en-GB"/>
          <w:rPrChange w:id="1266" w:author="Nabera  Abhinandan" w:date="2023-03-08T18:41:00Z">
            <w:rPr>
              <w:sz w:val="20"/>
              <w:szCs w:val="20"/>
              <w:lang w:val="en-US"/>
            </w:rPr>
          </w:rPrChange>
        </w:rPr>
        <w:t xml:space="preserve"> blue hydrogen from steam methane reforming (SMR) coupled with carbon capture and storage (CCS)</w:t>
      </w:r>
      <w:del w:id="1267" w:author="Pérez-Ramirez  Javier" w:date="2023-03-02T07:44:00Z">
        <w:r w:rsidRPr="00C52832" w:rsidDel="003C1465">
          <w:rPr>
            <w:sz w:val="20"/>
            <w:szCs w:val="20"/>
            <w:lang w:val="en-GB"/>
            <w:rPrChange w:id="1268" w:author="Nabera  Abhinandan" w:date="2023-03-08T18:41:00Z">
              <w:rPr>
                <w:sz w:val="20"/>
                <w:szCs w:val="20"/>
                <w:lang w:val="en-US"/>
              </w:rPr>
            </w:rPrChange>
          </w:rPr>
          <w:delText xml:space="preserve"> (c)</w:delText>
        </w:r>
      </w:del>
      <w:r w:rsidRPr="00C52832">
        <w:rPr>
          <w:sz w:val="20"/>
          <w:szCs w:val="20"/>
          <w:lang w:val="en-GB"/>
          <w:rPrChange w:id="1269" w:author="Nabera  Abhinandan" w:date="2023-03-08T18:41:00Z">
            <w:rPr>
              <w:sz w:val="20"/>
              <w:szCs w:val="20"/>
              <w:lang w:val="en-US"/>
            </w:rPr>
          </w:rPrChange>
        </w:rPr>
        <w:t xml:space="preserve">. Methanol </w:t>
      </w:r>
      <w:del w:id="1270" w:author="Nabera  Abhinandan" w:date="2023-03-02T19:53:00Z">
        <w:r w:rsidRPr="00C52832" w:rsidDel="00385BF5">
          <w:rPr>
            <w:sz w:val="20"/>
            <w:szCs w:val="20"/>
            <w:lang w:val="en-GB"/>
            <w:rPrChange w:id="1271" w:author="Nabera  Abhinandan" w:date="2023-03-08T18:41:00Z">
              <w:rPr>
                <w:sz w:val="20"/>
                <w:szCs w:val="20"/>
                <w:lang w:val="en-US"/>
              </w:rPr>
            </w:rPrChange>
          </w:rPr>
          <w:delText xml:space="preserve">synthesized </w:delText>
        </w:r>
      </w:del>
      <w:ins w:id="1272" w:author="Nabera  Abhinandan" w:date="2023-03-02T19:53:00Z">
        <w:r w:rsidR="00385BF5" w:rsidRPr="00C52832">
          <w:rPr>
            <w:sz w:val="20"/>
            <w:szCs w:val="20"/>
            <w:lang w:val="en-GB"/>
            <w:rPrChange w:id="1273" w:author="Nabera  Abhinandan" w:date="2023-03-08T18:41:00Z">
              <w:rPr>
                <w:sz w:val="20"/>
                <w:szCs w:val="20"/>
                <w:lang w:val="en-US"/>
              </w:rPr>
            </w:rPrChange>
          </w:rPr>
          <w:t>synthesi</w:t>
        </w:r>
        <w:r w:rsidR="00385BF5" w:rsidRPr="00D24C8D">
          <w:rPr>
            <w:sz w:val="20"/>
            <w:szCs w:val="20"/>
            <w:lang w:val="en-GB"/>
          </w:rPr>
          <w:t>s</w:t>
        </w:r>
        <w:r w:rsidR="00385BF5" w:rsidRPr="00C52832">
          <w:rPr>
            <w:sz w:val="20"/>
            <w:szCs w:val="20"/>
            <w:lang w:val="en-GB"/>
            <w:rPrChange w:id="1274" w:author="Nabera  Abhinandan" w:date="2023-03-08T18:41:00Z">
              <w:rPr>
                <w:sz w:val="20"/>
                <w:szCs w:val="20"/>
                <w:lang w:val="en-US"/>
              </w:rPr>
            </w:rPrChange>
          </w:rPr>
          <w:t xml:space="preserve">ed </w:t>
        </w:r>
      </w:ins>
      <w:r w:rsidRPr="00C52832">
        <w:rPr>
          <w:sz w:val="20"/>
          <w:szCs w:val="20"/>
          <w:lang w:val="en-GB"/>
          <w:rPrChange w:id="1275" w:author="Nabera  Abhinandan" w:date="2023-03-08T18:41:00Z">
            <w:rPr>
              <w:sz w:val="20"/>
              <w:szCs w:val="20"/>
              <w:lang w:val="en-US"/>
            </w:rPr>
          </w:rPrChange>
        </w:rPr>
        <w:t>from captured CO</w:t>
      </w:r>
      <w:r w:rsidRPr="00C52832">
        <w:rPr>
          <w:sz w:val="20"/>
          <w:szCs w:val="20"/>
          <w:vertAlign w:val="subscript"/>
          <w:lang w:val="en-GB"/>
          <w:rPrChange w:id="1276" w:author="Nabera  Abhinandan" w:date="2023-03-08T18:41:00Z">
            <w:rPr>
              <w:sz w:val="20"/>
              <w:szCs w:val="20"/>
              <w:vertAlign w:val="subscript"/>
              <w:lang w:val="en-US"/>
            </w:rPr>
          </w:rPrChange>
        </w:rPr>
        <w:t>2</w:t>
      </w:r>
      <w:r w:rsidRPr="00C52832">
        <w:rPr>
          <w:sz w:val="20"/>
          <w:szCs w:val="20"/>
          <w:lang w:val="en-GB"/>
          <w:rPrChange w:id="1277" w:author="Nabera  Abhinandan" w:date="2023-03-08T18:41:00Z">
            <w:rPr>
              <w:sz w:val="20"/>
              <w:szCs w:val="20"/>
              <w:lang w:val="en-US"/>
            </w:rPr>
          </w:rPrChange>
        </w:rPr>
        <w:t xml:space="preserve"> and </w:t>
      </w:r>
      <w:bookmarkStart w:id="1278" w:name="_Hlk124438456"/>
      <w:ins w:id="1279" w:author="Nabera  Abhinandan" w:date="2023-03-02T17:30:00Z">
        <w:r w:rsidR="00732363" w:rsidRPr="00C52832">
          <w:rPr>
            <w:b/>
            <w:sz w:val="20"/>
            <w:szCs w:val="20"/>
            <w:lang w:val="en-GB"/>
            <w:rPrChange w:id="1280" w:author="Nabera  Abhinandan" w:date="2023-03-08T18:41:00Z">
              <w:rPr>
                <w:sz w:val="20"/>
                <w:szCs w:val="20"/>
                <w:lang w:val="en-GB"/>
              </w:rPr>
            </w:rPrChange>
          </w:rPr>
          <w:t>(d)</w:t>
        </w:r>
        <w:r w:rsidR="00732363" w:rsidRPr="00D24C8D">
          <w:rPr>
            <w:sz w:val="20"/>
            <w:szCs w:val="20"/>
            <w:lang w:val="en-GB"/>
          </w:rPr>
          <w:t xml:space="preserve"> </w:t>
        </w:r>
      </w:ins>
      <w:r w:rsidRPr="00C52832">
        <w:rPr>
          <w:sz w:val="20"/>
          <w:szCs w:val="20"/>
          <w:lang w:val="en-GB"/>
          <w:rPrChange w:id="1281" w:author="Nabera  Abhinandan" w:date="2023-03-08T18:41:00Z">
            <w:rPr>
              <w:sz w:val="20"/>
              <w:szCs w:val="20"/>
              <w:lang w:val="en-US"/>
            </w:rPr>
          </w:rPrChange>
        </w:rPr>
        <w:t>wind-based electrolytic hydrogen</w:t>
      </w:r>
      <w:del w:id="1282" w:author="Nabera  Abhinandan" w:date="2023-03-02T17:30:00Z">
        <w:r w:rsidRPr="00C52832" w:rsidDel="00732363">
          <w:rPr>
            <w:sz w:val="20"/>
            <w:szCs w:val="20"/>
            <w:lang w:val="en-GB"/>
            <w:rPrChange w:id="1283" w:author="Nabera  Abhinandan" w:date="2023-03-08T18:41:00Z">
              <w:rPr>
                <w:sz w:val="20"/>
                <w:szCs w:val="20"/>
                <w:lang w:val="en-US"/>
              </w:rPr>
            </w:rPrChange>
          </w:rPr>
          <w:delText xml:space="preserve"> </w:delText>
        </w:r>
        <w:bookmarkEnd w:id="1278"/>
        <w:r w:rsidRPr="00C52832" w:rsidDel="00732363">
          <w:rPr>
            <w:sz w:val="20"/>
            <w:szCs w:val="20"/>
            <w:lang w:val="en-GB"/>
            <w:rPrChange w:id="1284" w:author="Nabera  Abhinandan" w:date="2023-03-08T18:41:00Z">
              <w:rPr>
                <w:sz w:val="20"/>
                <w:szCs w:val="20"/>
                <w:lang w:val="en-US"/>
              </w:rPr>
            </w:rPrChange>
          </w:rPr>
          <w:delText>(d)</w:delText>
        </w:r>
      </w:del>
      <w:r w:rsidRPr="00C52832">
        <w:rPr>
          <w:sz w:val="20"/>
          <w:szCs w:val="20"/>
          <w:lang w:val="en-GB"/>
          <w:rPrChange w:id="1285" w:author="Nabera  Abhinandan" w:date="2023-03-08T18:41:00Z">
            <w:rPr>
              <w:sz w:val="20"/>
              <w:szCs w:val="20"/>
              <w:lang w:val="en-US"/>
            </w:rPr>
          </w:rPrChange>
        </w:rPr>
        <w:t>,</w:t>
      </w:r>
      <w:ins w:id="1286" w:author="Nabera  Abhinandan" w:date="2023-03-02T17:30:00Z">
        <w:r w:rsidR="00732363" w:rsidRPr="00D24C8D">
          <w:rPr>
            <w:sz w:val="20"/>
            <w:szCs w:val="20"/>
            <w:lang w:val="en-GB"/>
          </w:rPr>
          <w:t xml:space="preserve"> </w:t>
        </w:r>
      </w:ins>
      <w:del w:id="1287" w:author="Nabera  Abhinandan" w:date="2023-03-02T17:30:00Z">
        <w:r w:rsidRPr="00C52832" w:rsidDel="00732363">
          <w:rPr>
            <w:b/>
            <w:sz w:val="20"/>
            <w:szCs w:val="20"/>
            <w:lang w:val="en-GB"/>
            <w:rPrChange w:id="1288" w:author="Nabera  Abhinandan" w:date="2023-03-08T18:41:00Z">
              <w:rPr>
                <w:sz w:val="20"/>
                <w:szCs w:val="20"/>
                <w:lang w:val="en-US"/>
              </w:rPr>
            </w:rPrChange>
          </w:rPr>
          <w:delText xml:space="preserve"> </w:delText>
        </w:r>
      </w:del>
      <w:ins w:id="1289" w:author="Nabera  Abhinandan" w:date="2023-03-02T17:30:00Z">
        <w:r w:rsidR="00732363" w:rsidRPr="00C52832">
          <w:rPr>
            <w:b/>
            <w:sz w:val="20"/>
            <w:szCs w:val="20"/>
            <w:lang w:val="en-GB"/>
            <w:rPrChange w:id="1290" w:author="Nabera  Abhinandan" w:date="2023-03-08T18:41:00Z">
              <w:rPr>
                <w:sz w:val="20"/>
                <w:szCs w:val="20"/>
                <w:lang w:val="en-GB"/>
              </w:rPr>
            </w:rPrChange>
          </w:rPr>
          <w:t>(e)</w:t>
        </w:r>
        <w:r w:rsidR="00732363" w:rsidRPr="00D24C8D">
          <w:rPr>
            <w:sz w:val="20"/>
            <w:szCs w:val="20"/>
            <w:lang w:val="en-GB"/>
          </w:rPr>
          <w:t xml:space="preserve"> </w:t>
        </w:r>
      </w:ins>
      <w:r w:rsidRPr="00C52832">
        <w:rPr>
          <w:sz w:val="20"/>
          <w:szCs w:val="20"/>
          <w:lang w:val="en-GB"/>
          <w:rPrChange w:id="1291" w:author="Nabera  Abhinandan" w:date="2023-03-08T18:41:00Z">
            <w:rPr>
              <w:sz w:val="20"/>
              <w:szCs w:val="20"/>
              <w:lang w:val="en-US"/>
            </w:rPr>
          </w:rPrChange>
        </w:rPr>
        <w:t xml:space="preserve">PV-based electrolytic hydrogen </w:t>
      </w:r>
      <w:del w:id="1292" w:author="Nabera  Abhinandan" w:date="2023-03-02T17:30:00Z">
        <w:r w:rsidRPr="00C52832" w:rsidDel="00732363">
          <w:rPr>
            <w:sz w:val="20"/>
            <w:szCs w:val="20"/>
            <w:lang w:val="en-GB"/>
            <w:rPrChange w:id="1293" w:author="Nabera  Abhinandan" w:date="2023-03-08T18:41:00Z">
              <w:rPr>
                <w:sz w:val="20"/>
                <w:szCs w:val="20"/>
                <w:lang w:val="en-US"/>
              </w:rPr>
            </w:rPrChange>
          </w:rPr>
          <w:delText xml:space="preserve">(e) </w:delText>
        </w:r>
      </w:del>
      <w:r w:rsidRPr="00C52832">
        <w:rPr>
          <w:sz w:val="20"/>
          <w:szCs w:val="20"/>
          <w:lang w:val="en-GB"/>
          <w:rPrChange w:id="1294" w:author="Nabera  Abhinandan" w:date="2023-03-08T18:41:00Z">
            <w:rPr>
              <w:sz w:val="20"/>
              <w:szCs w:val="20"/>
              <w:lang w:val="en-US"/>
            </w:rPr>
          </w:rPrChange>
        </w:rPr>
        <w:t xml:space="preserve">or </w:t>
      </w:r>
      <w:ins w:id="1295" w:author="Nabera  Abhinandan" w:date="2023-03-02T17:31:00Z">
        <w:r w:rsidR="00732363" w:rsidRPr="00C52832">
          <w:rPr>
            <w:b/>
            <w:sz w:val="20"/>
            <w:szCs w:val="20"/>
            <w:lang w:val="en-GB"/>
            <w:rPrChange w:id="1296" w:author="Nabera  Abhinandan" w:date="2023-03-08T18:41:00Z">
              <w:rPr>
                <w:sz w:val="20"/>
                <w:szCs w:val="20"/>
                <w:lang w:val="en-GB"/>
              </w:rPr>
            </w:rPrChange>
          </w:rPr>
          <w:t>(f)</w:t>
        </w:r>
        <w:r w:rsidR="00732363" w:rsidRPr="00D24C8D">
          <w:rPr>
            <w:sz w:val="20"/>
            <w:szCs w:val="20"/>
            <w:lang w:val="en-GB"/>
          </w:rPr>
          <w:t xml:space="preserve"> </w:t>
        </w:r>
      </w:ins>
      <w:r w:rsidRPr="00C52832">
        <w:rPr>
          <w:sz w:val="20"/>
          <w:szCs w:val="20"/>
          <w:lang w:val="en-GB"/>
          <w:rPrChange w:id="1297" w:author="Nabera  Abhinandan" w:date="2023-03-08T18:41:00Z">
            <w:rPr>
              <w:sz w:val="20"/>
              <w:szCs w:val="20"/>
              <w:lang w:val="en-US"/>
            </w:rPr>
          </w:rPrChange>
        </w:rPr>
        <w:t xml:space="preserve">blue hydrogen </w:t>
      </w:r>
      <w:ins w:id="1298" w:author="Nabera  Abhinandan" w:date="2023-03-02T17:46:00Z">
        <w:r w:rsidR="008735B8" w:rsidRPr="00D24C8D">
          <w:rPr>
            <w:sz w:val="20"/>
            <w:szCs w:val="20"/>
            <w:lang w:val="en-GB"/>
          </w:rPr>
          <w:t>–</w:t>
        </w:r>
      </w:ins>
      <w:del w:id="1299" w:author="Nabera  Abhinandan" w:date="2023-03-02T17:46:00Z">
        <w:r w:rsidRPr="00C52832" w:rsidDel="008735B8">
          <w:rPr>
            <w:sz w:val="20"/>
            <w:szCs w:val="20"/>
            <w:lang w:val="en-GB"/>
            <w:rPrChange w:id="1300" w:author="Nabera  Abhinandan" w:date="2023-03-08T18:41:00Z">
              <w:rPr>
                <w:sz w:val="20"/>
                <w:szCs w:val="20"/>
                <w:lang w:val="en-US"/>
              </w:rPr>
            </w:rPrChange>
          </w:rPr>
          <w:delText>–</w:delText>
        </w:r>
      </w:del>
      <w:r w:rsidRPr="00C52832">
        <w:rPr>
          <w:sz w:val="20"/>
          <w:szCs w:val="20"/>
          <w:lang w:val="en-GB"/>
          <w:rPrChange w:id="1301" w:author="Nabera  Abhinandan" w:date="2023-03-08T18:41:00Z">
            <w:rPr>
              <w:sz w:val="20"/>
              <w:szCs w:val="20"/>
              <w:lang w:val="en-US"/>
            </w:rPr>
          </w:rPrChange>
        </w:rPr>
        <w:t>SMR coupled with CCS</w:t>
      </w:r>
      <w:ins w:id="1302" w:author="Nabera  Abhinandan" w:date="2023-03-02T17:46:00Z">
        <w:r w:rsidR="003866CB" w:rsidRPr="00D24C8D">
          <w:rPr>
            <w:sz w:val="20"/>
            <w:szCs w:val="20"/>
            <w:lang w:val="en-GB"/>
          </w:rPr>
          <w:t>–</w:t>
        </w:r>
      </w:ins>
      <w:del w:id="1303" w:author="Nabera  Abhinandan" w:date="2023-03-02T17:31:00Z">
        <w:r w:rsidRPr="00C52832" w:rsidDel="009A2213">
          <w:rPr>
            <w:sz w:val="20"/>
            <w:szCs w:val="20"/>
            <w:lang w:val="en-GB"/>
            <w:rPrChange w:id="1304" w:author="Nabera  Abhinandan" w:date="2023-03-08T18:41:00Z">
              <w:rPr>
                <w:sz w:val="20"/>
                <w:szCs w:val="20"/>
                <w:lang w:val="en-US"/>
              </w:rPr>
            </w:rPrChange>
          </w:rPr>
          <w:delText>–</w:delText>
        </w:r>
        <w:r w:rsidRPr="00C52832" w:rsidDel="00C00765">
          <w:rPr>
            <w:sz w:val="20"/>
            <w:szCs w:val="20"/>
            <w:lang w:val="en-GB"/>
            <w:rPrChange w:id="1305" w:author="Nabera  Abhinandan" w:date="2023-03-08T18:41:00Z">
              <w:rPr>
                <w:sz w:val="20"/>
                <w:szCs w:val="20"/>
                <w:lang w:val="en-US"/>
              </w:rPr>
            </w:rPrChange>
          </w:rPr>
          <w:delText xml:space="preserve"> (f)</w:delText>
        </w:r>
      </w:del>
      <w:r w:rsidRPr="00C52832">
        <w:rPr>
          <w:sz w:val="20"/>
          <w:szCs w:val="20"/>
          <w:lang w:val="en-GB"/>
          <w:rPrChange w:id="1306" w:author="Nabera  Abhinandan" w:date="2023-03-08T18:41:00Z">
            <w:rPr>
              <w:sz w:val="20"/>
              <w:szCs w:val="20"/>
              <w:lang w:val="en-US"/>
            </w:rPr>
          </w:rPrChange>
        </w:rPr>
        <w:t>.</w:t>
      </w:r>
      <w:del w:id="1307" w:author="Nabera  Abhinandan" w:date="2023-03-08T15:49:00Z">
        <w:r w:rsidRPr="00C52832" w:rsidDel="007B006E">
          <w:rPr>
            <w:sz w:val="20"/>
            <w:szCs w:val="20"/>
            <w:lang w:val="en-GB"/>
            <w:rPrChange w:id="1308" w:author="Nabera  Abhinandan" w:date="2023-03-08T18:41:00Z">
              <w:rPr>
                <w:sz w:val="20"/>
                <w:szCs w:val="20"/>
                <w:lang w:val="en-US"/>
              </w:rPr>
            </w:rPrChange>
          </w:rPr>
          <w:delText xml:space="preserve"> </w:delText>
        </w:r>
      </w:del>
      <w:ins w:id="1309" w:author="Nabera  Abhinandan" w:date="2023-03-08T15:49:00Z">
        <w:r w:rsidR="007B006E" w:rsidRPr="00D24C8D">
          <w:rPr>
            <w:sz w:val="20"/>
            <w:szCs w:val="20"/>
            <w:lang w:val="en-GB"/>
          </w:rPr>
          <w:t xml:space="preserve"> </w:t>
        </w:r>
      </w:ins>
      <w:del w:id="1310" w:author="Nabera  Abhinandan" w:date="2023-03-08T15:49:00Z">
        <w:r w:rsidRPr="00C52832" w:rsidDel="007B006E">
          <w:rPr>
            <w:sz w:val="20"/>
            <w:szCs w:val="20"/>
            <w:lang w:val="en-GB"/>
            <w:rPrChange w:id="1311" w:author="Nabera  Abhinandan" w:date="2023-03-08T18:41:00Z">
              <w:rPr>
                <w:sz w:val="20"/>
                <w:szCs w:val="20"/>
                <w:lang w:val="en-US"/>
              </w:rPr>
            </w:rPrChange>
          </w:rPr>
          <w:delText>As in Fig. 1, the calculations are based on rigorous simulations and consider</w:delText>
        </w:r>
        <w:r w:rsidRPr="00C52832" w:rsidDel="007B006E">
          <w:rPr>
            <w:sz w:val="20"/>
            <w:lang w:val="en-GB"/>
            <w:rPrChange w:id="1312" w:author="Nabera  Abhinandan" w:date="2023-03-08T18:41:00Z">
              <w:rPr>
                <w:sz w:val="20"/>
                <w:lang w:val="en-US"/>
              </w:rPr>
            </w:rPrChange>
          </w:rPr>
          <w:delText xml:space="preserve"> the effect of inflation and the monthly</w:delText>
        </w:r>
        <w:r w:rsidRPr="00C52832" w:rsidDel="007B006E">
          <w:rPr>
            <w:i/>
            <w:sz w:val="20"/>
            <w:lang w:val="en-GB"/>
            <w:rPrChange w:id="1313" w:author="Nabera  Abhinandan" w:date="2023-03-08T18:41:00Z">
              <w:rPr>
                <w:i/>
                <w:sz w:val="20"/>
                <w:lang w:val="en-US"/>
              </w:rPr>
            </w:rPrChange>
          </w:rPr>
          <w:delText xml:space="preserve"> </w:delText>
        </w:r>
        <w:r w:rsidRPr="00C52832" w:rsidDel="007B006E">
          <w:rPr>
            <w:sz w:val="20"/>
            <w:lang w:val="en-GB"/>
            <w:rPrChange w:id="1314" w:author="Nabera  Abhinandan" w:date="2023-03-08T18:41:00Z">
              <w:rPr>
                <w:sz w:val="20"/>
                <w:lang w:val="en-US"/>
              </w:rPr>
            </w:rPrChange>
          </w:rPr>
          <w:delText>fluctuation</w:delText>
        </w:r>
        <w:r w:rsidRPr="00C52832" w:rsidDel="007B006E">
          <w:rPr>
            <w:i/>
            <w:sz w:val="20"/>
            <w:lang w:val="en-GB"/>
            <w:rPrChange w:id="1315" w:author="Nabera  Abhinandan" w:date="2023-03-08T18:41:00Z">
              <w:rPr>
                <w:i/>
                <w:sz w:val="20"/>
                <w:lang w:val="en-US"/>
              </w:rPr>
            </w:rPrChange>
          </w:rPr>
          <w:delText>s</w:delText>
        </w:r>
        <w:r w:rsidRPr="00C52832" w:rsidDel="007B006E">
          <w:rPr>
            <w:sz w:val="20"/>
            <w:lang w:val="en-GB"/>
            <w:rPrChange w:id="1316" w:author="Nabera  Abhinandan" w:date="2023-03-08T18:41:00Z">
              <w:rPr>
                <w:sz w:val="20"/>
                <w:lang w:val="en-US"/>
              </w:rPr>
            </w:rPrChange>
          </w:rPr>
          <w:delText xml:space="preserve"> in natural gas and electricity prices (the evolution of electricity prices in Europe is displayed in Fig. S</w:delText>
        </w:r>
        <w:r w:rsidR="002B1BCD" w:rsidRPr="00C52832" w:rsidDel="007B006E">
          <w:rPr>
            <w:sz w:val="20"/>
            <w:lang w:val="en-GB"/>
            <w:rPrChange w:id="1317" w:author="Nabera  Abhinandan" w:date="2023-03-08T18:41:00Z">
              <w:rPr>
                <w:sz w:val="20"/>
                <w:lang w:val="en-US"/>
              </w:rPr>
            </w:rPrChange>
          </w:rPr>
          <w:delText>3 of the ESI</w:delText>
        </w:r>
        <w:r w:rsidRPr="00C52832" w:rsidDel="007B006E">
          <w:rPr>
            <w:sz w:val="20"/>
            <w:lang w:val="en-GB"/>
            <w:rPrChange w:id="1318" w:author="Nabera  Abhinandan" w:date="2023-03-08T18:41:00Z">
              <w:rPr>
                <w:sz w:val="20"/>
                <w:lang w:val="en-US"/>
              </w:rPr>
            </w:rPrChange>
          </w:rPr>
          <w:delText>)</w:delText>
        </w:r>
        <w:r w:rsidRPr="00C52832" w:rsidDel="007B006E">
          <w:rPr>
            <w:rFonts w:cstheme="minorHAnsi"/>
            <w:sz w:val="20"/>
            <w:szCs w:val="20"/>
            <w:lang w:val="en-GB"/>
            <w:rPrChange w:id="1319" w:author="Nabera  Abhinandan" w:date="2023-03-08T18:41:00Z">
              <w:rPr>
                <w:rFonts w:cstheme="minorHAnsi"/>
                <w:sz w:val="20"/>
                <w:szCs w:val="20"/>
                <w:lang w:val="en-US"/>
              </w:rPr>
            </w:rPrChange>
          </w:rPr>
          <w:delText xml:space="preserve">. </w:delText>
        </w:r>
      </w:del>
      <w:r w:rsidRPr="00C52832">
        <w:rPr>
          <w:rFonts w:cstheme="minorHAnsi"/>
          <w:sz w:val="20"/>
          <w:szCs w:val="20"/>
          <w:lang w:val="en-GB"/>
          <w:rPrChange w:id="1320" w:author="Nabera  Abhinandan" w:date="2023-03-08T18:41:00Z">
            <w:rPr>
              <w:rFonts w:cstheme="minorHAnsi"/>
              <w:sz w:val="20"/>
              <w:szCs w:val="20"/>
              <w:lang w:val="en-US"/>
            </w:rPr>
          </w:rPrChange>
        </w:rPr>
        <w:t xml:space="preserve">Error bars </w:t>
      </w:r>
      <w:del w:id="1321" w:author="Nabera  Abhinandan" w:date="2023-03-03T10:24:00Z">
        <w:r w:rsidRPr="00C52832" w:rsidDel="008B1FC1">
          <w:rPr>
            <w:rFonts w:cstheme="minorHAnsi"/>
            <w:sz w:val="20"/>
            <w:szCs w:val="20"/>
            <w:lang w:val="en-GB"/>
            <w:rPrChange w:id="1322" w:author="Nabera  Abhinandan" w:date="2023-03-08T18:41:00Z">
              <w:rPr>
                <w:rFonts w:cstheme="minorHAnsi"/>
                <w:sz w:val="20"/>
                <w:szCs w:val="20"/>
                <w:lang w:val="en-US"/>
              </w:rPr>
            </w:rPrChange>
          </w:rPr>
          <w:delText xml:space="preserve">display </w:delText>
        </w:r>
      </w:del>
      <w:ins w:id="1323" w:author="Nabera  Abhinandan" w:date="2023-03-03T10:24:00Z">
        <w:r w:rsidR="008B1FC1" w:rsidRPr="00D24C8D">
          <w:rPr>
            <w:rFonts w:cstheme="minorHAnsi"/>
            <w:sz w:val="20"/>
            <w:szCs w:val="20"/>
            <w:lang w:val="en-GB"/>
          </w:rPr>
          <w:t>indicate</w:t>
        </w:r>
        <w:r w:rsidR="008B1FC1" w:rsidRPr="00C52832">
          <w:rPr>
            <w:rFonts w:cstheme="minorHAnsi"/>
            <w:sz w:val="20"/>
            <w:szCs w:val="20"/>
            <w:lang w:val="en-GB"/>
            <w:rPrChange w:id="1324" w:author="Nabera  Abhinandan" w:date="2023-03-08T18:41:00Z">
              <w:rPr>
                <w:rFonts w:cstheme="minorHAnsi"/>
                <w:sz w:val="20"/>
                <w:szCs w:val="20"/>
                <w:lang w:val="en-US"/>
              </w:rPr>
            </w:rPrChange>
          </w:rPr>
          <w:t xml:space="preserve"> </w:t>
        </w:r>
      </w:ins>
      <w:r w:rsidRPr="00C52832">
        <w:rPr>
          <w:rFonts w:cstheme="minorHAnsi"/>
          <w:sz w:val="20"/>
          <w:szCs w:val="20"/>
          <w:lang w:val="en-GB"/>
          <w:rPrChange w:id="1325" w:author="Nabera  Abhinandan" w:date="2023-03-08T18:41:00Z">
            <w:rPr>
              <w:rFonts w:cstheme="minorHAnsi"/>
              <w:sz w:val="20"/>
              <w:szCs w:val="20"/>
              <w:lang w:val="en-US"/>
            </w:rPr>
          </w:rPrChange>
        </w:rPr>
        <w:t xml:space="preserve">the production cost considering the lower and upper bound for the </w:t>
      </w:r>
      <w:del w:id="1326" w:author="Nabera  Abhinandan" w:date="2023-03-02T17:19:00Z">
        <w:r w:rsidRPr="00C52832" w:rsidDel="00C42DC2">
          <w:rPr>
            <w:rFonts w:cstheme="minorHAnsi"/>
            <w:sz w:val="20"/>
            <w:szCs w:val="20"/>
            <w:lang w:val="en-GB"/>
            <w:rPrChange w:id="1327" w:author="Nabera  Abhinandan" w:date="2023-03-08T18:41:00Z">
              <w:rPr>
                <w:rFonts w:cstheme="minorHAnsi"/>
                <w:sz w:val="20"/>
                <w:szCs w:val="20"/>
                <w:lang w:val="en-US"/>
              </w:rPr>
            </w:rPrChange>
          </w:rPr>
          <w:delText xml:space="preserve">levelized </w:delText>
        </w:r>
      </w:del>
      <w:ins w:id="1328" w:author="Nabera  Abhinandan" w:date="2023-03-02T17:19:00Z">
        <w:r w:rsidR="00C42DC2" w:rsidRPr="00C52832">
          <w:rPr>
            <w:rFonts w:cstheme="minorHAnsi"/>
            <w:sz w:val="20"/>
            <w:szCs w:val="20"/>
            <w:lang w:val="en-GB"/>
            <w:rPrChange w:id="1329" w:author="Nabera  Abhinandan" w:date="2023-03-08T18:41:00Z">
              <w:rPr>
                <w:rFonts w:cstheme="minorHAnsi"/>
                <w:sz w:val="20"/>
                <w:szCs w:val="20"/>
                <w:lang w:val="en-US"/>
              </w:rPr>
            </w:rPrChange>
          </w:rPr>
          <w:t>leveli</w:t>
        </w:r>
        <w:r w:rsidR="00C42DC2" w:rsidRPr="00D24C8D">
          <w:rPr>
            <w:rFonts w:cstheme="minorHAnsi"/>
            <w:sz w:val="20"/>
            <w:szCs w:val="20"/>
            <w:lang w:val="en-GB"/>
          </w:rPr>
          <w:t>s</w:t>
        </w:r>
        <w:r w:rsidR="00C42DC2" w:rsidRPr="00C52832">
          <w:rPr>
            <w:rFonts w:cstheme="minorHAnsi"/>
            <w:sz w:val="20"/>
            <w:szCs w:val="20"/>
            <w:lang w:val="en-GB"/>
            <w:rPrChange w:id="1330" w:author="Nabera  Abhinandan" w:date="2023-03-08T18:41:00Z">
              <w:rPr>
                <w:rFonts w:cstheme="minorHAnsi"/>
                <w:sz w:val="20"/>
                <w:szCs w:val="20"/>
                <w:lang w:val="en-US"/>
              </w:rPr>
            </w:rPrChange>
          </w:rPr>
          <w:t xml:space="preserve">ed </w:t>
        </w:r>
      </w:ins>
      <w:r w:rsidRPr="00C52832">
        <w:rPr>
          <w:rFonts w:cstheme="minorHAnsi"/>
          <w:sz w:val="20"/>
          <w:szCs w:val="20"/>
          <w:lang w:val="en-GB"/>
          <w:rPrChange w:id="1331" w:author="Nabera  Abhinandan" w:date="2023-03-08T18:41:00Z">
            <w:rPr>
              <w:rFonts w:cstheme="minorHAnsi"/>
              <w:sz w:val="20"/>
              <w:szCs w:val="20"/>
              <w:lang w:val="en-US"/>
            </w:rPr>
          </w:rPrChange>
        </w:rPr>
        <w:t>cost of hydrogen</w:t>
      </w:r>
      <w:r w:rsidR="00F33E1F" w:rsidRPr="00C52832">
        <w:rPr>
          <w:rFonts w:cstheme="minorHAnsi"/>
          <w:sz w:val="20"/>
          <w:szCs w:val="20"/>
          <w:lang w:val="en-GB"/>
          <w:rPrChange w:id="1332" w:author="Nabera  Abhinandan" w:date="2023-03-08T18:41:00Z">
            <w:rPr>
              <w:rFonts w:cstheme="minorHAnsi"/>
              <w:sz w:val="20"/>
              <w:szCs w:val="20"/>
              <w:lang w:val="en-US"/>
            </w:rPr>
          </w:rPrChange>
        </w:rPr>
        <w:t xml:space="preserve"> (see Table S7 of the ESI)</w:t>
      </w:r>
      <w:r w:rsidRPr="00C52832">
        <w:rPr>
          <w:rFonts w:cstheme="minorHAnsi"/>
          <w:iCs/>
          <w:sz w:val="20"/>
          <w:szCs w:val="20"/>
          <w:lang w:val="en-GB"/>
          <w:rPrChange w:id="1333" w:author="Nabera  Abhinandan" w:date="2023-03-08T18:41:00Z">
            <w:rPr>
              <w:rFonts w:cstheme="minorHAnsi"/>
              <w:iCs/>
              <w:sz w:val="20"/>
              <w:szCs w:val="20"/>
              <w:lang w:val="en-US"/>
            </w:rPr>
          </w:rPrChange>
        </w:rPr>
        <w:t xml:space="preserve">. </w:t>
      </w:r>
      <w:del w:id="1334" w:author="Nabera  Abhinandan" w:date="2023-03-08T15:49:00Z">
        <w:r w:rsidRPr="00C52832" w:rsidDel="00E721D1">
          <w:rPr>
            <w:rFonts w:cstheme="minorHAnsi"/>
            <w:iCs/>
            <w:sz w:val="20"/>
            <w:szCs w:val="20"/>
            <w:lang w:val="en-GB"/>
            <w:rPrChange w:id="1335" w:author="Nabera  Abhinandan" w:date="2023-03-08T18:41:00Z">
              <w:rPr>
                <w:rFonts w:cstheme="minorHAnsi"/>
                <w:iCs/>
                <w:sz w:val="20"/>
                <w:szCs w:val="20"/>
                <w:lang w:val="en-US"/>
              </w:rPr>
            </w:rPrChange>
          </w:rPr>
          <w:delText xml:space="preserve">Notably, ammonia production </w:delText>
        </w:r>
        <w:r w:rsidRPr="00C52832" w:rsidDel="00E721D1">
          <w:rPr>
            <w:rFonts w:cstheme="minorHAnsi"/>
            <w:i/>
            <w:iCs/>
            <w:sz w:val="20"/>
            <w:szCs w:val="20"/>
            <w:lang w:val="en-GB"/>
            <w:rPrChange w:id="1336" w:author="Nabera  Abhinandan" w:date="2023-03-08T18:41:00Z">
              <w:rPr>
                <w:rFonts w:cstheme="minorHAnsi"/>
                <w:i/>
                <w:iCs/>
                <w:sz w:val="20"/>
                <w:szCs w:val="20"/>
                <w:lang w:val="en-US"/>
              </w:rPr>
            </w:rPrChange>
          </w:rPr>
          <w:delText>via</w:delText>
        </w:r>
        <w:r w:rsidRPr="00C52832" w:rsidDel="00E721D1">
          <w:rPr>
            <w:rFonts w:cstheme="minorHAnsi"/>
            <w:iCs/>
            <w:sz w:val="20"/>
            <w:szCs w:val="20"/>
            <w:lang w:val="en-GB"/>
            <w:rPrChange w:id="1337" w:author="Nabera  Abhinandan" w:date="2023-03-08T18:41:00Z">
              <w:rPr>
                <w:rFonts w:cstheme="minorHAnsi"/>
                <w:iCs/>
                <w:sz w:val="20"/>
                <w:szCs w:val="20"/>
                <w:lang w:val="en-US"/>
              </w:rPr>
            </w:rPrChange>
          </w:rPr>
          <w:delText xml:space="preserve"> wind electrolysis arises as the most competitive green route, which has been cheaper than or similar to fossil ammonia for six months since December 2021.</w:delText>
        </w:r>
      </w:del>
    </w:p>
    <w:p w14:paraId="55A7C9D0" w14:textId="66990E29" w:rsidR="00E15608" w:rsidRPr="00D24C8D" w:rsidDel="00E93497" w:rsidRDefault="00E15608" w:rsidP="00577897">
      <w:pPr>
        <w:jc w:val="both"/>
        <w:rPr>
          <w:del w:id="1338" w:author="Nabera  Abhinandan" w:date="2023-03-08T16:30:00Z"/>
          <w:lang w:val="en-GB"/>
        </w:rPr>
      </w:pPr>
      <w:r w:rsidRPr="00C52832">
        <w:rPr>
          <w:rFonts w:cstheme="minorHAnsi"/>
          <w:lang w:val="en-GB"/>
          <w:rPrChange w:id="1339" w:author="Nabera  Abhinandan" w:date="2023-03-08T18:41:00Z">
            <w:rPr>
              <w:rFonts w:cstheme="minorHAnsi"/>
              <w:lang w:val="en-US"/>
            </w:rPr>
          </w:rPrChange>
        </w:rPr>
        <w:t xml:space="preserve">We next </w:t>
      </w:r>
      <w:del w:id="1340" w:author="Nabera  Abhinandan" w:date="2023-03-02T17:18:00Z">
        <w:r w:rsidR="00A71815" w:rsidRPr="00C52832" w:rsidDel="00C42DC2">
          <w:rPr>
            <w:rFonts w:cstheme="minorHAnsi"/>
            <w:lang w:val="en-GB"/>
            <w:rPrChange w:id="1341" w:author="Nabera  Abhinandan" w:date="2023-03-08T18:41:00Z">
              <w:rPr>
                <w:rFonts w:cstheme="minorHAnsi"/>
                <w:lang w:val="en-US"/>
              </w:rPr>
            </w:rPrChange>
          </w:rPr>
          <w:delText>analyze</w:delText>
        </w:r>
      </w:del>
      <w:ins w:id="1342" w:author="Nabera  Abhinandan" w:date="2023-03-02T17:18:00Z">
        <w:r w:rsidR="00C42DC2" w:rsidRPr="00D24C8D">
          <w:rPr>
            <w:rFonts w:cstheme="minorHAnsi"/>
            <w:lang w:val="en-GB"/>
          </w:rPr>
          <w:t>analyse</w:t>
        </w:r>
      </w:ins>
      <w:r w:rsidRPr="00C52832">
        <w:rPr>
          <w:rFonts w:cstheme="minorHAnsi"/>
          <w:lang w:val="en-GB"/>
          <w:rPrChange w:id="1343" w:author="Nabera  Abhinandan" w:date="2023-03-08T18:41:00Z">
            <w:rPr>
              <w:rFonts w:cstheme="minorHAnsi"/>
              <w:lang w:val="en-US"/>
            </w:rPr>
          </w:rPrChange>
        </w:rPr>
        <w:t xml:space="preserve"> the breakdown of the production cost for fossil and green chemicals at different time points (</w:t>
      </w:r>
      <w:r w:rsidRPr="00C52832">
        <w:rPr>
          <w:rFonts w:cstheme="minorHAnsi"/>
          <w:lang w:val="en-GB"/>
          <w:rPrChange w:id="1344" w:author="Nabera  Abhinandan" w:date="2023-03-08T18:41:00Z">
            <w:rPr>
              <w:rFonts w:cstheme="minorHAnsi"/>
            </w:rPr>
          </w:rPrChange>
        </w:rPr>
        <w:fldChar w:fldCharType="begin"/>
      </w:r>
      <w:r w:rsidRPr="00C52832">
        <w:rPr>
          <w:rFonts w:cstheme="minorHAnsi"/>
          <w:lang w:val="en-GB"/>
          <w:rPrChange w:id="1345" w:author="Nabera  Abhinandan" w:date="2023-03-08T18:41:00Z">
            <w:rPr>
              <w:rFonts w:cstheme="minorHAnsi"/>
              <w:lang w:val="en-US"/>
            </w:rPr>
          </w:rPrChange>
        </w:rPr>
        <w:instrText xml:space="preserve"> REF _Ref124438535 \h  \* MERGEFORMAT </w:instrText>
      </w:r>
      <w:r w:rsidRPr="00C52832">
        <w:rPr>
          <w:rFonts w:cstheme="minorHAnsi"/>
          <w:lang w:val="en-GB"/>
          <w:rPrChange w:id="1346" w:author="Nabera  Abhinandan" w:date="2023-03-08T18:41:00Z">
            <w:rPr>
              <w:rFonts w:cstheme="minorHAnsi"/>
              <w:lang w:val="en-GB"/>
            </w:rPr>
          </w:rPrChange>
        </w:rPr>
      </w:r>
      <w:r w:rsidRPr="00C52832">
        <w:rPr>
          <w:rFonts w:cstheme="minorHAnsi"/>
          <w:lang w:val="en-GB"/>
          <w:rPrChange w:id="1347" w:author="Nabera  Abhinandan" w:date="2023-03-08T18:41:00Z">
            <w:rPr>
              <w:rFonts w:cstheme="minorHAnsi"/>
            </w:rPr>
          </w:rPrChange>
        </w:rPr>
        <w:fldChar w:fldCharType="separate"/>
      </w:r>
      <w:r w:rsidR="00547CC2" w:rsidRPr="00547CC2">
        <w:rPr>
          <w:lang w:val="en-GB"/>
        </w:rPr>
        <w:t>Fig</w:t>
      </w:r>
      <w:ins w:id="1348" w:author="Pérez-Ramirez  Javier" w:date="2023-03-02T07:40:00Z">
        <w:r w:rsidR="00547CC2" w:rsidRPr="00547CC2">
          <w:rPr>
            <w:lang w:val="en-GB"/>
          </w:rPr>
          <w:t>. </w:t>
        </w:r>
      </w:ins>
      <w:r w:rsidR="00547CC2" w:rsidRPr="00547CC2">
        <w:rPr>
          <w:lang w:val="en-GB"/>
        </w:rPr>
        <w:t>3</w:t>
      </w:r>
      <w:r w:rsidRPr="00C52832">
        <w:rPr>
          <w:rFonts w:cstheme="minorHAnsi"/>
          <w:lang w:val="en-GB"/>
          <w:rPrChange w:id="1349" w:author="Nabera  Abhinandan" w:date="2023-03-08T18:41:00Z">
            <w:rPr>
              <w:rFonts w:cstheme="minorHAnsi"/>
            </w:rPr>
          </w:rPrChange>
        </w:rPr>
        <w:fldChar w:fldCharType="end"/>
      </w:r>
      <w:r w:rsidRPr="00C52832">
        <w:rPr>
          <w:rFonts w:cstheme="minorHAnsi"/>
          <w:lang w:val="en-GB"/>
          <w:rPrChange w:id="1350" w:author="Nabera  Abhinandan" w:date="2023-03-08T18:41:00Z">
            <w:rPr>
              <w:rFonts w:cstheme="minorHAnsi"/>
              <w:lang w:val="en-US"/>
            </w:rPr>
          </w:rPrChange>
        </w:rPr>
        <w:t xml:space="preserve">). We focus on the green routes based on wind-based electrolytic hydrogen, as these were found to be the most promising routes (results for the </w:t>
      </w:r>
      <w:r w:rsidRPr="00C52832">
        <w:rPr>
          <w:lang w:val="en-GB"/>
          <w:rPrChange w:id="1351" w:author="Nabera  Abhinandan" w:date="2023-03-08T18:41:00Z">
            <w:rPr>
              <w:lang w:val="en-US"/>
            </w:rPr>
          </w:rPrChange>
        </w:rPr>
        <w:t>other green routes are displayed in Fig. S</w:t>
      </w:r>
      <w:r w:rsidR="00126E59" w:rsidRPr="00C52832">
        <w:rPr>
          <w:lang w:val="en-GB"/>
          <w:rPrChange w:id="1352" w:author="Nabera  Abhinandan" w:date="2023-03-08T18:41:00Z">
            <w:rPr>
              <w:lang w:val="en-US"/>
            </w:rPr>
          </w:rPrChange>
        </w:rPr>
        <w:t>7 of the ESI</w:t>
      </w:r>
      <w:r w:rsidRPr="00C52832">
        <w:rPr>
          <w:lang w:val="en-GB"/>
          <w:rPrChange w:id="1353" w:author="Nabera  Abhinandan" w:date="2023-03-08T18:41:00Z">
            <w:rPr>
              <w:lang w:val="en-US"/>
            </w:rPr>
          </w:rPrChange>
        </w:rPr>
        <w:t xml:space="preserve">). </w:t>
      </w:r>
      <w:moveFromRangeStart w:id="1354" w:author="Nabera  Abhinandan" w:date="2023-03-08T16:28:00Z" w:name="move129185322"/>
      <w:moveFrom w:id="1355" w:author="Nabera  Abhinandan" w:date="2023-03-08T16:28:00Z">
        <w:r w:rsidRPr="00C52832" w:rsidDel="00CB04F9">
          <w:rPr>
            <w:lang w:val="en-GB"/>
            <w:rPrChange w:id="1356" w:author="Nabera  Abhinandan" w:date="2023-03-08T18:41:00Z">
              <w:rPr>
                <w:lang w:val="en-US"/>
              </w:rPr>
            </w:rPrChange>
          </w:rPr>
          <w:t>Moreover, w</w:t>
        </w:r>
        <w:r w:rsidRPr="00C52832" w:rsidDel="00CB04F9">
          <w:rPr>
            <w:rFonts w:cstheme="minorHAnsi"/>
            <w:lang w:val="en-GB"/>
            <w:rPrChange w:id="1357" w:author="Nabera  Abhinandan" w:date="2023-03-08T18:41:00Z">
              <w:rPr>
                <w:rFonts w:cstheme="minorHAnsi"/>
                <w:lang w:val="en-US"/>
              </w:rPr>
            </w:rPrChange>
          </w:rPr>
          <w:t>e take average values for the years 2019 and 2020 as the natural gas and electricity prices before July 2021 were almost constant.</w:t>
        </w:r>
      </w:moveFrom>
      <w:moveFromRangeEnd w:id="1354"/>
    </w:p>
    <w:p w14:paraId="080B777B" w14:textId="77777777" w:rsidR="00E93497" w:rsidRPr="00C52832" w:rsidRDefault="00E93497" w:rsidP="00577897">
      <w:pPr>
        <w:jc w:val="both"/>
        <w:rPr>
          <w:ins w:id="1358" w:author="Nabera  Abhinandan" w:date="2023-03-08T16:30:00Z"/>
          <w:rFonts w:cstheme="minorHAnsi"/>
          <w:lang w:val="en-GB"/>
          <w:rPrChange w:id="1359" w:author="Nabera  Abhinandan" w:date="2023-03-08T18:41:00Z">
            <w:rPr>
              <w:ins w:id="1360" w:author="Nabera  Abhinandan" w:date="2023-03-08T16:30:00Z"/>
              <w:rFonts w:cstheme="minorHAnsi"/>
              <w:lang w:val="en-US"/>
            </w:rPr>
          </w:rPrChange>
        </w:rPr>
      </w:pPr>
    </w:p>
    <w:p w14:paraId="20F61232" w14:textId="07581948" w:rsidR="00E15608" w:rsidRPr="00C52832" w:rsidRDefault="00E15608" w:rsidP="00577897">
      <w:pPr>
        <w:jc w:val="both"/>
        <w:rPr>
          <w:lang w:val="en-GB"/>
          <w:rPrChange w:id="1361" w:author="Nabera  Abhinandan" w:date="2023-03-08T18:41:00Z">
            <w:rPr>
              <w:lang w:val="en-US"/>
            </w:rPr>
          </w:rPrChange>
        </w:rPr>
      </w:pPr>
      <w:r w:rsidRPr="00C52832">
        <w:rPr>
          <w:rFonts w:cstheme="minorHAnsi"/>
          <w:lang w:val="en-GB"/>
          <w:rPrChange w:id="1362" w:author="Nabera  Abhinandan" w:date="2023-03-08T18:41:00Z">
            <w:rPr>
              <w:rFonts w:cstheme="minorHAnsi"/>
              <w:lang w:val="en-US"/>
            </w:rPr>
          </w:rPrChange>
        </w:rPr>
        <w:t>Our results show that the contribution of natural gas to the production cost for fossil ammonia increased from 21% in 2020 to 44% in July 2021 and up to 63% in November 2022 (</w:t>
      </w:r>
      <w:r w:rsidRPr="00C52832">
        <w:rPr>
          <w:rFonts w:cstheme="minorHAnsi"/>
          <w:lang w:val="en-GB"/>
          <w:rPrChange w:id="1363" w:author="Nabera  Abhinandan" w:date="2023-03-08T18:41:00Z">
            <w:rPr>
              <w:rFonts w:cstheme="minorHAnsi"/>
            </w:rPr>
          </w:rPrChange>
        </w:rPr>
        <w:fldChar w:fldCharType="begin"/>
      </w:r>
      <w:r w:rsidRPr="00C52832">
        <w:rPr>
          <w:rFonts w:cstheme="minorHAnsi"/>
          <w:lang w:val="en-GB"/>
          <w:rPrChange w:id="1364" w:author="Nabera  Abhinandan" w:date="2023-03-08T18:41:00Z">
            <w:rPr>
              <w:rFonts w:cstheme="minorHAnsi"/>
              <w:lang w:val="en-US"/>
            </w:rPr>
          </w:rPrChange>
        </w:rPr>
        <w:instrText xml:space="preserve"> REF _Ref124438535 \h  \* MERGEFORMAT </w:instrText>
      </w:r>
      <w:r w:rsidRPr="00C52832">
        <w:rPr>
          <w:rFonts w:cstheme="minorHAnsi"/>
          <w:lang w:val="en-GB"/>
          <w:rPrChange w:id="1365" w:author="Nabera  Abhinandan" w:date="2023-03-08T18:41:00Z">
            <w:rPr>
              <w:rFonts w:cstheme="minorHAnsi"/>
              <w:lang w:val="en-GB"/>
            </w:rPr>
          </w:rPrChange>
        </w:rPr>
      </w:r>
      <w:r w:rsidRPr="00C52832">
        <w:rPr>
          <w:rFonts w:cstheme="minorHAnsi"/>
          <w:lang w:val="en-GB"/>
          <w:rPrChange w:id="1366" w:author="Nabera  Abhinandan" w:date="2023-03-08T18:41:00Z">
            <w:rPr>
              <w:rFonts w:cstheme="minorHAnsi"/>
            </w:rPr>
          </w:rPrChange>
        </w:rPr>
        <w:fldChar w:fldCharType="separate"/>
      </w:r>
      <w:r w:rsidR="00547CC2" w:rsidRPr="00547CC2">
        <w:rPr>
          <w:lang w:val="en-GB"/>
        </w:rPr>
        <w:t>Fig</w:t>
      </w:r>
      <w:ins w:id="1367" w:author="Pérez-Ramirez  Javier" w:date="2023-03-02T07:40:00Z">
        <w:r w:rsidR="00547CC2" w:rsidRPr="00547CC2">
          <w:rPr>
            <w:lang w:val="en-GB"/>
          </w:rPr>
          <w:t>. </w:t>
        </w:r>
      </w:ins>
      <w:r w:rsidR="00547CC2" w:rsidRPr="00547CC2">
        <w:rPr>
          <w:lang w:val="en-GB"/>
        </w:rPr>
        <w:t>3</w:t>
      </w:r>
      <w:r w:rsidRPr="00C52832">
        <w:rPr>
          <w:rFonts w:cstheme="minorHAnsi"/>
          <w:lang w:val="en-GB"/>
          <w:rPrChange w:id="1368" w:author="Nabera  Abhinandan" w:date="2023-03-08T18:41:00Z">
            <w:rPr>
              <w:rFonts w:cstheme="minorHAnsi"/>
            </w:rPr>
          </w:rPrChange>
        </w:rPr>
        <w:fldChar w:fldCharType="end"/>
      </w:r>
      <w:r w:rsidRPr="00C52832">
        <w:rPr>
          <w:rFonts w:cstheme="minorHAnsi"/>
          <w:lang w:val="en-GB"/>
          <w:rPrChange w:id="1369" w:author="Nabera  Abhinandan" w:date="2023-03-08T18:41:00Z">
            <w:rPr>
              <w:rFonts w:cstheme="minorHAnsi"/>
              <w:lang w:val="en-US"/>
            </w:rPr>
          </w:rPrChange>
        </w:rPr>
        <w:t>a). Similarly, for the production of fossil methanol, the share of natural gas increased from 48% in 2020 to 76% in July 2021 and 88% in November 2022 (</w:t>
      </w:r>
      <w:r w:rsidRPr="00C52832">
        <w:rPr>
          <w:rFonts w:cstheme="minorHAnsi"/>
          <w:lang w:val="en-GB"/>
          <w:rPrChange w:id="1370" w:author="Nabera  Abhinandan" w:date="2023-03-08T18:41:00Z">
            <w:rPr>
              <w:rFonts w:cstheme="minorHAnsi"/>
            </w:rPr>
          </w:rPrChange>
        </w:rPr>
        <w:fldChar w:fldCharType="begin"/>
      </w:r>
      <w:r w:rsidRPr="00C52832">
        <w:rPr>
          <w:rFonts w:cstheme="minorHAnsi"/>
          <w:lang w:val="en-GB"/>
          <w:rPrChange w:id="1371" w:author="Nabera  Abhinandan" w:date="2023-03-08T18:41:00Z">
            <w:rPr>
              <w:rFonts w:cstheme="minorHAnsi"/>
              <w:lang w:val="en-US"/>
            </w:rPr>
          </w:rPrChange>
        </w:rPr>
        <w:instrText xml:space="preserve"> REF _Ref124438535 \h  \* MERGEFORMAT </w:instrText>
      </w:r>
      <w:r w:rsidRPr="00C52832">
        <w:rPr>
          <w:rFonts w:cstheme="minorHAnsi"/>
          <w:lang w:val="en-GB"/>
          <w:rPrChange w:id="1372" w:author="Nabera  Abhinandan" w:date="2023-03-08T18:41:00Z">
            <w:rPr>
              <w:rFonts w:cstheme="minorHAnsi"/>
              <w:lang w:val="en-GB"/>
            </w:rPr>
          </w:rPrChange>
        </w:rPr>
      </w:r>
      <w:r w:rsidRPr="00C52832">
        <w:rPr>
          <w:rFonts w:cstheme="minorHAnsi"/>
          <w:lang w:val="en-GB"/>
          <w:rPrChange w:id="1373" w:author="Nabera  Abhinandan" w:date="2023-03-08T18:41:00Z">
            <w:rPr>
              <w:rFonts w:cstheme="minorHAnsi"/>
            </w:rPr>
          </w:rPrChange>
        </w:rPr>
        <w:fldChar w:fldCharType="separate"/>
      </w:r>
      <w:r w:rsidR="00547CC2" w:rsidRPr="00547CC2">
        <w:rPr>
          <w:lang w:val="en-GB"/>
        </w:rPr>
        <w:t>Fig</w:t>
      </w:r>
      <w:ins w:id="1374" w:author="Pérez-Ramirez  Javier" w:date="2023-03-02T07:40:00Z">
        <w:r w:rsidR="00547CC2" w:rsidRPr="00547CC2">
          <w:rPr>
            <w:lang w:val="en-GB"/>
          </w:rPr>
          <w:t>. </w:t>
        </w:r>
      </w:ins>
      <w:r w:rsidR="00547CC2" w:rsidRPr="00547CC2">
        <w:rPr>
          <w:lang w:val="en-GB"/>
        </w:rPr>
        <w:t>3</w:t>
      </w:r>
      <w:r w:rsidRPr="00C52832">
        <w:rPr>
          <w:rFonts w:cstheme="minorHAnsi"/>
          <w:lang w:val="en-GB"/>
          <w:rPrChange w:id="1375" w:author="Nabera  Abhinandan" w:date="2023-03-08T18:41:00Z">
            <w:rPr>
              <w:rFonts w:cstheme="minorHAnsi"/>
            </w:rPr>
          </w:rPrChange>
        </w:rPr>
        <w:fldChar w:fldCharType="end"/>
      </w:r>
      <w:r w:rsidRPr="00C52832">
        <w:rPr>
          <w:rFonts w:cstheme="minorHAnsi"/>
          <w:lang w:val="en-GB"/>
          <w:rPrChange w:id="1376" w:author="Nabera  Abhinandan" w:date="2023-03-08T18:41:00Z">
            <w:rPr>
              <w:rFonts w:cstheme="minorHAnsi"/>
              <w:lang w:val="en-US"/>
            </w:rPr>
          </w:rPrChange>
        </w:rPr>
        <w:t xml:space="preserve">b). For the green routes, hydrogen represents the highest share of the production cost; up to 69-85% for green ammonia and 61-67% for </w:t>
      </w:r>
      <w:r w:rsidRPr="00C52832">
        <w:rPr>
          <w:rFonts w:cstheme="minorHAnsi"/>
          <w:lang w:val="en-GB"/>
          <w:rPrChange w:id="1377" w:author="Nabera  Abhinandan" w:date="2023-03-08T18:41:00Z">
            <w:rPr>
              <w:rFonts w:cstheme="minorHAnsi"/>
              <w:lang w:val="en-US"/>
            </w:rPr>
          </w:rPrChange>
        </w:rPr>
        <w:lastRenderedPageBreak/>
        <w:t xml:space="preserve">green methanol, depending on the time point. </w:t>
      </w:r>
      <w:r w:rsidRPr="00C52832">
        <w:rPr>
          <w:lang w:val="en-GB"/>
          <w:rPrChange w:id="1378" w:author="Nabera  Abhinandan" w:date="2023-03-08T18:41:00Z">
            <w:rPr>
              <w:lang w:val="en-US"/>
            </w:rPr>
          </w:rPrChange>
        </w:rPr>
        <w:t xml:space="preserve">We estimate that the average European </w:t>
      </w:r>
      <w:del w:id="1379" w:author="Nabera  Abhinandan" w:date="2023-03-02T17:19:00Z">
        <w:r w:rsidRPr="00C52832" w:rsidDel="00C42DC2">
          <w:rPr>
            <w:lang w:val="en-GB"/>
            <w:rPrChange w:id="1380" w:author="Nabera  Abhinandan" w:date="2023-03-08T18:41:00Z">
              <w:rPr>
                <w:lang w:val="en-US"/>
              </w:rPr>
            </w:rPrChange>
          </w:rPr>
          <w:delText xml:space="preserve">levelized </w:delText>
        </w:r>
      </w:del>
      <w:ins w:id="1381" w:author="Nabera  Abhinandan" w:date="2023-03-02T17:19:00Z">
        <w:r w:rsidR="00C42DC2" w:rsidRPr="00C52832">
          <w:rPr>
            <w:lang w:val="en-GB"/>
            <w:rPrChange w:id="1382" w:author="Nabera  Abhinandan" w:date="2023-03-08T18:41:00Z">
              <w:rPr>
                <w:lang w:val="en-US"/>
              </w:rPr>
            </w:rPrChange>
          </w:rPr>
          <w:t>leveli</w:t>
        </w:r>
        <w:r w:rsidR="00C42DC2" w:rsidRPr="00D24C8D">
          <w:rPr>
            <w:lang w:val="en-GB"/>
          </w:rPr>
          <w:t>s</w:t>
        </w:r>
        <w:r w:rsidR="00C42DC2" w:rsidRPr="00C52832">
          <w:rPr>
            <w:lang w:val="en-GB"/>
            <w:rPrChange w:id="1383" w:author="Nabera  Abhinandan" w:date="2023-03-08T18:41:00Z">
              <w:rPr>
                <w:lang w:val="en-US"/>
              </w:rPr>
            </w:rPrChange>
          </w:rPr>
          <w:t xml:space="preserve">ed </w:t>
        </w:r>
      </w:ins>
      <w:r w:rsidRPr="00C52832">
        <w:rPr>
          <w:lang w:val="en-GB"/>
          <w:rPrChange w:id="1384" w:author="Nabera  Abhinandan" w:date="2023-03-08T18:41:00Z">
            <w:rPr>
              <w:lang w:val="en-US"/>
            </w:rPr>
          </w:rPrChange>
        </w:rPr>
        <w:t>cost of wind-based electrolytic hydrogen has decreased steadily from 5.2-8.5 USD kg</w:t>
      </w:r>
      <w:r w:rsidRPr="00C52832">
        <w:rPr>
          <w:vertAlign w:val="superscript"/>
          <w:lang w:val="en-GB"/>
          <w:rPrChange w:id="1385" w:author="Nabera  Abhinandan" w:date="2023-03-08T18:41:00Z">
            <w:rPr>
              <w:vertAlign w:val="superscript"/>
              <w:lang w:val="en-US"/>
            </w:rPr>
          </w:rPrChange>
        </w:rPr>
        <w:t xml:space="preserve">-1 </w:t>
      </w:r>
      <w:r w:rsidRPr="00C52832">
        <w:rPr>
          <w:lang w:val="en-GB"/>
          <w:rPrChange w:id="1386" w:author="Nabera  Abhinandan" w:date="2023-03-08T18:41:00Z">
            <w:rPr>
              <w:lang w:val="en-US"/>
            </w:rPr>
          </w:rPrChange>
        </w:rPr>
        <w:t>in 2019 to 4.5-6.3 USD kg</w:t>
      </w:r>
      <w:r w:rsidRPr="00C52832">
        <w:rPr>
          <w:vertAlign w:val="superscript"/>
          <w:lang w:val="en-GB"/>
          <w:rPrChange w:id="1387" w:author="Nabera  Abhinandan" w:date="2023-03-08T18:41:00Z">
            <w:rPr>
              <w:vertAlign w:val="superscript"/>
              <w:lang w:val="en-US"/>
            </w:rPr>
          </w:rPrChange>
        </w:rPr>
        <w:t>-1</w:t>
      </w:r>
      <w:r w:rsidRPr="00C52832">
        <w:rPr>
          <w:lang w:val="en-GB"/>
          <w:rPrChange w:id="1388" w:author="Nabera  Abhinandan" w:date="2023-03-08T18:41:00Z">
            <w:rPr>
              <w:lang w:val="en-US"/>
            </w:rPr>
          </w:rPrChange>
        </w:rPr>
        <w:t xml:space="preserve"> by 2021, primarily driven by a reduction in the cost of on-shore wind electricity from 67 to 42 USD MWh</w:t>
      </w:r>
      <w:r w:rsidRPr="00C52832">
        <w:rPr>
          <w:vertAlign w:val="superscript"/>
          <w:lang w:val="en-GB"/>
          <w:rPrChange w:id="1389" w:author="Nabera  Abhinandan" w:date="2023-03-08T18:41:00Z">
            <w:rPr>
              <w:vertAlign w:val="superscript"/>
              <w:lang w:val="en-US"/>
            </w:rPr>
          </w:rPrChange>
        </w:rPr>
        <w:t>-1</w:t>
      </w:r>
      <w:r w:rsidRPr="00C52832">
        <w:rPr>
          <w:lang w:val="en-GB"/>
          <w:rPrChange w:id="1390" w:author="Nabera  Abhinandan" w:date="2023-03-08T18:41:00Z">
            <w:rPr>
              <w:lang w:val="en-US"/>
            </w:rPr>
          </w:rPrChange>
        </w:rPr>
        <w:t>, based on ref.</w:t>
      </w:r>
      <w:r w:rsidRPr="00C52832">
        <w:rPr>
          <w:lang w:val="en-GB"/>
          <w:rPrChange w:id="1391" w:author="Nabera  Abhinandan" w:date="2023-03-08T18:41:00Z">
            <w:rPr/>
          </w:rPrChange>
        </w:rPr>
        <w:fldChar w:fldCharType="begin"/>
      </w:r>
      <w:r w:rsidR="00373CEC" w:rsidRPr="00C52832">
        <w:rPr>
          <w:lang w:val="en-GB"/>
          <w:rPrChange w:id="1392" w:author="Nabera  Abhinandan" w:date="2023-03-08T18:41:00Z">
            <w:rPr>
              <w:lang w:val="en-US"/>
            </w:rPr>
          </w:rPrChange>
        </w:rPr>
        <w:instrText xml:space="preserve"> ADDIN ZOTERO_ITEM CSL_CITATION {"citationID":"u41OseLy","properties":{"formattedCitation":"\\super 32\\nosupersub{}","plainCitation":"32","noteIndex":0},"citationItems":[{"id":21420,"uris":["http://zotero.org/users/9157291/items/TXYNLTG5"],"itemData":{"id":21420,"type":"report","event-place":"Abu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Pr="00C52832">
        <w:rPr>
          <w:lang w:val="en-GB"/>
          <w:rPrChange w:id="1393" w:author="Nabera  Abhinandan" w:date="2023-03-08T18:41:00Z">
            <w:rPr/>
          </w:rPrChange>
        </w:rPr>
        <w:fldChar w:fldCharType="separate"/>
      </w:r>
      <w:r w:rsidRPr="00C52832">
        <w:rPr>
          <w:rFonts w:ascii="Calibri" w:hAnsi="Calibri" w:cs="Calibri"/>
          <w:szCs w:val="24"/>
          <w:vertAlign w:val="superscript"/>
          <w:lang w:val="en-GB"/>
          <w:rPrChange w:id="1394" w:author="Nabera  Abhinandan" w:date="2023-03-08T18:41:00Z">
            <w:rPr>
              <w:rFonts w:ascii="Calibri" w:hAnsi="Calibri" w:cs="Calibri"/>
              <w:szCs w:val="24"/>
              <w:vertAlign w:val="superscript"/>
              <w:lang w:val="en-US"/>
            </w:rPr>
          </w:rPrChange>
        </w:rPr>
        <w:t>32</w:t>
      </w:r>
      <w:r w:rsidRPr="00C52832">
        <w:rPr>
          <w:lang w:val="en-GB"/>
          <w:rPrChange w:id="1395" w:author="Nabera  Abhinandan" w:date="2023-03-08T18:41:00Z">
            <w:rPr/>
          </w:rPrChange>
        </w:rPr>
        <w:fldChar w:fldCharType="end"/>
      </w:r>
      <w:r w:rsidRPr="00C52832">
        <w:rPr>
          <w:lang w:val="en-GB"/>
          <w:rPrChange w:id="1396" w:author="Nabera  Abhinandan" w:date="2023-03-08T18:41:00Z">
            <w:rPr>
              <w:lang w:val="en-US"/>
            </w:rPr>
          </w:rPrChange>
        </w:rPr>
        <w:t>. The hydrogen cost slightly increased in 2022 up to 5.2-7.3 USD kg</w:t>
      </w:r>
      <w:r w:rsidRPr="00C52832">
        <w:rPr>
          <w:vertAlign w:val="superscript"/>
          <w:lang w:val="en-GB"/>
          <w:rPrChange w:id="1397" w:author="Nabera  Abhinandan" w:date="2023-03-08T18:41:00Z">
            <w:rPr>
              <w:vertAlign w:val="superscript"/>
              <w:lang w:val="en-US"/>
            </w:rPr>
          </w:rPrChange>
        </w:rPr>
        <w:t>-1</w:t>
      </w:r>
      <w:r w:rsidRPr="00C52832">
        <w:rPr>
          <w:lang w:val="en-GB"/>
          <w:rPrChange w:id="1398" w:author="Nabera  Abhinandan" w:date="2023-03-08T18:41:00Z">
            <w:rPr>
              <w:lang w:val="en-US"/>
            </w:rPr>
          </w:rPrChange>
        </w:rPr>
        <w:t>, due to the effect of inflation. Hence, the hydrogen cost applied in this work align</w:t>
      </w:r>
      <w:ins w:id="1399" w:author="Nabera  Abhinandan" w:date="2023-03-03T10:25:00Z">
        <w:r w:rsidR="00D33063" w:rsidRPr="00D24C8D">
          <w:rPr>
            <w:lang w:val="en-GB"/>
          </w:rPr>
          <w:t>s</w:t>
        </w:r>
      </w:ins>
      <w:r w:rsidRPr="00C52832">
        <w:rPr>
          <w:lang w:val="en-GB"/>
          <w:rPrChange w:id="1400" w:author="Nabera  Abhinandan" w:date="2023-03-08T18:41:00Z">
            <w:rPr>
              <w:lang w:val="en-US"/>
            </w:rPr>
          </w:rPrChange>
        </w:rPr>
        <w:t xml:space="preserve"> well with the lower bound of previous literature estimates (</w:t>
      </w:r>
      <w:r w:rsidRPr="00C52832">
        <w:rPr>
          <w:i/>
          <w:lang w:val="en-GB"/>
          <w:rPrChange w:id="1401" w:author="Nabera  Abhinandan" w:date="2023-03-08T18:41:00Z">
            <w:rPr>
              <w:i/>
              <w:lang w:val="en-US"/>
            </w:rPr>
          </w:rPrChange>
        </w:rPr>
        <w:t>i.e.</w:t>
      </w:r>
      <w:r w:rsidRPr="00C52832">
        <w:rPr>
          <w:lang w:val="en-GB"/>
          <w:rPrChange w:id="1402" w:author="Nabera  Abhinandan" w:date="2023-03-08T18:41:00Z">
            <w:rPr>
              <w:lang w:val="en-US"/>
            </w:rPr>
          </w:rPrChange>
        </w:rPr>
        <w:t>, between 4.6 and 10 USD kg</w:t>
      </w:r>
      <w:r w:rsidRPr="00C52832">
        <w:rPr>
          <w:vertAlign w:val="superscript"/>
          <w:lang w:val="en-GB"/>
          <w:rPrChange w:id="1403" w:author="Nabera  Abhinandan" w:date="2023-03-08T18:41:00Z">
            <w:rPr>
              <w:vertAlign w:val="superscript"/>
              <w:lang w:val="en-US"/>
            </w:rPr>
          </w:rPrChange>
        </w:rPr>
        <w:t>-1</w:t>
      </w:r>
      <w:r w:rsidRPr="00C52832">
        <w:rPr>
          <w:lang w:val="en-GB"/>
          <w:rPrChange w:id="1404" w:author="Nabera  Abhinandan" w:date="2023-03-08T18:41:00Z">
            <w:rPr>
              <w:lang w:val="en-US"/>
            </w:rPr>
          </w:rPrChange>
        </w:rPr>
        <w:t xml:space="preserve"> based on ref.</w:t>
      </w:r>
      <w:r w:rsidRPr="00C52832">
        <w:rPr>
          <w:lang w:val="en-GB"/>
          <w:rPrChange w:id="1405" w:author="Nabera  Abhinandan" w:date="2023-03-08T18:41:00Z">
            <w:rPr/>
          </w:rPrChange>
        </w:rPr>
        <w:fldChar w:fldCharType="begin"/>
      </w:r>
      <w:r w:rsidR="00373CEC" w:rsidRPr="00C52832">
        <w:rPr>
          <w:lang w:val="en-GB"/>
          <w:rPrChange w:id="1406" w:author="Nabera  Abhinandan" w:date="2023-03-08T18:41:00Z">
            <w:rPr>
              <w:lang w:val="en-US"/>
            </w:rPr>
          </w:rPrChange>
        </w:rPr>
        <w:instrText xml:space="preserve"> ADDIN ZOTERO_ITEM CSL_CITATION {"citationID":"pejIi8CD","properties":{"formattedCitation":"\\super 33\\nosupersub{}","plainCitation":"33","noteIndex":0},"citationItems":[{"id":21335,"uris":["http://zotero.org/users/9157291/items/5Q9TNJYS"],"itemData":{"id":21335,"type":"article-journal","abstract":"Different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&amp; Environmental Science","DOI":"10.1039/C8EE02079E","ISSN":"1754-5706","issue":"1","journalAbbreviation":"Energy Environ. Sci.","language":"en","note":"publisher: The Royal Society of Chemistry","page":"19-40","source":"pubs.rsc.org","title":"Levelized cost of CO2 mitigation from hydrogen production routes","volume":"12","author":[{"family":"Parkinson","given":"B."},{"family":"Balcombe","given":"P."},{"family":"Speirs","given":"J. F."},{"family":"Hawkes","given":"A. D."},{"family":"Hellgardt","given":"K."}],"issued":{"date-parts":[["2019",1,16]]}}}],"schema":"https://github.com/citation-style-language/schema/raw/master/csl-citation.json"} </w:instrText>
      </w:r>
      <w:r w:rsidRPr="00C52832">
        <w:rPr>
          <w:lang w:val="en-GB"/>
          <w:rPrChange w:id="1407" w:author="Nabera  Abhinandan" w:date="2023-03-08T18:41:00Z">
            <w:rPr/>
          </w:rPrChange>
        </w:rPr>
        <w:fldChar w:fldCharType="separate"/>
      </w:r>
      <w:r w:rsidRPr="00C52832">
        <w:rPr>
          <w:rFonts w:ascii="Calibri" w:hAnsi="Calibri" w:cs="Calibri"/>
          <w:szCs w:val="24"/>
          <w:vertAlign w:val="superscript"/>
          <w:lang w:val="en-GB"/>
          <w:rPrChange w:id="1408" w:author="Nabera  Abhinandan" w:date="2023-03-08T18:41:00Z">
            <w:rPr>
              <w:rFonts w:ascii="Calibri" w:hAnsi="Calibri" w:cs="Calibri"/>
              <w:szCs w:val="24"/>
              <w:vertAlign w:val="superscript"/>
              <w:lang w:val="en-US"/>
            </w:rPr>
          </w:rPrChange>
        </w:rPr>
        <w:t>33</w:t>
      </w:r>
      <w:r w:rsidRPr="00C52832">
        <w:rPr>
          <w:lang w:val="en-GB"/>
          <w:rPrChange w:id="1409" w:author="Nabera  Abhinandan" w:date="2023-03-08T18:41:00Z">
            <w:rPr/>
          </w:rPrChange>
        </w:rPr>
        <w:fldChar w:fldCharType="end"/>
      </w:r>
      <w:r w:rsidRPr="00C52832">
        <w:rPr>
          <w:lang w:val="en-GB"/>
          <w:rPrChange w:id="1410" w:author="Nabera  Abhinandan" w:date="2023-03-08T18:41:00Z">
            <w:rPr>
              <w:lang w:val="en-US"/>
            </w:rPr>
          </w:rPrChange>
        </w:rPr>
        <w:t>).</w:t>
      </w:r>
    </w:p>
    <w:p w14:paraId="50EA84AC" w14:textId="12C4FE8A" w:rsidR="00DA5D4F" w:rsidRPr="00C52832" w:rsidRDefault="00E15608" w:rsidP="00577897">
      <w:pPr>
        <w:jc w:val="both"/>
        <w:rPr>
          <w:rFonts w:cstheme="minorHAnsi"/>
          <w:lang w:val="en-GB"/>
          <w:rPrChange w:id="1411" w:author="Nabera  Abhinandan" w:date="2023-03-08T18:41:00Z">
            <w:rPr>
              <w:lang w:val="en-US"/>
            </w:rPr>
          </w:rPrChange>
        </w:rPr>
      </w:pPr>
      <w:r w:rsidRPr="00C52832">
        <w:rPr>
          <w:lang w:val="en-GB"/>
          <w:rPrChange w:id="1412" w:author="Nabera  Abhinandan" w:date="2023-03-08T18:41:00Z">
            <w:rPr>
              <w:lang w:val="en-US"/>
            </w:rPr>
          </w:rPrChange>
        </w:rPr>
        <w:t>For green methanol,</w:t>
      </w:r>
      <w:r w:rsidRPr="00C52832">
        <w:rPr>
          <w:rFonts w:cstheme="minorHAnsi"/>
          <w:lang w:val="en-GB"/>
          <w:rPrChange w:id="1413" w:author="Nabera  Abhinandan" w:date="2023-03-08T18:41:00Z">
            <w:rPr>
              <w:rFonts w:cstheme="minorHAnsi"/>
              <w:lang w:val="en-US"/>
            </w:rPr>
          </w:rPrChange>
        </w:rPr>
        <w:t xml:space="preserve"> the CO</w:t>
      </w:r>
      <w:r w:rsidRPr="00C52832">
        <w:rPr>
          <w:rFonts w:cstheme="minorHAnsi"/>
          <w:vertAlign w:val="subscript"/>
          <w:lang w:val="en-GB"/>
          <w:rPrChange w:id="1414" w:author="Nabera  Abhinandan" w:date="2023-03-08T18:41:00Z">
            <w:rPr>
              <w:rFonts w:cstheme="minorHAnsi"/>
              <w:vertAlign w:val="subscript"/>
              <w:lang w:val="en-US"/>
            </w:rPr>
          </w:rPrChange>
        </w:rPr>
        <w:t>2</w:t>
      </w:r>
      <w:r w:rsidRPr="00C52832">
        <w:rPr>
          <w:rFonts w:cstheme="minorHAnsi"/>
          <w:lang w:val="en-GB"/>
          <w:rPrChange w:id="1415" w:author="Nabera  Abhinandan" w:date="2023-03-08T18:41:00Z">
            <w:rPr>
              <w:rFonts w:cstheme="minorHAnsi"/>
              <w:lang w:val="en-US"/>
            </w:rPr>
          </w:rPrChange>
        </w:rPr>
        <w:t xml:space="preserve"> feedstock captured from the atmosphere by DAC accounted for about 16% of the production cost in 2020 and up to 28% in November 2022.</w:t>
      </w:r>
      <w:r w:rsidRPr="00C52832">
        <w:rPr>
          <w:lang w:val="en-GB"/>
          <w:rPrChange w:id="1416" w:author="Nabera  Abhinandan" w:date="2023-03-08T18:41:00Z">
            <w:rPr>
              <w:lang w:val="en-US"/>
            </w:rPr>
          </w:rPrChange>
        </w:rPr>
        <w:t xml:space="preserve"> The higher contribution can be attributed to the increased cost of DAC, from an average of 246 USD t</w:t>
      </w:r>
      <w:r w:rsidRPr="00C52832">
        <w:rPr>
          <w:vertAlign w:val="superscript"/>
          <w:lang w:val="en-GB"/>
          <w:rPrChange w:id="1417" w:author="Nabera  Abhinandan" w:date="2023-03-08T18:41:00Z">
            <w:rPr>
              <w:vertAlign w:val="superscript"/>
              <w:lang w:val="en-US"/>
            </w:rPr>
          </w:rPrChange>
        </w:rPr>
        <w:t>-1</w:t>
      </w:r>
      <w:r w:rsidRPr="00C52832">
        <w:rPr>
          <w:lang w:val="en-GB"/>
          <w:rPrChange w:id="1418" w:author="Nabera  Abhinandan" w:date="2023-03-08T18:41:00Z">
            <w:rPr>
              <w:lang w:val="en-US"/>
            </w:rPr>
          </w:rPrChange>
        </w:rPr>
        <w:t xml:space="preserve"> CO</w:t>
      </w:r>
      <w:r w:rsidRPr="00C52832">
        <w:rPr>
          <w:vertAlign w:val="subscript"/>
          <w:lang w:val="en-GB"/>
          <w:rPrChange w:id="1419" w:author="Nabera  Abhinandan" w:date="2023-03-08T18:41:00Z">
            <w:rPr>
              <w:vertAlign w:val="subscript"/>
              <w:lang w:val="en-US"/>
            </w:rPr>
          </w:rPrChange>
        </w:rPr>
        <w:t>2</w:t>
      </w:r>
      <w:r w:rsidRPr="00C52832">
        <w:rPr>
          <w:lang w:val="en-GB"/>
          <w:rPrChange w:id="1420" w:author="Nabera  Abhinandan" w:date="2023-03-08T18:41:00Z">
            <w:rPr>
              <w:lang w:val="en-US"/>
            </w:rPr>
          </w:rPrChange>
        </w:rPr>
        <w:t xml:space="preserve"> in 2019 to 360 USD t</w:t>
      </w:r>
      <w:r w:rsidRPr="00C52832">
        <w:rPr>
          <w:vertAlign w:val="superscript"/>
          <w:lang w:val="en-GB"/>
          <w:rPrChange w:id="1421" w:author="Nabera  Abhinandan" w:date="2023-03-08T18:41:00Z">
            <w:rPr>
              <w:vertAlign w:val="superscript"/>
              <w:lang w:val="en-US"/>
            </w:rPr>
          </w:rPrChange>
        </w:rPr>
        <w:t>-1</w:t>
      </w:r>
      <w:r w:rsidRPr="00C52832">
        <w:rPr>
          <w:lang w:val="en-GB"/>
          <w:rPrChange w:id="1422" w:author="Nabera  Abhinandan" w:date="2023-03-08T18:41:00Z">
            <w:rPr>
              <w:lang w:val="en-US"/>
            </w:rPr>
          </w:rPrChange>
        </w:rPr>
        <w:t xml:space="preserve"> CO</w:t>
      </w:r>
      <w:r w:rsidRPr="00C52832">
        <w:rPr>
          <w:vertAlign w:val="subscript"/>
          <w:lang w:val="en-GB"/>
          <w:rPrChange w:id="1423" w:author="Nabera  Abhinandan" w:date="2023-03-08T18:41:00Z">
            <w:rPr>
              <w:vertAlign w:val="subscript"/>
              <w:lang w:val="en-US"/>
            </w:rPr>
          </w:rPrChange>
        </w:rPr>
        <w:t xml:space="preserve">2 </w:t>
      </w:r>
      <w:r w:rsidRPr="00C52832">
        <w:rPr>
          <w:lang w:val="en-GB"/>
          <w:rPrChange w:id="1424" w:author="Nabera  Abhinandan" w:date="2023-03-08T18:41:00Z">
            <w:rPr>
              <w:lang w:val="en-US"/>
            </w:rPr>
          </w:rPrChange>
        </w:rPr>
        <w:t xml:space="preserve">in 2021, reaching the </w:t>
      </w:r>
      <w:del w:id="1425" w:author="Nabera  Abhinandan" w:date="2023-03-08T16:32:00Z">
        <w:r w:rsidRPr="00C52832" w:rsidDel="004A0E97">
          <w:rPr>
            <w:lang w:val="en-GB"/>
            <w:rPrChange w:id="1426" w:author="Nabera  Abhinandan" w:date="2023-03-08T18:41:00Z">
              <w:rPr>
                <w:lang w:val="en-US"/>
              </w:rPr>
            </w:rPrChange>
          </w:rPr>
          <w:delText xml:space="preserve">highest </w:delText>
        </w:r>
      </w:del>
      <w:ins w:id="1427" w:author="Nabera  Abhinandan" w:date="2023-03-08T16:32:00Z">
        <w:r w:rsidR="004A0E97" w:rsidRPr="00D24C8D">
          <w:rPr>
            <w:lang w:val="en-GB"/>
          </w:rPr>
          <w:t>maximum</w:t>
        </w:r>
        <w:r w:rsidR="004A0E97" w:rsidRPr="00C52832">
          <w:rPr>
            <w:lang w:val="en-GB"/>
            <w:rPrChange w:id="1428" w:author="Nabera  Abhinandan" w:date="2023-03-08T18:41:00Z">
              <w:rPr>
                <w:lang w:val="en-US"/>
              </w:rPr>
            </w:rPrChange>
          </w:rPr>
          <w:t xml:space="preserve"> </w:t>
        </w:r>
      </w:ins>
      <w:r w:rsidRPr="00C52832">
        <w:rPr>
          <w:lang w:val="en-GB"/>
          <w:rPrChange w:id="1429" w:author="Nabera  Abhinandan" w:date="2023-03-08T18:41:00Z">
            <w:rPr>
              <w:lang w:val="en-US"/>
            </w:rPr>
          </w:rPrChange>
        </w:rPr>
        <w:t>value of 775 USD t</w:t>
      </w:r>
      <w:r w:rsidRPr="00C52832">
        <w:rPr>
          <w:vertAlign w:val="superscript"/>
          <w:lang w:val="en-GB"/>
          <w:rPrChange w:id="1430" w:author="Nabera  Abhinandan" w:date="2023-03-08T18:41:00Z">
            <w:rPr>
              <w:vertAlign w:val="superscript"/>
              <w:lang w:val="en-US"/>
            </w:rPr>
          </w:rPrChange>
        </w:rPr>
        <w:t>-1</w:t>
      </w:r>
      <w:r w:rsidRPr="00C52832">
        <w:rPr>
          <w:lang w:val="en-GB"/>
          <w:rPrChange w:id="1431" w:author="Nabera  Abhinandan" w:date="2023-03-08T18:41:00Z">
            <w:rPr>
              <w:lang w:val="en-US"/>
            </w:rPr>
          </w:rPrChange>
        </w:rPr>
        <w:t xml:space="preserve"> CO</w:t>
      </w:r>
      <w:r w:rsidRPr="00C52832">
        <w:rPr>
          <w:vertAlign w:val="subscript"/>
          <w:lang w:val="en-GB"/>
          <w:rPrChange w:id="1432" w:author="Nabera  Abhinandan" w:date="2023-03-08T18:41:00Z">
            <w:rPr>
              <w:vertAlign w:val="subscript"/>
              <w:lang w:val="en-US"/>
            </w:rPr>
          </w:rPrChange>
        </w:rPr>
        <w:t xml:space="preserve">2 </w:t>
      </w:r>
      <w:r w:rsidRPr="00C52832">
        <w:rPr>
          <w:lang w:val="en-GB"/>
          <w:rPrChange w:id="1433" w:author="Nabera  Abhinandan" w:date="2023-03-08T18:41:00Z">
            <w:rPr>
              <w:lang w:val="en-US"/>
            </w:rPr>
          </w:rPrChange>
        </w:rPr>
        <w:t xml:space="preserve">in August 2022. Here, we consider a high-temperature solvent-based </w:t>
      </w:r>
      <w:r w:rsidRPr="00C52832">
        <w:rPr>
          <w:rFonts w:cstheme="minorHAnsi"/>
          <w:lang w:val="en-GB"/>
          <w:rPrChange w:id="1434" w:author="Nabera  Abhinandan" w:date="2023-03-08T18:41:00Z">
            <w:rPr>
              <w:rFonts w:cstheme="minorHAnsi"/>
              <w:lang w:val="en-US"/>
            </w:rPr>
          </w:rPrChange>
        </w:rPr>
        <w:t>DAC technology, adapted from the work by Keith</w:t>
      </w:r>
      <w:r w:rsidR="00C02986" w:rsidRPr="00C52832">
        <w:rPr>
          <w:rFonts w:cstheme="minorHAnsi"/>
          <w:lang w:val="en-GB"/>
          <w:rPrChange w:id="1435" w:author="Nabera  Abhinandan" w:date="2023-03-08T18:41:00Z">
            <w:rPr>
              <w:rFonts w:cstheme="minorHAnsi"/>
              <w:lang w:val="en-US"/>
            </w:rPr>
          </w:rPrChange>
        </w:rPr>
        <w:t> </w:t>
      </w:r>
      <w:r w:rsidRPr="00C52832">
        <w:rPr>
          <w:rFonts w:cstheme="minorHAnsi"/>
          <w:i/>
          <w:lang w:val="en-GB"/>
          <w:rPrChange w:id="1436" w:author="Nabera  Abhinandan" w:date="2023-03-08T18:41:00Z">
            <w:rPr>
              <w:rFonts w:cstheme="minorHAnsi"/>
              <w:i/>
              <w:lang w:val="en-US"/>
            </w:rPr>
          </w:rPrChange>
        </w:rPr>
        <w:t>et</w:t>
      </w:r>
      <w:r w:rsidR="00C02986" w:rsidRPr="00C52832">
        <w:rPr>
          <w:rFonts w:cstheme="minorHAnsi"/>
          <w:i/>
          <w:lang w:val="en-GB"/>
          <w:rPrChange w:id="1437" w:author="Nabera  Abhinandan" w:date="2023-03-08T18:41:00Z">
            <w:rPr>
              <w:rFonts w:cstheme="minorHAnsi"/>
              <w:i/>
              <w:lang w:val="en-US"/>
            </w:rPr>
          </w:rPrChange>
        </w:rPr>
        <w:t> </w:t>
      </w:r>
      <w:r w:rsidRPr="00C52832">
        <w:rPr>
          <w:rFonts w:cstheme="minorHAnsi"/>
          <w:i/>
          <w:lang w:val="en-GB"/>
          <w:rPrChange w:id="1438" w:author="Nabera  Abhinandan" w:date="2023-03-08T18:41:00Z">
            <w:rPr>
              <w:rFonts w:cstheme="minorHAnsi"/>
              <w:i/>
              <w:lang w:val="en-US"/>
            </w:rPr>
          </w:rPrChange>
        </w:rPr>
        <w:t>al.</w:t>
      </w:r>
      <w:r w:rsidRPr="00C52832">
        <w:rPr>
          <w:rFonts w:cstheme="minorHAnsi"/>
          <w:lang w:val="en-GB"/>
          <w:rPrChange w:id="1439" w:author="Nabera  Abhinandan" w:date="2023-03-08T18:41:00Z">
            <w:rPr>
              <w:rFonts w:cstheme="minorHAnsi"/>
            </w:rPr>
          </w:rPrChange>
        </w:rPr>
        <w:fldChar w:fldCharType="begin"/>
      </w:r>
      <w:r w:rsidR="00373CEC" w:rsidRPr="00C52832">
        <w:rPr>
          <w:rFonts w:cstheme="minorHAnsi"/>
          <w:lang w:val="en-GB"/>
          <w:rPrChange w:id="1440" w:author="Nabera  Abhinandan" w:date="2023-03-08T18:41:00Z">
            <w:rPr>
              <w:rFonts w:cstheme="minorHAnsi"/>
              <w:lang w:val="en-US"/>
            </w:rPr>
          </w:rPrChange>
        </w:rPr>
        <w:instrText xml:space="preserve"> ADDIN ZOTERO_ITEM CSL_CITATION {"citationID":"buA3tSxp","properties":{"formattedCitation":"\\super 34\\nosupersub{}","plainCitation":"34","noteIndex":0},"citationItems":[{"id":8170,"uris":["http://zotero.org/users/9157291/items/SHKUDHUW"],"itemData":{"id":8170,"type":"article-journal","abstract":"We describe a process for capturing CO2 from the atmosphere in an industrial plant. The design captures </w:instrText>
      </w:r>
      <w:r w:rsidR="00373CEC" w:rsidRPr="00C52832">
        <w:rPr>
          <w:rFonts w:ascii="Cambria Math" w:hAnsi="Cambria Math" w:cs="Cambria Math"/>
          <w:lang w:val="en-GB"/>
          <w:rPrChange w:id="1441" w:author="Nabera  Abhinandan" w:date="2023-03-08T18:41:00Z">
            <w:rPr>
              <w:rFonts w:ascii="Cambria Math" w:hAnsi="Cambria Math" w:cs="Cambria Math"/>
              <w:lang w:val="en-US"/>
            </w:rPr>
          </w:rPrChange>
        </w:rPr>
        <w:instrText>∼</w:instrText>
      </w:r>
      <w:r w:rsidR="00373CEC" w:rsidRPr="00C52832">
        <w:rPr>
          <w:rFonts w:cstheme="minorHAnsi"/>
          <w:lang w:val="en-GB"/>
          <w:rPrChange w:id="1442" w:author="Nabera  Abhinandan" w:date="2023-03-08T18:41:00Z">
            <w:rPr>
              <w:rFonts w:cstheme="minorHAnsi"/>
              <w:lang w:val="en-US"/>
            </w:rPr>
          </w:rPrChange>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Pr="00C52832">
        <w:rPr>
          <w:rFonts w:cstheme="minorHAnsi"/>
          <w:lang w:val="en-GB"/>
          <w:rPrChange w:id="1443" w:author="Nabera  Abhinandan" w:date="2023-03-08T18:41:00Z">
            <w:rPr>
              <w:rFonts w:cstheme="minorHAnsi"/>
            </w:rPr>
          </w:rPrChange>
        </w:rPr>
        <w:fldChar w:fldCharType="separate"/>
      </w:r>
      <w:r w:rsidRPr="00C52832">
        <w:rPr>
          <w:rFonts w:ascii="Calibri" w:hAnsi="Calibri" w:cs="Calibri"/>
          <w:szCs w:val="24"/>
          <w:vertAlign w:val="superscript"/>
          <w:lang w:val="en-GB"/>
          <w:rPrChange w:id="1444" w:author="Nabera  Abhinandan" w:date="2023-03-08T18:41:00Z">
            <w:rPr>
              <w:rFonts w:ascii="Calibri" w:hAnsi="Calibri" w:cs="Calibri"/>
              <w:szCs w:val="24"/>
              <w:vertAlign w:val="superscript"/>
              <w:lang w:val="en-US"/>
            </w:rPr>
          </w:rPrChange>
        </w:rPr>
        <w:t>34</w:t>
      </w:r>
      <w:r w:rsidRPr="00C52832">
        <w:rPr>
          <w:rFonts w:cstheme="minorHAnsi"/>
          <w:lang w:val="en-GB"/>
          <w:rPrChange w:id="1445" w:author="Nabera  Abhinandan" w:date="2023-03-08T18:41:00Z">
            <w:rPr>
              <w:rFonts w:cstheme="minorHAnsi"/>
            </w:rPr>
          </w:rPrChange>
        </w:rPr>
        <w:fldChar w:fldCharType="end"/>
      </w:r>
      <w:r w:rsidRPr="00C52832">
        <w:rPr>
          <w:rFonts w:cstheme="minorHAnsi"/>
          <w:lang w:val="en-GB"/>
          <w:rPrChange w:id="1446" w:author="Nabera  Abhinandan" w:date="2023-03-08T18:41:00Z">
            <w:rPr>
              <w:rFonts w:cstheme="minorHAnsi"/>
              <w:lang w:val="en-US"/>
            </w:rPr>
          </w:rPrChange>
        </w:rPr>
        <w:t>.</w:t>
      </w:r>
      <w:ins w:id="1447" w:author="Nabera  Abhinandan" w:date="2023-03-08T16:33:00Z">
        <w:r w:rsidR="006B0DEB" w:rsidRPr="00D24C8D">
          <w:rPr>
            <w:rFonts w:cstheme="minorHAnsi"/>
            <w:lang w:val="en-GB"/>
          </w:rPr>
          <w:t xml:space="preserve"> </w:t>
        </w:r>
      </w:ins>
      <w:del w:id="1448" w:author="Nabera  Abhinandan" w:date="2023-03-08T16:33:00Z">
        <w:r w:rsidRPr="00C52832" w:rsidDel="006B0DEB">
          <w:rPr>
            <w:rFonts w:cstheme="minorHAnsi"/>
            <w:lang w:val="en-GB"/>
            <w:rPrChange w:id="1449" w:author="Nabera  Abhinandan" w:date="2023-03-08T18:41:00Z">
              <w:rPr>
                <w:rFonts w:cstheme="minorHAnsi"/>
                <w:lang w:val="en-US"/>
              </w:rPr>
            </w:rPrChange>
          </w:rPr>
          <w:delText xml:space="preserve"> </w:delText>
        </w:r>
      </w:del>
      <w:r w:rsidRPr="00C52832">
        <w:rPr>
          <w:rFonts w:cstheme="minorHAnsi"/>
          <w:lang w:val="en-GB"/>
          <w:rPrChange w:id="1450" w:author="Nabera  Abhinandan" w:date="2023-03-08T18:41:00Z">
            <w:rPr>
              <w:rFonts w:cstheme="minorHAnsi"/>
              <w:lang w:val="en-US"/>
            </w:rPr>
          </w:rPrChange>
        </w:rPr>
        <w:t>This technology requires a</w:t>
      </w:r>
      <w:r w:rsidRPr="00C52832">
        <w:rPr>
          <w:lang w:val="en-GB"/>
          <w:rPrChange w:id="1451" w:author="Nabera  Abhinandan" w:date="2023-03-08T18:41:00Z">
            <w:rPr>
              <w:lang w:val="en-US"/>
            </w:rPr>
          </w:rPrChange>
        </w:rPr>
        <w:t>round 0.1 t of natural gas and 77 kWh of electricity per t of CO</w:t>
      </w:r>
      <w:r w:rsidRPr="00C52832">
        <w:rPr>
          <w:vertAlign w:val="subscript"/>
          <w:lang w:val="en-GB"/>
          <w:rPrChange w:id="1452" w:author="Nabera  Abhinandan" w:date="2023-03-08T18:41:00Z">
            <w:rPr>
              <w:vertAlign w:val="subscript"/>
              <w:lang w:val="en-US"/>
            </w:rPr>
          </w:rPrChange>
        </w:rPr>
        <w:t>2</w:t>
      </w:r>
      <w:r w:rsidRPr="00C52832">
        <w:rPr>
          <w:lang w:val="en-GB"/>
          <w:rPrChange w:id="1453" w:author="Nabera  Abhinandan" w:date="2023-03-08T18:41:00Z">
            <w:rPr>
              <w:lang w:val="en-US"/>
            </w:rPr>
          </w:rPrChange>
        </w:rPr>
        <w:t xml:space="preserve"> captured</w:t>
      </w:r>
      <w:r w:rsidRPr="00C52832">
        <w:rPr>
          <w:lang w:val="en-GB"/>
          <w:rPrChange w:id="1454" w:author="Nabera  Abhinandan" w:date="2023-03-08T18:41:00Z">
            <w:rPr/>
          </w:rPrChange>
        </w:rPr>
        <w:fldChar w:fldCharType="begin"/>
      </w:r>
      <w:r w:rsidR="00373CEC" w:rsidRPr="00C52832">
        <w:rPr>
          <w:lang w:val="en-GB"/>
          <w:rPrChange w:id="1455" w:author="Nabera  Abhinandan" w:date="2023-03-08T18:41:00Z">
            <w:rPr>
              <w:lang w:val="en-US"/>
            </w:rPr>
          </w:rPrChange>
        </w:rPr>
        <w:instrText xml:space="preserve"> ADDIN ZOTERO_ITEM CSL_CITATION {"citationID":"dQjUzZiY","properties":{"formattedCitation":"\\super 34\\nosupersub{}","plainCitation":"34","noteIndex":0},"citationItems":[{"id":8170,"uris":["http://zotero.org/users/9157291/items/SHKUDHUW"],"itemData":{"id":8170,"type":"article-journal","abstract":"We describe a process for capturing CO2 from the atmosphere in an industrial plant. The design captures </w:instrText>
      </w:r>
      <w:r w:rsidR="00373CEC" w:rsidRPr="00C52832">
        <w:rPr>
          <w:rFonts w:ascii="Cambria Math" w:hAnsi="Cambria Math" w:cs="Cambria Math"/>
          <w:lang w:val="en-GB"/>
          <w:rPrChange w:id="1456" w:author="Nabera  Abhinandan" w:date="2023-03-08T18:41:00Z">
            <w:rPr>
              <w:rFonts w:ascii="Cambria Math" w:hAnsi="Cambria Math" w:cs="Cambria Math"/>
              <w:lang w:val="en-US"/>
            </w:rPr>
          </w:rPrChange>
        </w:rPr>
        <w:instrText>∼</w:instrText>
      </w:r>
      <w:r w:rsidR="00373CEC" w:rsidRPr="00C52832">
        <w:rPr>
          <w:lang w:val="en-GB"/>
          <w:rPrChange w:id="1457" w:author="Nabera  Abhinandan" w:date="2023-03-08T18:41:00Z">
            <w:rPr>
              <w:lang w:val="en-US"/>
            </w:rPr>
          </w:rPrChange>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Pr="00C52832">
        <w:rPr>
          <w:lang w:val="en-GB"/>
          <w:rPrChange w:id="1458" w:author="Nabera  Abhinandan" w:date="2023-03-08T18:41:00Z">
            <w:rPr/>
          </w:rPrChange>
        </w:rPr>
        <w:fldChar w:fldCharType="separate"/>
      </w:r>
      <w:r w:rsidRPr="00C52832">
        <w:rPr>
          <w:rFonts w:ascii="Calibri" w:hAnsi="Calibri" w:cs="Calibri"/>
          <w:szCs w:val="24"/>
          <w:vertAlign w:val="superscript"/>
          <w:lang w:val="en-GB"/>
          <w:rPrChange w:id="1459" w:author="Nabera  Abhinandan" w:date="2023-03-08T18:41:00Z">
            <w:rPr>
              <w:rFonts w:ascii="Calibri" w:hAnsi="Calibri" w:cs="Calibri"/>
              <w:szCs w:val="24"/>
              <w:vertAlign w:val="superscript"/>
              <w:lang w:val="en-US"/>
            </w:rPr>
          </w:rPrChange>
        </w:rPr>
        <w:t>34</w:t>
      </w:r>
      <w:r w:rsidRPr="00C52832">
        <w:rPr>
          <w:lang w:val="en-GB"/>
          <w:rPrChange w:id="1460" w:author="Nabera  Abhinandan" w:date="2023-03-08T18:41:00Z">
            <w:rPr/>
          </w:rPrChange>
        </w:rPr>
        <w:fldChar w:fldCharType="end"/>
      </w:r>
      <w:r w:rsidRPr="00C52832">
        <w:rPr>
          <w:lang w:val="en-GB"/>
          <w:rPrChange w:id="1461" w:author="Nabera  Abhinandan" w:date="2023-03-08T18:41:00Z">
            <w:rPr>
              <w:lang w:val="en-US"/>
            </w:rPr>
          </w:rPrChange>
        </w:rPr>
        <w:t xml:space="preserve">. </w:t>
      </w:r>
      <w:ins w:id="1462" w:author="Nabera  Abhinandan" w:date="2023-03-03T10:26:00Z">
        <w:r w:rsidR="00CA583E" w:rsidRPr="00D24C8D">
          <w:rPr>
            <w:lang w:val="en-GB"/>
          </w:rPr>
          <w:t>Hence, the capture cost is susceptible to natura</w:t>
        </w:r>
        <w:r w:rsidR="00CA583E" w:rsidRPr="00547CC2">
          <w:rPr>
            <w:lang w:val="en-GB"/>
          </w:rPr>
          <w:t>l gas and electricity price fluctuations</w:t>
        </w:r>
      </w:ins>
      <w:del w:id="1463" w:author="Nabera  Abhinandan" w:date="2023-03-03T10:26:00Z">
        <w:r w:rsidRPr="00C52832" w:rsidDel="00CA583E">
          <w:rPr>
            <w:lang w:val="en-GB"/>
            <w:rPrChange w:id="1464" w:author="Nabera  Abhinandan" w:date="2023-03-08T18:41:00Z">
              <w:rPr>
                <w:lang w:val="en-US"/>
              </w:rPr>
            </w:rPrChange>
          </w:rPr>
          <w:delText xml:space="preserve">Hence, the capture cost is highly sensitive to the </w:delText>
        </w:r>
        <w:r w:rsidRPr="00C52832" w:rsidDel="00CA583E">
          <w:rPr>
            <w:rFonts w:cstheme="minorHAnsi"/>
            <w:lang w:val="en-GB"/>
            <w:rPrChange w:id="1465" w:author="Nabera  Abhinandan" w:date="2023-03-08T18:41:00Z">
              <w:rPr>
                <w:rFonts w:cstheme="minorHAnsi"/>
                <w:lang w:val="en-US"/>
              </w:rPr>
            </w:rPrChange>
          </w:rPr>
          <w:delText>fluctuation in natural gas and electricity prices</w:delText>
        </w:r>
      </w:del>
      <w:r w:rsidR="004364A9" w:rsidRPr="00C52832">
        <w:rPr>
          <w:rFonts w:cstheme="minorHAnsi"/>
          <w:lang w:val="en-GB"/>
          <w:rPrChange w:id="1466" w:author="Nabera  Abhinandan" w:date="2023-03-08T18:41:00Z">
            <w:rPr>
              <w:rFonts w:cstheme="minorHAnsi"/>
              <w:lang w:val="en-US"/>
            </w:rPr>
          </w:rPrChange>
        </w:rPr>
        <w:t xml:space="preserve"> (</w:t>
      </w:r>
      <w:del w:id="1467" w:author="Pérez-Ramirez  Javier" w:date="2023-03-02T07:43:00Z">
        <w:r w:rsidR="004364A9" w:rsidRPr="00C52832" w:rsidDel="00CA7375">
          <w:rPr>
            <w:rFonts w:cstheme="minorHAnsi"/>
            <w:lang w:val="en-GB"/>
            <w:rPrChange w:id="1468" w:author="Nabera  Abhinandan" w:date="2023-03-08T18:41:00Z">
              <w:rPr>
                <w:rFonts w:cstheme="minorHAnsi"/>
                <w:lang w:val="en-US"/>
              </w:rPr>
            </w:rPrChange>
          </w:rPr>
          <w:delText xml:space="preserve">see </w:delText>
        </w:r>
      </w:del>
      <w:r w:rsidR="004364A9" w:rsidRPr="00C52832">
        <w:rPr>
          <w:rFonts w:cstheme="minorHAnsi"/>
          <w:lang w:val="en-GB"/>
          <w:rPrChange w:id="1469" w:author="Nabera  Abhinandan" w:date="2023-03-08T18:41:00Z">
            <w:rPr>
              <w:rFonts w:cstheme="minorHAnsi"/>
              <w:lang w:val="en-US"/>
            </w:rPr>
          </w:rPrChange>
        </w:rPr>
        <w:t>Fig. S4</w:t>
      </w:r>
      <w:r w:rsidR="002E730F" w:rsidRPr="00C52832">
        <w:rPr>
          <w:rFonts w:cstheme="minorHAnsi"/>
          <w:lang w:val="en-GB"/>
          <w:rPrChange w:id="1470" w:author="Nabera  Abhinandan" w:date="2023-03-08T18:41:00Z">
            <w:rPr>
              <w:rFonts w:cstheme="minorHAnsi"/>
              <w:lang w:val="en-US"/>
            </w:rPr>
          </w:rPrChange>
        </w:rPr>
        <w:t xml:space="preserve"> of the ESI)</w:t>
      </w:r>
      <w:r w:rsidRPr="00C52832">
        <w:rPr>
          <w:rFonts w:cstheme="minorHAnsi"/>
          <w:lang w:val="en-GB"/>
          <w:rPrChange w:id="1471" w:author="Nabera  Abhinandan" w:date="2023-03-08T18:41:00Z">
            <w:rPr>
              <w:rFonts w:cstheme="minorHAnsi"/>
              <w:lang w:val="en-US"/>
            </w:rPr>
          </w:rPrChange>
        </w:rPr>
        <w:t xml:space="preserve">. </w:t>
      </w:r>
      <w:del w:id="1472" w:author="Nabera  Abhinandan" w:date="2023-03-03T10:29:00Z">
        <w:r w:rsidRPr="00C52832" w:rsidDel="00183E10">
          <w:rPr>
            <w:rFonts w:cstheme="minorHAnsi"/>
            <w:lang w:val="en-GB"/>
            <w:rPrChange w:id="1473" w:author="Nabera  Abhinandan" w:date="2023-03-08T18:41:00Z">
              <w:rPr>
                <w:rFonts w:cstheme="minorHAnsi"/>
                <w:lang w:val="en-US"/>
              </w:rPr>
            </w:rPrChange>
          </w:rPr>
          <w:delText>There are other DAC technologies, such as the low-temperature sorbent-based technology, that might be less dependent on natural gas</w:delText>
        </w:r>
      </w:del>
      <w:del w:id="1474" w:author="Nabera  Abhinandan" w:date="2023-03-08T16:24:00Z">
        <w:r w:rsidRPr="00C52832" w:rsidDel="00DA5D4F">
          <w:rPr>
            <w:rFonts w:cstheme="minorHAnsi"/>
            <w:lang w:val="en-GB"/>
            <w:rPrChange w:id="1475" w:author="Nabera  Abhinandan" w:date="2023-03-08T18:41:00Z">
              <w:rPr>
                <w:rFonts w:cstheme="minorHAnsi"/>
                <w:lang w:val="en-US"/>
              </w:rPr>
            </w:rPrChange>
          </w:rPr>
          <w:fldChar w:fldCharType="begin"/>
        </w:r>
        <w:r w:rsidR="00373CEC" w:rsidRPr="00C52832" w:rsidDel="00DA5D4F">
          <w:rPr>
            <w:rFonts w:cstheme="minorHAnsi"/>
            <w:lang w:val="en-GB"/>
            <w:rPrChange w:id="1476" w:author="Nabera  Abhinandan" w:date="2023-03-08T18:41:00Z">
              <w:rPr>
                <w:rFonts w:cstheme="minorHAnsi"/>
                <w:lang w:val="en-US"/>
              </w:rPr>
            </w:rPrChange>
          </w:rPr>
          <w:delInstrText xml:space="preserve"> ADDIN ZOTERO_ITEM CSL_CITATION {"citationID":"DrrxUArr","properties":{"formattedCitation":"\\super 35\\nosupersub{}","plainCitation":"35","noteIndex":0},"citationItems":[{"id":5113,"uris":["http://zotero.org/users/9157291/items/8BY34IRX"],"itemData":{"id":5113,"type":"article-journal","abstract":"Meeting the 1.5 °C target may require removing up to 1,000 Gtonne CO2 by 2100 with Negative Emissions Technologies (NETs). We evaluate the impacts of Direct Air Capture and Bioenergy with Carbon Capture and Storage (DACCS and BECCS), finding that removing 5.9 Gtonne/year CO2 can prevent &lt;9·102 disability-adjusted life years per million people annually, relative to a baseline without NETs. Avoiding this health burden—similar to that of Parkinson’s—can save substantial externalities (≤148 US$/tonne CO2), comparable to the NETs levelized costs. The health co-benefits of BECCS, dependent on the biomass source, can exceed those of DACCS. Although both NETs can help to operate within the climate change and ocean acidification planetary boundaries, they may lead to trade-offs between Earth-system processes. Only DACCS can avert damage to the biosphere integrity without challenging other biophysical limits (impacts ≤2% of the safe operating space). The quantified NETs co-benefits can incentivize their adoption.","container-title":"Nature Communications","DOI":"10.1038/s41467-022-30136-7","ISSN":"2041-1723","issue":"1","journalAbbreviation":"Nat Commun","language":"en","license":"2022 The Author(s)","note":"number: 1\npublisher: Nature Publishing Group","page":"2535","source":"www.nature.com","title":"Human and planetary health implications of negative emissions technologies","volume":"13","author":[{"family":"Cobo","given":"Selene"},{"family":"Galán-Martín","given":"Ángel"},{"family":"Tulus","given":"Victor"},{"family":"Huijbregts","given":"Mark A. J."},{"family":"Guillén-Gosálbez","given":"Gonzalo"}],"issued":{"date-parts":[["2022",5,9]]}}}],"schema":"https://github.com/citation-style-language/schema/raw/master/csl-citation.json"} </w:delInstrText>
        </w:r>
        <w:r w:rsidRPr="00C52832" w:rsidDel="00DA5D4F">
          <w:rPr>
            <w:rFonts w:cstheme="minorHAnsi"/>
            <w:lang w:val="en-GB"/>
            <w:rPrChange w:id="1477" w:author="Nabera  Abhinandan" w:date="2023-03-08T18:41:00Z">
              <w:rPr>
                <w:rFonts w:cstheme="minorHAnsi"/>
                <w:lang w:val="en-US"/>
              </w:rPr>
            </w:rPrChange>
          </w:rPr>
          <w:fldChar w:fldCharType="separate"/>
        </w:r>
        <w:r w:rsidRPr="00C52832" w:rsidDel="00DA5D4F">
          <w:rPr>
            <w:rFonts w:ascii="Calibri" w:hAnsi="Calibri" w:cs="Calibri"/>
            <w:szCs w:val="24"/>
            <w:vertAlign w:val="superscript"/>
            <w:lang w:val="en-GB"/>
            <w:rPrChange w:id="1478" w:author="Nabera  Abhinandan" w:date="2023-03-08T18:41:00Z">
              <w:rPr>
                <w:rFonts w:ascii="Calibri" w:hAnsi="Calibri" w:cs="Calibri"/>
                <w:szCs w:val="24"/>
                <w:vertAlign w:val="superscript"/>
                <w:lang w:val="en-US"/>
              </w:rPr>
            </w:rPrChange>
          </w:rPr>
          <w:delText>35</w:delText>
        </w:r>
        <w:r w:rsidRPr="00C52832" w:rsidDel="00DA5D4F">
          <w:rPr>
            <w:rFonts w:cstheme="minorHAnsi"/>
            <w:lang w:val="en-GB"/>
            <w:rPrChange w:id="1479" w:author="Nabera  Abhinandan" w:date="2023-03-08T18:41:00Z">
              <w:rPr>
                <w:rFonts w:cstheme="minorHAnsi"/>
                <w:lang w:val="en-US"/>
              </w:rPr>
            </w:rPrChange>
          </w:rPr>
          <w:fldChar w:fldCharType="end"/>
        </w:r>
        <w:r w:rsidRPr="00C52832" w:rsidDel="00DA5D4F">
          <w:rPr>
            <w:rFonts w:cstheme="minorHAnsi"/>
            <w:lang w:val="en-GB"/>
            <w:rPrChange w:id="1480" w:author="Nabera  Abhinandan" w:date="2023-03-08T18:41:00Z">
              <w:rPr>
                <w:rFonts w:cstheme="minorHAnsi"/>
                <w:lang w:val="en-US"/>
              </w:rPr>
            </w:rPrChange>
          </w:rPr>
          <w:delText>.</w:delText>
        </w:r>
      </w:del>
    </w:p>
    <w:p w14:paraId="6F24C75F" w14:textId="77777777" w:rsidR="00E15608" w:rsidRPr="00C52832" w:rsidRDefault="00E15608" w:rsidP="00577897">
      <w:pPr>
        <w:jc w:val="both"/>
        <w:rPr>
          <w:lang w:val="en-GB"/>
          <w:rPrChange w:id="1481" w:author="Nabera  Abhinandan" w:date="2023-03-08T18:41:00Z">
            <w:rPr>
              <w:lang w:val="en-US"/>
            </w:rPr>
          </w:rPrChange>
        </w:rPr>
      </w:pPr>
    </w:p>
    <w:p w14:paraId="71017CB2" w14:textId="77777777" w:rsidR="00E15608" w:rsidRPr="00C52832" w:rsidRDefault="00E15608" w:rsidP="00577897">
      <w:pPr>
        <w:jc w:val="both"/>
        <w:rPr>
          <w:rFonts w:cstheme="minorHAnsi"/>
          <w:lang w:val="en-GB"/>
          <w:rPrChange w:id="1482" w:author="Nabera  Abhinandan" w:date="2023-03-08T18:41:00Z">
            <w:rPr>
              <w:rFonts w:cstheme="minorHAnsi"/>
              <w:lang w:val="en-US"/>
            </w:rPr>
          </w:rPrChange>
        </w:rPr>
      </w:pPr>
    </w:p>
    <w:p w14:paraId="6119BC29" w14:textId="77777777" w:rsidR="00E15608" w:rsidRPr="00C52832" w:rsidRDefault="00E15608" w:rsidP="00577897">
      <w:pPr>
        <w:jc w:val="both"/>
        <w:rPr>
          <w:rFonts w:cstheme="minorHAnsi"/>
          <w:lang w:val="en-GB"/>
          <w:rPrChange w:id="1483" w:author="Nabera  Abhinandan" w:date="2023-03-08T18:41:00Z">
            <w:rPr>
              <w:rFonts w:cstheme="minorHAnsi"/>
              <w:lang w:val="en-US"/>
            </w:rPr>
          </w:rPrChange>
        </w:rPr>
      </w:pPr>
    </w:p>
    <w:p w14:paraId="335468B5" w14:textId="77777777" w:rsidR="00E15608" w:rsidRPr="00C52832" w:rsidRDefault="00E15608" w:rsidP="00577897">
      <w:pPr>
        <w:jc w:val="both"/>
        <w:rPr>
          <w:rFonts w:cstheme="minorHAnsi"/>
          <w:lang w:val="en-GB"/>
          <w:rPrChange w:id="1484" w:author="Nabera  Abhinandan" w:date="2023-03-08T18:41:00Z">
            <w:rPr>
              <w:rFonts w:cstheme="minorHAnsi"/>
              <w:lang w:val="en-US"/>
            </w:rPr>
          </w:rPrChange>
        </w:rPr>
      </w:pPr>
    </w:p>
    <w:p w14:paraId="4841AC3D" w14:textId="77777777" w:rsidR="00E15608" w:rsidRPr="00C52832" w:rsidRDefault="00E15608" w:rsidP="00577897">
      <w:pPr>
        <w:jc w:val="both"/>
        <w:rPr>
          <w:lang w:val="en-GB"/>
          <w:rPrChange w:id="1485" w:author="Nabera  Abhinandan" w:date="2023-03-08T18:41:00Z">
            <w:rPr>
              <w:lang w:val="en-US"/>
            </w:rPr>
          </w:rPrChange>
        </w:rPr>
      </w:pPr>
    </w:p>
    <w:p w14:paraId="1A797AC0" w14:textId="77777777" w:rsidR="00E15608" w:rsidRPr="00C52832" w:rsidRDefault="00E15608" w:rsidP="00577897">
      <w:pPr>
        <w:jc w:val="both"/>
        <w:rPr>
          <w:rFonts w:cstheme="minorHAnsi"/>
          <w:lang w:val="en-GB"/>
          <w:rPrChange w:id="1486" w:author="Nabera  Abhinandan" w:date="2023-03-08T18:41:00Z">
            <w:rPr>
              <w:rFonts w:cstheme="minorHAnsi"/>
              <w:lang w:val="en-US"/>
            </w:rPr>
          </w:rPrChange>
        </w:rPr>
      </w:pPr>
    </w:p>
    <w:p w14:paraId="4166E261" w14:textId="4293EAF5" w:rsidR="00E15608" w:rsidRPr="00C52832" w:rsidRDefault="00E15608">
      <w:pPr>
        <w:keepNext/>
        <w:spacing w:after="0"/>
        <w:jc w:val="center"/>
        <w:rPr>
          <w:lang w:val="en-GB"/>
          <w:rPrChange w:id="1487" w:author="Nabera  Abhinandan" w:date="2023-03-08T18:41:00Z">
            <w:rPr/>
          </w:rPrChange>
        </w:rPr>
        <w:pPrChange w:id="1488" w:author="Nabera  Abhinandan" w:date="2023-03-08T16:20:00Z">
          <w:pPr>
            <w:keepNext/>
            <w:spacing w:after="0"/>
            <w:jc w:val="both"/>
          </w:pPr>
        </w:pPrChange>
      </w:pPr>
      <w:del w:id="1489" w:author="Nabera  Abhinandan" w:date="2023-03-08T16:20:00Z">
        <w:r w:rsidRPr="00C52832" w:rsidDel="004C2E93">
          <w:rPr>
            <w:noProof/>
            <w:lang w:val="en-GB"/>
            <w:rPrChange w:id="1490" w:author="Nabera  Abhinandan" w:date="2023-03-08T18:41:00Z">
              <w:rPr>
                <w:noProof/>
                <w:lang w:val="en-US"/>
              </w:rPr>
            </w:rPrChange>
          </w:rPr>
          <w:lastRenderedPageBreak/>
          <w:drawing>
            <wp:inline distT="0" distB="0" distL="0" distR="0" wp14:anchorId="00AA323C" wp14:editId="3A091B9B">
              <wp:extent cx="6547104" cy="663092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3.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del>
      <w:ins w:id="1491" w:author="Nabera  Abhinandan" w:date="2023-03-08T16:20:00Z">
        <w:r w:rsidR="004C2E93" w:rsidRPr="00C52832">
          <w:rPr>
            <w:noProof/>
            <w:lang w:val="en-GB"/>
            <w:rPrChange w:id="1492" w:author="Nabera  Abhinandan" w:date="2023-03-08T18:41:00Z">
              <w:rPr>
                <w:noProof/>
                <w:lang w:val="en-GB"/>
              </w:rPr>
            </w:rPrChange>
          </w:rPr>
          <w:drawing>
            <wp:inline distT="0" distB="0" distL="0" distR="0" wp14:anchorId="3FA99697" wp14:editId="5C2583F5">
              <wp:extent cx="6547117" cy="6664466"/>
              <wp:effectExtent l="0" t="0" r="635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47117" cy="6664466"/>
                      </a:xfrm>
                      <a:prstGeom prst="rect">
                        <a:avLst/>
                      </a:prstGeom>
                    </pic:spPr>
                  </pic:pic>
                </a:graphicData>
              </a:graphic>
            </wp:inline>
          </w:drawing>
        </w:r>
      </w:ins>
    </w:p>
    <w:p w14:paraId="230779C8" w14:textId="598A6DC4" w:rsidR="00E15608" w:rsidRPr="00C52832" w:rsidRDefault="00E15608" w:rsidP="00577897">
      <w:pPr>
        <w:pStyle w:val="Caption"/>
        <w:jc w:val="both"/>
        <w:rPr>
          <w:i w:val="0"/>
          <w:color w:val="auto"/>
          <w:sz w:val="20"/>
          <w:szCs w:val="20"/>
          <w:rPrChange w:id="1493" w:author="Nabera  Abhinandan" w:date="2023-03-08T18:41:00Z">
            <w:rPr>
              <w:i w:val="0"/>
              <w:color w:val="auto"/>
              <w:sz w:val="20"/>
            </w:rPr>
          </w:rPrChange>
        </w:rPr>
      </w:pPr>
      <w:bookmarkStart w:id="1494" w:name="_Ref124438535"/>
      <w:r w:rsidRPr="00D24C8D">
        <w:rPr>
          <w:b/>
          <w:i w:val="0"/>
          <w:color w:val="auto"/>
          <w:sz w:val="20"/>
        </w:rPr>
        <w:t>Fig</w:t>
      </w:r>
      <w:del w:id="1495" w:author="Pérez-Ramirez  Javier" w:date="2023-03-02T07:40:00Z">
        <w:r w:rsidRPr="00547CC2" w:rsidDel="00CA7375">
          <w:rPr>
            <w:b/>
            <w:i w:val="0"/>
            <w:color w:val="auto"/>
            <w:sz w:val="20"/>
          </w:rPr>
          <w:delText xml:space="preserve">. </w:delText>
        </w:r>
      </w:del>
      <w:ins w:id="1496" w:author="Pérez-Ramirez  Javier" w:date="2023-03-02T07:40:00Z">
        <w:r w:rsidR="00CA7375" w:rsidRPr="00547CC2">
          <w:rPr>
            <w:b/>
            <w:i w:val="0"/>
            <w:color w:val="auto"/>
            <w:sz w:val="20"/>
          </w:rPr>
          <w:t>. </w:t>
        </w:r>
      </w:ins>
      <w:r w:rsidRPr="00547CC2">
        <w:rPr>
          <w:b/>
          <w:i w:val="0"/>
          <w:color w:val="auto"/>
          <w:sz w:val="20"/>
        </w:rPr>
        <w:fldChar w:fldCharType="begin"/>
      </w:r>
      <w:r w:rsidRPr="00C52832">
        <w:rPr>
          <w:b/>
          <w:i w:val="0"/>
          <w:color w:val="auto"/>
          <w:sz w:val="20"/>
        </w:rPr>
        <w:instrText xml:space="preserve"> SEQ Fig. \* ARABIC </w:instrText>
      </w:r>
      <w:r w:rsidRPr="00547CC2">
        <w:rPr>
          <w:b/>
          <w:i w:val="0"/>
          <w:color w:val="auto"/>
          <w:sz w:val="20"/>
          <w:rPrChange w:id="1497" w:author="Nabera  Abhinandan" w:date="2023-03-08T18:41:00Z">
            <w:rPr>
              <w:b/>
              <w:i w:val="0"/>
              <w:color w:val="auto"/>
              <w:sz w:val="20"/>
            </w:rPr>
          </w:rPrChange>
        </w:rPr>
        <w:fldChar w:fldCharType="separate"/>
      </w:r>
      <w:r w:rsidR="00547CC2">
        <w:rPr>
          <w:b/>
          <w:i w:val="0"/>
          <w:noProof/>
          <w:color w:val="auto"/>
          <w:sz w:val="20"/>
        </w:rPr>
        <w:t>3</w:t>
      </w:r>
      <w:r w:rsidRPr="00547CC2">
        <w:rPr>
          <w:b/>
          <w:i w:val="0"/>
          <w:color w:val="auto"/>
          <w:sz w:val="20"/>
        </w:rPr>
        <w:fldChar w:fldCharType="end"/>
      </w:r>
      <w:bookmarkEnd w:id="1494"/>
      <w:r w:rsidRPr="00D24C8D">
        <w:rPr>
          <w:b/>
          <w:i w:val="0"/>
          <w:color w:val="auto"/>
          <w:sz w:val="20"/>
        </w:rPr>
        <w:t xml:space="preserve">. Breakdown of production costs for fossil and green </w:t>
      </w:r>
      <w:ins w:id="1498" w:author="Pérez-Ramirez  Javier" w:date="2023-03-02T07:41:00Z">
        <w:r w:rsidR="00CA7375" w:rsidRPr="00547CC2">
          <w:rPr>
            <w:b/>
            <w:i w:val="0"/>
            <w:color w:val="auto"/>
            <w:sz w:val="20"/>
          </w:rPr>
          <w:t xml:space="preserve">(a) </w:t>
        </w:r>
      </w:ins>
      <w:r w:rsidRPr="00547CC2">
        <w:rPr>
          <w:b/>
          <w:i w:val="0"/>
          <w:color w:val="auto"/>
          <w:sz w:val="20"/>
        </w:rPr>
        <w:t xml:space="preserve">ammonia </w:t>
      </w:r>
      <w:del w:id="1499" w:author="Pérez-Ramirez  Javier" w:date="2023-03-02T07:41:00Z">
        <w:r w:rsidRPr="00C52832" w:rsidDel="00CA7375">
          <w:rPr>
            <w:b/>
            <w:i w:val="0"/>
            <w:color w:val="auto"/>
            <w:sz w:val="20"/>
          </w:rPr>
          <w:delText xml:space="preserve">(a) </w:delText>
        </w:r>
      </w:del>
      <w:r w:rsidRPr="00C52832">
        <w:rPr>
          <w:b/>
          <w:i w:val="0"/>
          <w:color w:val="auto"/>
          <w:sz w:val="20"/>
        </w:rPr>
        <w:t xml:space="preserve">and </w:t>
      </w:r>
      <w:ins w:id="1500" w:author="Pérez-Ramirez  Javier" w:date="2023-03-02T07:41:00Z">
        <w:r w:rsidR="00CA7375" w:rsidRPr="00C52832">
          <w:rPr>
            <w:b/>
            <w:i w:val="0"/>
            <w:color w:val="auto"/>
            <w:sz w:val="20"/>
          </w:rPr>
          <w:t xml:space="preserve">(b) </w:t>
        </w:r>
      </w:ins>
      <w:r w:rsidRPr="00C52832">
        <w:rPr>
          <w:b/>
          <w:i w:val="0"/>
          <w:color w:val="auto"/>
          <w:sz w:val="20"/>
        </w:rPr>
        <w:t>methanol</w:t>
      </w:r>
      <w:del w:id="1501" w:author="Pérez-Ramirez  Javier" w:date="2023-03-02T07:41:00Z">
        <w:r w:rsidRPr="00C52832" w:rsidDel="00CA7375">
          <w:rPr>
            <w:b/>
            <w:i w:val="0"/>
            <w:color w:val="auto"/>
            <w:sz w:val="20"/>
          </w:rPr>
          <w:delText xml:space="preserve"> (b)</w:delText>
        </w:r>
      </w:del>
      <w:r w:rsidRPr="00C52832">
        <w:rPr>
          <w:b/>
          <w:i w:val="0"/>
          <w:color w:val="auto"/>
          <w:sz w:val="20"/>
        </w:rPr>
        <w:t xml:space="preserve">. </w:t>
      </w:r>
      <w:ins w:id="1502" w:author="Nabera  Abhinandan" w:date="2023-03-03T10:40:00Z">
        <w:r w:rsidR="00420831" w:rsidRPr="00C52832">
          <w:rPr>
            <w:i w:val="0"/>
            <w:color w:val="auto"/>
            <w:sz w:val="20"/>
            <w:rPrChange w:id="1503" w:author="Nabera  Abhinandan" w:date="2023-03-08T18:41:00Z">
              <w:rPr>
                <w:b/>
                <w:i w:val="0"/>
                <w:color w:val="auto"/>
                <w:sz w:val="20"/>
              </w:rPr>
            </w:rPrChange>
          </w:rPr>
          <w:t xml:space="preserve">Only the green production routes based on hydrogen from water electrolysis using on-shore wind electricity are displayed. These were the most promising routes (the results for other green routes can be found in Fig. S7 of the ESI). Error bars indicate the production cost considering the lower and upper bound for the levelised cost of hydrogen (Table S7 of the ESI). </w:t>
        </w:r>
      </w:ins>
      <w:moveToRangeStart w:id="1504" w:author="Nabera  Abhinandan" w:date="2023-03-08T16:28:00Z" w:name="move129185322"/>
      <w:moveTo w:id="1505" w:author="Nabera  Abhinandan" w:date="2023-03-08T16:28:00Z">
        <w:del w:id="1506" w:author="Nabera  Abhinandan" w:date="2023-03-08T16:28:00Z">
          <w:r w:rsidR="00CB04F9" w:rsidRPr="00C52832" w:rsidDel="00CB04F9">
            <w:rPr>
              <w:i w:val="0"/>
              <w:color w:val="auto"/>
              <w:sz w:val="20"/>
              <w:szCs w:val="20"/>
              <w:rPrChange w:id="1507" w:author="Nabera  Abhinandan" w:date="2023-03-08T18:41:00Z">
                <w:rPr/>
              </w:rPrChange>
            </w:rPr>
            <w:delText>Moreover, w</w:delText>
          </w:r>
          <w:r w:rsidR="00CB04F9" w:rsidRPr="00C52832" w:rsidDel="00CB04F9">
            <w:rPr>
              <w:i w:val="0"/>
              <w:color w:val="auto"/>
              <w:sz w:val="20"/>
              <w:szCs w:val="20"/>
              <w:rPrChange w:id="1508" w:author="Nabera  Abhinandan" w:date="2023-03-08T18:41:00Z">
                <w:rPr>
                  <w:rFonts w:cstheme="minorHAnsi"/>
                </w:rPr>
              </w:rPrChange>
            </w:rPr>
            <w:delText>e</w:delText>
          </w:r>
        </w:del>
      </w:moveTo>
      <w:ins w:id="1509" w:author="Nabera  Abhinandan" w:date="2023-03-08T16:28:00Z">
        <w:r w:rsidR="00597798" w:rsidRPr="00D24C8D">
          <w:rPr>
            <w:i w:val="0"/>
            <w:color w:val="auto"/>
            <w:sz w:val="20"/>
            <w:szCs w:val="20"/>
          </w:rPr>
          <w:t>A</w:t>
        </w:r>
      </w:ins>
      <w:moveTo w:id="1510" w:author="Nabera  Abhinandan" w:date="2023-03-08T16:28:00Z">
        <w:del w:id="1511" w:author="Nabera  Abhinandan" w:date="2023-03-08T16:28:00Z">
          <w:r w:rsidR="00CB04F9" w:rsidRPr="00C52832" w:rsidDel="00597798">
            <w:rPr>
              <w:i w:val="0"/>
              <w:color w:val="auto"/>
              <w:sz w:val="20"/>
              <w:szCs w:val="20"/>
              <w:rPrChange w:id="1512" w:author="Nabera  Abhinandan" w:date="2023-03-08T18:41:00Z">
                <w:rPr>
                  <w:rFonts w:cstheme="minorHAnsi"/>
                </w:rPr>
              </w:rPrChange>
            </w:rPr>
            <w:delText xml:space="preserve"> take a</w:delText>
          </w:r>
        </w:del>
        <w:r w:rsidR="00CB04F9" w:rsidRPr="00C52832">
          <w:rPr>
            <w:i w:val="0"/>
            <w:color w:val="auto"/>
            <w:sz w:val="20"/>
            <w:szCs w:val="20"/>
            <w:rPrChange w:id="1513" w:author="Nabera  Abhinandan" w:date="2023-03-08T18:41:00Z">
              <w:rPr>
                <w:rFonts w:cstheme="minorHAnsi"/>
              </w:rPr>
            </w:rPrChange>
          </w:rPr>
          <w:t>verage values for the years 2019 and 2020</w:t>
        </w:r>
      </w:moveTo>
      <w:ins w:id="1514" w:author="Nabera  Abhinandan" w:date="2023-03-08T16:28:00Z">
        <w:r w:rsidR="00597798" w:rsidRPr="00D24C8D">
          <w:rPr>
            <w:i w:val="0"/>
            <w:color w:val="auto"/>
            <w:sz w:val="20"/>
            <w:szCs w:val="20"/>
          </w:rPr>
          <w:t xml:space="preserve"> are </w:t>
        </w:r>
      </w:ins>
      <w:ins w:id="1515" w:author="Nabera  Abhinandan" w:date="2023-03-08T16:33:00Z">
        <w:r w:rsidR="005A3AB8" w:rsidRPr="00547CC2">
          <w:rPr>
            <w:i w:val="0"/>
            <w:color w:val="auto"/>
            <w:sz w:val="20"/>
            <w:szCs w:val="20"/>
          </w:rPr>
          <w:t>employed</w:t>
        </w:r>
      </w:ins>
      <w:moveTo w:id="1516" w:author="Nabera  Abhinandan" w:date="2023-03-08T16:28:00Z">
        <w:r w:rsidR="00CB04F9" w:rsidRPr="00C52832">
          <w:rPr>
            <w:i w:val="0"/>
            <w:color w:val="auto"/>
            <w:sz w:val="20"/>
            <w:szCs w:val="20"/>
            <w:rPrChange w:id="1517" w:author="Nabera  Abhinandan" w:date="2023-03-08T18:41:00Z">
              <w:rPr>
                <w:rFonts w:cstheme="minorHAnsi"/>
              </w:rPr>
            </w:rPrChange>
          </w:rPr>
          <w:t xml:space="preserve"> as the natural gas and electricity prices before July 2021 were almost constant.</w:t>
        </w:r>
      </w:moveTo>
      <w:moveToRangeEnd w:id="1504"/>
      <w:del w:id="1518" w:author="Nabera  Abhinandan" w:date="2023-03-03T10:40:00Z">
        <w:r w:rsidRPr="00D24C8D" w:rsidDel="00420831">
          <w:rPr>
            <w:i w:val="0"/>
            <w:color w:val="auto"/>
            <w:sz w:val="20"/>
            <w:szCs w:val="20"/>
          </w:rPr>
          <w:delText>Only the green production routes based on hydrogen from water electrolysis using on-shore wind electricity are displayed, as these were found to be the most prom</w:delText>
        </w:r>
        <w:r w:rsidRPr="00547CC2" w:rsidDel="00420831">
          <w:rPr>
            <w:i w:val="0"/>
            <w:color w:val="auto"/>
            <w:sz w:val="20"/>
            <w:szCs w:val="20"/>
          </w:rPr>
          <w:delText>ising routes (the results for other green routes can be found in Fig. S</w:delText>
        </w:r>
        <w:r w:rsidR="00A16F01" w:rsidRPr="00547CC2" w:rsidDel="00420831">
          <w:rPr>
            <w:i w:val="0"/>
            <w:color w:val="auto"/>
            <w:sz w:val="20"/>
            <w:szCs w:val="20"/>
          </w:rPr>
          <w:delText>7 of the ESI</w:delText>
        </w:r>
        <w:r w:rsidRPr="00C52832" w:rsidDel="00420831">
          <w:rPr>
            <w:i w:val="0"/>
            <w:color w:val="auto"/>
            <w:sz w:val="20"/>
            <w:szCs w:val="20"/>
            <w:rPrChange w:id="1519" w:author="Nabera  Abhinandan" w:date="2023-03-08T18:41:00Z">
              <w:rPr>
                <w:i w:val="0"/>
                <w:color w:val="auto"/>
                <w:sz w:val="20"/>
              </w:rPr>
            </w:rPrChange>
          </w:rPr>
          <w:delText xml:space="preserve">). Error bars display the production cost considering the lower and upper bound for the </w:delText>
        </w:r>
      </w:del>
      <w:del w:id="1520" w:author="Nabera  Abhinandan" w:date="2023-03-02T17:19:00Z">
        <w:r w:rsidRPr="00C52832" w:rsidDel="00C42DC2">
          <w:rPr>
            <w:i w:val="0"/>
            <w:color w:val="auto"/>
            <w:sz w:val="20"/>
            <w:szCs w:val="20"/>
            <w:rPrChange w:id="1521" w:author="Nabera  Abhinandan" w:date="2023-03-08T18:41:00Z">
              <w:rPr>
                <w:i w:val="0"/>
                <w:color w:val="auto"/>
                <w:sz w:val="20"/>
              </w:rPr>
            </w:rPrChange>
          </w:rPr>
          <w:delText xml:space="preserve">levelized </w:delText>
        </w:r>
      </w:del>
      <w:del w:id="1522" w:author="Nabera  Abhinandan" w:date="2023-03-03T10:40:00Z">
        <w:r w:rsidRPr="00C52832" w:rsidDel="00420831">
          <w:rPr>
            <w:i w:val="0"/>
            <w:color w:val="auto"/>
            <w:sz w:val="20"/>
            <w:szCs w:val="20"/>
            <w:rPrChange w:id="1523" w:author="Nabera  Abhinandan" w:date="2023-03-08T18:41:00Z">
              <w:rPr>
                <w:i w:val="0"/>
                <w:color w:val="auto"/>
                <w:sz w:val="20"/>
              </w:rPr>
            </w:rPrChange>
          </w:rPr>
          <w:delText>cost of hydrogen</w:delText>
        </w:r>
        <w:r w:rsidR="008826CE" w:rsidRPr="00C52832" w:rsidDel="00420831">
          <w:rPr>
            <w:i w:val="0"/>
            <w:color w:val="auto"/>
            <w:sz w:val="20"/>
            <w:szCs w:val="20"/>
            <w:rPrChange w:id="1524" w:author="Nabera  Abhinandan" w:date="2023-03-08T18:41:00Z">
              <w:rPr>
                <w:i w:val="0"/>
                <w:color w:val="auto"/>
                <w:sz w:val="20"/>
              </w:rPr>
            </w:rPrChange>
          </w:rPr>
          <w:delText xml:space="preserve"> (see Table S7 of the ESI)</w:delText>
        </w:r>
        <w:r w:rsidRPr="00C52832" w:rsidDel="00420831">
          <w:rPr>
            <w:i w:val="0"/>
            <w:color w:val="auto"/>
            <w:sz w:val="20"/>
            <w:szCs w:val="20"/>
            <w:rPrChange w:id="1525" w:author="Nabera  Abhinandan" w:date="2023-03-08T18:41:00Z">
              <w:rPr>
                <w:i w:val="0"/>
                <w:color w:val="auto"/>
                <w:sz w:val="20"/>
              </w:rPr>
            </w:rPrChange>
          </w:rPr>
          <w:delText>. The contribution of natural gas to the average production costs has increased notably, from 21% in 2020 to 63% in November 2022 for ammonia and from 48% in 2020 to 88% in November 2022 for methanol. Hydrogen has the highest contribution to the average production cost of green chemicals.</w:delText>
        </w:r>
      </w:del>
    </w:p>
    <w:p w14:paraId="70D7BFA0" w14:textId="7564EAB1" w:rsidR="00E15608" w:rsidRPr="00C52832" w:rsidDel="00DC10D0" w:rsidRDefault="00DC10D0" w:rsidP="00577897">
      <w:pPr>
        <w:jc w:val="both"/>
        <w:rPr>
          <w:del w:id="1526" w:author="Nabera  Abhinandan" w:date="2023-03-03T10:33:00Z"/>
          <w:lang w:val="en-GB"/>
          <w:rPrChange w:id="1527" w:author="Nabera  Abhinandan" w:date="2023-03-08T18:41:00Z">
            <w:rPr>
              <w:del w:id="1528" w:author="Nabera  Abhinandan" w:date="2023-03-03T10:33:00Z"/>
              <w:lang w:val="en-US"/>
            </w:rPr>
          </w:rPrChange>
        </w:rPr>
      </w:pPr>
      <w:ins w:id="1529" w:author="Nabera  Abhinandan" w:date="2023-03-03T10:33:00Z">
        <w:r w:rsidRPr="00C52832">
          <w:rPr>
            <w:lang w:val="en-GB"/>
            <w:rPrChange w:id="1530" w:author="Nabera  Abhinandan" w:date="2023-03-08T18:41:00Z">
              <w:rPr/>
            </w:rPrChange>
          </w:rPr>
          <w:t xml:space="preserve">The </w:t>
        </w:r>
        <w:r w:rsidRPr="00C52832">
          <w:rPr>
            <w:lang w:val="en-GB"/>
            <w:rPrChange w:id="1531" w:author="Nabera  Abhinandan" w:date="2023-03-08T18:41:00Z">
              <w:rPr>
                <w:lang w:val="en-US"/>
              </w:rPr>
            </w:rPrChange>
          </w:rPr>
          <w:t>e</w:t>
        </w:r>
        <w:r w:rsidRPr="00C52832">
          <w:rPr>
            <w:lang w:val="en-GB"/>
            <w:rPrChange w:id="1532" w:author="Nabera  Abhinandan" w:date="2023-03-08T18:41:00Z">
              <w:rPr/>
            </w:rPrChange>
          </w:rPr>
          <w:t xml:space="preserve">conomic </w:t>
        </w:r>
        <w:r w:rsidRPr="00C52832">
          <w:rPr>
            <w:lang w:val="en-GB"/>
            <w:rPrChange w:id="1533" w:author="Nabera  Abhinandan" w:date="2023-03-08T18:41:00Z">
              <w:rPr>
                <w:lang w:val="en-US"/>
              </w:rPr>
            </w:rPrChange>
          </w:rPr>
          <w:t>t</w:t>
        </w:r>
        <w:r w:rsidRPr="00C52832">
          <w:rPr>
            <w:lang w:val="en-GB"/>
            <w:rPrChange w:id="1534" w:author="Nabera  Abhinandan" w:date="2023-03-08T18:41:00Z">
              <w:rPr/>
            </w:rPrChange>
          </w:rPr>
          <w:t xml:space="preserve">ipping </w:t>
        </w:r>
        <w:r w:rsidRPr="00C52832">
          <w:rPr>
            <w:lang w:val="en-GB"/>
            <w:rPrChange w:id="1535" w:author="Nabera  Abhinandan" w:date="2023-03-08T18:41:00Z">
              <w:rPr>
                <w:lang w:val="en-US"/>
              </w:rPr>
            </w:rPrChange>
          </w:rPr>
          <w:t>p</w:t>
        </w:r>
        <w:r w:rsidRPr="00C52832">
          <w:rPr>
            <w:lang w:val="en-GB"/>
            <w:rPrChange w:id="1536" w:author="Nabera  Abhinandan" w:date="2023-03-08T18:41:00Z">
              <w:rPr/>
            </w:rPrChange>
          </w:rPr>
          <w:t xml:space="preserve">oint: </w:t>
        </w:r>
        <w:r w:rsidRPr="00C52832">
          <w:rPr>
            <w:lang w:val="en-GB"/>
            <w:rPrChange w:id="1537" w:author="Nabera  Abhinandan" w:date="2023-03-08T18:41:00Z">
              <w:rPr>
                <w:lang w:val="en-US"/>
              </w:rPr>
            </w:rPrChange>
          </w:rPr>
          <w:t>w</w:t>
        </w:r>
        <w:r w:rsidRPr="00C52832">
          <w:rPr>
            <w:lang w:val="en-GB"/>
            <w:rPrChange w:id="1538" w:author="Nabera  Abhinandan" w:date="2023-03-08T18:41:00Z">
              <w:rPr/>
            </w:rPrChange>
          </w:rPr>
          <w:t xml:space="preserve">hen </w:t>
        </w:r>
        <w:r w:rsidRPr="00C52832">
          <w:rPr>
            <w:lang w:val="en-GB"/>
            <w:rPrChange w:id="1539" w:author="Nabera  Abhinandan" w:date="2023-03-08T18:41:00Z">
              <w:rPr>
                <w:lang w:val="en-US"/>
              </w:rPr>
            </w:rPrChange>
          </w:rPr>
          <w:t>g</w:t>
        </w:r>
        <w:r w:rsidRPr="00C52832">
          <w:rPr>
            <w:lang w:val="en-GB"/>
            <w:rPrChange w:id="1540" w:author="Nabera  Abhinandan" w:date="2023-03-08T18:41:00Z">
              <w:rPr/>
            </w:rPrChange>
          </w:rPr>
          <w:t xml:space="preserve">reen </w:t>
        </w:r>
        <w:r w:rsidRPr="00C52832">
          <w:rPr>
            <w:lang w:val="en-GB"/>
            <w:rPrChange w:id="1541" w:author="Nabera  Abhinandan" w:date="2023-03-08T18:41:00Z">
              <w:rPr>
                <w:lang w:val="en-US"/>
              </w:rPr>
            </w:rPrChange>
          </w:rPr>
          <w:t>a</w:t>
        </w:r>
        <w:r w:rsidRPr="00C52832">
          <w:rPr>
            <w:lang w:val="en-GB"/>
            <w:rPrChange w:id="1542" w:author="Nabera  Abhinandan" w:date="2023-03-08T18:41:00Z">
              <w:rPr/>
            </w:rPrChange>
          </w:rPr>
          <w:t xml:space="preserve">mmonia and </w:t>
        </w:r>
        <w:r w:rsidRPr="00C52832">
          <w:rPr>
            <w:lang w:val="en-GB"/>
            <w:rPrChange w:id="1543" w:author="Nabera  Abhinandan" w:date="2023-03-08T18:41:00Z">
              <w:rPr>
                <w:lang w:val="en-US"/>
              </w:rPr>
            </w:rPrChange>
          </w:rPr>
          <w:t>m</w:t>
        </w:r>
        <w:r w:rsidRPr="00C52832">
          <w:rPr>
            <w:lang w:val="en-GB"/>
            <w:rPrChange w:id="1544" w:author="Nabera  Abhinandan" w:date="2023-03-08T18:41:00Z">
              <w:rPr/>
            </w:rPrChange>
          </w:rPr>
          <w:t xml:space="preserve">ethanol </w:t>
        </w:r>
        <w:r w:rsidRPr="00C52832">
          <w:rPr>
            <w:lang w:val="en-GB"/>
            <w:rPrChange w:id="1545" w:author="Nabera  Abhinandan" w:date="2023-03-08T18:41:00Z">
              <w:rPr>
                <w:lang w:val="en-US"/>
              </w:rPr>
            </w:rPrChange>
          </w:rPr>
          <w:t>b</w:t>
        </w:r>
        <w:r w:rsidRPr="00C52832">
          <w:rPr>
            <w:lang w:val="en-GB"/>
            <w:rPrChange w:id="1546" w:author="Nabera  Abhinandan" w:date="2023-03-08T18:41:00Z">
              <w:rPr/>
            </w:rPrChange>
          </w:rPr>
          <w:t xml:space="preserve">ecame a </w:t>
        </w:r>
        <w:r w:rsidRPr="00C52832">
          <w:rPr>
            <w:lang w:val="en-GB"/>
            <w:rPrChange w:id="1547" w:author="Nabera  Abhinandan" w:date="2023-03-08T18:41:00Z">
              <w:rPr>
                <w:lang w:val="en-US"/>
              </w:rPr>
            </w:rPrChange>
          </w:rPr>
          <w:t>c</w:t>
        </w:r>
        <w:r w:rsidRPr="00C52832">
          <w:rPr>
            <w:lang w:val="en-GB"/>
            <w:rPrChange w:id="1548" w:author="Nabera  Abhinandan" w:date="2023-03-08T18:41:00Z">
              <w:rPr/>
            </w:rPrChange>
          </w:rPr>
          <w:t xml:space="preserve">ompetitive </w:t>
        </w:r>
        <w:r w:rsidRPr="00C52832">
          <w:rPr>
            <w:lang w:val="en-GB"/>
            <w:rPrChange w:id="1549" w:author="Nabera  Abhinandan" w:date="2023-03-08T18:41:00Z">
              <w:rPr>
                <w:lang w:val="en-US"/>
              </w:rPr>
            </w:rPrChange>
          </w:rPr>
          <w:t>s</w:t>
        </w:r>
        <w:r w:rsidRPr="00C52832">
          <w:rPr>
            <w:lang w:val="en-GB"/>
            <w:rPrChange w:id="1550" w:author="Nabera  Abhinandan" w:date="2023-03-08T18:41:00Z">
              <w:rPr/>
            </w:rPrChange>
          </w:rPr>
          <w:t>olution for CO</w:t>
        </w:r>
        <w:r w:rsidRPr="00C52832">
          <w:rPr>
            <w:vertAlign w:val="subscript"/>
            <w:lang w:val="en-GB"/>
            <w:rPrChange w:id="1551" w:author="Nabera  Abhinandan" w:date="2023-03-08T18:41:00Z">
              <w:rPr/>
            </w:rPrChange>
          </w:rPr>
          <w:t>2</w:t>
        </w:r>
        <w:r w:rsidRPr="00C52832">
          <w:rPr>
            <w:lang w:val="en-GB"/>
            <w:rPrChange w:id="1552" w:author="Nabera  Abhinandan" w:date="2023-03-08T18:41:00Z">
              <w:rPr/>
            </w:rPrChange>
          </w:rPr>
          <w:t xml:space="preserve"> </w:t>
        </w:r>
        <w:r w:rsidRPr="00C52832">
          <w:rPr>
            <w:lang w:val="en-GB"/>
            <w:rPrChange w:id="1553" w:author="Nabera  Abhinandan" w:date="2023-03-08T18:41:00Z">
              <w:rPr>
                <w:lang w:val="en-US"/>
              </w:rPr>
            </w:rPrChange>
          </w:rPr>
          <w:t>m</w:t>
        </w:r>
        <w:r w:rsidRPr="00C52832">
          <w:rPr>
            <w:lang w:val="en-GB"/>
            <w:rPrChange w:id="1554" w:author="Nabera  Abhinandan" w:date="2023-03-08T18:41:00Z">
              <w:rPr/>
            </w:rPrChange>
          </w:rPr>
          <w:t>itigation</w:t>
        </w:r>
      </w:ins>
      <w:commentRangeStart w:id="1555"/>
      <w:del w:id="1556" w:author="Nabera  Abhinandan" w:date="2023-03-03T10:33:00Z">
        <w:r w:rsidR="00E15608" w:rsidRPr="00C52832" w:rsidDel="00DC10D0">
          <w:rPr>
            <w:lang w:val="en-GB"/>
            <w:rPrChange w:id="1557" w:author="Nabera  Abhinandan" w:date="2023-03-08T18:41:00Z">
              <w:rPr>
                <w:lang w:val="en-US"/>
              </w:rPr>
            </w:rPrChange>
          </w:rPr>
          <w:delText xml:space="preserve">Carbon mitigation becomes economically appealing due to expensive fossil feedstock </w:delText>
        </w:r>
        <w:commentRangeEnd w:id="1555"/>
        <w:r w:rsidR="0049226B" w:rsidRPr="00C52832" w:rsidDel="00DC10D0">
          <w:rPr>
            <w:rStyle w:val="CommentReference"/>
            <w:lang w:val="en-GB"/>
            <w:rPrChange w:id="1558" w:author="Nabera  Abhinandan" w:date="2023-03-08T18:41:00Z">
              <w:rPr>
                <w:rStyle w:val="CommentReference"/>
              </w:rPr>
            </w:rPrChange>
          </w:rPr>
          <w:commentReference w:id="1555"/>
        </w:r>
      </w:del>
    </w:p>
    <w:p w14:paraId="6CB28F67" w14:textId="77777777" w:rsidR="00DC10D0" w:rsidRPr="00C52832" w:rsidRDefault="00DC10D0" w:rsidP="00577897">
      <w:pPr>
        <w:pStyle w:val="Heading3"/>
        <w:jc w:val="both"/>
        <w:rPr>
          <w:ins w:id="1559" w:author="Nabera  Abhinandan" w:date="2023-03-03T10:33:00Z"/>
          <w:rPrChange w:id="1560" w:author="Nabera  Abhinandan" w:date="2023-03-08T18:41:00Z">
            <w:rPr>
              <w:ins w:id="1561" w:author="Nabera  Abhinandan" w:date="2023-03-03T10:33:00Z"/>
              <w:lang w:val="en-US"/>
            </w:rPr>
          </w:rPrChange>
        </w:rPr>
      </w:pPr>
    </w:p>
    <w:p w14:paraId="1FDF5264" w14:textId="5547E467" w:rsidR="00E15608" w:rsidRPr="00C52832" w:rsidRDefault="00FE5A4F" w:rsidP="00577897">
      <w:pPr>
        <w:jc w:val="both"/>
        <w:rPr>
          <w:rFonts w:cstheme="minorHAnsi"/>
          <w:lang w:val="en-GB"/>
          <w:rPrChange w:id="1562" w:author="Nabera  Abhinandan" w:date="2023-03-08T18:41:00Z">
            <w:rPr>
              <w:rFonts w:cstheme="minorHAnsi"/>
              <w:lang w:val="en-US"/>
            </w:rPr>
          </w:rPrChange>
        </w:rPr>
      </w:pPr>
      <w:r w:rsidRPr="00C52832">
        <w:rPr>
          <w:rFonts w:cstheme="minorHAnsi"/>
          <w:lang w:val="en-GB"/>
          <w:rPrChange w:id="1563" w:author="Nabera  Abhinandan" w:date="2023-03-08T18:41:00Z">
            <w:rPr>
              <w:rFonts w:cstheme="minorHAnsi"/>
              <w:lang w:val="en-US"/>
            </w:rPr>
          </w:rPrChange>
        </w:rPr>
        <w:t xml:space="preserve">We finally </w:t>
      </w:r>
      <w:del w:id="1564" w:author="Nabera  Abhinandan" w:date="2023-03-02T17:18:00Z">
        <w:r w:rsidR="00A868B1" w:rsidRPr="00C52832" w:rsidDel="00C42DC2">
          <w:rPr>
            <w:rFonts w:cstheme="minorHAnsi"/>
            <w:lang w:val="en-GB"/>
            <w:rPrChange w:id="1565" w:author="Nabera  Abhinandan" w:date="2023-03-08T18:41:00Z">
              <w:rPr>
                <w:rFonts w:cstheme="minorHAnsi"/>
                <w:lang w:val="en-US"/>
              </w:rPr>
            </w:rPrChange>
          </w:rPr>
          <w:delText>analyze</w:delText>
        </w:r>
      </w:del>
      <w:ins w:id="1566" w:author="Nabera  Abhinandan" w:date="2023-03-02T17:18:00Z">
        <w:r w:rsidR="00C42DC2" w:rsidRPr="00D24C8D">
          <w:rPr>
            <w:rFonts w:cstheme="minorHAnsi"/>
            <w:lang w:val="en-GB"/>
          </w:rPr>
          <w:t>analyse</w:t>
        </w:r>
      </w:ins>
      <w:r w:rsidR="007D2127" w:rsidRPr="00C52832">
        <w:rPr>
          <w:rFonts w:cstheme="minorHAnsi"/>
          <w:lang w:val="en-GB"/>
          <w:rPrChange w:id="1567" w:author="Nabera  Abhinandan" w:date="2023-03-08T18:41:00Z">
            <w:rPr>
              <w:rFonts w:cstheme="minorHAnsi"/>
              <w:lang w:val="en-US"/>
            </w:rPr>
          </w:rPrChange>
        </w:rPr>
        <w:t xml:space="preserve"> the </w:t>
      </w:r>
      <w:r w:rsidRPr="00C52832">
        <w:rPr>
          <w:rFonts w:cstheme="minorHAnsi"/>
          <w:lang w:val="en-GB"/>
          <w:rPrChange w:id="1568" w:author="Nabera  Abhinandan" w:date="2023-03-08T18:41:00Z">
            <w:rPr>
              <w:rFonts w:cstheme="minorHAnsi"/>
              <w:lang w:val="en-US"/>
            </w:rPr>
          </w:rPrChange>
        </w:rPr>
        <w:t>CO</w:t>
      </w:r>
      <w:r w:rsidRPr="00C52832">
        <w:rPr>
          <w:rFonts w:cstheme="minorHAnsi"/>
          <w:vertAlign w:val="subscript"/>
          <w:lang w:val="en-GB"/>
          <w:rPrChange w:id="1569" w:author="Nabera  Abhinandan" w:date="2023-03-08T18:41:00Z">
            <w:rPr>
              <w:rFonts w:cstheme="minorHAnsi"/>
              <w:vertAlign w:val="subscript"/>
              <w:lang w:val="en-US"/>
            </w:rPr>
          </w:rPrChange>
        </w:rPr>
        <w:t>2</w:t>
      </w:r>
      <w:r w:rsidRPr="00C52832">
        <w:rPr>
          <w:rFonts w:cstheme="minorHAnsi"/>
          <w:lang w:val="en-GB"/>
          <w:rPrChange w:id="1570" w:author="Nabera  Abhinandan" w:date="2023-03-08T18:41:00Z">
            <w:rPr>
              <w:rFonts w:cstheme="minorHAnsi"/>
              <w:lang w:val="en-US"/>
            </w:rPr>
          </w:rPrChange>
        </w:rPr>
        <w:t xml:space="preserve"> avoidance </w:t>
      </w:r>
      <w:r w:rsidR="007D2127" w:rsidRPr="00C52832">
        <w:rPr>
          <w:rFonts w:cstheme="minorHAnsi"/>
          <w:lang w:val="en-GB"/>
          <w:rPrChange w:id="1571" w:author="Nabera  Abhinandan" w:date="2023-03-08T18:41:00Z">
            <w:rPr>
              <w:rFonts w:cstheme="minorHAnsi"/>
              <w:lang w:val="en-US"/>
            </w:rPr>
          </w:rPrChange>
        </w:rPr>
        <w:t xml:space="preserve">cost of green ammonia and methanol, </w:t>
      </w:r>
      <w:del w:id="1572" w:author="Nabera  Abhinandan" w:date="2023-03-08T16:35:00Z">
        <w:r w:rsidRPr="00C52832" w:rsidDel="00421CE7">
          <w:rPr>
            <w:rFonts w:cstheme="minorHAnsi"/>
            <w:i/>
            <w:lang w:val="en-GB"/>
            <w:rPrChange w:id="1573" w:author="Nabera  Abhinandan" w:date="2023-03-08T18:41:00Z">
              <w:rPr>
                <w:rFonts w:cstheme="minorHAnsi"/>
                <w:lang w:val="en-US"/>
              </w:rPr>
            </w:rPrChange>
          </w:rPr>
          <w:delText>that is</w:delText>
        </w:r>
      </w:del>
      <w:ins w:id="1574" w:author="Nabera  Abhinandan" w:date="2023-03-08T16:35:00Z">
        <w:r w:rsidR="00421CE7" w:rsidRPr="00C52832">
          <w:rPr>
            <w:rFonts w:cstheme="minorHAnsi"/>
            <w:i/>
            <w:lang w:val="en-GB"/>
            <w:rPrChange w:id="1575" w:author="Nabera  Abhinandan" w:date="2023-03-08T18:41:00Z">
              <w:rPr>
                <w:rFonts w:cstheme="minorHAnsi"/>
                <w:lang w:val="en-GB"/>
              </w:rPr>
            </w:rPrChange>
          </w:rPr>
          <w:t>i.e.</w:t>
        </w:r>
      </w:ins>
      <w:r w:rsidRPr="00C52832">
        <w:rPr>
          <w:rFonts w:cstheme="minorHAnsi"/>
          <w:lang w:val="en-GB"/>
          <w:rPrChange w:id="1576" w:author="Nabera  Abhinandan" w:date="2023-03-08T18:41:00Z">
            <w:rPr>
              <w:rFonts w:cstheme="minorHAnsi"/>
              <w:lang w:val="en-US"/>
            </w:rPr>
          </w:rPrChange>
        </w:rPr>
        <w:t>, the cost per unit of CO</w:t>
      </w:r>
      <w:r w:rsidRPr="00C52832">
        <w:rPr>
          <w:rFonts w:cstheme="minorHAnsi"/>
          <w:vertAlign w:val="subscript"/>
          <w:lang w:val="en-GB"/>
          <w:rPrChange w:id="1577" w:author="Nabera  Abhinandan" w:date="2023-03-08T18:41:00Z">
            <w:rPr>
              <w:rFonts w:cstheme="minorHAnsi"/>
              <w:vertAlign w:val="subscript"/>
              <w:lang w:val="en-US"/>
            </w:rPr>
          </w:rPrChange>
        </w:rPr>
        <w:t>2</w:t>
      </w:r>
      <w:r w:rsidRPr="00C52832">
        <w:rPr>
          <w:rFonts w:cstheme="minorHAnsi"/>
          <w:lang w:val="en-GB"/>
          <w:rPrChange w:id="1578" w:author="Nabera  Abhinandan" w:date="2023-03-08T18:41:00Z">
            <w:rPr>
              <w:rFonts w:cstheme="minorHAnsi"/>
              <w:lang w:val="en-US"/>
            </w:rPr>
          </w:rPrChange>
        </w:rPr>
        <w:t xml:space="preserve"> avoided </w:t>
      </w:r>
      <w:r w:rsidR="00D16E92" w:rsidRPr="00C52832">
        <w:rPr>
          <w:rFonts w:cstheme="minorHAnsi"/>
          <w:lang w:val="en-GB"/>
          <w:rPrChange w:id="1579" w:author="Nabera  Abhinandan" w:date="2023-03-08T18:41:00Z">
            <w:rPr>
              <w:rFonts w:cstheme="minorHAnsi"/>
              <w:lang w:val="en-US"/>
            </w:rPr>
          </w:rPrChange>
        </w:rPr>
        <w:t>due to the substitution of the fossil-based routes with the</w:t>
      </w:r>
      <w:ins w:id="1580" w:author="Nabera  Abhinandan" w:date="2023-03-08T16:34:00Z">
        <w:r w:rsidR="00063764" w:rsidRPr="00D24C8D">
          <w:rPr>
            <w:rFonts w:cstheme="minorHAnsi"/>
            <w:lang w:val="en-GB"/>
          </w:rPr>
          <w:t>ir</w:t>
        </w:r>
      </w:ins>
      <w:r w:rsidR="00D16E92" w:rsidRPr="00C52832">
        <w:rPr>
          <w:rFonts w:cstheme="minorHAnsi"/>
          <w:lang w:val="en-GB"/>
          <w:rPrChange w:id="1581" w:author="Nabera  Abhinandan" w:date="2023-03-08T18:41:00Z">
            <w:rPr>
              <w:rFonts w:cstheme="minorHAnsi"/>
              <w:lang w:val="en-US"/>
            </w:rPr>
          </w:rPrChange>
        </w:rPr>
        <w:t xml:space="preserve"> </w:t>
      </w:r>
      <w:del w:id="1582" w:author="Nabera  Abhinandan" w:date="2023-03-08T16:25:00Z">
        <w:r w:rsidR="00D16E92" w:rsidRPr="00C52832" w:rsidDel="00B73B32">
          <w:rPr>
            <w:rFonts w:cstheme="minorHAnsi"/>
            <w:lang w:val="en-GB"/>
            <w:rPrChange w:id="1583" w:author="Nabera  Abhinandan" w:date="2023-03-08T18:41:00Z">
              <w:rPr>
                <w:rFonts w:cstheme="minorHAnsi"/>
                <w:lang w:val="en-US"/>
              </w:rPr>
            </w:rPrChange>
          </w:rPr>
          <w:delText xml:space="preserve">green </w:delText>
        </w:r>
      </w:del>
      <w:ins w:id="1584" w:author="Nabera  Abhinandan" w:date="2023-03-08T16:35:00Z">
        <w:r w:rsidR="00A84798" w:rsidRPr="00D24C8D">
          <w:rPr>
            <w:rFonts w:cstheme="minorHAnsi"/>
            <w:lang w:val="en-GB"/>
          </w:rPr>
          <w:t>green</w:t>
        </w:r>
      </w:ins>
      <w:ins w:id="1585" w:author="Nabera  Abhinandan" w:date="2023-03-08T16:25:00Z">
        <w:r w:rsidR="00B73B32" w:rsidRPr="00C52832">
          <w:rPr>
            <w:rFonts w:cstheme="minorHAnsi"/>
            <w:lang w:val="en-GB"/>
            <w:rPrChange w:id="1586" w:author="Nabera  Abhinandan" w:date="2023-03-08T18:41:00Z">
              <w:rPr>
                <w:rFonts w:cstheme="minorHAnsi"/>
                <w:lang w:val="en-US"/>
              </w:rPr>
            </w:rPrChange>
          </w:rPr>
          <w:t xml:space="preserve"> </w:t>
        </w:r>
      </w:ins>
      <w:r w:rsidR="00D16E92" w:rsidRPr="00C52832">
        <w:rPr>
          <w:rFonts w:cstheme="minorHAnsi"/>
          <w:lang w:val="en-GB"/>
          <w:rPrChange w:id="1587" w:author="Nabera  Abhinandan" w:date="2023-03-08T18:41:00Z">
            <w:rPr>
              <w:rFonts w:cstheme="minorHAnsi"/>
              <w:lang w:val="en-US"/>
            </w:rPr>
          </w:rPrChange>
        </w:rPr>
        <w:t>counterparts</w:t>
      </w:r>
      <w:r w:rsidR="007D2127" w:rsidRPr="00C52832">
        <w:rPr>
          <w:rFonts w:cstheme="minorHAnsi"/>
          <w:lang w:val="en-GB"/>
          <w:rPrChange w:id="1588" w:author="Nabera  Abhinandan" w:date="2023-03-08T18:41:00Z">
            <w:rPr>
              <w:rFonts w:cstheme="minorHAnsi"/>
              <w:lang w:val="en-US"/>
            </w:rPr>
          </w:rPrChange>
        </w:rPr>
        <w:t xml:space="preserve">. </w:t>
      </w:r>
      <w:r w:rsidR="00E15608" w:rsidRPr="00C52832">
        <w:rPr>
          <w:rFonts w:cstheme="minorHAnsi"/>
          <w:lang w:val="en-GB"/>
          <w:rPrChange w:id="1589" w:author="Nabera  Abhinandan" w:date="2023-03-08T18:41:00Z">
            <w:rPr>
              <w:rFonts w:cstheme="minorHAnsi"/>
              <w:lang w:val="en-US"/>
            </w:rPr>
          </w:rPrChange>
        </w:rPr>
        <w:t>In 2020 at an average natural gas price of 145</w:t>
      </w:r>
      <w:ins w:id="1590" w:author="Nabera  Abhinandan" w:date="2023-03-02T17:33:00Z">
        <w:r w:rsidR="00E83243" w:rsidRPr="00D24C8D">
          <w:rPr>
            <w:rFonts w:cstheme="minorHAnsi"/>
            <w:lang w:val="en-GB"/>
          </w:rPr>
          <w:t> </w:t>
        </w:r>
      </w:ins>
      <w:del w:id="1591" w:author="Nabera  Abhinandan" w:date="2023-03-02T17:33:00Z">
        <w:r w:rsidR="00E15608" w:rsidRPr="00C52832" w:rsidDel="00E83243">
          <w:rPr>
            <w:rFonts w:cstheme="minorHAnsi"/>
            <w:lang w:val="en-GB"/>
            <w:rPrChange w:id="1592" w:author="Nabera  Abhinandan" w:date="2023-03-08T18:41:00Z">
              <w:rPr>
                <w:rFonts w:cstheme="minorHAnsi"/>
                <w:lang w:val="en-US"/>
              </w:rPr>
            </w:rPrChange>
          </w:rPr>
          <w:delText xml:space="preserve"> </w:delText>
        </w:r>
      </w:del>
      <w:r w:rsidR="00E15608" w:rsidRPr="00C52832">
        <w:rPr>
          <w:rFonts w:cstheme="minorHAnsi"/>
          <w:lang w:val="en-GB"/>
          <w:rPrChange w:id="1593" w:author="Nabera  Abhinandan" w:date="2023-03-08T18:41:00Z">
            <w:rPr>
              <w:rFonts w:cstheme="minorHAnsi"/>
              <w:lang w:val="en-US"/>
            </w:rPr>
          </w:rPrChange>
        </w:rPr>
        <w:t>USD t</w:t>
      </w:r>
      <w:r w:rsidR="00E15608" w:rsidRPr="00C52832">
        <w:rPr>
          <w:rFonts w:cstheme="minorHAnsi"/>
          <w:vertAlign w:val="superscript"/>
          <w:lang w:val="en-GB"/>
          <w:rPrChange w:id="1594" w:author="Nabera  Abhinandan" w:date="2023-03-08T18:41:00Z">
            <w:rPr>
              <w:rFonts w:cstheme="minorHAnsi"/>
              <w:vertAlign w:val="superscript"/>
              <w:lang w:val="en-US"/>
            </w:rPr>
          </w:rPrChange>
        </w:rPr>
        <w:t>−1</w:t>
      </w:r>
      <w:r w:rsidR="00E15608" w:rsidRPr="00C52832">
        <w:rPr>
          <w:rFonts w:cstheme="minorHAnsi"/>
          <w:lang w:val="en-GB"/>
          <w:rPrChange w:id="1595" w:author="Nabera  Abhinandan" w:date="2023-03-08T18:41:00Z">
            <w:rPr>
              <w:rFonts w:cstheme="minorHAnsi"/>
              <w:lang w:val="en-US"/>
            </w:rPr>
          </w:rPrChange>
        </w:rPr>
        <w:t>, wind- and solar-based ammonia resulted in an avoidance cost of 572 and 1,388 USD t</w:t>
      </w:r>
      <w:r w:rsidR="00E15608" w:rsidRPr="00C52832">
        <w:rPr>
          <w:rFonts w:cstheme="minorHAnsi"/>
          <w:vertAlign w:val="superscript"/>
          <w:lang w:val="en-GB"/>
          <w:rPrChange w:id="1596" w:author="Nabera  Abhinandan" w:date="2023-03-08T18:41:00Z">
            <w:rPr>
              <w:rFonts w:cstheme="minorHAnsi"/>
              <w:vertAlign w:val="superscript"/>
              <w:lang w:val="en-US"/>
            </w:rPr>
          </w:rPrChange>
        </w:rPr>
        <w:t>−1</w:t>
      </w:r>
      <w:r w:rsidR="00E15608" w:rsidRPr="00C52832">
        <w:rPr>
          <w:rFonts w:cstheme="minorHAnsi"/>
          <w:lang w:val="en-GB"/>
          <w:rPrChange w:id="1597" w:author="Nabera  Abhinandan" w:date="2023-03-08T18:41:00Z">
            <w:rPr>
              <w:rFonts w:cstheme="minorHAnsi"/>
              <w:lang w:val="en-US"/>
            </w:rPr>
          </w:rPrChange>
        </w:rPr>
        <w:t xml:space="preserve"> CO</w:t>
      </w:r>
      <w:r w:rsidR="00E15608" w:rsidRPr="00C52832">
        <w:rPr>
          <w:rFonts w:cstheme="minorHAnsi"/>
          <w:vertAlign w:val="subscript"/>
          <w:lang w:val="en-GB"/>
          <w:rPrChange w:id="1598" w:author="Nabera  Abhinandan" w:date="2023-03-08T18:41:00Z">
            <w:rPr>
              <w:rFonts w:cstheme="minorHAnsi"/>
              <w:vertAlign w:val="subscript"/>
              <w:lang w:val="en-US"/>
            </w:rPr>
          </w:rPrChange>
        </w:rPr>
        <w:t>2</w:t>
      </w:r>
      <w:r w:rsidR="00E15608" w:rsidRPr="00C52832">
        <w:rPr>
          <w:rFonts w:cstheme="minorHAnsi"/>
          <w:lang w:val="en-GB"/>
          <w:rPrChange w:id="1599" w:author="Nabera  Abhinandan" w:date="2023-03-08T18:41:00Z">
            <w:rPr>
              <w:rFonts w:cstheme="minorHAnsi"/>
              <w:lang w:val="en-US"/>
            </w:rPr>
          </w:rPrChange>
        </w:rPr>
        <w:t>-eq, respectively (</w:t>
      </w:r>
      <w:r w:rsidR="00E15608" w:rsidRPr="00C52832">
        <w:rPr>
          <w:rFonts w:cstheme="minorHAnsi"/>
          <w:lang w:val="en-GB"/>
          <w:rPrChange w:id="1600" w:author="Nabera  Abhinandan" w:date="2023-03-08T18:41:00Z">
            <w:rPr>
              <w:rFonts w:cstheme="minorHAnsi"/>
            </w:rPr>
          </w:rPrChange>
        </w:rPr>
        <w:fldChar w:fldCharType="begin"/>
      </w:r>
      <w:r w:rsidR="00E15608" w:rsidRPr="00C52832">
        <w:rPr>
          <w:rFonts w:cstheme="minorHAnsi"/>
          <w:lang w:val="en-GB"/>
          <w:rPrChange w:id="1601" w:author="Nabera  Abhinandan" w:date="2023-03-08T18:41:00Z">
            <w:rPr>
              <w:rFonts w:cstheme="minorHAnsi"/>
              <w:lang w:val="en-US"/>
            </w:rPr>
          </w:rPrChange>
        </w:rPr>
        <w:instrText xml:space="preserve"> REF _Ref124438738 \h  \* MERGEFORMAT </w:instrText>
      </w:r>
      <w:r w:rsidR="00E15608" w:rsidRPr="00C52832">
        <w:rPr>
          <w:rFonts w:cstheme="minorHAnsi"/>
          <w:lang w:val="en-GB"/>
          <w:rPrChange w:id="1602" w:author="Nabera  Abhinandan" w:date="2023-03-08T18:41:00Z">
            <w:rPr>
              <w:rFonts w:cstheme="minorHAnsi"/>
              <w:lang w:val="en-GB"/>
            </w:rPr>
          </w:rPrChange>
        </w:rPr>
      </w:r>
      <w:r w:rsidR="00E15608" w:rsidRPr="00C52832">
        <w:rPr>
          <w:rFonts w:cstheme="minorHAnsi"/>
          <w:lang w:val="en-GB"/>
          <w:rPrChange w:id="1603" w:author="Nabera  Abhinandan" w:date="2023-03-08T18:41:00Z">
            <w:rPr>
              <w:rFonts w:cstheme="minorHAnsi"/>
            </w:rPr>
          </w:rPrChange>
        </w:rPr>
        <w:fldChar w:fldCharType="separate"/>
      </w:r>
      <w:r w:rsidR="00547CC2" w:rsidRPr="00547CC2">
        <w:rPr>
          <w:lang w:val="en-GB"/>
        </w:rPr>
        <w:t>Fig</w:t>
      </w:r>
      <w:ins w:id="1604" w:author="Pérez-Ramirez  Javier" w:date="2023-03-02T07:40:00Z">
        <w:r w:rsidR="00547CC2" w:rsidRPr="00547CC2">
          <w:rPr>
            <w:lang w:val="en-GB"/>
          </w:rPr>
          <w:t>. </w:t>
        </w:r>
      </w:ins>
      <w:r w:rsidR="00547CC2" w:rsidRPr="00547CC2">
        <w:rPr>
          <w:lang w:val="en-GB"/>
        </w:rPr>
        <w:t>4</w:t>
      </w:r>
      <w:r w:rsidR="00E15608" w:rsidRPr="00C52832">
        <w:rPr>
          <w:rFonts w:cstheme="minorHAnsi"/>
          <w:lang w:val="en-GB"/>
          <w:rPrChange w:id="1605" w:author="Nabera  Abhinandan" w:date="2023-03-08T18:41:00Z">
            <w:rPr>
              <w:rFonts w:cstheme="minorHAnsi"/>
            </w:rPr>
          </w:rPrChange>
        </w:rPr>
        <w:fldChar w:fldCharType="end"/>
      </w:r>
      <w:r w:rsidR="00E15608" w:rsidRPr="00C52832">
        <w:rPr>
          <w:rFonts w:cstheme="minorHAnsi"/>
          <w:lang w:val="en-GB"/>
          <w:rPrChange w:id="1606" w:author="Nabera  Abhinandan" w:date="2023-03-08T18:41:00Z">
            <w:rPr>
              <w:rFonts w:cstheme="minorHAnsi"/>
              <w:lang w:val="en-US"/>
            </w:rPr>
          </w:rPrChange>
        </w:rPr>
        <w:t xml:space="preserve">a). This cost was substantially higher for methanol, </w:t>
      </w:r>
      <w:r w:rsidR="00E15608" w:rsidRPr="00C52832">
        <w:rPr>
          <w:rFonts w:cstheme="minorHAnsi"/>
          <w:i/>
          <w:lang w:val="en-GB"/>
          <w:rPrChange w:id="1607" w:author="Nabera  Abhinandan" w:date="2023-03-08T18:41:00Z">
            <w:rPr>
              <w:rFonts w:cstheme="minorHAnsi"/>
              <w:i/>
              <w:lang w:val="en-US"/>
            </w:rPr>
          </w:rPrChange>
        </w:rPr>
        <w:t>i.e.</w:t>
      </w:r>
      <w:r w:rsidR="00E15608" w:rsidRPr="00C52832">
        <w:rPr>
          <w:rFonts w:cstheme="minorHAnsi"/>
          <w:lang w:val="en-GB"/>
          <w:rPrChange w:id="1608" w:author="Nabera  Abhinandan" w:date="2023-03-08T18:41:00Z">
            <w:rPr>
              <w:rFonts w:cstheme="minorHAnsi"/>
              <w:lang w:val="en-US"/>
            </w:rPr>
          </w:rPrChange>
        </w:rPr>
        <w:t>, 1,435 and 7,696 USD t</w:t>
      </w:r>
      <w:r w:rsidR="00E15608" w:rsidRPr="00C52832">
        <w:rPr>
          <w:rFonts w:cstheme="minorHAnsi"/>
          <w:vertAlign w:val="superscript"/>
          <w:lang w:val="en-GB"/>
          <w:rPrChange w:id="1609" w:author="Nabera  Abhinandan" w:date="2023-03-08T18:41:00Z">
            <w:rPr>
              <w:rFonts w:cstheme="minorHAnsi"/>
              <w:vertAlign w:val="superscript"/>
              <w:lang w:val="en-US"/>
            </w:rPr>
          </w:rPrChange>
        </w:rPr>
        <w:t>−1</w:t>
      </w:r>
      <w:r w:rsidR="00E15608" w:rsidRPr="00C52832">
        <w:rPr>
          <w:rFonts w:cstheme="minorHAnsi"/>
          <w:lang w:val="en-GB"/>
          <w:rPrChange w:id="1610" w:author="Nabera  Abhinandan" w:date="2023-03-08T18:41:00Z">
            <w:rPr>
              <w:rFonts w:cstheme="minorHAnsi"/>
              <w:lang w:val="en-US"/>
            </w:rPr>
          </w:rPrChange>
        </w:rPr>
        <w:t xml:space="preserve"> CO</w:t>
      </w:r>
      <w:r w:rsidR="00E15608" w:rsidRPr="00C52832">
        <w:rPr>
          <w:rFonts w:cstheme="minorHAnsi"/>
          <w:vertAlign w:val="subscript"/>
          <w:lang w:val="en-GB"/>
          <w:rPrChange w:id="1611" w:author="Nabera  Abhinandan" w:date="2023-03-08T18:41:00Z">
            <w:rPr>
              <w:rFonts w:cstheme="minorHAnsi"/>
              <w:vertAlign w:val="subscript"/>
              <w:lang w:val="en-US"/>
            </w:rPr>
          </w:rPrChange>
        </w:rPr>
        <w:t>2</w:t>
      </w:r>
      <w:r w:rsidR="00E15608" w:rsidRPr="00C52832">
        <w:rPr>
          <w:rFonts w:cstheme="minorHAnsi"/>
          <w:lang w:val="en-GB"/>
          <w:rPrChange w:id="1612" w:author="Nabera  Abhinandan" w:date="2023-03-08T18:41:00Z">
            <w:rPr>
              <w:rFonts w:cstheme="minorHAnsi"/>
              <w:lang w:val="en-US"/>
            </w:rPr>
          </w:rPrChange>
        </w:rPr>
        <w:t>-eq, respectively (</w:t>
      </w:r>
      <w:r w:rsidR="00E15608" w:rsidRPr="00C52832">
        <w:rPr>
          <w:rFonts w:cstheme="minorHAnsi"/>
          <w:lang w:val="en-GB"/>
          <w:rPrChange w:id="1613" w:author="Nabera  Abhinandan" w:date="2023-03-08T18:41:00Z">
            <w:rPr>
              <w:rFonts w:cstheme="minorHAnsi"/>
            </w:rPr>
          </w:rPrChange>
        </w:rPr>
        <w:fldChar w:fldCharType="begin"/>
      </w:r>
      <w:r w:rsidR="00E15608" w:rsidRPr="00C52832">
        <w:rPr>
          <w:rFonts w:cstheme="minorHAnsi"/>
          <w:lang w:val="en-GB"/>
          <w:rPrChange w:id="1614" w:author="Nabera  Abhinandan" w:date="2023-03-08T18:41:00Z">
            <w:rPr>
              <w:rFonts w:cstheme="minorHAnsi"/>
              <w:lang w:val="en-US"/>
            </w:rPr>
          </w:rPrChange>
        </w:rPr>
        <w:instrText xml:space="preserve"> REF _Ref124438738 \h  \* MERGEFORMAT </w:instrText>
      </w:r>
      <w:r w:rsidR="00E15608" w:rsidRPr="00C52832">
        <w:rPr>
          <w:rFonts w:cstheme="minorHAnsi"/>
          <w:lang w:val="en-GB"/>
          <w:rPrChange w:id="1615" w:author="Nabera  Abhinandan" w:date="2023-03-08T18:41:00Z">
            <w:rPr>
              <w:rFonts w:cstheme="minorHAnsi"/>
              <w:lang w:val="en-GB"/>
            </w:rPr>
          </w:rPrChange>
        </w:rPr>
      </w:r>
      <w:r w:rsidR="00E15608" w:rsidRPr="00C52832">
        <w:rPr>
          <w:rFonts w:cstheme="minorHAnsi"/>
          <w:lang w:val="en-GB"/>
          <w:rPrChange w:id="1616" w:author="Nabera  Abhinandan" w:date="2023-03-08T18:41:00Z">
            <w:rPr>
              <w:rFonts w:cstheme="minorHAnsi"/>
            </w:rPr>
          </w:rPrChange>
        </w:rPr>
        <w:fldChar w:fldCharType="separate"/>
      </w:r>
      <w:r w:rsidR="00547CC2" w:rsidRPr="00547CC2">
        <w:rPr>
          <w:lang w:val="en-GB"/>
        </w:rPr>
        <w:t>Fig</w:t>
      </w:r>
      <w:ins w:id="1617" w:author="Pérez-Ramirez  Javier" w:date="2023-03-02T07:40:00Z">
        <w:r w:rsidR="00547CC2" w:rsidRPr="00547CC2">
          <w:rPr>
            <w:lang w:val="en-GB"/>
          </w:rPr>
          <w:t>. </w:t>
        </w:r>
      </w:ins>
      <w:r w:rsidR="00547CC2" w:rsidRPr="00547CC2">
        <w:rPr>
          <w:lang w:val="en-GB"/>
        </w:rPr>
        <w:t>4</w:t>
      </w:r>
      <w:r w:rsidR="00E15608" w:rsidRPr="00C52832">
        <w:rPr>
          <w:rFonts w:cstheme="minorHAnsi"/>
          <w:lang w:val="en-GB"/>
          <w:rPrChange w:id="1618" w:author="Nabera  Abhinandan" w:date="2023-03-08T18:41:00Z">
            <w:rPr>
              <w:rFonts w:cstheme="minorHAnsi"/>
            </w:rPr>
          </w:rPrChange>
        </w:rPr>
        <w:fldChar w:fldCharType="end"/>
      </w:r>
      <w:r w:rsidR="00E15608" w:rsidRPr="00C52832">
        <w:rPr>
          <w:rFonts w:cstheme="minorHAnsi"/>
          <w:lang w:val="en-GB"/>
          <w:rPrChange w:id="1619" w:author="Nabera  Abhinandan" w:date="2023-03-08T18:41:00Z">
            <w:rPr>
              <w:rFonts w:cstheme="minorHAnsi"/>
              <w:lang w:val="en-US"/>
            </w:rPr>
          </w:rPrChange>
        </w:rPr>
        <w:t xml:space="preserve">b) in the same period, primarily due to the </w:t>
      </w:r>
      <w:del w:id="1620" w:author="Nabera  Abhinandan" w:date="2023-03-03T10:43:00Z">
        <w:r w:rsidR="00E15608" w:rsidRPr="00C52832" w:rsidDel="00271036">
          <w:rPr>
            <w:rFonts w:cstheme="minorHAnsi"/>
            <w:lang w:val="en-GB"/>
            <w:rPrChange w:id="1621" w:author="Nabera  Abhinandan" w:date="2023-03-08T18:41:00Z">
              <w:rPr>
                <w:rFonts w:cstheme="minorHAnsi"/>
                <w:lang w:val="en-US"/>
              </w:rPr>
            </w:rPrChange>
          </w:rPr>
          <w:delText xml:space="preserve">wider </w:delText>
        </w:r>
      </w:del>
      <w:ins w:id="1622" w:author="Nabera  Abhinandan" w:date="2023-03-03T10:43:00Z">
        <w:r w:rsidR="00271036" w:rsidRPr="00D24C8D">
          <w:rPr>
            <w:rFonts w:cstheme="minorHAnsi"/>
            <w:lang w:val="en-GB"/>
          </w:rPr>
          <w:t>broader</w:t>
        </w:r>
        <w:r w:rsidR="00271036" w:rsidRPr="00C52832">
          <w:rPr>
            <w:rFonts w:cstheme="minorHAnsi"/>
            <w:lang w:val="en-GB"/>
            <w:rPrChange w:id="1623" w:author="Nabera  Abhinandan" w:date="2023-03-08T18:41:00Z">
              <w:rPr>
                <w:rFonts w:cstheme="minorHAnsi"/>
                <w:lang w:val="en-US"/>
              </w:rPr>
            </w:rPrChange>
          </w:rPr>
          <w:t xml:space="preserve"> </w:t>
        </w:r>
      </w:ins>
      <w:del w:id="1624" w:author="Nabera  Abhinandan" w:date="2023-03-08T16:37:00Z">
        <w:r w:rsidR="00E15608" w:rsidRPr="00C52832" w:rsidDel="00DB588B">
          <w:rPr>
            <w:rFonts w:cstheme="minorHAnsi"/>
            <w:lang w:val="en-GB"/>
            <w:rPrChange w:id="1625" w:author="Nabera  Abhinandan" w:date="2023-03-08T18:41:00Z">
              <w:rPr>
                <w:rFonts w:cstheme="minorHAnsi"/>
                <w:lang w:val="en-US"/>
              </w:rPr>
            </w:rPrChange>
          </w:rPr>
          <w:delText xml:space="preserve">economic </w:delText>
        </w:r>
      </w:del>
      <w:ins w:id="1626" w:author="Nabera  Abhinandan" w:date="2023-03-08T16:37:00Z">
        <w:r w:rsidR="00DB588B" w:rsidRPr="00D24C8D">
          <w:rPr>
            <w:rFonts w:cstheme="minorHAnsi"/>
            <w:lang w:val="en-GB"/>
          </w:rPr>
          <w:t>monetar</w:t>
        </w:r>
        <w:r w:rsidR="00172548" w:rsidRPr="00547CC2">
          <w:rPr>
            <w:rFonts w:cstheme="minorHAnsi"/>
            <w:lang w:val="en-GB"/>
          </w:rPr>
          <w:t>y</w:t>
        </w:r>
        <w:r w:rsidR="00DB588B" w:rsidRPr="00C52832">
          <w:rPr>
            <w:rFonts w:cstheme="minorHAnsi"/>
            <w:lang w:val="en-GB"/>
            <w:rPrChange w:id="1627" w:author="Nabera  Abhinandan" w:date="2023-03-08T18:41:00Z">
              <w:rPr>
                <w:rFonts w:cstheme="minorHAnsi"/>
                <w:lang w:val="en-US"/>
              </w:rPr>
            </w:rPrChange>
          </w:rPr>
          <w:t xml:space="preserve"> </w:t>
        </w:r>
      </w:ins>
      <w:r w:rsidR="00E15608" w:rsidRPr="00C52832">
        <w:rPr>
          <w:rFonts w:cstheme="minorHAnsi"/>
          <w:lang w:val="en-GB"/>
          <w:rPrChange w:id="1628" w:author="Nabera  Abhinandan" w:date="2023-03-08T18:41:00Z">
            <w:rPr>
              <w:rFonts w:cstheme="minorHAnsi"/>
              <w:lang w:val="en-US"/>
            </w:rPr>
          </w:rPrChange>
        </w:rPr>
        <w:t xml:space="preserve">gap between fossil and green methanol. Hence, the avoidance cost </w:t>
      </w:r>
      <w:r w:rsidR="00E15608" w:rsidRPr="00C52832">
        <w:rPr>
          <w:rFonts w:cstheme="minorHAnsi"/>
          <w:lang w:val="en-GB"/>
          <w:rPrChange w:id="1629" w:author="Nabera  Abhinandan" w:date="2023-03-08T18:41:00Z">
            <w:rPr>
              <w:rFonts w:cstheme="minorHAnsi"/>
              <w:lang w:val="en-US"/>
            </w:rPr>
          </w:rPrChange>
        </w:rPr>
        <w:lastRenderedPageBreak/>
        <w:t>of green ammonia and methanol in 2020 was way above the removal cost of bioenergy with carbon capture and storage (BECCS) and DAC with carbon capture and storage (DACCS), two of the most prominent negative emissions technologies (NETs), forecasted at 100</w:t>
      </w:r>
      <w:r w:rsidR="00E15608" w:rsidRPr="00C52832">
        <w:rPr>
          <w:rFonts w:cstheme="minorHAnsi"/>
          <w:lang w:val="en-GB"/>
          <w:rPrChange w:id="1630" w:author="Nabera  Abhinandan" w:date="2023-03-08T18:41:00Z">
            <w:rPr>
              <w:rFonts w:cstheme="minorHAnsi"/>
              <w:lang w:val="en-US"/>
            </w:rPr>
          </w:rPrChange>
        </w:rPr>
        <w:noBreakHyphen/>
        <w:t>200 USD t</w:t>
      </w:r>
      <w:r w:rsidR="00E15608" w:rsidRPr="00C52832">
        <w:rPr>
          <w:rFonts w:cstheme="minorHAnsi"/>
          <w:vertAlign w:val="superscript"/>
          <w:lang w:val="en-GB"/>
          <w:rPrChange w:id="1631" w:author="Nabera  Abhinandan" w:date="2023-03-08T18:41:00Z">
            <w:rPr>
              <w:rFonts w:cstheme="minorHAnsi"/>
              <w:vertAlign w:val="superscript"/>
              <w:lang w:val="en-US"/>
            </w:rPr>
          </w:rPrChange>
        </w:rPr>
        <w:t>−1</w:t>
      </w:r>
      <w:r w:rsidR="00E15608" w:rsidRPr="00C52832">
        <w:rPr>
          <w:rFonts w:cstheme="minorHAnsi"/>
          <w:lang w:val="en-GB"/>
          <w:rPrChange w:id="1632" w:author="Nabera  Abhinandan" w:date="2023-03-08T18:41:00Z">
            <w:rPr>
              <w:rFonts w:cstheme="minorHAnsi"/>
              <w:lang w:val="en-US"/>
            </w:rPr>
          </w:rPrChange>
        </w:rPr>
        <w:t xml:space="preserve"> CO</w:t>
      </w:r>
      <w:r w:rsidR="00E15608" w:rsidRPr="00C52832">
        <w:rPr>
          <w:rFonts w:cstheme="minorHAnsi"/>
          <w:vertAlign w:val="subscript"/>
          <w:lang w:val="en-GB"/>
          <w:rPrChange w:id="1633" w:author="Nabera  Abhinandan" w:date="2023-03-08T18:41:00Z">
            <w:rPr>
              <w:rFonts w:cstheme="minorHAnsi"/>
              <w:vertAlign w:val="subscript"/>
              <w:lang w:val="en-US"/>
            </w:rPr>
          </w:rPrChange>
        </w:rPr>
        <w:t>2</w:t>
      </w:r>
      <w:r w:rsidR="00E15608" w:rsidRPr="00C52832">
        <w:rPr>
          <w:rFonts w:cstheme="minorHAnsi"/>
          <w:lang w:val="en-GB"/>
          <w:rPrChange w:id="1634" w:author="Nabera  Abhinandan" w:date="2023-03-08T18:41:00Z">
            <w:rPr>
              <w:rFonts w:cstheme="minorHAnsi"/>
              <w:lang w:val="en-US"/>
            </w:rPr>
          </w:rPrChange>
        </w:rPr>
        <w:t xml:space="preserve"> and 100-300 USD t</w:t>
      </w:r>
      <w:r w:rsidR="00E15608" w:rsidRPr="00C52832">
        <w:rPr>
          <w:rFonts w:cstheme="minorHAnsi"/>
          <w:vertAlign w:val="superscript"/>
          <w:lang w:val="en-GB"/>
          <w:rPrChange w:id="1635" w:author="Nabera  Abhinandan" w:date="2023-03-08T18:41:00Z">
            <w:rPr>
              <w:rFonts w:cstheme="minorHAnsi"/>
              <w:vertAlign w:val="superscript"/>
              <w:lang w:val="en-US"/>
            </w:rPr>
          </w:rPrChange>
        </w:rPr>
        <w:t>−1</w:t>
      </w:r>
      <w:r w:rsidR="00E15608" w:rsidRPr="00C52832">
        <w:rPr>
          <w:rFonts w:cstheme="minorHAnsi"/>
          <w:lang w:val="en-GB"/>
          <w:rPrChange w:id="1636" w:author="Nabera  Abhinandan" w:date="2023-03-08T18:41:00Z">
            <w:rPr>
              <w:rFonts w:cstheme="minorHAnsi"/>
              <w:lang w:val="en-US"/>
            </w:rPr>
          </w:rPrChange>
        </w:rPr>
        <w:t xml:space="preserve"> CO</w:t>
      </w:r>
      <w:r w:rsidR="00E15608" w:rsidRPr="00C52832">
        <w:rPr>
          <w:rFonts w:cstheme="minorHAnsi"/>
          <w:vertAlign w:val="subscript"/>
          <w:lang w:val="en-GB"/>
          <w:rPrChange w:id="1637" w:author="Nabera  Abhinandan" w:date="2023-03-08T18:41:00Z">
            <w:rPr>
              <w:rFonts w:cstheme="minorHAnsi"/>
              <w:vertAlign w:val="subscript"/>
              <w:lang w:val="en-US"/>
            </w:rPr>
          </w:rPrChange>
        </w:rPr>
        <w:t>2</w:t>
      </w:r>
      <w:r w:rsidR="00E15608" w:rsidRPr="00C52832">
        <w:rPr>
          <w:rFonts w:cstheme="minorHAnsi"/>
          <w:lang w:val="en-GB"/>
          <w:rPrChange w:id="1638" w:author="Nabera  Abhinandan" w:date="2023-03-08T18:41:00Z">
            <w:rPr>
              <w:rFonts w:cstheme="minorHAnsi"/>
              <w:lang w:val="en-US"/>
            </w:rPr>
          </w:rPrChange>
        </w:rPr>
        <w:t>, respectively</w:t>
      </w:r>
      <w:r w:rsidR="00E15608" w:rsidRPr="00C52832">
        <w:rPr>
          <w:rFonts w:cstheme="minorHAnsi"/>
          <w:lang w:val="en-GB"/>
          <w:rPrChange w:id="1639" w:author="Nabera  Abhinandan" w:date="2023-03-08T18:41:00Z">
            <w:rPr>
              <w:rFonts w:cstheme="minorHAnsi"/>
            </w:rPr>
          </w:rPrChange>
        </w:rPr>
        <w:fldChar w:fldCharType="begin"/>
      </w:r>
      <w:r w:rsidR="00373CEC" w:rsidRPr="00C52832">
        <w:rPr>
          <w:rFonts w:cstheme="minorHAnsi"/>
          <w:lang w:val="en-GB"/>
          <w:rPrChange w:id="1640" w:author="Nabera  Abhinandan" w:date="2023-03-08T18:41:00Z">
            <w:rPr>
              <w:rFonts w:cstheme="minorHAnsi"/>
              <w:lang w:val="en-US"/>
            </w:rPr>
          </w:rPrChange>
        </w:rPr>
        <w:instrText xml:space="preserve"> ADDIN ZOTERO_ITEM CSL_CITATION {"citationID":"93EyLiHn","properties":{"formattedCitation":"\\super 36\\nosupersub{}","plainCitation":"36","noteIndex":0},"citationItems":[{"id":21418,"uris":["http://zotero.org/users/9157291/items/BW5WQTNZ"],"itemData":{"id":21418,"type":"article-journal","abstract":"The most recent IPCC assessment has shown an important role for negative emissions technologies (NETs) in limiting global warming to 2 °C cost-effectively. However, a bottom-up, systematic, reproducible, and transparent literature assessment of the different options to remove CO2 from the atmosphere is currently missing. In part 1 of this three-part review on NETs, we assemble a comprehensive set of the relevant literature so far published, focusing on seven technologies: bioenergy with carbon capture and storage (BECCS), afforestation and reforestation, direct air carbon capture and storage (DACCS), enhanced weathering, ocean fertilisation, biochar, and soil carbon sequestration. In this part, part 2 of the review, we present estimates of costs, potentials, and side-effects for these technologies, and qualify them with the authors’ assessment. Part 3 reviews the innovation and scaling challenges that must be addressed to realise NETs deployment as a viable climate mitigation strategy. Based on a systematic review of the literature, our best estimates for sustainable global NET potentials in 2050 are 0.5–3.6 GtCO2 yr−1 for afforestation and reforestation, 0.5–5 GtCO2 yr−1 for BECCS, 0.5–2 GtCO2 yr−1 for biochar, 2–4 GtCO2 yr−1 for enhanced weathering, 0.5–5 GtCO2 yr−1 for DACCS, and up to 5 GtCO2 yr−1 for soil carbon sequestration. Costs vary widely across the technologies, as do their permanency and cumulative potentials beyond 2050. It is unlikely that a single NET will be able to sustainably meet the rates of carbon uptake described in integrated assessment pathways consistent with 1.5 °C of global warming.","container-title":"Environmental Research Letters","DOI":"10.1088/1748-9326/aabf9f","ISSN":"1748-9326","issue":"6","journalAbbreviation":"Environ. Res. Lett.","language":"en","note":"publisher: IOP Publishing","page":"063002","source":"Institute of Physics","title":"Negative emissions—Part 2: Costs, potentials and side effects","title-short":"Negative emissions—Part 2","volume":"13","author":[{"family":"Fuss","given":"Sabine"},{"family":"Lamb","given":"William F."},{"family":"Callaghan","given":"Max W."},{"family":"Hilaire","given":"Jérôme"},{"family":"Creutzig","given":"Felix"},{"family":"Amann","given":"Thorben"},{"family":"Beringer","given":"Tim"},{"family":"Garcia","given":"Wagner de Oliveira"},{"family":"Hartmann","given":"Jens"},{"family":"Khanna","given":"Tarun"},{"family":"Luderer","given":"Gunnar"},{"family":"Nemet","given":"Gregory F."},{"family":"Rogelj","given":"Joeri"},{"family":"Smith","given":"Pete"},{"family":"Vicente","given":"José Luis Vicente"},{"family":"Wilcox","given":"Jennifer"},{"family":"Dominguez","given":"Maria del Mar Zamora"},{"family":"Minx","given":"Jan C."}],"issued":{"date-parts":[["2018",5]]}}}],"schema":"https://github.com/citation-style-language/schema/raw/master/csl-citation.json"} </w:instrText>
      </w:r>
      <w:r w:rsidR="00E15608" w:rsidRPr="00C52832">
        <w:rPr>
          <w:rFonts w:cstheme="minorHAnsi"/>
          <w:lang w:val="en-GB"/>
          <w:rPrChange w:id="1641" w:author="Nabera  Abhinandan" w:date="2023-03-08T18:41:00Z">
            <w:rPr>
              <w:rFonts w:cstheme="minorHAnsi"/>
            </w:rPr>
          </w:rPrChange>
        </w:rPr>
        <w:fldChar w:fldCharType="separate"/>
      </w:r>
      <w:r w:rsidR="00E15608" w:rsidRPr="00C52832">
        <w:rPr>
          <w:rFonts w:ascii="Calibri" w:hAnsi="Calibri" w:cs="Calibri"/>
          <w:szCs w:val="24"/>
          <w:vertAlign w:val="superscript"/>
          <w:lang w:val="en-GB"/>
          <w:rPrChange w:id="1642" w:author="Nabera  Abhinandan" w:date="2023-03-08T18:41:00Z">
            <w:rPr>
              <w:rFonts w:ascii="Calibri" w:hAnsi="Calibri" w:cs="Calibri"/>
              <w:szCs w:val="24"/>
              <w:vertAlign w:val="superscript"/>
              <w:lang w:val="en-US"/>
            </w:rPr>
          </w:rPrChange>
        </w:rPr>
        <w:t>36</w:t>
      </w:r>
      <w:r w:rsidR="00E15608" w:rsidRPr="00C52832">
        <w:rPr>
          <w:rFonts w:cstheme="minorHAnsi"/>
          <w:lang w:val="en-GB"/>
          <w:rPrChange w:id="1643" w:author="Nabera  Abhinandan" w:date="2023-03-08T18:41:00Z">
            <w:rPr>
              <w:rFonts w:cstheme="minorHAnsi"/>
            </w:rPr>
          </w:rPrChange>
        </w:rPr>
        <w:fldChar w:fldCharType="end"/>
      </w:r>
      <w:r w:rsidR="00E15608" w:rsidRPr="00C52832">
        <w:rPr>
          <w:rFonts w:cstheme="minorHAnsi"/>
          <w:lang w:val="en-GB"/>
          <w:rPrChange w:id="1644" w:author="Nabera  Abhinandan" w:date="2023-03-08T18:41:00Z">
            <w:rPr>
              <w:rFonts w:cstheme="minorHAnsi"/>
              <w:lang w:val="en-US"/>
            </w:rPr>
          </w:rPrChange>
        </w:rPr>
        <w:t xml:space="preserve">. However, at the peak of natural gas prices in 2022, the avoidance cost of green ammonia and methanol became negative, implying that mitigating carbon emissions </w:t>
      </w:r>
      <w:r w:rsidR="00E15608" w:rsidRPr="00C52832">
        <w:rPr>
          <w:rFonts w:cstheme="minorHAnsi"/>
          <w:i/>
          <w:lang w:val="en-GB"/>
          <w:rPrChange w:id="1645" w:author="Nabera  Abhinandan" w:date="2023-03-08T18:41:00Z">
            <w:rPr>
              <w:rFonts w:cstheme="minorHAnsi"/>
              <w:i/>
              <w:lang w:val="en-US"/>
            </w:rPr>
          </w:rPrChange>
        </w:rPr>
        <w:t>via</w:t>
      </w:r>
      <w:r w:rsidR="00E15608" w:rsidRPr="00C52832">
        <w:rPr>
          <w:rFonts w:cstheme="minorHAnsi"/>
          <w:lang w:val="en-GB"/>
          <w:rPrChange w:id="1646" w:author="Nabera  Abhinandan" w:date="2023-03-08T18:41:00Z">
            <w:rPr>
              <w:rFonts w:cstheme="minorHAnsi"/>
              <w:lang w:val="en-US"/>
            </w:rPr>
          </w:rPrChange>
        </w:rPr>
        <w:t xml:space="preserve"> green ammonia and methanol became</w:t>
      </w:r>
      <w:ins w:id="1647" w:author="Nabera  Abhinandan" w:date="2023-03-08T16:39:00Z">
        <w:r w:rsidR="00DF190A" w:rsidRPr="00D24C8D">
          <w:rPr>
            <w:rFonts w:cstheme="minorHAnsi"/>
            <w:lang w:val="en-GB"/>
          </w:rPr>
          <w:t xml:space="preserve"> </w:t>
        </w:r>
      </w:ins>
      <w:del w:id="1648" w:author="Nabera  Abhinandan" w:date="2023-03-08T16:39:00Z">
        <w:r w:rsidR="00E15608" w:rsidRPr="00C52832" w:rsidDel="00DF190A">
          <w:rPr>
            <w:rFonts w:cstheme="minorHAnsi"/>
            <w:lang w:val="en-GB"/>
            <w:rPrChange w:id="1649" w:author="Nabera  Abhinandan" w:date="2023-03-08T18:41:00Z">
              <w:rPr>
                <w:rFonts w:cstheme="minorHAnsi"/>
                <w:lang w:val="en-US"/>
              </w:rPr>
            </w:rPrChange>
          </w:rPr>
          <w:delText xml:space="preserve"> economically </w:delText>
        </w:r>
      </w:del>
      <w:r w:rsidR="00E15608" w:rsidRPr="00C52832">
        <w:rPr>
          <w:rFonts w:cstheme="minorHAnsi"/>
          <w:lang w:val="en-GB"/>
          <w:rPrChange w:id="1650" w:author="Nabera  Abhinandan" w:date="2023-03-08T18:41:00Z">
            <w:rPr>
              <w:rFonts w:cstheme="minorHAnsi"/>
              <w:lang w:val="en-US"/>
            </w:rPr>
          </w:rPrChange>
        </w:rPr>
        <w:t xml:space="preserve">appealing. Specifically, the win-win scenario (economic and environmental competitiveness) emerged in July 2021, reaching potential </w:t>
      </w:r>
      <w:del w:id="1651" w:author="Nabera  Abhinandan" w:date="2023-03-08T16:38:00Z">
        <w:r w:rsidR="00E15608" w:rsidRPr="00C52832" w:rsidDel="00BE58AC">
          <w:rPr>
            <w:rFonts w:cstheme="minorHAnsi"/>
            <w:lang w:val="en-GB"/>
            <w:rPrChange w:id="1652" w:author="Nabera  Abhinandan" w:date="2023-03-08T18:41:00Z">
              <w:rPr>
                <w:rFonts w:cstheme="minorHAnsi"/>
                <w:lang w:val="en-US"/>
              </w:rPr>
            </w:rPrChange>
          </w:rPr>
          <w:delText xml:space="preserve">economic </w:delText>
        </w:r>
      </w:del>
      <w:r w:rsidR="00E15608" w:rsidRPr="00C52832">
        <w:rPr>
          <w:rFonts w:cstheme="minorHAnsi"/>
          <w:lang w:val="en-GB"/>
          <w:rPrChange w:id="1653" w:author="Nabera  Abhinandan" w:date="2023-03-08T18:41:00Z">
            <w:rPr>
              <w:rFonts w:cstheme="minorHAnsi"/>
              <w:lang w:val="en-US"/>
            </w:rPr>
          </w:rPrChange>
        </w:rPr>
        <w:t>savings of 56 to 558 USD t</w:t>
      </w:r>
      <w:r w:rsidR="00E15608" w:rsidRPr="00C52832">
        <w:rPr>
          <w:rFonts w:cstheme="minorHAnsi"/>
          <w:vertAlign w:val="superscript"/>
          <w:lang w:val="en-GB"/>
          <w:rPrChange w:id="1654" w:author="Nabera  Abhinandan" w:date="2023-03-08T18:41:00Z">
            <w:rPr>
              <w:rFonts w:cstheme="minorHAnsi"/>
              <w:vertAlign w:val="superscript"/>
              <w:lang w:val="en-US"/>
            </w:rPr>
          </w:rPrChange>
        </w:rPr>
        <w:t>−1</w:t>
      </w:r>
      <w:r w:rsidR="00E15608" w:rsidRPr="00C52832">
        <w:rPr>
          <w:rFonts w:cstheme="minorHAnsi"/>
          <w:lang w:val="en-GB"/>
          <w:rPrChange w:id="1655" w:author="Nabera  Abhinandan" w:date="2023-03-08T18:41:00Z">
            <w:rPr>
              <w:rFonts w:cstheme="minorHAnsi"/>
              <w:lang w:val="en-US"/>
            </w:rPr>
          </w:rPrChange>
        </w:rPr>
        <w:t xml:space="preserve"> CO</w:t>
      </w:r>
      <w:r w:rsidR="00E15608" w:rsidRPr="00C52832">
        <w:rPr>
          <w:rFonts w:cstheme="minorHAnsi"/>
          <w:vertAlign w:val="subscript"/>
          <w:lang w:val="en-GB"/>
          <w:rPrChange w:id="1656" w:author="Nabera  Abhinandan" w:date="2023-03-08T18:41:00Z">
            <w:rPr>
              <w:rFonts w:cstheme="minorHAnsi"/>
              <w:vertAlign w:val="subscript"/>
              <w:lang w:val="en-US"/>
            </w:rPr>
          </w:rPrChange>
        </w:rPr>
        <w:t>2</w:t>
      </w:r>
      <w:ins w:id="1657" w:author="Nabera  Abhinandan" w:date="2023-03-08T16:36:00Z">
        <w:r w:rsidR="004464C8" w:rsidRPr="00D24C8D">
          <w:rPr>
            <w:rFonts w:cstheme="minorHAnsi"/>
            <w:lang w:val="en-GB"/>
          </w:rPr>
          <w:noBreakHyphen/>
        </w:r>
      </w:ins>
      <w:del w:id="1658" w:author="Nabera  Abhinandan" w:date="2023-03-08T16:36:00Z">
        <w:r w:rsidR="00E15608" w:rsidRPr="00C52832" w:rsidDel="004464C8">
          <w:rPr>
            <w:rFonts w:cstheme="minorHAnsi"/>
            <w:lang w:val="en-GB"/>
            <w:rPrChange w:id="1659" w:author="Nabera  Abhinandan" w:date="2023-03-08T18:41:00Z">
              <w:rPr>
                <w:rFonts w:cstheme="minorHAnsi"/>
                <w:lang w:val="en-US"/>
              </w:rPr>
            </w:rPrChange>
          </w:rPr>
          <w:delText>-</w:delText>
        </w:r>
      </w:del>
      <w:r w:rsidR="00E15608" w:rsidRPr="00C52832">
        <w:rPr>
          <w:rFonts w:cstheme="minorHAnsi"/>
          <w:lang w:val="en-GB"/>
          <w:rPrChange w:id="1660" w:author="Nabera  Abhinandan" w:date="2023-03-08T18:41:00Z">
            <w:rPr>
              <w:rFonts w:cstheme="minorHAnsi"/>
              <w:lang w:val="en-US"/>
            </w:rPr>
          </w:rPrChange>
        </w:rPr>
        <w:t xml:space="preserve">eq avoided </w:t>
      </w:r>
      <w:r w:rsidR="00E15608" w:rsidRPr="00C52832">
        <w:rPr>
          <w:rFonts w:cstheme="minorHAnsi"/>
          <w:i/>
          <w:lang w:val="en-GB"/>
          <w:rPrChange w:id="1661" w:author="Nabera  Abhinandan" w:date="2023-03-08T18:41:00Z">
            <w:rPr>
              <w:rFonts w:cstheme="minorHAnsi"/>
              <w:i/>
              <w:lang w:val="en-US"/>
            </w:rPr>
          </w:rPrChange>
        </w:rPr>
        <w:t>via</w:t>
      </w:r>
      <w:r w:rsidR="00E15608" w:rsidRPr="00C52832">
        <w:rPr>
          <w:rFonts w:cstheme="minorHAnsi"/>
          <w:lang w:val="en-GB"/>
          <w:rPrChange w:id="1662" w:author="Nabera  Abhinandan" w:date="2023-03-08T18:41:00Z">
            <w:rPr>
              <w:rFonts w:cstheme="minorHAnsi"/>
              <w:lang w:val="en-US"/>
            </w:rPr>
          </w:rPrChange>
        </w:rPr>
        <w:t xml:space="preserve"> the wind-based route for ammonia production, and in August 2022 for methanol </w:t>
      </w:r>
      <w:r w:rsidR="00E15608" w:rsidRPr="00C52832">
        <w:rPr>
          <w:rFonts w:cstheme="minorHAnsi"/>
          <w:i/>
          <w:lang w:val="en-GB"/>
          <w:rPrChange w:id="1663" w:author="Nabera  Abhinandan" w:date="2023-03-08T18:41:00Z">
            <w:rPr>
              <w:rFonts w:cstheme="minorHAnsi"/>
              <w:i/>
              <w:lang w:val="en-US"/>
            </w:rPr>
          </w:rPrChange>
        </w:rPr>
        <w:t>via</w:t>
      </w:r>
      <w:r w:rsidR="00E15608" w:rsidRPr="00C52832">
        <w:rPr>
          <w:rFonts w:cstheme="minorHAnsi"/>
          <w:lang w:val="en-GB"/>
          <w:rPrChange w:id="1664" w:author="Nabera  Abhinandan" w:date="2023-03-08T18:41:00Z">
            <w:rPr>
              <w:rFonts w:cstheme="minorHAnsi"/>
              <w:lang w:val="en-US"/>
            </w:rPr>
          </w:rPrChange>
        </w:rPr>
        <w:t xml:space="preserve"> wind, with </w:t>
      </w:r>
      <w:del w:id="1665" w:author="Nabera  Abhinandan" w:date="2023-03-08T16:38:00Z">
        <w:r w:rsidR="00E15608" w:rsidRPr="00C52832" w:rsidDel="00B738E3">
          <w:rPr>
            <w:rFonts w:cstheme="minorHAnsi"/>
            <w:lang w:val="en-GB"/>
            <w:rPrChange w:id="1666" w:author="Nabera  Abhinandan" w:date="2023-03-08T18:41:00Z">
              <w:rPr>
                <w:rFonts w:cstheme="minorHAnsi"/>
                <w:lang w:val="en-US"/>
              </w:rPr>
            </w:rPrChange>
          </w:rPr>
          <w:delText xml:space="preserve">potential </w:delText>
        </w:r>
      </w:del>
      <w:r w:rsidR="00E15608" w:rsidRPr="00C52832">
        <w:rPr>
          <w:rFonts w:cstheme="minorHAnsi"/>
          <w:lang w:val="en-GB"/>
          <w:rPrChange w:id="1667" w:author="Nabera  Abhinandan" w:date="2023-03-08T18:41:00Z">
            <w:rPr>
              <w:rFonts w:cstheme="minorHAnsi"/>
              <w:lang w:val="en-US"/>
            </w:rPr>
          </w:rPrChange>
        </w:rPr>
        <w:t>savings of 298 USD t</w:t>
      </w:r>
      <w:r w:rsidR="00E15608" w:rsidRPr="00C52832">
        <w:rPr>
          <w:rFonts w:cstheme="minorHAnsi"/>
          <w:vertAlign w:val="superscript"/>
          <w:lang w:val="en-GB"/>
          <w:rPrChange w:id="1668" w:author="Nabera  Abhinandan" w:date="2023-03-08T18:41:00Z">
            <w:rPr>
              <w:rFonts w:cstheme="minorHAnsi"/>
              <w:vertAlign w:val="superscript"/>
              <w:lang w:val="en-US"/>
            </w:rPr>
          </w:rPrChange>
        </w:rPr>
        <w:t>−1</w:t>
      </w:r>
      <w:ins w:id="1669" w:author="Nabera  Abhinandan" w:date="2023-03-08T16:38:00Z">
        <w:r w:rsidR="00B738E3" w:rsidRPr="00D24C8D">
          <w:rPr>
            <w:rFonts w:cstheme="minorHAnsi"/>
            <w:lang w:val="en-GB"/>
          </w:rPr>
          <w:t> </w:t>
        </w:r>
      </w:ins>
      <w:del w:id="1670" w:author="Nabera  Abhinandan" w:date="2023-03-08T16:38:00Z">
        <w:r w:rsidR="00E15608" w:rsidRPr="00C52832" w:rsidDel="00B738E3">
          <w:rPr>
            <w:rFonts w:cstheme="minorHAnsi"/>
            <w:lang w:val="en-GB"/>
            <w:rPrChange w:id="1671" w:author="Nabera  Abhinandan" w:date="2023-03-08T18:41:00Z">
              <w:rPr>
                <w:rFonts w:cstheme="minorHAnsi"/>
                <w:lang w:val="en-US"/>
              </w:rPr>
            </w:rPrChange>
          </w:rPr>
          <w:delText xml:space="preserve"> </w:delText>
        </w:r>
      </w:del>
      <w:r w:rsidR="00E15608" w:rsidRPr="00C52832">
        <w:rPr>
          <w:rFonts w:cstheme="minorHAnsi"/>
          <w:lang w:val="en-GB"/>
          <w:rPrChange w:id="1672" w:author="Nabera  Abhinandan" w:date="2023-03-08T18:41:00Z">
            <w:rPr>
              <w:rFonts w:cstheme="minorHAnsi"/>
              <w:lang w:val="en-US"/>
            </w:rPr>
          </w:rPrChange>
        </w:rPr>
        <w:t>CO</w:t>
      </w:r>
      <w:r w:rsidR="00E15608" w:rsidRPr="00C52832">
        <w:rPr>
          <w:rFonts w:cstheme="minorHAnsi"/>
          <w:vertAlign w:val="subscript"/>
          <w:lang w:val="en-GB"/>
          <w:rPrChange w:id="1673" w:author="Nabera  Abhinandan" w:date="2023-03-08T18:41:00Z">
            <w:rPr>
              <w:rFonts w:cstheme="minorHAnsi"/>
              <w:vertAlign w:val="subscript"/>
              <w:lang w:val="en-US"/>
            </w:rPr>
          </w:rPrChange>
        </w:rPr>
        <w:t>2</w:t>
      </w:r>
      <w:ins w:id="1674" w:author="Nabera  Abhinandan" w:date="2023-03-08T16:39:00Z">
        <w:r w:rsidR="00C30CA7" w:rsidRPr="00D24C8D">
          <w:rPr>
            <w:rFonts w:cstheme="minorHAnsi"/>
            <w:lang w:val="en-GB"/>
          </w:rPr>
          <w:noBreakHyphen/>
        </w:r>
      </w:ins>
      <w:del w:id="1675" w:author="Nabera  Abhinandan" w:date="2023-03-08T16:39:00Z">
        <w:r w:rsidR="00E15608" w:rsidRPr="00C52832" w:rsidDel="00C30CA7">
          <w:rPr>
            <w:rFonts w:cstheme="minorHAnsi"/>
            <w:lang w:val="en-GB"/>
            <w:rPrChange w:id="1676" w:author="Nabera  Abhinandan" w:date="2023-03-08T18:41:00Z">
              <w:rPr>
                <w:rFonts w:cstheme="minorHAnsi"/>
                <w:lang w:val="en-US"/>
              </w:rPr>
            </w:rPrChange>
          </w:rPr>
          <w:delText>-</w:delText>
        </w:r>
      </w:del>
      <w:r w:rsidR="00E15608" w:rsidRPr="00C52832">
        <w:rPr>
          <w:rFonts w:cstheme="minorHAnsi"/>
          <w:lang w:val="en-GB"/>
          <w:rPrChange w:id="1677" w:author="Nabera  Abhinandan" w:date="2023-03-08T18:41:00Z">
            <w:rPr>
              <w:rFonts w:cstheme="minorHAnsi"/>
              <w:lang w:val="en-US"/>
            </w:rPr>
          </w:rPrChange>
        </w:rPr>
        <w:t>eq avoided if considering the lower end of the hydrogen cost range.</w:t>
      </w:r>
    </w:p>
    <w:p w14:paraId="55688425" w14:textId="539F4E5A" w:rsidR="00E15608" w:rsidRPr="00C52832" w:rsidRDefault="00E15608">
      <w:pPr>
        <w:keepNext/>
        <w:spacing w:after="0"/>
        <w:jc w:val="center"/>
        <w:rPr>
          <w:lang w:val="en-GB"/>
          <w:rPrChange w:id="1678" w:author="Nabera  Abhinandan" w:date="2023-03-08T18:41:00Z">
            <w:rPr/>
          </w:rPrChange>
        </w:rPr>
        <w:pPrChange w:id="1679" w:author="Nabera  Abhinandan" w:date="2023-03-07T09:54:00Z">
          <w:pPr>
            <w:keepNext/>
            <w:spacing w:after="0"/>
            <w:jc w:val="both"/>
          </w:pPr>
        </w:pPrChange>
      </w:pPr>
      <w:del w:id="1680" w:author="Nabera  Abhinandan" w:date="2023-03-08T16:21:00Z">
        <w:r w:rsidRPr="00C52832" w:rsidDel="007D28CE">
          <w:rPr>
            <w:noProof/>
            <w:lang w:val="en-GB"/>
            <w:rPrChange w:id="1681" w:author="Nabera  Abhinandan" w:date="2023-03-08T18:41:00Z">
              <w:rPr>
                <w:noProof/>
                <w:lang w:val="en-US"/>
              </w:rPr>
            </w:rPrChange>
          </w:rPr>
          <w:drawing>
            <wp:inline distT="0" distB="0" distL="0" distR="0" wp14:anchorId="26A428C4" wp14:editId="0C87A04A">
              <wp:extent cx="6508221" cy="6632448"/>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08221" cy="6632448"/>
                      </a:xfrm>
                      <a:prstGeom prst="rect">
                        <a:avLst/>
                      </a:prstGeom>
                    </pic:spPr>
                  </pic:pic>
                </a:graphicData>
              </a:graphic>
            </wp:inline>
          </w:drawing>
        </w:r>
      </w:del>
      <w:ins w:id="1682" w:author="Nabera  Abhinandan" w:date="2023-03-08T16:21:00Z">
        <w:r w:rsidR="007D28CE" w:rsidRPr="00C52832">
          <w:rPr>
            <w:noProof/>
            <w:lang w:val="en-GB"/>
            <w:rPrChange w:id="1683" w:author="Nabera  Abhinandan" w:date="2023-03-08T18:41:00Z">
              <w:rPr>
                <w:noProof/>
                <w:lang w:val="en-GB"/>
              </w:rPr>
            </w:rPrChange>
          </w:rPr>
          <w:drawing>
            <wp:inline distT="0" distB="0" distL="0" distR="0" wp14:anchorId="218DA2A5" wp14:editId="1A4E4783">
              <wp:extent cx="6547117" cy="6672086"/>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47117" cy="6672086"/>
                      </a:xfrm>
                      <a:prstGeom prst="rect">
                        <a:avLst/>
                      </a:prstGeom>
                    </pic:spPr>
                  </pic:pic>
                </a:graphicData>
              </a:graphic>
            </wp:inline>
          </w:drawing>
        </w:r>
      </w:ins>
    </w:p>
    <w:p w14:paraId="25A253AA" w14:textId="4AD89A34" w:rsidR="00E15608" w:rsidRPr="00C52832" w:rsidRDefault="00E15608" w:rsidP="00577897">
      <w:pPr>
        <w:pStyle w:val="Caption"/>
        <w:jc w:val="both"/>
        <w:rPr>
          <w:rFonts w:cstheme="minorHAnsi"/>
          <w:i w:val="0"/>
          <w:color w:val="auto"/>
          <w:sz w:val="20"/>
        </w:rPr>
      </w:pPr>
      <w:bookmarkStart w:id="1684" w:name="_Ref124438738"/>
      <w:r w:rsidRPr="00D24C8D">
        <w:rPr>
          <w:b/>
          <w:i w:val="0"/>
          <w:color w:val="auto"/>
          <w:sz w:val="20"/>
        </w:rPr>
        <w:t>Fig</w:t>
      </w:r>
      <w:del w:id="1685" w:author="Pérez-Ramirez  Javier" w:date="2023-03-02T07:40:00Z">
        <w:r w:rsidRPr="00547CC2" w:rsidDel="00CA7375">
          <w:rPr>
            <w:b/>
            <w:i w:val="0"/>
            <w:color w:val="auto"/>
            <w:sz w:val="20"/>
          </w:rPr>
          <w:delText xml:space="preserve">. </w:delText>
        </w:r>
      </w:del>
      <w:ins w:id="1686" w:author="Pérez-Ramirez  Javier" w:date="2023-03-02T07:40:00Z">
        <w:r w:rsidR="00CA7375" w:rsidRPr="00547CC2">
          <w:rPr>
            <w:b/>
            <w:i w:val="0"/>
            <w:color w:val="auto"/>
            <w:sz w:val="20"/>
          </w:rPr>
          <w:t>. </w:t>
        </w:r>
      </w:ins>
      <w:r w:rsidRPr="00547CC2">
        <w:rPr>
          <w:b/>
          <w:i w:val="0"/>
          <w:color w:val="auto"/>
          <w:sz w:val="20"/>
        </w:rPr>
        <w:fldChar w:fldCharType="begin"/>
      </w:r>
      <w:r w:rsidRPr="00C52832">
        <w:rPr>
          <w:b/>
          <w:i w:val="0"/>
          <w:color w:val="auto"/>
          <w:sz w:val="20"/>
        </w:rPr>
        <w:instrText xml:space="preserve"> SEQ Fig. \* ARABIC </w:instrText>
      </w:r>
      <w:r w:rsidRPr="00547CC2">
        <w:rPr>
          <w:b/>
          <w:i w:val="0"/>
          <w:color w:val="auto"/>
          <w:sz w:val="20"/>
          <w:rPrChange w:id="1687" w:author="Nabera  Abhinandan" w:date="2023-03-08T18:41:00Z">
            <w:rPr>
              <w:b/>
              <w:i w:val="0"/>
              <w:color w:val="auto"/>
              <w:sz w:val="20"/>
            </w:rPr>
          </w:rPrChange>
        </w:rPr>
        <w:fldChar w:fldCharType="separate"/>
      </w:r>
      <w:r w:rsidR="00547CC2">
        <w:rPr>
          <w:b/>
          <w:i w:val="0"/>
          <w:noProof/>
          <w:color w:val="auto"/>
          <w:sz w:val="20"/>
        </w:rPr>
        <w:t>4</w:t>
      </w:r>
      <w:r w:rsidRPr="00547CC2">
        <w:rPr>
          <w:b/>
          <w:i w:val="0"/>
          <w:color w:val="auto"/>
          <w:sz w:val="20"/>
        </w:rPr>
        <w:fldChar w:fldCharType="end"/>
      </w:r>
      <w:bookmarkEnd w:id="1684"/>
      <w:r w:rsidRPr="00D24C8D">
        <w:rPr>
          <w:b/>
          <w:i w:val="0"/>
          <w:color w:val="auto"/>
          <w:sz w:val="20"/>
        </w:rPr>
        <w:t>.</w:t>
      </w:r>
      <w:r w:rsidRPr="00547CC2">
        <w:rPr>
          <w:i w:val="0"/>
          <w:color w:val="auto"/>
          <w:sz w:val="20"/>
        </w:rPr>
        <w:t xml:space="preserve"> </w:t>
      </w:r>
      <w:r w:rsidRPr="00547CC2">
        <w:rPr>
          <w:b/>
          <w:i w:val="0"/>
          <w:color w:val="auto"/>
          <w:sz w:val="20"/>
        </w:rPr>
        <w:t xml:space="preserve">Avoidance costs for green </w:t>
      </w:r>
      <w:ins w:id="1688" w:author="Pérez-Ramirez  Javier" w:date="2023-03-02T07:39:00Z">
        <w:r w:rsidR="00CA7375" w:rsidRPr="00C52832">
          <w:rPr>
            <w:b/>
            <w:i w:val="0"/>
            <w:color w:val="auto"/>
            <w:sz w:val="20"/>
          </w:rPr>
          <w:t xml:space="preserve">(a) </w:t>
        </w:r>
      </w:ins>
      <w:r w:rsidRPr="00C52832">
        <w:rPr>
          <w:b/>
          <w:i w:val="0"/>
          <w:color w:val="auto"/>
          <w:sz w:val="20"/>
        </w:rPr>
        <w:t xml:space="preserve">ammonia </w:t>
      </w:r>
      <w:del w:id="1689" w:author="Pérez-Ramirez  Javier" w:date="2023-03-02T07:39:00Z">
        <w:r w:rsidRPr="00C52832" w:rsidDel="00CA7375">
          <w:rPr>
            <w:b/>
            <w:i w:val="0"/>
            <w:color w:val="auto"/>
            <w:sz w:val="20"/>
          </w:rPr>
          <w:delText xml:space="preserve">(a) </w:delText>
        </w:r>
      </w:del>
      <w:r w:rsidRPr="00C52832">
        <w:rPr>
          <w:b/>
          <w:i w:val="0"/>
          <w:color w:val="auto"/>
          <w:sz w:val="20"/>
        </w:rPr>
        <w:t xml:space="preserve">and </w:t>
      </w:r>
      <w:ins w:id="1690" w:author="Pérez-Ramirez  Javier" w:date="2023-03-02T07:39:00Z">
        <w:r w:rsidR="00CA7375" w:rsidRPr="00C52832">
          <w:rPr>
            <w:b/>
            <w:i w:val="0"/>
            <w:color w:val="auto"/>
            <w:sz w:val="20"/>
          </w:rPr>
          <w:t xml:space="preserve">(b) </w:t>
        </w:r>
      </w:ins>
      <w:r w:rsidRPr="00C52832">
        <w:rPr>
          <w:b/>
          <w:i w:val="0"/>
          <w:color w:val="auto"/>
          <w:sz w:val="20"/>
        </w:rPr>
        <w:t xml:space="preserve">methanol </w:t>
      </w:r>
      <w:del w:id="1691" w:author="Nabera  Abhinandan" w:date="2023-03-02T17:33:00Z">
        <w:r w:rsidRPr="00C52832" w:rsidDel="008074E2">
          <w:rPr>
            <w:b/>
            <w:i w:val="0"/>
            <w:color w:val="auto"/>
            <w:sz w:val="20"/>
          </w:rPr>
          <w:delText xml:space="preserve">(b) </w:delText>
        </w:r>
      </w:del>
      <w:r w:rsidRPr="00C52832">
        <w:rPr>
          <w:b/>
          <w:i w:val="0"/>
          <w:color w:val="auto"/>
          <w:sz w:val="20"/>
        </w:rPr>
        <w:t>production routes.</w:t>
      </w:r>
      <w:r w:rsidRPr="00C52832">
        <w:rPr>
          <w:i w:val="0"/>
          <w:color w:val="auto"/>
          <w:sz w:val="20"/>
        </w:rPr>
        <w:t xml:space="preserve"> Error bars display the production cost considering the lower and upper bound for the </w:t>
      </w:r>
      <w:del w:id="1692" w:author="Nabera  Abhinandan" w:date="2023-03-02T17:19:00Z">
        <w:r w:rsidRPr="00C52832" w:rsidDel="00C42DC2">
          <w:rPr>
            <w:i w:val="0"/>
            <w:color w:val="auto"/>
            <w:sz w:val="20"/>
          </w:rPr>
          <w:delText xml:space="preserve">levelized </w:delText>
        </w:r>
      </w:del>
      <w:ins w:id="1693" w:author="Nabera  Abhinandan" w:date="2023-03-02T17:19:00Z">
        <w:r w:rsidR="00C42DC2" w:rsidRPr="00C52832">
          <w:rPr>
            <w:i w:val="0"/>
            <w:color w:val="auto"/>
            <w:sz w:val="20"/>
          </w:rPr>
          <w:t xml:space="preserve">levelised </w:t>
        </w:r>
      </w:ins>
      <w:r w:rsidRPr="00C52832">
        <w:rPr>
          <w:i w:val="0"/>
          <w:color w:val="auto"/>
          <w:sz w:val="20"/>
        </w:rPr>
        <w:t>cost of hydrogen</w:t>
      </w:r>
      <w:r w:rsidR="004F43AE" w:rsidRPr="00C52832">
        <w:rPr>
          <w:i w:val="0"/>
          <w:color w:val="auto"/>
          <w:sz w:val="20"/>
        </w:rPr>
        <w:t xml:space="preserve"> (</w:t>
      </w:r>
      <w:del w:id="1694" w:author="Pérez-Ramirez  Javier" w:date="2023-03-02T07:43:00Z">
        <w:r w:rsidR="004F43AE" w:rsidRPr="00C52832" w:rsidDel="00CA7375">
          <w:rPr>
            <w:i w:val="0"/>
            <w:color w:val="auto"/>
            <w:sz w:val="20"/>
          </w:rPr>
          <w:delText xml:space="preserve">see </w:delText>
        </w:r>
      </w:del>
      <w:r w:rsidR="004F43AE" w:rsidRPr="00C52832">
        <w:rPr>
          <w:i w:val="0"/>
          <w:color w:val="auto"/>
          <w:sz w:val="20"/>
        </w:rPr>
        <w:t>Table S7 of the ESI)</w:t>
      </w:r>
      <w:r w:rsidRPr="00C52832">
        <w:rPr>
          <w:i w:val="0"/>
          <w:color w:val="auto"/>
          <w:sz w:val="20"/>
        </w:rPr>
        <w:t>.</w:t>
      </w:r>
      <w:r w:rsidRPr="00C52832">
        <w:t xml:space="preserve"> </w:t>
      </w:r>
      <w:r w:rsidRPr="00C52832">
        <w:rPr>
          <w:i w:val="0"/>
          <w:color w:val="auto"/>
          <w:sz w:val="20"/>
        </w:rPr>
        <w:t xml:space="preserve">A negative avoidance cost means that costs and greenhouse gas (GHG) emissions could be reduced simultaneously. </w:t>
      </w:r>
    </w:p>
    <w:p w14:paraId="5F705A87" w14:textId="77777777" w:rsidR="00E15608" w:rsidRPr="00C52832" w:rsidRDefault="00E15608" w:rsidP="00577897">
      <w:pPr>
        <w:pStyle w:val="Heading2"/>
        <w:jc w:val="both"/>
      </w:pPr>
      <w:r w:rsidRPr="00C52832">
        <w:lastRenderedPageBreak/>
        <w:t>Discussion</w:t>
      </w:r>
    </w:p>
    <w:p w14:paraId="6715BACC" w14:textId="5CC5FDAE" w:rsidR="00E15608" w:rsidRPr="00D24C8D" w:rsidDel="00024236" w:rsidRDefault="00E15608" w:rsidP="00577897">
      <w:pPr>
        <w:jc w:val="both"/>
        <w:rPr>
          <w:del w:id="1695" w:author="Nabera  Abhinandan" w:date="2023-03-03T11:16:00Z"/>
          <w:lang w:val="en-GB"/>
        </w:rPr>
      </w:pPr>
      <w:r w:rsidRPr="00C52832">
        <w:rPr>
          <w:rFonts w:cstheme="minorHAnsi"/>
          <w:lang w:val="en-GB"/>
          <w:rPrChange w:id="1696" w:author="Nabera  Abhinandan" w:date="2023-03-08T18:41:00Z">
            <w:rPr>
              <w:rFonts w:cstheme="minorHAnsi"/>
              <w:lang w:val="en-US"/>
            </w:rPr>
          </w:rPrChange>
        </w:rPr>
        <w:t xml:space="preserve">Here we show how an unprecedented crisis of soaring </w:t>
      </w:r>
      <w:del w:id="1697" w:author="Nabera  Abhinandan" w:date="2023-03-08T16:43:00Z">
        <w:r w:rsidRPr="00C52832" w:rsidDel="0033500E">
          <w:rPr>
            <w:rFonts w:cstheme="minorHAnsi"/>
            <w:lang w:val="en-GB"/>
            <w:rPrChange w:id="1698" w:author="Nabera  Abhinandan" w:date="2023-03-08T18:41:00Z">
              <w:rPr>
                <w:rFonts w:cstheme="minorHAnsi"/>
                <w:lang w:val="en-US"/>
              </w:rPr>
            </w:rPrChange>
          </w:rPr>
          <w:delText>natural gas and electricity</w:delText>
        </w:r>
      </w:del>
      <w:ins w:id="1699" w:author="Nabera  Abhinandan" w:date="2023-03-08T16:43:00Z">
        <w:r w:rsidR="0033500E" w:rsidRPr="00D24C8D">
          <w:rPr>
            <w:rFonts w:cstheme="minorHAnsi"/>
            <w:lang w:val="en-GB"/>
          </w:rPr>
          <w:t>energy</w:t>
        </w:r>
      </w:ins>
      <w:r w:rsidRPr="00C52832">
        <w:rPr>
          <w:rFonts w:cstheme="minorHAnsi"/>
          <w:lang w:val="en-GB"/>
          <w:rPrChange w:id="1700" w:author="Nabera  Abhinandan" w:date="2023-03-08T18:41:00Z">
            <w:rPr>
              <w:rFonts w:cstheme="minorHAnsi"/>
              <w:lang w:val="en-US"/>
            </w:rPr>
          </w:rPrChange>
        </w:rPr>
        <w:t xml:space="preserve"> prices in Europe could radically change the current landscape </w:t>
      </w:r>
      <w:del w:id="1701" w:author="Nabera  Abhinandan" w:date="2023-03-08T17:31:00Z">
        <w:r w:rsidRPr="00C52832" w:rsidDel="000E22BF">
          <w:rPr>
            <w:rFonts w:cstheme="minorHAnsi"/>
            <w:lang w:val="en-GB"/>
            <w:rPrChange w:id="1702" w:author="Nabera  Abhinandan" w:date="2023-03-08T18:41:00Z">
              <w:rPr>
                <w:rFonts w:cstheme="minorHAnsi"/>
                <w:lang w:val="en-US"/>
              </w:rPr>
            </w:rPrChange>
          </w:rPr>
          <w:delText xml:space="preserve">and improve the economic competitiveness </w:delText>
        </w:r>
      </w:del>
      <w:r w:rsidRPr="00C52832">
        <w:rPr>
          <w:rFonts w:cstheme="minorHAnsi"/>
          <w:lang w:val="en-GB"/>
          <w:rPrChange w:id="1703" w:author="Nabera  Abhinandan" w:date="2023-03-08T18:41:00Z">
            <w:rPr>
              <w:rFonts w:cstheme="minorHAnsi"/>
              <w:lang w:val="en-US"/>
            </w:rPr>
          </w:rPrChange>
        </w:rPr>
        <w:t>of low</w:t>
      </w:r>
      <w:r w:rsidR="00C678B2" w:rsidRPr="00C52832">
        <w:rPr>
          <w:rFonts w:cstheme="minorHAnsi"/>
          <w:lang w:val="en-GB"/>
          <w:rPrChange w:id="1704" w:author="Nabera  Abhinandan" w:date="2023-03-08T18:41:00Z">
            <w:rPr>
              <w:rFonts w:cstheme="minorHAnsi"/>
              <w:lang w:val="en-US"/>
            </w:rPr>
          </w:rPrChange>
        </w:rPr>
        <w:t>-</w:t>
      </w:r>
      <w:r w:rsidRPr="00C52832">
        <w:rPr>
          <w:rFonts w:cstheme="minorHAnsi"/>
          <w:lang w:val="en-GB"/>
          <w:rPrChange w:id="1705" w:author="Nabera  Abhinandan" w:date="2023-03-08T18:41:00Z">
            <w:rPr>
              <w:rFonts w:cstheme="minorHAnsi"/>
              <w:lang w:val="en-US"/>
            </w:rPr>
          </w:rPrChange>
        </w:rPr>
        <w:t>carbon chemicals</w:t>
      </w:r>
      <w:del w:id="1706" w:author="Nabera  Abhinandan" w:date="2023-03-08T16:43:00Z">
        <w:r w:rsidRPr="00C52832" w:rsidDel="00E91A8C">
          <w:rPr>
            <w:rFonts w:cstheme="minorHAnsi"/>
            <w:lang w:val="en-GB"/>
            <w:rPrChange w:id="1707" w:author="Nabera  Abhinandan" w:date="2023-03-08T18:41:00Z">
              <w:rPr>
                <w:rFonts w:cstheme="minorHAnsi"/>
                <w:lang w:val="en-US"/>
              </w:rPr>
            </w:rPrChange>
          </w:rPr>
          <w:delText xml:space="preserve"> based on green hydrogen</w:delText>
        </w:r>
      </w:del>
      <w:r w:rsidR="00AB5D57" w:rsidRPr="00C52832">
        <w:rPr>
          <w:rFonts w:cstheme="minorHAnsi"/>
          <w:lang w:val="en-GB"/>
          <w:rPrChange w:id="1708" w:author="Nabera  Abhinandan" w:date="2023-03-08T18:41:00Z">
            <w:rPr>
              <w:rFonts w:cstheme="minorHAnsi"/>
              <w:lang w:val="en-US"/>
            </w:rPr>
          </w:rPrChange>
        </w:rPr>
        <w:t xml:space="preserve">. </w:t>
      </w:r>
      <w:del w:id="1709" w:author="Nabera  Abhinandan" w:date="2023-03-08T17:28:00Z">
        <w:r w:rsidRPr="00C52832" w:rsidDel="009E31AE">
          <w:rPr>
            <w:rFonts w:cstheme="minorHAnsi"/>
            <w:lang w:val="en-GB"/>
            <w:rPrChange w:id="1710" w:author="Nabera  Abhinandan" w:date="2023-03-08T18:41:00Z">
              <w:rPr>
                <w:rFonts w:cstheme="minorHAnsi"/>
                <w:lang w:val="en-US"/>
              </w:rPr>
            </w:rPrChange>
          </w:rPr>
          <w:delText>Whether this situation will persist will depend on the evolution of the situation in Ukraine and the adopted measures to diversify gas suppliers (</w:delText>
        </w:r>
        <w:r w:rsidRPr="00C52832" w:rsidDel="009E31AE">
          <w:rPr>
            <w:rFonts w:cstheme="minorHAnsi"/>
            <w:i/>
            <w:iCs/>
            <w:lang w:val="en-GB"/>
            <w:rPrChange w:id="1711" w:author="Nabera  Abhinandan" w:date="2023-03-08T18:41:00Z">
              <w:rPr>
                <w:rFonts w:cstheme="minorHAnsi"/>
                <w:i/>
                <w:iCs/>
                <w:lang w:val="en-US"/>
              </w:rPr>
            </w:rPrChange>
          </w:rPr>
          <w:delText>e.g.</w:delText>
        </w:r>
        <w:r w:rsidRPr="00C52832" w:rsidDel="009E31AE">
          <w:rPr>
            <w:rFonts w:cstheme="minorHAnsi"/>
            <w:lang w:val="en-GB"/>
            <w:rPrChange w:id="1712" w:author="Nabera  Abhinandan" w:date="2023-03-08T18:41:00Z">
              <w:rPr>
                <w:rFonts w:cstheme="minorHAnsi"/>
                <w:lang w:val="en-US"/>
              </w:rPr>
            </w:rPrChange>
          </w:rPr>
          <w:delText xml:space="preserve">, increased imports of more expensive liquified natural gas). </w:delText>
        </w:r>
      </w:del>
      <w:del w:id="1713" w:author="Nabera  Abhinandan" w:date="2023-03-08T17:25:00Z">
        <w:r w:rsidRPr="00C52832" w:rsidDel="00404685">
          <w:rPr>
            <w:rFonts w:cstheme="minorHAnsi"/>
            <w:lang w:val="en-GB"/>
            <w:rPrChange w:id="1714" w:author="Nabera  Abhinandan" w:date="2023-03-08T18:41:00Z">
              <w:rPr>
                <w:rFonts w:cstheme="minorHAnsi"/>
                <w:lang w:val="en-US"/>
              </w:rPr>
            </w:rPrChange>
          </w:rPr>
          <w:delText>Between December 2022 and January 2023, favo</w:delText>
        </w:r>
      </w:del>
      <w:ins w:id="1715" w:author="Pérez-Ramirez  Javier" w:date="2023-03-02T07:45:00Z">
        <w:del w:id="1716" w:author="Nabera  Abhinandan" w:date="2023-03-08T17:25:00Z">
          <w:r w:rsidR="003C1465" w:rsidRPr="00C52832" w:rsidDel="00404685">
            <w:rPr>
              <w:rFonts w:cstheme="minorHAnsi"/>
              <w:lang w:val="en-GB"/>
              <w:rPrChange w:id="1717" w:author="Nabera  Abhinandan" w:date="2023-03-08T18:41:00Z">
                <w:rPr>
                  <w:rFonts w:cstheme="minorHAnsi"/>
                  <w:lang w:val="en-US"/>
                </w:rPr>
              </w:rPrChange>
            </w:rPr>
            <w:delText>u</w:delText>
          </w:r>
        </w:del>
      </w:ins>
      <w:del w:id="1718" w:author="Nabera  Abhinandan" w:date="2023-03-08T17:25:00Z">
        <w:r w:rsidRPr="00C52832" w:rsidDel="00404685">
          <w:rPr>
            <w:rFonts w:cstheme="minorHAnsi"/>
            <w:lang w:val="en-GB"/>
            <w:rPrChange w:id="1719" w:author="Nabera  Abhinandan" w:date="2023-03-08T18:41:00Z">
              <w:rPr>
                <w:rFonts w:cstheme="minorHAnsi"/>
                <w:lang w:val="en-US"/>
              </w:rPr>
            </w:rPrChange>
          </w:rPr>
          <w:delText xml:space="preserve">rable weather and lower demand from the industry have led to a decline </w:delText>
        </w:r>
      </w:del>
      <w:del w:id="1720" w:author="Nabera  Abhinandan" w:date="2023-03-03T11:15:00Z">
        <w:r w:rsidRPr="00C52832" w:rsidDel="00F73D2B">
          <w:rPr>
            <w:rFonts w:cstheme="minorHAnsi"/>
            <w:lang w:val="en-GB"/>
            <w:rPrChange w:id="1721" w:author="Nabera  Abhinandan" w:date="2023-03-08T18:41:00Z">
              <w:rPr>
                <w:rFonts w:cstheme="minorHAnsi"/>
                <w:lang w:val="en-US"/>
              </w:rPr>
            </w:rPrChange>
          </w:rPr>
          <w:delText>of the</w:delText>
        </w:r>
      </w:del>
      <w:del w:id="1722" w:author="Nabera  Abhinandan" w:date="2023-03-08T17:25:00Z">
        <w:r w:rsidRPr="00C52832" w:rsidDel="00404685">
          <w:rPr>
            <w:rFonts w:cstheme="minorHAnsi"/>
            <w:lang w:val="en-GB"/>
            <w:rPrChange w:id="1723" w:author="Nabera  Abhinandan" w:date="2023-03-08T18:41:00Z">
              <w:rPr>
                <w:rFonts w:cstheme="minorHAnsi"/>
                <w:lang w:val="en-US"/>
              </w:rPr>
            </w:rPrChange>
          </w:rPr>
          <w:delText xml:space="preserve"> natural gas prices back to levels before the Russian invasion of Ukraine</w:delText>
        </w:r>
        <w:r w:rsidRPr="00C52832" w:rsidDel="00404685">
          <w:rPr>
            <w:rFonts w:cstheme="minorHAnsi"/>
            <w:lang w:val="en-GB"/>
            <w:rPrChange w:id="1724" w:author="Nabera  Abhinandan" w:date="2023-03-08T18:41:00Z">
              <w:rPr>
                <w:rFonts w:cstheme="minorHAnsi"/>
              </w:rPr>
            </w:rPrChange>
          </w:rPr>
          <w:fldChar w:fldCharType="begin"/>
        </w:r>
        <w:r w:rsidR="00373CEC" w:rsidRPr="00C52832" w:rsidDel="00404685">
          <w:rPr>
            <w:rFonts w:cstheme="minorHAnsi"/>
            <w:lang w:val="en-GB"/>
            <w:rPrChange w:id="1725" w:author="Nabera  Abhinandan" w:date="2023-03-08T18:41:00Z">
              <w:rPr>
                <w:rFonts w:cstheme="minorHAnsi"/>
                <w:lang w:val="en-US"/>
              </w:rPr>
            </w:rPrChange>
          </w:rPr>
          <w:delInstrText xml:space="preserve"> ADDIN ZOTERO_ITEM CSL_CITATION {"citationID":"zbkhZIWQ","properties":{"formattedCitation":"\\super 37\\nosupersub{}","plainCitation":"37","noteIndex":0},"citationItems":[{"id":21409,"uris":["http://zotero.org/users/9157291/items/MG9RRELQ"],"itemData":{"id":21409,"type":"webpage","abstract":"Commodity Markets","genre":"Text/HTML","language":"en","title":"Commodity Markets","URL":"https://www.worldbank.org/en/research/commodity-markets","author":[{"family":"The World Bank","given":""}],"accessed":{"date-parts":[["2023",1,12]]},"issued":{"date-parts":[["2023",1]]}}}],"schema":"https://github.com/citation-style-language/schema/raw/master/csl-citation.json"} </w:delInstrText>
        </w:r>
        <w:r w:rsidRPr="00C52832" w:rsidDel="00404685">
          <w:rPr>
            <w:rFonts w:cstheme="minorHAnsi"/>
            <w:lang w:val="en-GB"/>
            <w:rPrChange w:id="1726" w:author="Nabera  Abhinandan" w:date="2023-03-08T18:41:00Z">
              <w:rPr>
                <w:rFonts w:cstheme="minorHAnsi"/>
              </w:rPr>
            </w:rPrChange>
          </w:rPr>
          <w:fldChar w:fldCharType="separate"/>
        </w:r>
        <w:r w:rsidRPr="00C52832" w:rsidDel="00404685">
          <w:rPr>
            <w:rFonts w:ascii="Calibri" w:hAnsi="Calibri" w:cs="Calibri"/>
            <w:szCs w:val="24"/>
            <w:vertAlign w:val="superscript"/>
            <w:lang w:val="en-GB"/>
            <w:rPrChange w:id="1727" w:author="Nabera  Abhinandan" w:date="2023-03-08T18:41:00Z">
              <w:rPr>
                <w:rFonts w:ascii="Calibri" w:hAnsi="Calibri" w:cs="Calibri"/>
                <w:szCs w:val="24"/>
                <w:vertAlign w:val="superscript"/>
                <w:lang w:val="en-US"/>
              </w:rPr>
            </w:rPrChange>
          </w:rPr>
          <w:delText>37</w:delText>
        </w:r>
        <w:r w:rsidRPr="00C52832" w:rsidDel="00404685">
          <w:rPr>
            <w:rFonts w:cstheme="minorHAnsi"/>
            <w:lang w:val="en-GB"/>
            <w:rPrChange w:id="1728" w:author="Nabera  Abhinandan" w:date="2023-03-08T18:41:00Z">
              <w:rPr>
                <w:rFonts w:cstheme="minorHAnsi"/>
              </w:rPr>
            </w:rPrChange>
          </w:rPr>
          <w:fldChar w:fldCharType="end"/>
        </w:r>
        <w:r w:rsidRPr="00C52832" w:rsidDel="00404685">
          <w:rPr>
            <w:rFonts w:cstheme="minorHAnsi"/>
            <w:lang w:val="en-GB"/>
            <w:rPrChange w:id="1729" w:author="Nabera  Abhinandan" w:date="2023-03-08T18:41:00Z">
              <w:rPr>
                <w:rFonts w:cstheme="minorHAnsi"/>
                <w:lang w:val="en-US"/>
              </w:rPr>
            </w:rPrChange>
          </w:rPr>
          <w:delText xml:space="preserve">. </w:delText>
        </w:r>
      </w:del>
      <w:r w:rsidRPr="00C52832">
        <w:rPr>
          <w:rFonts w:cstheme="minorHAnsi"/>
          <w:lang w:val="en-GB"/>
          <w:rPrChange w:id="1730" w:author="Nabera  Abhinandan" w:date="2023-03-08T18:41:00Z">
            <w:rPr>
              <w:rFonts w:cstheme="minorHAnsi"/>
              <w:lang w:val="en-US"/>
            </w:rPr>
          </w:rPrChange>
        </w:rPr>
        <w:t xml:space="preserve">In 2023, considering zero supply from Russia, unpredictable weather conditions, and increasing competition for liquified natural gas, securing </w:t>
      </w:r>
      <w:del w:id="1731" w:author="Nabera  Abhinandan" w:date="2023-03-08T17:31:00Z">
        <w:r w:rsidRPr="00C52832" w:rsidDel="00667E87">
          <w:rPr>
            <w:rFonts w:cstheme="minorHAnsi"/>
            <w:lang w:val="en-GB"/>
            <w:rPrChange w:id="1732" w:author="Nabera  Abhinandan" w:date="2023-03-08T18:41:00Z">
              <w:rPr>
                <w:rFonts w:cstheme="minorHAnsi"/>
                <w:lang w:val="en-US"/>
              </w:rPr>
            </w:rPrChange>
          </w:rPr>
          <w:delText xml:space="preserve">natural </w:delText>
        </w:r>
      </w:del>
      <w:r w:rsidRPr="00C52832">
        <w:rPr>
          <w:rFonts w:cstheme="minorHAnsi"/>
          <w:lang w:val="en-GB"/>
          <w:rPrChange w:id="1733" w:author="Nabera  Abhinandan" w:date="2023-03-08T18:41:00Z">
            <w:rPr>
              <w:rFonts w:cstheme="minorHAnsi"/>
              <w:lang w:val="en-US"/>
            </w:rPr>
          </w:rPrChange>
        </w:rPr>
        <w:t>gas supplies could be an obstacle</w:t>
      </w:r>
      <w:r w:rsidRPr="00C52832">
        <w:rPr>
          <w:rFonts w:cstheme="minorHAnsi"/>
          <w:lang w:val="en-GB"/>
          <w:rPrChange w:id="1734" w:author="Nabera  Abhinandan" w:date="2023-03-08T18:41:00Z">
            <w:rPr>
              <w:rFonts w:cstheme="minorHAnsi"/>
            </w:rPr>
          </w:rPrChange>
        </w:rPr>
        <w:fldChar w:fldCharType="begin"/>
      </w:r>
      <w:r w:rsidR="00373CEC" w:rsidRPr="00C52832">
        <w:rPr>
          <w:rFonts w:cstheme="minorHAnsi"/>
          <w:lang w:val="en-GB"/>
          <w:rPrChange w:id="1735" w:author="Nabera  Abhinandan" w:date="2023-03-08T18:41:00Z">
            <w:rPr>
              <w:rFonts w:cstheme="minorHAnsi"/>
              <w:lang w:val="en-US"/>
            </w:rPr>
          </w:rPrChange>
        </w:rPr>
        <w:instrText xml:space="preserve"> ADDIN ZOTERO_ITEM CSL_CITATION {"citationID":"qgXxSmwb","properties":{"formattedCitation":"\\super 38\\nosupersub{}","plainCitation":"38","noteIndex":0},"citationItems":[{"id":21550,"uris":["http://zotero.org/users/9157291/items/FRW5K29Y"],"itemData":{"id":21550,"type":"report","abstract":"Summary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average.","language":"en","source":"Zotero","title":"How to Avoid Gas Shortages in the European Union in 2023","author":[{"family":"IEA","given":""}],"issued":{"date-parts":[["2022",12]]}}}],"schema":"https://github.com/citation-style-language/schema/raw/master/csl-citation.json"} </w:instrText>
      </w:r>
      <w:r w:rsidRPr="00C52832">
        <w:rPr>
          <w:rFonts w:cstheme="minorHAnsi"/>
          <w:lang w:val="en-GB"/>
          <w:rPrChange w:id="1736" w:author="Nabera  Abhinandan" w:date="2023-03-08T18:41:00Z">
            <w:rPr>
              <w:rFonts w:cstheme="minorHAnsi"/>
            </w:rPr>
          </w:rPrChange>
        </w:rPr>
        <w:fldChar w:fldCharType="separate"/>
      </w:r>
      <w:r w:rsidRPr="00C52832">
        <w:rPr>
          <w:rFonts w:ascii="Calibri" w:hAnsi="Calibri" w:cs="Calibri"/>
          <w:szCs w:val="24"/>
          <w:vertAlign w:val="superscript"/>
          <w:lang w:val="en-GB"/>
          <w:rPrChange w:id="1737" w:author="Nabera  Abhinandan" w:date="2023-03-08T18:41:00Z">
            <w:rPr>
              <w:rFonts w:ascii="Calibri" w:hAnsi="Calibri" w:cs="Calibri"/>
              <w:szCs w:val="24"/>
              <w:vertAlign w:val="superscript"/>
              <w:lang w:val="en-US"/>
            </w:rPr>
          </w:rPrChange>
        </w:rPr>
        <w:t>38</w:t>
      </w:r>
      <w:r w:rsidRPr="00C52832">
        <w:rPr>
          <w:rFonts w:cstheme="minorHAnsi"/>
          <w:lang w:val="en-GB"/>
          <w:rPrChange w:id="1738" w:author="Nabera  Abhinandan" w:date="2023-03-08T18:41:00Z">
            <w:rPr>
              <w:rFonts w:cstheme="minorHAnsi"/>
            </w:rPr>
          </w:rPrChange>
        </w:rPr>
        <w:fldChar w:fldCharType="end"/>
      </w:r>
      <w:r w:rsidRPr="00C52832">
        <w:rPr>
          <w:rFonts w:cstheme="minorHAnsi"/>
          <w:lang w:val="en-GB"/>
          <w:rPrChange w:id="1739" w:author="Nabera  Abhinandan" w:date="2023-03-08T18:41:00Z">
            <w:rPr>
              <w:rFonts w:cstheme="minorHAnsi"/>
              <w:lang w:val="en-US"/>
            </w:rPr>
          </w:rPrChange>
        </w:rPr>
        <w:t xml:space="preserve">. </w:t>
      </w:r>
      <w:del w:id="1740" w:author="Nabera  Abhinandan" w:date="2023-03-08T16:42:00Z">
        <w:r w:rsidRPr="00C52832" w:rsidDel="0033500E">
          <w:rPr>
            <w:rFonts w:cstheme="minorHAnsi"/>
            <w:lang w:val="en-GB"/>
            <w:rPrChange w:id="1741" w:author="Nabera  Abhinandan" w:date="2023-03-08T18:41:00Z">
              <w:rPr>
                <w:rFonts w:cstheme="minorHAnsi"/>
                <w:lang w:val="en-US"/>
              </w:rPr>
            </w:rPrChange>
          </w:rPr>
          <w:delText>The World Bank forecasts that natural gas prices will moderate in 2023 but remain well above the average prices registered before 2020</w:delText>
        </w:r>
        <w:r w:rsidRPr="00C52832" w:rsidDel="0033500E">
          <w:rPr>
            <w:rFonts w:cstheme="minorHAnsi"/>
            <w:lang w:val="en-GB"/>
            <w:rPrChange w:id="1742" w:author="Nabera  Abhinandan" w:date="2023-03-08T18:41:00Z">
              <w:rPr>
                <w:rFonts w:cstheme="minorHAnsi"/>
              </w:rPr>
            </w:rPrChange>
          </w:rPr>
          <w:fldChar w:fldCharType="begin"/>
        </w:r>
        <w:r w:rsidR="00373CEC" w:rsidRPr="00C52832" w:rsidDel="0033500E">
          <w:rPr>
            <w:rFonts w:cstheme="minorHAnsi"/>
            <w:lang w:val="en-GB"/>
            <w:rPrChange w:id="1743" w:author="Nabera  Abhinandan" w:date="2023-03-08T18:41:00Z">
              <w:rPr>
                <w:rFonts w:cstheme="minorHAnsi"/>
                <w:lang w:val="en-US"/>
              </w:rPr>
            </w:rPrChange>
          </w:rPr>
          <w:delInstrText xml:space="preserve"> ADDIN ZOTERO_ITEM CSL_CITATION {"citationID":"9c8zRxp9","properties":{"formattedCitation":"\\super 27\\nosupersub{}","plainCitation":"27","noteIndex":0},"citationItems":[{"id":21432,"uris":["http://zotero.org/users/9157291/items/ASL4MQPD"],"itemData":{"id":21432,"type":"report","event-place":"Washington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delInstrText>
        </w:r>
        <w:r w:rsidRPr="00C52832" w:rsidDel="0033500E">
          <w:rPr>
            <w:rFonts w:cstheme="minorHAnsi"/>
            <w:lang w:val="en-GB"/>
            <w:rPrChange w:id="1744" w:author="Nabera  Abhinandan" w:date="2023-03-08T18:41:00Z">
              <w:rPr>
                <w:rFonts w:cstheme="minorHAnsi"/>
              </w:rPr>
            </w:rPrChange>
          </w:rPr>
          <w:fldChar w:fldCharType="separate"/>
        </w:r>
        <w:r w:rsidR="00373CEC" w:rsidRPr="00C52832" w:rsidDel="0033500E">
          <w:rPr>
            <w:rFonts w:ascii="Calibri" w:hAnsi="Calibri" w:cs="Calibri"/>
            <w:szCs w:val="24"/>
            <w:vertAlign w:val="superscript"/>
            <w:lang w:val="en-GB"/>
            <w:rPrChange w:id="1745" w:author="Nabera  Abhinandan" w:date="2023-03-08T18:41:00Z">
              <w:rPr>
                <w:rFonts w:ascii="Calibri" w:hAnsi="Calibri" w:cs="Calibri"/>
                <w:szCs w:val="24"/>
                <w:vertAlign w:val="superscript"/>
                <w:lang w:val="en-US"/>
              </w:rPr>
            </w:rPrChange>
          </w:rPr>
          <w:delText>27</w:delText>
        </w:r>
        <w:r w:rsidRPr="00C52832" w:rsidDel="0033500E">
          <w:rPr>
            <w:rFonts w:cstheme="minorHAnsi"/>
            <w:lang w:val="en-GB"/>
            <w:rPrChange w:id="1746" w:author="Nabera  Abhinandan" w:date="2023-03-08T18:41:00Z">
              <w:rPr>
                <w:rFonts w:cstheme="minorHAnsi"/>
              </w:rPr>
            </w:rPrChange>
          </w:rPr>
          <w:fldChar w:fldCharType="end"/>
        </w:r>
        <w:r w:rsidRPr="00C52832" w:rsidDel="0033500E">
          <w:rPr>
            <w:rFonts w:cstheme="minorHAnsi"/>
            <w:lang w:val="en-GB"/>
            <w:rPrChange w:id="1747" w:author="Nabera  Abhinandan" w:date="2023-03-08T18:41:00Z">
              <w:rPr>
                <w:rFonts w:cstheme="minorHAnsi"/>
                <w:lang w:val="en-US"/>
              </w:rPr>
            </w:rPrChange>
          </w:rPr>
          <w:delText xml:space="preserve">. </w:delText>
        </w:r>
      </w:del>
      <w:r w:rsidRPr="00C52832">
        <w:rPr>
          <w:rFonts w:cstheme="minorHAnsi"/>
          <w:lang w:val="en-GB"/>
          <w:rPrChange w:id="1748" w:author="Nabera  Abhinandan" w:date="2023-03-08T18:41:00Z">
            <w:rPr>
              <w:rFonts w:cstheme="minorHAnsi"/>
              <w:lang w:val="en-US"/>
            </w:rPr>
          </w:rPrChange>
        </w:rPr>
        <w:t xml:space="preserve">At the same time, the costs of renewable </w:t>
      </w:r>
      <w:del w:id="1749" w:author="Nabera  Abhinandan" w:date="2023-03-08T17:32:00Z">
        <w:r w:rsidRPr="00C52832" w:rsidDel="00D56B40">
          <w:rPr>
            <w:rFonts w:cstheme="minorHAnsi"/>
            <w:lang w:val="en-GB"/>
            <w:rPrChange w:id="1750" w:author="Nabera  Abhinandan" w:date="2023-03-08T18:41:00Z">
              <w:rPr>
                <w:rFonts w:cstheme="minorHAnsi"/>
                <w:lang w:val="en-US"/>
              </w:rPr>
            </w:rPrChange>
          </w:rPr>
          <w:delText xml:space="preserve">energy </w:delText>
        </w:r>
      </w:del>
      <w:r w:rsidRPr="00C52832">
        <w:rPr>
          <w:rFonts w:cstheme="minorHAnsi"/>
          <w:lang w:val="en-GB"/>
          <w:rPrChange w:id="1751" w:author="Nabera  Abhinandan" w:date="2023-03-08T18:41:00Z">
            <w:rPr>
              <w:rFonts w:cstheme="minorHAnsi"/>
              <w:lang w:val="en-US"/>
            </w:rPr>
          </w:rPrChange>
        </w:rPr>
        <w:t>technologies are expected to decline due to technological advancements and the experience effect</w:t>
      </w:r>
      <w:r w:rsidRPr="00C52832">
        <w:rPr>
          <w:rFonts w:cstheme="minorHAnsi"/>
          <w:lang w:val="en-GB"/>
          <w:rPrChange w:id="1752" w:author="Nabera  Abhinandan" w:date="2023-03-08T18:41:00Z">
            <w:rPr>
              <w:rFonts w:cstheme="minorHAnsi"/>
            </w:rPr>
          </w:rPrChange>
        </w:rPr>
        <w:fldChar w:fldCharType="begin"/>
      </w:r>
      <w:r w:rsidR="00373CEC" w:rsidRPr="00C52832">
        <w:rPr>
          <w:rFonts w:cstheme="minorHAnsi"/>
          <w:lang w:val="en-GB"/>
          <w:rPrChange w:id="1753" w:author="Nabera  Abhinandan" w:date="2023-03-08T18:41:00Z">
            <w:rPr>
              <w:rFonts w:cstheme="minorHAnsi"/>
              <w:lang w:val="en-US"/>
            </w:rPr>
          </w:rPrChange>
        </w:rPr>
        <w:instrText xml:space="preserve"> ADDIN ZOTERO_ITEM CSL_CITATION {"citationID":"SIBpthvb","properties":{"formattedCitation":"\\super 39\\nosupersub{}","plainCitation":"39","noteIndex":0},"citationItems":[{"id":17597,"uris":["http://zotero.org/users/9157291/items/ASFLIA5W"],"itemData":{"id":17597,"type":"article-journal","container-title":"Joule","DOI":"10.1016/j.joule.2022.08.009","ISSN":"2542-4785,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Pr="00C52832">
        <w:rPr>
          <w:rFonts w:cstheme="minorHAnsi"/>
          <w:lang w:val="en-GB"/>
          <w:rPrChange w:id="1754" w:author="Nabera  Abhinandan" w:date="2023-03-08T18:41:00Z">
            <w:rPr>
              <w:rFonts w:cstheme="minorHAnsi"/>
            </w:rPr>
          </w:rPrChange>
        </w:rPr>
        <w:fldChar w:fldCharType="separate"/>
      </w:r>
      <w:r w:rsidR="00373CEC" w:rsidRPr="00C52832">
        <w:rPr>
          <w:rFonts w:ascii="Calibri" w:hAnsi="Calibri" w:cs="Calibri"/>
          <w:szCs w:val="24"/>
          <w:vertAlign w:val="superscript"/>
          <w:lang w:val="en-GB"/>
          <w:rPrChange w:id="1755" w:author="Nabera  Abhinandan" w:date="2023-03-08T18:41:00Z">
            <w:rPr>
              <w:rFonts w:ascii="Calibri" w:hAnsi="Calibri" w:cs="Calibri"/>
              <w:szCs w:val="24"/>
              <w:vertAlign w:val="superscript"/>
              <w:lang w:val="en-US"/>
            </w:rPr>
          </w:rPrChange>
        </w:rPr>
        <w:t>39</w:t>
      </w:r>
      <w:r w:rsidRPr="00C52832">
        <w:rPr>
          <w:rFonts w:cstheme="minorHAnsi"/>
          <w:lang w:val="en-GB"/>
          <w:rPrChange w:id="1756" w:author="Nabera  Abhinandan" w:date="2023-03-08T18:41:00Z">
            <w:rPr>
              <w:rFonts w:cstheme="minorHAnsi"/>
            </w:rPr>
          </w:rPrChange>
        </w:rPr>
        <w:fldChar w:fldCharType="end"/>
      </w:r>
      <w:r w:rsidRPr="00C52832">
        <w:rPr>
          <w:rFonts w:cstheme="minorHAnsi"/>
          <w:lang w:val="en-GB"/>
          <w:rPrChange w:id="1757" w:author="Nabera  Abhinandan" w:date="2023-03-08T18:41:00Z">
            <w:rPr>
              <w:rFonts w:cstheme="minorHAnsi"/>
              <w:lang w:val="en-US"/>
            </w:rPr>
          </w:rPrChange>
        </w:rPr>
        <w:t>.</w:t>
      </w:r>
      <w:r w:rsidRPr="00C52832">
        <w:rPr>
          <w:lang w:val="en-GB"/>
          <w:rPrChange w:id="1758" w:author="Nabera  Abhinandan" w:date="2023-03-08T18:41:00Z">
            <w:rPr>
              <w:lang w:val="en-US"/>
            </w:rPr>
          </w:rPrChange>
        </w:rPr>
        <w:t xml:space="preserve"> It is estimated that the leveli</w:t>
      </w:r>
      <w:ins w:id="1759" w:author="Pérez-Ramirez  Javier" w:date="2023-03-02T07:46:00Z">
        <w:r w:rsidR="003C1465" w:rsidRPr="00C52832">
          <w:rPr>
            <w:lang w:val="en-GB"/>
            <w:rPrChange w:id="1760" w:author="Nabera  Abhinandan" w:date="2023-03-08T18:41:00Z">
              <w:rPr>
                <w:lang w:val="en-US"/>
              </w:rPr>
            </w:rPrChange>
          </w:rPr>
          <w:t>s</w:t>
        </w:r>
      </w:ins>
      <w:del w:id="1761" w:author="Pérez-Ramirez  Javier" w:date="2023-03-02T07:46:00Z">
        <w:r w:rsidRPr="00C52832" w:rsidDel="003C1465">
          <w:rPr>
            <w:lang w:val="en-GB"/>
            <w:rPrChange w:id="1762" w:author="Nabera  Abhinandan" w:date="2023-03-08T18:41:00Z">
              <w:rPr>
                <w:lang w:val="en-US"/>
              </w:rPr>
            </w:rPrChange>
          </w:rPr>
          <w:delText>z</w:delText>
        </w:r>
      </w:del>
      <w:r w:rsidRPr="00C52832">
        <w:rPr>
          <w:lang w:val="en-GB"/>
          <w:rPrChange w:id="1763" w:author="Nabera  Abhinandan" w:date="2023-03-08T18:41:00Z">
            <w:rPr>
              <w:lang w:val="en-US"/>
            </w:rPr>
          </w:rPrChange>
        </w:rPr>
        <w:t>ed cost of on-shore wind electricity will reduce from an average of 67 USD MWh</w:t>
      </w:r>
      <w:r w:rsidRPr="00C52832">
        <w:rPr>
          <w:vertAlign w:val="superscript"/>
          <w:lang w:val="en-GB"/>
          <w:rPrChange w:id="1764" w:author="Nabera  Abhinandan" w:date="2023-03-08T18:41:00Z">
            <w:rPr>
              <w:vertAlign w:val="superscript"/>
              <w:lang w:val="en-US"/>
            </w:rPr>
          </w:rPrChange>
        </w:rPr>
        <w:t>-1</w:t>
      </w:r>
      <w:r w:rsidRPr="00C52832">
        <w:rPr>
          <w:lang w:val="en-GB"/>
          <w:rPrChange w:id="1765" w:author="Nabera  Abhinandan" w:date="2023-03-08T18:41:00Z">
            <w:rPr>
              <w:lang w:val="en-US"/>
            </w:rPr>
          </w:rPrChange>
        </w:rPr>
        <w:t xml:space="preserve"> in 2019 to 40 USD MWh</w:t>
      </w:r>
      <w:r w:rsidRPr="00C52832">
        <w:rPr>
          <w:vertAlign w:val="superscript"/>
          <w:lang w:val="en-GB"/>
          <w:rPrChange w:id="1766" w:author="Nabera  Abhinandan" w:date="2023-03-08T18:41:00Z">
            <w:rPr>
              <w:vertAlign w:val="superscript"/>
              <w:lang w:val="en-US"/>
            </w:rPr>
          </w:rPrChange>
        </w:rPr>
        <w:t>-1</w:t>
      </w:r>
      <w:r w:rsidRPr="00C52832">
        <w:rPr>
          <w:lang w:val="en-GB"/>
          <w:rPrChange w:id="1767" w:author="Nabera  Abhinandan" w:date="2023-03-08T18:41:00Z">
            <w:rPr>
              <w:lang w:val="en-US"/>
            </w:rPr>
          </w:rPrChange>
        </w:rPr>
        <w:t xml:space="preserve"> by 2030, thereby reducing the leveli</w:t>
      </w:r>
      <w:ins w:id="1768" w:author="Pérez-Ramirez  Javier" w:date="2023-03-02T07:46:00Z">
        <w:r w:rsidR="003C1465" w:rsidRPr="00C52832">
          <w:rPr>
            <w:lang w:val="en-GB"/>
            <w:rPrChange w:id="1769" w:author="Nabera  Abhinandan" w:date="2023-03-08T18:41:00Z">
              <w:rPr>
                <w:lang w:val="en-US"/>
              </w:rPr>
            </w:rPrChange>
          </w:rPr>
          <w:t>s</w:t>
        </w:r>
      </w:ins>
      <w:del w:id="1770" w:author="Pérez-Ramirez  Javier" w:date="2023-03-02T07:46:00Z">
        <w:r w:rsidRPr="00C52832" w:rsidDel="003C1465">
          <w:rPr>
            <w:lang w:val="en-GB"/>
            <w:rPrChange w:id="1771" w:author="Nabera  Abhinandan" w:date="2023-03-08T18:41:00Z">
              <w:rPr>
                <w:lang w:val="en-US"/>
              </w:rPr>
            </w:rPrChange>
          </w:rPr>
          <w:delText>z</w:delText>
        </w:r>
      </w:del>
      <w:r w:rsidRPr="00C52832">
        <w:rPr>
          <w:lang w:val="en-GB"/>
          <w:rPrChange w:id="1772" w:author="Nabera  Abhinandan" w:date="2023-03-08T18:41:00Z">
            <w:rPr>
              <w:lang w:val="en-US"/>
            </w:rPr>
          </w:rPrChange>
        </w:rPr>
        <w:t>ed cost of hydrogen from 5.2-8.5 USD kg</w:t>
      </w:r>
      <w:r w:rsidRPr="00C52832">
        <w:rPr>
          <w:vertAlign w:val="superscript"/>
          <w:lang w:val="en-GB"/>
          <w:rPrChange w:id="1773" w:author="Nabera  Abhinandan" w:date="2023-03-08T18:41:00Z">
            <w:rPr>
              <w:vertAlign w:val="superscript"/>
              <w:lang w:val="en-US"/>
            </w:rPr>
          </w:rPrChange>
        </w:rPr>
        <w:t xml:space="preserve">-1 </w:t>
      </w:r>
      <w:r w:rsidRPr="00C52832">
        <w:rPr>
          <w:lang w:val="en-GB"/>
          <w:rPrChange w:id="1774" w:author="Nabera  Abhinandan" w:date="2023-03-08T18:41:00Z">
            <w:rPr>
              <w:lang w:val="en-US"/>
            </w:rPr>
          </w:rPrChange>
        </w:rPr>
        <w:t>in 2019 to around 2.7 USD kg</w:t>
      </w:r>
      <w:r w:rsidRPr="00C52832">
        <w:rPr>
          <w:vertAlign w:val="superscript"/>
          <w:lang w:val="en-GB"/>
          <w:rPrChange w:id="1775" w:author="Nabera  Abhinandan" w:date="2023-03-08T18:41:00Z">
            <w:rPr>
              <w:vertAlign w:val="superscript"/>
              <w:lang w:val="en-US"/>
            </w:rPr>
          </w:rPrChange>
        </w:rPr>
        <w:t>-1</w:t>
      </w:r>
      <w:r w:rsidRPr="00C52832">
        <w:rPr>
          <w:lang w:val="en-GB"/>
          <w:rPrChange w:id="1776" w:author="Nabera  Abhinandan" w:date="2023-03-08T18:41:00Z">
            <w:rPr>
              <w:lang w:val="en-US"/>
            </w:rPr>
          </w:rPrChange>
        </w:rPr>
        <w:t xml:space="preserve"> by 2030</w:t>
      </w:r>
      <w:r w:rsidRPr="00C52832">
        <w:rPr>
          <w:lang w:val="en-GB"/>
          <w:rPrChange w:id="1777" w:author="Nabera  Abhinandan" w:date="2023-03-08T18:41:00Z">
            <w:rPr/>
          </w:rPrChange>
        </w:rPr>
        <w:fldChar w:fldCharType="begin"/>
      </w:r>
      <w:r w:rsidR="00373CEC" w:rsidRPr="00C52832">
        <w:rPr>
          <w:lang w:val="en-GB"/>
          <w:rPrChange w:id="1778" w:author="Nabera  Abhinandan" w:date="2023-03-08T18:41:00Z">
            <w:rPr>
              <w:lang w:val="en-US"/>
            </w:rPr>
          </w:rPrChange>
        </w:rPr>
        <w:instrText xml:space="preserve"> ADDIN ZOTERO_ITEM CSL_CITATION {"citationID":"h6UgAJzl","properties":{"formattedCitation":"\\super 40\\nosupersub{}","plainCitation":"40","noteIndex":0},"citationItems":[{"id":1155,"uris":["http://zotero.org/users/9157291/items/WE7RN482"],"itemData":{"id":1155,"type":"article-journal","abstract":"In this work, we developed a framework for CO2 capture and utilization for energy products (CCU4E) and examined techno-economic and environmental performance in different scenarios. The framework includes process synthesis and design, process simulation, and modeling toward the technical, economic, and environmental performance of the CO2-to-fuel pathway. Based on the 72 CO2-to-fuel pathways examined, we discussed the trade-off between economic output (via the unit production cost of fuels) and environmental impact (via net CO2 equivalent emissions). In addition, an optimization model was used to identify the optimal pathway and the decision to use conventional (black) or renewable (green) hydrogen in different scenarios. An extended sensitivity analysis was performed to understand the important role of H2 in the mitigation of CO2eq and its economic potential, globally and locally, as well as the prospect of future CO2-based fuels. This study provides practical decision-making strategies to major carbon-emitting countries to make decisions on using domestic resources to balance economics and environmental protection in the CCU4E framework. The green hydrogen price is revealed as the key factor in future CCU4E by allowing a huge reduction in CO2eq emissions at a more stable and lower price.","container-title":"Energy &amp; Environmental Science","DOI":"10.1039/D1EE01444G","ISSN":"1754-5706","issue":"1","journalAbbreviation":"Energy Environ. Sci.","language":"en","note":"publisher: The Royal Society of Chemistry","page":"169-184","source":"pubs.rsc.org","title":"A CO2 utilization framework for liquid fuels and chemical production: techno-economic and environmental analysis","title-short":"A CO2 utilization framework for liquid fuels and chemical production","volume":"15","author":[{"family":"Do","given":"Thai Ngan"},{"family":"You","given":"Chanhee"},{"family":"Kim","given":"Jiyong"}],"issued":{"date-parts":[["2022",1,19]]}}}],"schema":"https://github.com/citation-style-language/schema/raw/master/csl-citation.json"} </w:instrText>
      </w:r>
      <w:r w:rsidRPr="00C52832">
        <w:rPr>
          <w:lang w:val="en-GB"/>
          <w:rPrChange w:id="1779" w:author="Nabera  Abhinandan" w:date="2023-03-08T18:41:00Z">
            <w:rPr/>
          </w:rPrChange>
        </w:rPr>
        <w:fldChar w:fldCharType="separate"/>
      </w:r>
      <w:r w:rsidR="00373CEC" w:rsidRPr="00C52832">
        <w:rPr>
          <w:rFonts w:ascii="Calibri" w:hAnsi="Calibri" w:cs="Calibri"/>
          <w:szCs w:val="24"/>
          <w:vertAlign w:val="superscript"/>
          <w:lang w:val="en-GB"/>
          <w:rPrChange w:id="1780" w:author="Nabera  Abhinandan" w:date="2023-03-08T18:41:00Z">
            <w:rPr>
              <w:rFonts w:ascii="Calibri" w:hAnsi="Calibri" w:cs="Calibri"/>
              <w:szCs w:val="24"/>
              <w:vertAlign w:val="superscript"/>
              <w:lang w:val="en-US"/>
            </w:rPr>
          </w:rPrChange>
        </w:rPr>
        <w:t>40</w:t>
      </w:r>
      <w:r w:rsidRPr="00C52832">
        <w:rPr>
          <w:lang w:val="en-GB"/>
          <w:rPrChange w:id="1781" w:author="Nabera  Abhinandan" w:date="2023-03-08T18:41:00Z">
            <w:rPr/>
          </w:rPrChange>
        </w:rPr>
        <w:fldChar w:fldCharType="end"/>
      </w:r>
      <w:r w:rsidRPr="00C52832">
        <w:rPr>
          <w:lang w:val="en-GB"/>
          <w:rPrChange w:id="1782" w:author="Nabera  Abhinandan" w:date="2023-03-08T18:41:00Z">
            <w:rPr>
              <w:lang w:val="en-US"/>
            </w:rPr>
          </w:rPrChange>
        </w:rPr>
        <w:t>.</w:t>
      </w:r>
      <w:ins w:id="1783" w:author="Nabera  Abhinandan" w:date="2023-03-08T17:29:00Z">
        <w:r w:rsidR="00DA15A0" w:rsidRPr="00D24C8D">
          <w:rPr>
            <w:lang w:val="en-GB"/>
          </w:rPr>
          <w:t xml:space="preserve"> </w:t>
        </w:r>
      </w:ins>
      <w:del w:id="1784" w:author="Nabera  Abhinandan" w:date="2023-03-08T17:29:00Z">
        <w:r w:rsidRPr="00C52832" w:rsidDel="00DA15A0">
          <w:rPr>
            <w:lang w:val="en-GB"/>
            <w:rPrChange w:id="1785" w:author="Nabera  Abhinandan" w:date="2023-03-08T18:41:00Z">
              <w:rPr>
                <w:lang w:val="en-US"/>
              </w:rPr>
            </w:rPrChange>
          </w:rPr>
          <w:delText xml:space="preserve"> Similarly, forecasts also indicate a </w:delText>
        </w:r>
      </w:del>
      <w:del w:id="1786" w:author="Nabera  Abhinandan" w:date="2023-03-03T11:15:00Z">
        <w:r w:rsidRPr="00C52832" w:rsidDel="00F52619">
          <w:rPr>
            <w:lang w:val="en-GB"/>
            <w:rPrChange w:id="1787" w:author="Nabera  Abhinandan" w:date="2023-03-08T18:41:00Z">
              <w:rPr>
                <w:lang w:val="en-US"/>
              </w:rPr>
            </w:rPrChange>
          </w:rPr>
          <w:delText xml:space="preserve">strong </w:delText>
        </w:r>
      </w:del>
      <w:del w:id="1788" w:author="Nabera  Abhinandan" w:date="2023-03-08T17:29:00Z">
        <w:r w:rsidRPr="00C52832" w:rsidDel="00DA15A0">
          <w:rPr>
            <w:lang w:val="en-GB"/>
            <w:rPrChange w:id="1789" w:author="Nabera  Abhinandan" w:date="2023-03-08T18:41:00Z">
              <w:rPr>
                <w:lang w:val="en-US"/>
              </w:rPr>
            </w:rPrChange>
          </w:rPr>
          <w:delText xml:space="preserve">decrease in the </w:delText>
        </w:r>
      </w:del>
      <w:del w:id="1790" w:author="Nabera  Abhinandan" w:date="2023-03-03T11:16:00Z">
        <w:r w:rsidRPr="00C52832" w:rsidDel="007E0C93">
          <w:rPr>
            <w:lang w:val="en-GB"/>
            <w:rPrChange w:id="1791" w:author="Nabera  Abhinandan" w:date="2023-03-08T18:41:00Z">
              <w:rPr>
                <w:lang w:val="en-US"/>
              </w:rPr>
            </w:rPrChange>
          </w:rPr>
          <w:delText xml:space="preserve">cost </w:delText>
        </w:r>
      </w:del>
      <w:del w:id="1792" w:author="Nabera  Abhinandan" w:date="2023-03-08T17:29:00Z">
        <w:r w:rsidRPr="00C52832" w:rsidDel="00DA15A0">
          <w:rPr>
            <w:lang w:val="en-GB"/>
            <w:rPrChange w:id="1793" w:author="Nabera  Abhinandan" w:date="2023-03-08T18:41:00Z">
              <w:rPr>
                <w:lang w:val="en-US"/>
              </w:rPr>
            </w:rPrChange>
          </w:rPr>
          <w:delText xml:space="preserve">of solar PV-based electrolytic hydrogen and </w:delText>
        </w:r>
      </w:del>
      <w:del w:id="1794" w:author="Nabera  Abhinandan" w:date="2023-03-02T17:19:00Z">
        <w:r w:rsidRPr="00C52832" w:rsidDel="00C42DC2">
          <w:rPr>
            <w:lang w:val="en-GB"/>
            <w:rPrChange w:id="1795" w:author="Nabera  Abhinandan" w:date="2023-03-08T18:41:00Z">
              <w:rPr>
                <w:lang w:val="en-US"/>
              </w:rPr>
            </w:rPrChange>
          </w:rPr>
          <w:delText xml:space="preserve">electrolyzers </w:delText>
        </w:r>
      </w:del>
      <w:del w:id="1796" w:author="Nabera  Abhinandan" w:date="2023-03-08T17:29:00Z">
        <w:r w:rsidRPr="00C52832" w:rsidDel="00DA15A0">
          <w:rPr>
            <w:lang w:val="en-GB"/>
            <w:rPrChange w:id="1797" w:author="Nabera  Abhinandan" w:date="2023-03-08T18:41:00Z">
              <w:rPr>
                <w:lang w:val="en-US"/>
              </w:rPr>
            </w:rPrChange>
          </w:rPr>
          <w:delText>over the next decade</w:delText>
        </w:r>
        <w:r w:rsidRPr="00C52832" w:rsidDel="00DA15A0">
          <w:rPr>
            <w:rFonts w:cstheme="minorHAnsi"/>
            <w:lang w:val="en-GB"/>
            <w:rPrChange w:id="1798" w:author="Nabera  Abhinandan" w:date="2023-03-08T18:41:00Z">
              <w:rPr>
                <w:rFonts w:cstheme="minorHAnsi"/>
              </w:rPr>
            </w:rPrChange>
          </w:rPr>
          <w:fldChar w:fldCharType="begin"/>
        </w:r>
        <w:r w:rsidR="00373CEC" w:rsidRPr="00C52832" w:rsidDel="00DA15A0">
          <w:rPr>
            <w:rFonts w:cstheme="minorHAnsi"/>
            <w:lang w:val="en-GB"/>
            <w:rPrChange w:id="1799" w:author="Nabera  Abhinandan" w:date="2023-03-08T18:41:00Z">
              <w:rPr>
                <w:rFonts w:cstheme="minorHAnsi"/>
                <w:lang w:val="en-US"/>
              </w:rPr>
            </w:rPrChange>
          </w:rPr>
          <w:delInstrText xml:space="preserve"> ADDIN ZOTERO_ITEM CSL_CITATION {"citationID":"voltNIfm","properties":{"formattedCitation":"\\super 39\\nosupersub{}","plainCitation":"39","noteIndex":0},"citationItems":[{"id":17597,"uris":["http://zotero.org/users/9157291/items/ASFLIA5W"],"itemData":{"id":17597,"type":"article-journal","container-title":"Joule","DOI":"10.1016/j.joule.2022.08.009","ISSN":"2542-4785,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delInstrText>
        </w:r>
        <w:r w:rsidRPr="00C52832" w:rsidDel="00DA15A0">
          <w:rPr>
            <w:rFonts w:cstheme="minorHAnsi"/>
            <w:lang w:val="en-GB"/>
            <w:rPrChange w:id="1800" w:author="Nabera  Abhinandan" w:date="2023-03-08T18:41:00Z">
              <w:rPr>
                <w:rFonts w:cstheme="minorHAnsi"/>
              </w:rPr>
            </w:rPrChange>
          </w:rPr>
          <w:fldChar w:fldCharType="separate"/>
        </w:r>
        <w:r w:rsidR="00373CEC" w:rsidRPr="00C52832" w:rsidDel="00DA15A0">
          <w:rPr>
            <w:rFonts w:ascii="Calibri" w:hAnsi="Calibri" w:cs="Calibri"/>
            <w:szCs w:val="24"/>
            <w:vertAlign w:val="superscript"/>
            <w:lang w:val="en-GB"/>
            <w:rPrChange w:id="1801" w:author="Nabera  Abhinandan" w:date="2023-03-08T18:41:00Z">
              <w:rPr>
                <w:rFonts w:ascii="Calibri" w:hAnsi="Calibri" w:cs="Calibri"/>
                <w:szCs w:val="24"/>
                <w:vertAlign w:val="superscript"/>
                <w:lang w:val="en-US"/>
              </w:rPr>
            </w:rPrChange>
          </w:rPr>
          <w:delText>39</w:delText>
        </w:r>
        <w:r w:rsidRPr="00C52832" w:rsidDel="00DA15A0">
          <w:rPr>
            <w:rFonts w:cstheme="minorHAnsi"/>
            <w:lang w:val="en-GB"/>
            <w:rPrChange w:id="1802" w:author="Nabera  Abhinandan" w:date="2023-03-08T18:41:00Z">
              <w:rPr>
                <w:rFonts w:cstheme="minorHAnsi"/>
              </w:rPr>
            </w:rPrChange>
          </w:rPr>
          <w:fldChar w:fldCharType="end"/>
        </w:r>
        <w:r w:rsidRPr="00C52832" w:rsidDel="00DA15A0">
          <w:rPr>
            <w:lang w:val="en-GB"/>
            <w:rPrChange w:id="1803" w:author="Nabera  Abhinandan" w:date="2023-03-08T18:41:00Z">
              <w:rPr>
                <w:lang w:val="en-US"/>
              </w:rPr>
            </w:rPrChange>
          </w:rPr>
          <w:delText xml:space="preserve">. </w:delText>
        </w:r>
      </w:del>
      <w:del w:id="1804" w:author="Nabera  Abhinandan" w:date="2023-03-03T11:16:00Z">
        <w:r w:rsidRPr="00C52832" w:rsidDel="00024236">
          <w:rPr>
            <w:rFonts w:cstheme="minorHAnsi"/>
            <w:lang w:val="en-GB"/>
            <w:rPrChange w:id="1805" w:author="Nabera  Abhinandan" w:date="2023-03-08T18:41:00Z">
              <w:rPr>
                <w:rFonts w:cstheme="minorHAnsi"/>
                <w:lang w:val="en-US"/>
              </w:rPr>
            </w:rPrChange>
          </w:rPr>
          <w:delText>Hence, it seems sensible to think that ammonia production from wind-based electrolytic hydrogen could be cost</w:delText>
        </w:r>
        <w:r w:rsidRPr="00C52832" w:rsidDel="00024236">
          <w:rPr>
            <w:rFonts w:cstheme="minorHAnsi"/>
            <w:lang w:val="en-GB"/>
            <w:rPrChange w:id="1806" w:author="Nabera  Abhinandan" w:date="2023-03-08T18:41:00Z">
              <w:rPr>
                <w:rFonts w:cstheme="minorHAnsi"/>
                <w:lang w:val="en-US"/>
              </w:rPr>
            </w:rPrChange>
          </w:rPr>
          <w:noBreakHyphen/>
          <w:delText>competitive in the foreseeable future in Europe.</w:delText>
        </w:r>
      </w:del>
    </w:p>
    <w:p w14:paraId="3B7F84DE" w14:textId="77777777" w:rsidR="00024236" w:rsidRPr="00C52832" w:rsidRDefault="00024236" w:rsidP="00577897">
      <w:pPr>
        <w:jc w:val="both"/>
        <w:rPr>
          <w:ins w:id="1807" w:author="Nabera  Abhinandan" w:date="2023-03-03T11:16:00Z"/>
          <w:rFonts w:cstheme="minorHAnsi"/>
          <w:lang w:val="en-GB"/>
          <w:rPrChange w:id="1808" w:author="Nabera  Abhinandan" w:date="2023-03-08T18:41:00Z">
            <w:rPr>
              <w:ins w:id="1809" w:author="Nabera  Abhinandan" w:date="2023-03-03T11:16:00Z"/>
              <w:rFonts w:cstheme="minorHAnsi"/>
              <w:lang w:val="en-US"/>
            </w:rPr>
          </w:rPrChange>
        </w:rPr>
      </w:pPr>
    </w:p>
    <w:p w14:paraId="47AC11E1" w14:textId="14538F71" w:rsidR="00E15608" w:rsidRPr="00C52832" w:rsidRDefault="00E15608" w:rsidP="00577897">
      <w:pPr>
        <w:jc w:val="both"/>
        <w:rPr>
          <w:rFonts w:cstheme="minorHAnsi"/>
          <w:lang w:val="en-GB"/>
          <w:rPrChange w:id="1810" w:author="Nabera  Abhinandan" w:date="2023-03-08T18:41:00Z">
            <w:rPr>
              <w:rFonts w:cstheme="minorHAnsi"/>
              <w:lang w:val="en-US"/>
            </w:rPr>
          </w:rPrChange>
        </w:rPr>
      </w:pPr>
      <w:del w:id="1811" w:author="Nabera  Abhinandan" w:date="2023-03-08T17:45:00Z">
        <w:r w:rsidRPr="00C52832" w:rsidDel="00FD02DF">
          <w:rPr>
            <w:rFonts w:cstheme="minorHAnsi"/>
            <w:lang w:val="en-GB"/>
            <w:rPrChange w:id="1812" w:author="Nabera  Abhinandan" w:date="2023-03-08T18:41:00Z">
              <w:rPr>
                <w:rFonts w:cstheme="minorHAnsi"/>
                <w:lang w:val="en-US"/>
              </w:rPr>
            </w:rPrChange>
          </w:rPr>
          <w:delText>The p</w:delText>
        </w:r>
      </w:del>
      <w:ins w:id="1813" w:author="Nabera  Abhinandan" w:date="2023-03-08T17:45:00Z">
        <w:r w:rsidR="00FD02DF" w:rsidRPr="00D24C8D">
          <w:rPr>
            <w:rFonts w:cstheme="minorHAnsi"/>
            <w:lang w:val="en-GB"/>
          </w:rPr>
          <w:t>P</w:t>
        </w:r>
      </w:ins>
      <w:r w:rsidRPr="00C52832">
        <w:rPr>
          <w:rFonts w:cstheme="minorHAnsi"/>
          <w:lang w:val="en-GB"/>
          <w:rPrChange w:id="1814" w:author="Nabera  Abhinandan" w:date="2023-03-08T18:41:00Z">
            <w:rPr>
              <w:rFonts w:cstheme="minorHAnsi"/>
              <w:lang w:val="en-US"/>
            </w:rPr>
          </w:rPrChange>
        </w:rPr>
        <w:t>roduction costs of chemicals have been historically higher in Europe than in other regions</w:t>
      </w:r>
      <w:ins w:id="1815" w:author="Nabera  Abhinandan" w:date="2023-03-08T17:47:00Z">
        <w:r w:rsidR="00306A95" w:rsidRPr="00D24C8D">
          <w:rPr>
            <w:rFonts w:cstheme="minorHAnsi"/>
            <w:lang w:val="en-GB"/>
          </w:rPr>
          <w:t>,</w:t>
        </w:r>
      </w:ins>
      <w:del w:id="1816" w:author="Nabera  Abhinandan" w:date="2023-03-08T17:42:00Z">
        <w:r w:rsidRPr="00C52832" w:rsidDel="00F9276A">
          <w:rPr>
            <w:rFonts w:cstheme="minorHAnsi"/>
            <w:lang w:val="en-GB"/>
            <w:rPrChange w:id="1817" w:author="Nabera  Abhinandan" w:date="2023-03-08T18:41:00Z">
              <w:rPr>
                <w:rFonts w:cstheme="minorHAnsi"/>
                <w:lang w:val="en-US"/>
              </w:rPr>
            </w:rPrChange>
          </w:rPr>
          <w:delText xml:space="preserve"> like U.S., Russia, or Saudi Arabia,</w:delText>
        </w:r>
      </w:del>
      <w:r w:rsidRPr="00C52832">
        <w:rPr>
          <w:rFonts w:cstheme="minorHAnsi"/>
          <w:lang w:val="en-GB"/>
          <w:rPrChange w:id="1818" w:author="Nabera  Abhinandan" w:date="2023-03-08T18:41:00Z">
            <w:rPr>
              <w:rFonts w:cstheme="minorHAnsi"/>
              <w:lang w:val="en-US"/>
            </w:rPr>
          </w:rPrChange>
        </w:rPr>
        <w:t xml:space="preserve"> primarily due to higher </w:t>
      </w:r>
      <w:del w:id="1819" w:author="Nabera  Abhinandan" w:date="2023-03-02T17:19:00Z">
        <w:r w:rsidRPr="00C52832" w:rsidDel="00C42DC2">
          <w:rPr>
            <w:rFonts w:cstheme="minorHAnsi"/>
            <w:lang w:val="en-GB"/>
            <w:rPrChange w:id="1820" w:author="Nabera  Abhinandan" w:date="2023-03-08T18:41:00Z">
              <w:rPr>
                <w:rFonts w:cstheme="minorHAnsi"/>
                <w:lang w:val="en-US"/>
              </w:rPr>
            </w:rPrChange>
          </w:rPr>
          <w:delText>labor</w:delText>
        </w:r>
      </w:del>
      <w:ins w:id="1821" w:author="Nabera  Abhinandan" w:date="2023-03-02T17:19:00Z">
        <w:r w:rsidR="00C42DC2" w:rsidRPr="00D24C8D">
          <w:rPr>
            <w:rFonts w:cstheme="minorHAnsi"/>
            <w:lang w:val="en-GB"/>
          </w:rPr>
          <w:t>labour</w:t>
        </w:r>
      </w:ins>
      <w:r w:rsidRPr="00C52832">
        <w:rPr>
          <w:rFonts w:cstheme="minorHAnsi"/>
          <w:lang w:val="en-GB"/>
          <w:rPrChange w:id="1822" w:author="Nabera  Abhinandan" w:date="2023-03-08T18:41:00Z">
            <w:rPr>
              <w:rFonts w:cstheme="minorHAnsi"/>
              <w:lang w:val="en-US"/>
            </w:rPr>
          </w:rPrChange>
        </w:rPr>
        <w:t xml:space="preserve"> and feedstock costs</w:t>
      </w:r>
      <w:r w:rsidRPr="00C52832">
        <w:rPr>
          <w:rFonts w:cstheme="minorHAnsi"/>
          <w:lang w:val="en-GB"/>
          <w:rPrChange w:id="1823" w:author="Nabera  Abhinandan" w:date="2023-03-08T18:41:00Z">
            <w:rPr>
              <w:rFonts w:cstheme="minorHAnsi"/>
            </w:rPr>
          </w:rPrChange>
        </w:rPr>
        <w:fldChar w:fldCharType="begin"/>
      </w:r>
      <w:r w:rsidR="00373CEC" w:rsidRPr="00C52832">
        <w:rPr>
          <w:rFonts w:cstheme="minorHAnsi"/>
          <w:lang w:val="en-GB"/>
          <w:rPrChange w:id="1824" w:author="Nabera  Abhinandan" w:date="2023-03-08T18:41:00Z">
            <w:rPr>
              <w:rFonts w:cstheme="minorHAnsi"/>
              <w:lang w:val="en-US"/>
            </w:rPr>
          </w:rPrChange>
        </w:rPr>
        <w:instrText xml:space="preserve"> ADDIN ZOTERO_ITEM CSL_CITATION {"citationID":"qowpZTcy","properties":{"formattedCitation":"\\super 41\\nosupersub{}","plainCitation":"41","noteIndex":0},"citationItems":[{"id":14036,"uris":["http://zotero.org/users/9157291/items/97IRYBPV"],"itemData":{"id":14036,"type":"article-journal","abstract":"Our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Reviews","DOI":"10.1016/j.rser.2016.02.021","ISSN":"1364-0321","journalAbbreviation":"Renewable and Sustainable Energy Reviews","language":"en","page":"1205-1212","source":"ScienceDirect","title":"Production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sidRPr="00C52832">
        <w:rPr>
          <w:rFonts w:cstheme="minorHAnsi"/>
          <w:lang w:val="en-GB"/>
          <w:rPrChange w:id="1825" w:author="Nabera  Abhinandan" w:date="2023-03-08T18:41:00Z">
            <w:rPr>
              <w:rFonts w:cstheme="minorHAnsi"/>
            </w:rPr>
          </w:rPrChange>
        </w:rPr>
        <w:fldChar w:fldCharType="separate"/>
      </w:r>
      <w:r w:rsidR="00373CEC" w:rsidRPr="00C52832">
        <w:rPr>
          <w:rFonts w:ascii="Calibri" w:hAnsi="Calibri" w:cs="Calibri"/>
          <w:szCs w:val="24"/>
          <w:vertAlign w:val="superscript"/>
          <w:lang w:val="en-GB"/>
          <w:rPrChange w:id="1826" w:author="Nabera  Abhinandan" w:date="2023-03-08T18:41:00Z">
            <w:rPr>
              <w:rFonts w:ascii="Calibri" w:hAnsi="Calibri" w:cs="Calibri"/>
              <w:szCs w:val="24"/>
              <w:vertAlign w:val="superscript"/>
              <w:lang w:val="en-US"/>
            </w:rPr>
          </w:rPrChange>
        </w:rPr>
        <w:t>41</w:t>
      </w:r>
      <w:r w:rsidRPr="00C52832">
        <w:rPr>
          <w:rFonts w:cstheme="minorHAnsi"/>
          <w:lang w:val="en-GB"/>
          <w:rPrChange w:id="1827" w:author="Nabera  Abhinandan" w:date="2023-03-08T18:41:00Z">
            <w:rPr>
              <w:rFonts w:cstheme="minorHAnsi"/>
            </w:rPr>
          </w:rPrChange>
        </w:rPr>
        <w:fldChar w:fldCharType="end"/>
      </w:r>
      <w:r w:rsidRPr="00C52832">
        <w:rPr>
          <w:rFonts w:cstheme="minorHAnsi"/>
          <w:lang w:val="en-GB"/>
          <w:rPrChange w:id="1828" w:author="Nabera  Abhinandan" w:date="2023-03-08T18:41:00Z">
            <w:rPr>
              <w:rFonts w:cstheme="minorHAnsi"/>
              <w:lang w:val="en-US"/>
            </w:rPr>
          </w:rPrChange>
        </w:rPr>
        <w:t xml:space="preserve">. </w:t>
      </w:r>
      <w:ins w:id="1829" w:author="Nabera  Abhinandan" w:date="2023-03-08T17:47:00Z">
        <w:r w:rsidR="00306A95" w:rsidRPr="00D24C8D">
          <w:rPr>
            <w:rFonts w:cstheme="minorHAnsi"/>
            <w:lang w:val="en-GB"/>
          </w:rPr>
          <w:t xml:space="preserve">The </w:t>
        </w:r>
      </w:ins>
      <w:del w:id="1830" w:author="Nabera  Abhinandan" w:date="2023-03-08T17:45:00Z">
        <w:r w:rsidRPr="00C52832" w:rsidDel="00FD02DF">
          <w:rPr>
            <w:rFonts w:cstheme="minorHAnsi"/>
            <w:lang w:val="en-GB"/>
            <w:rPrChange w:id="1831" w:author="Nabera  Abhinandan" w:date="2023-03-08T18:41:00Z">
              <w:rPr>
                <w:rFonts w:cstheme="minorHAnsi"/>
                <w:lang w:val="en-US"/>
              </w:rPr>
            </w:rPrChange>
          </w:rPr>
          <w:delText>The d</w:delText>
        </w:r>
      </w:del>
      <w:ins w:id="1832" w:author="Nabera  Abhinandan" w:date="2023-03-08T17:47:00Z">
        <w:r w:rsidR="00306A95" w:rsidRPr="00D24C8D">
          <w:rPr>
            <w:rFonts w:cstheme="minorHAnsi"/>
            <w:lang w:val="en-GB"/>
          </w:rPr>
          <w:t>d</w:t>
        </w:r>
      </w:ins>
      <w:r w:rsidRPr="00C52832">
        <w:rPr>
          <w:rFonts w:cstheme="minorHAnsi"/>
          <w:lang w:val="en-GB"/>
          <w:rPrChange w:id="1833" w:author="Nabera  Abhinandan" w:date="2023-03-08T18:41:00Z">
            <w:rPr>
              <w:rFonts w:cstheme="minorHAnsi"/>
              <w:lang w:val="en-US"/>
            </w:rPr>
          </w:rPrChange>
        </w:rPr>
        <w:t xml:space="preserve">isruption of the global energy market </w:t>
      </w:r>
      <w:del w:id="1834" w:author="Nabera  Abhinandan" w:date="2023-03-08T17:51:00Z">
        <w:r w:rsidRPr="00C52832" w:rsidDel="00D13452">
          <w:rPr>
            <w:rFonts w:cstheme="minorHAnsi"/>
            <w:lang w:val="en-GB"/>
            <w:rPrChange w:id="1835" w:author="Nabera  Abhinandan" w:date="2023-03-08T18:41:00Z">
              <w:rPr>
                <w:rFonts w:cstheme="minorHAnsi"/>
                <w:lang w:val="en-US"/>
              </w:rPr>
            </w:rPrChange>
          </w:rPr>
          <w:delText xml:space="preserve">in 2022 </w:delText>
        </w:r>
      </w:del>
      <w:r w:rsidRPr="00C52832">
        <w:rPr>
          <w:rFonts w:cstheme="minorHAnsi"/>
          <w:lang w:val="en-GB"/>
          <w:rPrChange w:id="1836" w:author="Nabera  Abhinandan" w:date="2023-03-08T18:41:00Z">
            <w:rPr>
              <w:rFonts w:cstheme="minorHAnsi"/>
              <w:lang w:val="en-US"/>
            </w:rPr>
          </w:rPrChange>
        </w:rPr>
        <w:t>has further exacerbated this gap</w:t>
      </w:r>
      <w:del w:id="1837" w:author="Nabera  Abhinandan" w:date="2023-03-08T17:43:00Z">
        <w:r w:rsidRPr="00C52832" w:rsidDel="004C54A2">
          <w:rPr>
            <w:rFonts w:cstheme="minorHAnsi"/>
            <w:lang w:val="en-GB"/>
            <w:rPrChange w:id="1838" w:author="Nabera  Abhinandan" w:date="2023-03-08T18:41:00Z">
              <w:rPr>
                <w:rFonts w:cstheme="minorHAnsi"/>
                <w:lang w:val="en-US"/>
              </w:rPr>
            </w:rPrChange>
          </w:rPr>
          <w:delText xml:space="preserve"> since other regions have faced less fluctuation in energy prices due to lower dependence on imports</w:delText>
        </w:r>
      </w:del>
      <w:r w:rsidRPr="00C52832">
        <w:rPr>
          <w:rFonts w:cstheme="minorHAnsi"/>
          <w:lang w:val="en-GB"/>
          <w:rPrChange w:id="1839" w:author="Nabera  Abhinandan" w:date="2023-03-08T18:41:00Z">
            <w:rPr>
              <w:rFonts w:cstheme="minorHAnsi"/>
            </w:rPr>
          </w:rPrChange>
        </w:rPr>
        <w:fldChar w:fldCharType="begin"/>
      </w:r>
      <w:r w:rsidR="00373CEC" w:rsidRPr="00C52832">
        <w:rPr>
          <w:rFonts w:cstheme="minorHAnsi"/>
          <w:lang w:val="en-GB"/>
          <w:rPrChange w:id="1840" w:author="Nabera  Abhinandan" w:date="2023-03-08T18:41:00Z">
            <w:rPr>
              <w:rFonts w:cstheme="minorHAnsi"/>
              <w:lang w:val="en-US"/>
            </w:rPr>
          </w:rPrChange>
        </w:rPr>
        <w:instrText xml:space="preserve"> ADDIN ZOTERO_ITEM CSL_CITATION {"citationID":"I7dOfOej","properties":{"formattedCitation":"\\super 27\\nosupersub{}","plainCitation":"27","noteIndex":0},"citationItems":[{"id":21432,"uris":["http://zotero.org/users/9157291/items/ASL4MQPD"],"itemData":{"id":21432,"type":"report","event-place":"Washington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Pr="00C52832">
        <w:rPr>
          <w:rFonts w:cstheme="minorHAnsi"/>
          <w:lang w:val="en-GB"/>
          <w:rPrChange w:id="1841" w:author="Nabera  Abhinandan" w:date="2023-03-08T18:41:00Z">
            <w:rPr>
              <w:rFonts w:cstheme="minorHAnsi"/>
            </w:rPr>
          </w:rPrChange>
        </w:rPr>
        <w:fldChar w:fldCharType="separate"/>
      </w:r>
      <w:r w:rsidR="00373CEC" w:rsidRPr="00C52832">
        <w:rPr>
          <w:rFonts w:ascii="Calibri" w:hAnsi="Calibri" w:cs="Calibri"/>
          <w:szCs w:val="24"/>
          <w:vertAlign w:val="superscript"/>
          <w:lang w:val="en-GB"/>
          <w:rPrChange w:id="1842" w:author="Nabera  Abhinandan" w:date="2023-03-08T18:41:00Z">
            <w:rPr>
              <w:rFonts w:ascii="Calibri" w:hAnsi="Calibri" w:cs="Calibri"/>
              <w:szCs w:val="24"/>
              <w:vertAlign w:val="superscript"/>
              <w:lang w:val="en-US"/>
            </w:rPr>
          </w:rPrChange>
        </w:rPr>
        <w:t>27</w:t>
      </w:r>
      <w:r w:rsidRPr="00C52832">
        <w:rPr>
          <w:rFonts w:cstheme="minorHAnsi"/>
          <w:lang w:val="en-GB"/>
          <w:rPrChange w:id="1843" w:author="Nabera  Abhinandan" w:date="2023-03-08T18:41:00Z">
            <w:rPr>
              <w:rFonts w:cstheme="minorHAnsi"/>
            </w:rPr>
          </w:rPrChange>
        </w:rPr>
        <w:fldChar w:fldCharType="end"/>
      </w:r>
      <w:r w:rsidRPr="00C52832">
        <w:rPr>
          <w:rFonts w:cstheme="minorHAnsi"/>
          <w:lang w:val="en-GB"/>
          <w:rPrChange w:id="1844" w:author="Nabera  Abhinandan" w:date="2023-03-08T18:41:00Z">
            <w:rPr>
              <w:rFonts w:cstheme="minorHAnsi"/>
              <w:lang w:val="en-US"/>
            </w:rPr>
          </w:rPrChange>
        </w:rPr>
        <w:t xml:space="preserve">. For </w:t>
      </w:r>
      <w:ins w:id="1845" w:author="Nabera  Abhinandan" w:date="2023-03-08T17:43:00Z">
        <w:r w:rsidR="00BE4068" w:rsidRPr="00D24C8D">
          <w:rPr>
            <w:rFonts w:cstheme="minorHAnsi"/>
            <w:lang w:val="en-GB"/>
          </w:rPr>
          <w:t>instance</w:t>
        </w:r>
      </w:ins>
      <w:del w:id="1846" w:author="Nabera  Abhinandan" w:date="2023-03-08T17:43:00Z">
        <w:r w:rsidRPr="00C52832" w:rsidDel="00BE4068">
          <w:rPr>
            <w:rFonts w:cstheme="minorHAnsi"/>
            <w:lang w:val="en-GB"/>
            <w:rPrChange w:id="1847" w:author="Nabera  Abhinandan" w:date="2023-03-08T18:41:00Z">
              <w:rPr>
                <w:rFonts w:cstheme="minorHAnsi"/>
                <w:lang w:val="en-US"/>
              </w:rPr>
            </w:rPrChange>
          </w:rPr>
          <w:delText>example</w:delText>
        </w:r>
      </w:del>
      <w:r w:rsidRPr="00C52832">
        <w:rPr>
          <w:rFonts w:cstheme="minorHAnsi"/>
          <w:lang w:val="en-GB"/>
          <w:rPrChange w:id="1848" w:author="Nabera  Abhinandan" w:date="2023-03-08T18:41:00Z">
            <w:rPr>
              <w:rFonts w:cstheme="minorHAnsi"/>
              <w:lang w:val="en-US"/>
            </w:rPr>
          </w:rPrChange>
        </w:rPr>
        <w:t xml:space="preserve">, between 2020 and 2022, the natural gas price increased by a factor of 1.6 in the U.S. compared </w:t>
      </w:r>
      <w:del w:id="1849" w:author="Nabera  Abhinandan" w:date="2023-03-08T17:43:00Z">
        <w:r w:rsidRPr="00C52832" w:rsidDel="005E4282">
          <w:rPr>
            <w:rFonts w:cstheme="minorHAnsi"/>
            <w:lang w:val="en-GB"/>
            <w:rPrChange w:id="1850" w:author="Nabera  Abhinandan" w:date="2023-03-08T18:41:00Z">
              <w:rPr>
                <w:rFonts w:cstheme="minorHAnsi"/>
                <w:lang w:val="en-US"/>
              </w:rPr>
            </w:rPrChange>
          </w:rPr>
          <w:delText>with</w:delText>
        </w:r>
      </w:del>
      <w:ins w:id="1851" w:author="Nabera  Abhinandan" w:date="2023-03-08T17:43:00Z">
        <w:r w:rsidR="005E4282" w:rsidRPr="00D24C8D">
          <w:rPr>
            <w:rFonts w:cstheme="minorHAnsi"/>
            <w:lang w:val="en-GB"/>
          </w:rPr>
          <w:t>to</w:t>
        </w:r>
      </w:ins>
      <w:r w:rsidRPr="00C52832">
        <w:rPr>
          <w:rFonts w:cstheme="minorHAnsi"/>
          <w:lang w:val="en-GB"/>
          <w:rPrChange w:id="1852" w:author="Nabera  Abhinandan" w:date="2023-03-08T18:41:00Z">
            <w:rPr>
              <w:rFonts w:cstheme="minorHAnsi"/>
              <w:lang w:val="en-US"/>
            </w:rPr>
          </w:rPrChange>
        </w:rPr>
        <w:t xml:space="preserve"> 9.6 in Europe</w:t>
      </w:r>
      <w:r w:rsidRPr="00C52832">
        <w:rPr>
          <w:rFonts w:cstheme="minorHAnsi"/>
          <w:lang w:val="en-GB"/>
          <w:rPrChange w:id="1853" w:author="Nabera  Abhinandan" w:date="2023-03-08T18:41:00Z">
            <w:rPr>
              <w:rFonts w:cstheme="minorHAnsi"/>
            </w:rPr>
          </w:rPrChange>
        </w:rPr>
        <w:fldChar w:fldCharType="begin"/>
      </w:r>
      <w:r w:rsidR="00373CEC" w:rsidRPr="00C52832">
        <w:rPr>
          <w:rFonts w:cstheme="minorHAnsi"/>
          <w:lang w:val="en-GB"/>
          <w:rPrChange w:id="1854" w:author="Nabera  Abhinandan" w:date="2023-03-08T18:41:00Z">
            <w:rPr>
              <w:rFonts w:cstheme="minorHAnsi"/>
              <w:lang w:val="en-US"/>
            </w:rPr>
          </w:rPrChange>
        </w:rPr>
        <w:instrText xml:space="preserve"> ADDIN ZOTERO_ITEM CSL_CITATION {"citationID":"2cMQjTh2","properties":{"formattedCitation":"\\super 27\\nosupersub{}","plainCitation":"27","noteIndex":0},"citationItems":[{"id":21432,"uris":["http://zotero.org/users/9157291/items/ASL4MQPD"],"itemData":{"id":21432,"type":"report","event-place":"Washington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Pr="00C52832">
        <w:rPr>
          <w:rFonts w:cstheme="minorHAnsi"/>
          <w:lang w:val="en-GB"/>
          <w:rPrChange w:id="1855" w:author="Nabera  Abhinandan" w:date="2023-03-08T18:41:00Z">
            <w:rPr>
              <w:rFonts w:cstheme="minorHAnsi"/>
            </w:rPr>
          </w:rPrChange>
        </w:rPr>
        <w:fldChar w:fldCharType="separate"/>
      </w:r>
      <w:r w:rsidR="00373CEC" w:rsidRPr="00C52832">
        <w:rPr>
          <w:rFonts w:ascii="Calibri" w:hAnsi="Calibri" w:cs="Calibri"/>
          <w:szCs w:val="24"/>
          <w:vertAlign w:val="superscript"/>
          <w:lang w:val="en-GB"/>
          <w:rPrChange w:id="1856" w:author="Nabera  Abhinandan" w:date="2023-03-08T18:41:00Z">
            <w:rPr>
              <w:rFonts w:ascii="Calibri" w:hAnsi="Calibri" w:cs="Calibri"/>
              <w:szCs w:val="24"/>
              <w:vertAlign w:val="superscript"/>
              <w:lang w:val="en-US"/>
            </w:rPr>
          </w:rPrChange>
        </w:rPr>
        <w:t>27</w:t>
      </w:r>
      <w:r w:rsidRPr="00C52832">
        <w:rPr>
          <w:rFonts w:cstheme="minorHAnsi"/>
          <w:lang w:val="en-GB"/>
          <w:rPrChange w:id="1857" w:author="Nabera  Abhinandan" w:date="2023-03-08T18:41:00Z">
            <w:rPr>
              <w:rFonts w:cstheme="minorHAnsi"/>
            </w:rPr>
          </w:rPrChange>
        </w:rPr>
        <w:fldChar w:fldCharType="end"/>
      </w:r>
      <w:r w:rsidRPr="00C52832">
        <w:rPr>
          <w:rFonts w:cstheme="minorHAnsi"/>
          <w:lang w:val="en-GB"/>
          <w:rPrChange w:id="1858" w:author="Nabera  Abhinandan" w:date="2023-03-08T18:41:00Z">
            <w:rPr>
              <w:rFonts w:cstheme="minorHAnsi"/>
              <w:lang w:val="en-US"/>
            </w:rPr>
          </w:rPrChange>
        </w:rPr>
        <w:t xml:space="preserve">. </w:t>
      </w:r>
      <w:ins w:id="1859" w:author="Nabera  Abhinandan" w:date="2023-03-03T11:18:00Z">
        <w:r w:rsidR="008A27FB" w:rsidRPr="00D24C8D">
          <w:rPr>
            <w:rFonts w:cstheme="minorHAnsi"/>
            <w:lang w:val="en-GB"/>
          </w:rPr>
          <w:t xml:space="preserve">Within this context, the chemical industry may shift production to </w:t>
        </w:r>
        <w:r w:rsidR="008A27FB" w:rsidRPr="00547CC2">
          <w:rPr>
            <w:rFonts w:cstheme="minorHAnsi"/>
            <w:lang w:val="en-GB"/>
          </w:rPr>
          <w:t>low</w:t>
        </w:r>
      </w:ins>
      <w:ins w:id="1860" w:author="Nabera  Abhinandan" w:date="2023-03-08T17:44:00Z">
        <w:r w:rsidR="00073397" w:rsidRPr="00547CC2">
          <w:rPr>
            <w:rFonts w:cstheme="minorHAnsi"/>
            <w:lang w:val="en-GB"/>
          </w:rPr>
          <w:t>er</w:t>
        </w:r>
      </w:ins>
      <w:ins w:id="1861" w:author="Nabera  Abhinandan" w:date="2023-03-08T17:47:00Z">
        <w:r w:rsidR="00030972" w:rsidRPr="00C52832">
          <w:rPr>
            <w:rFonts w:cstheme="minorHAnsi"/>
            <w:lang w:val="en-GB"/>
          </w:rPr>
          <w:t>-</w:t>
        </w:r>
      </w:ins>
      <w:ins w:id="1862" w:author="Nabera  Abhinandan" w:date="2023-03-03T11:18:00Z">
        <w:r w:rsidR="008A27FB" w:rsidRPr="00C52832">
          <w:rPr>
            <w:rFonts w:cstheme="minorHAnsi"/>
            <w:lang w:val="en-GB"/>
          </w:rPr>
          <w:t>cost</w:t>
        </w:r>
      </w:ins>
      <w:ins w:id="1863" w:author="Nabera  Abhinandan" w:date="2023-03-08T17:48:00Z">
        <w:r w:rsidR="00030972" w:rsidRPr="00C52832">
          <w:rPr>
            <w:rFonts w:cstheme="minorHAnsi"/>
            <w:lang w:val="en-GB"/>
          </w:rPr>
          <w:t xml:space="preserve"> regions</w:t>
        </w:r>
      </w:ins>
      <w:ins w:id="1864" w:author="Nabera  Abhinandan" w:date="2023-03-03T11:18:00Z">
        <w:r w:rsidR="008A27FB" w:rsidRPr="00C52832">
          <w:rPr>
            <w:rFonts w:cstheme="minorHAnsi"/>
            <w:lang w:val="en-GB"/>
          </w:rPr>
          <w:t xml:space="preserve"> instead of deploying domestic green production routes.</w:t>
        </w:r>
      </w:ins>
      <w:del w:id="1865" w:author="Nabera  Abhinandan" w:date="2023-03-03T11:18:00Z">
        <w:r w:rsidRPr="00C52832" w:rsidDel="008A27FB">
          <w:rPr>
            <w:rFonts w:cstheme="minorHAnsi"/>
            <w:lang w:val="en-GB"/>
            <w:rPrChange w:id="1866" w:author="Nabera  Abhinandan" w:date="2023-03-08T18:41:00Z">
              <w:rPr>
                <w:rFonts w:cstheme="minorHAnsi"/>
                <w:lang w:val="en-US"/>
              </w:rPr>
            </w:rPrChange>
          </w:rPr>
          <w:delText xml:space="preserve">Within this context, the chemical industry will </w:delText>
        </w:r>
      </w:del>
      <w:ins w:id="1867" w:author="Pérez-Ramirez  Javier" w:date="2023-03-02T07:47:00Z">
        <w:del w:id="1868" w:author="Nabera  Abhinandan" w:date="2023-03-03T11:18:00Z">
          <w:r w:rsidR="003C1465" w:rsidRPr="00C52832" w:rsidDel="008A27FB">
            <w:rPr>
              <w:rFonts w:cstheme="minorHAnsi"/>
              <w:lang w:val="en-GB"/>
              <w:rPrChange w:id="1869" w:author="Nabera  Abhinandan" w:date="2023-03-08T18:41:00Z">
                <w:rPr>
                  <w:rFonts w:cstheme="minorHAnsi"/>
                  <w:lang w:val="en-US"/>
                </w:rPr>
              </w:rPrChange>
            </w:rPr>
            <w:delText>may tend</w:delText>
          </w:r>
        </w:del>
      </w:ins>
      <w:del w:id="1870" w:author="Nabera  Abhinandan" w:date="2023-03-03T11:18:00Z">
        <w:r w:rsidRPr="00C52832" w:rsidDel="008A27FB">
          <w:rPr>
            <w:rFonts w:cstheme="minorHAnsi"/>
            <w:lang w:val="en-GB"/>
            <w:rPrChange w:id="1871" w:author="Nabera  Abhinandan" w:date="2023-03-08T18:41:00Z">
              <w:rPr>
                <w:rFonts w:cstheme="minorHAnsi"/>
                <w:lang w:val="en-US"/>
              </w:rPr>
            </w:rPrChange>
          </w:rPr>
          <w:delText xml:space="preserve">be forced to shift production to regions with low-cost </w:delText>
        </w:r>
      </w:del>
      <w:del w:id="1872" w:author="Nabera  Abhinandan" w:date="2023-03-02T17:19:00Z">
        <w:r w:rsidRPr="00C52832" w:rsidDel="00C42DC2">
          <w:rPr>
            <w:rFonts w:cstheme="minorHAnsi"/>
            <w:lang w:val="en-GB"/>
            <w:rPrChange w:id="1873" w:author="Nabera  Abhinandan" w:date="2023-03-08T18:41:00Z">
              <w:rPr>
                <w:rFonts w:cstheme="minorHAnsi"/>
                <w:lang w:val="en-US"/>
              </w:rPr>
            </w:rPrChange>
          </w:rPr>
          <w:delText>labor</w:delText>
        </w:r>
      </w:del>
      <w:del w:id="1874" w:author="Nabera  Abhinandan" w:date="2023-03-03T11:18:00Z">
        <w:r w:rsidRPr="00C52832" w:rsidDel="008A27FB">
          <w:rPr>
            <w:rFonts w:cstheme="minorHAnsi"/>
            <w:lang w:val="en-GB"/>
            <w:rPrChange w:id="1875" w:author="Nabera  Abhinandan" w:date="2023-03-08T18:41:00Z">
              <w:rPr>
                <w:rFonts w:cstheme="minorHAnsi"/>
                <w:lang w:val="en-US"/>
              </w:rPr>
            </w:rPrChange>
          </w:rPr>
          <w:delText xml:space="preserve"> and feedstocks instead of deploying domestic green production routes.</w:delText>
        </w:r>
      </w:del>
      <w:r w:rsidRPr="00C52832">
        <w:rPr>
          <w:rFonts w:cstheme="minorHAnsi"/>
          <w:lang w:val="en-GB"/>
          <w:rPrChange w:id="1876" w:author="Nabera  Abhinandan" w:date="2023-03-08T18:41:00Z">
            <w:rPr>
              <w:rFonts w:cstheme="minorHAnsi"/>
              <w:lang w:val="en-US"/>
            </w:rPr>
          </w:rPrChange>
        </w:rPr>
        <w:t xml:space="preserve"> However, such relocation </w:t>
      </w:r>
      <w:del w:id="1877" w:author="Nabera  Abhinandan" w:date="2023-03-03T11:18:00Z">
        <w:r w:rsidRPr="00C52832" w:rsidDel="00E000AD">
          <w:rPr>
            <w:rFonts w:cstheme="minorHAnsi"/>
            <w:lang w:val="en-GB"/>
            <w:rPrChange w:id="1878" w:author="Nabera  Abhinandan" w:date="2023-03-08T18:41:00Z">
              <w:rPr>
                <w:rFonts w:cstheme="minorHAnsi"/>
                <w:lang w:val="en-US"/>
              </w:rPr>
            </w:rPrChange>
          </w:rPr>
          <w:delText xml:space="preserve">would </w:delText>
        </w:r>
      </w:del>
      <w:ins w:id="1879" w:author="Nabera  Abhinandan" w:date="2023-03-03T11:18:00Z">
        <w:r w:rsidR="00E000AD" w:rsidRPr="00D24C8D">
          <w:rPr>
            <w:rFonts w:cstheme="minorHAnsi"/>
            <w:lang w:val="en-GB"/>
          </w:rPr>
          <w:t>can</w:t>
        </w:r>
        <w:r w:rsidR="00E000AD" w:rsidRPr="00C52832">
          <w:rPr>
            <w:rFonts w:cstheme="minorHAnsi"/>
            <w:lang w:val="en-GB"/>
            <w:rPrChange w:id="1880" w:author="Nabera  Abhinandan" w:date="2023-03-08T18:41:00Z">
              <w:rPr>
                <w:rFonts w:cstheme="minorHAnsi"/>
                <w:lang w:val="en-US"/>
              </w:rPr>
            </w:rPrChange>
          </w:rPr>
          <w:t xml:space="preserve"> </w:t>
        </w:r>
      </w:ins>
      <w:r w:rsidRPr="00C52832">
        <w:rPr>
          <w:rFonts w:cstheme="minorHAnsi"/>
          <w:lang w:val="en-GB"/>
          <w:rPrChange w:id="1881" w:author="Nabera  Abhinandan" w:date="2023-03-08T18:41:00Z">
            <w:rPr>
              <w:rFonts w:cstheme="minorHAnsi"/>
              <w:lang w:val="en-US"/>
            </w:rPr>
          </w:rPrChange>
        </w:rPr>
        <w:t xml:space="preserve">have </w:t>
      </w:r>
      <w:del w:id="1882" w:author="Pérez-Ramirez  Javier" w:date="2023-03-02T07:47:00Z">
        <w:r w:rsidRPr="00C52832" w:rsidDel="003C1465">
          <w:rPr>
            <w:rFonts w:cstheme="minorHAnsi"/>
            <w:lang w:val="en-GB"/>
            <w:rPrChange w:id="1883" w:author="Nabera  Abhinandan" w:date="2023-03-08T18:41:00Z">
              <w:rPr>
                <w:rFonts w:cstheme="minorHAnsi"/>
                <w:lang w:val="en-US"/>
              </w:rPr>
            </w:rPrChange>
          </w:rPr>
          <w:delText xml:space="preserve">very </w:delText>
        </w:r>
      </w:del>
      <w:ins w:id="1884" w:author="Pérez-Ramirez  Javier" w:date="2023-03-02T07:47:00Z">
        <w:r w:rsidR="003C1465" w:rsidRPr="00C52832">
          <w:rPr>
            <w:rFonts w:cstheme="minorHAnsi"/>
            <w:lang w:val="en-GB"/>
            <w:rPrChange w:id="1885" w:author="Nabera  Abhinandan" w:date="2023-03-08T18:41:00Z">
              <w:rPr>
                <w:rFonts w:cstheme="minorHAnsi"/>
                <w:lang w:val="en-US"/>
              </w:rPr>
            </w:rPrChange>
          </w:rPr>
          <w:t>detrimental</w:t>
        </w:r>
      </w:ins>
      <w:del w:id="1886" w:author="Pérez-Ramirez  Javier" w:date="2023-03-02T07:47:00Z">
        <w:r w:rsidRPr="00C52832" w:rsidDel="003C1465">
          <w:rPr>
            <w:rFonts w:cstheme="minorHAnsi"/>
            <w:lang w:val="en-GB"/>
            <w:rPrChange w:id="1887" w:author="Nabera  Abhinandan" w:date="2023-03-08T18:41:00Z">
              <w:rPr>
                <w:rFonts w:cstheme="minorHAnsi"/>
                <w:lang w:val="en-US"/>
              </w:rPr>
            </w:rPrChange>
          </w:rPr>
          <w:delText>strong</w:delText>
        </w:r>
      </w:del>
      <w:r w:rsidRPr="00C52832">
        <w:rPr>
          <w:rFonts w:cstheme="minorHAnsi"/>
          <w:lang w:val="en-GB"/>
          <w:rPrChange w:id="1888" w:author="Nabera  Abhinandan" w:date="2023-03-08T18:41:00Z">
            <w:rPr>
              <w:rFonts w:cstheme="minorHAnsi"/>
              <w:lang w:val="en-US"/>
            </w:rPr>
          </w:rPrChange>
        </w:rPr>
        <w:t xml:space="preserve"> socio-economic implications</w:t>
      </w:r>
      <w:ins w:id="1889" w:author="Nabera  Abhinandan" w:date="2023-03-08T17:46:00Z">
        <w:r w:rsidR="00A22E15" w:rsidRPr="00D24C8D">
          <w:rPr>
            <w:rFonts w:cstheme="minorHAnsi"/>
            <w:lang w:val="en-GB"/>
          </w:rPr>
          <w:t xml:space="preserve"> </w:t>
        </w:r>
        <w:r w:rsidR="00A22E15" w:rsidRPr="00547CC2">
          <w:rPr>
            <w:rFonts w:cstheme="minorHAnsi"/>
            <w:lang w:val="en-GB"/>
          </w:rPr>
          <w:t>a</w:t>
        </w:r>
      </w:ins>
      <w:del w:id="1890" w:author="Nabera  Abhinandan" w:date="2023-03-03T11:18:00Z">
        <w:r w:rsidRPr="00C52832" w:rsidDel="00E000AD">
          <w:rPr>
            <w:rFonts w:cstheme="minorHAnsi"/>
            <w:lang w:val="en-GB"/>
            <w:rPrChange w:id="1891" w:author="Nabera  Abhinandan" w:date="2023-03-08T18:41:00Z">
              <w:rPr>
                <w:rFonts w:cstheme="minorHAnsi"/>
                <w:lang w:val="en-US"/>
              </w:rPr>
            </w:rPrChange>
          </w:rPr>
          <w:delText xml:space="preserve"> for Europe</w:delText>
        </w:r>
      </w:del>
      <w:del w:id="1892" w:author="Nabera  Abhinandan" w:date="2023-03-08T17:46:00Z">
        <w:r w:rsidRPr="00C52832" w:rsidDel="00A22E15">
          <w:rPr>
            <w:rFonts w:cstheme="minorHAnsi"/>
            <w:lang w:val="en-GB"/>
            <w:rPrChange w:id="1893" w:author="Nabera  Abhinandan" w:date="2023-03-08T18:41:00Z">
              <w:rPr>
                <w:rFonts w:cstheme="minorHAnsi"/>
                <w:lang w:val="en-US"/>
              </w:rPr>
            </w:rPrChange>
          </w:rPr>
          <w:delText xml:space="preserve">. </w:delText>
        </w:r>
      </w:del>
      <w:del w:id="1894" w:author="Nabera  Abhinandan" w:date="2023-03-08T17:45:00Z">
        <w:r w:rsidRPr="00C52832" w:rsidDel="00A22E15">
          <w:rPr>
            <w:rFonts w:cstheme="minorHAnsi"/>
            <w:lang w:val="en-GB"/>
            <w:rPrChange w:id="1895" w:author="Nabera  Abhinandan" w:date="2023-03-08T18:41:00Z">
              <w:rPr>
                <w:rFonts w:cstheme="minorHAnsi"/>
                <w:lang w:val="en-US"/>
              </w:rPr>
            </w:rPrChange>
          </w:rPr>
          <w:delText>In 2020, Europe was the seco</w:delText>
        </w:r>
      </w:del>
      <w:del w:id="1896" w:author="Nabera  Abhinandan" w:date="2023-03-08T17:46:00Z">
        <w:r w:rsidRPr="00C52832" w:rsidDel="00A22E15">
          <w:rPr>
            <w:rFonts w:cstheme="minorHAnsi"/>
            <w:lang w:val="en-GB"/>
            <w:rPrChange w:id="1897" w:author="Nabera  Abhinandan" w:date="2023-03-08T18:41:00Z">
              <w:rPr>
                <w:rFonts w:cstheme="minorHAnsi"/>
                <w:lang w:val="en-US"/>
              </w:rPr>
            </w:rPrChange>
          </w:rPr>
          <w:delText>nd largest chemicals producer in the world</w:delText>
        </w:r>
        <w:r w:rsidRPr="00C52832" w:rsidDel="00A22E15">
          <w:rPr>
            <w:rFonts w:cstheme="minorHAnsi"/>
            <w:lang w:val="en-GB"/>
            <w:rPrChange w:id="1898" w:author="Nabera  Abhinandan" w:date="2023-03-08T18:41:00Z">
              <w:rPr>
                <w:rFonts w:cstheme="minorHAnsi"/>
              </w:rPr>
            </w:rPrChange>
          </w:rPr>
          <w:fldChar w:fldCharType="begin"/>
        </w:r>
        <w:r w:rsidR="00373CEC" w:rsidRPr="00C52832" w:rsidDel="00A22E15">
          <w:rPr>
            <w:rFonts w:cstheme="minorHAnsi"/>
            <w:lang w:val="en-GB"/>
            <w:rPrChange w:id="1899" w:author="Nabera  Abhinandan" w:date="2023-03-08T18:41:00Z">
              <w:rPr>
                <w:rFonts w:cstheme="minorHAnsi"/>
                <w:lang w:val="en-US"/>
              </w:rPr>
            </w:rPrChange>
          </w:rPr>
          <w:delInstrText xml:space="preserve"> ADDIN ZOTERO_ITEM CSL_CITATION {"citationID":"wmYXx5pI","properties":{"formattedCitation":"\\super 42\\nosupersub{}","plainCitation":"42","noteIndex":0},"citationItems":[{"id":14037,"uris":["http://zotero.org/users/9157291/items/44HGAMH3"],"itemData":{"id":14037,"type":"report","title":"The European Chemical Industry - Facts &amp; Figures 2022","URL":"https://cefic.org/app/uploads/2022/01/Leaflet-FactsFigures_interactif_V02.pdf","author":[{"family":"cefic","given":""}],"accessed":{"date-parts":[["2022",8,14]]},"issued":{"date-parts":[["2022"]]}}}],"schema":"https://github.com/citation-style-language/schema/raw/master/csl-citation.json"} </w:delInstrText>
        </w:r>
        <w:r w:rsidRPr="00C52832" w:rsidDel="00A22E15">
          <w:rPr>
            <w:rFonts w:cstheme="minorHAnsi"/>
            <w:lang w:val="en-GB"/>
            <w:rPrChange w:id="1900" w:author="Nabera  Abhinandan" w:date="2023-03-08T18:41:00Z">
              <w:rPr>
                <w:rFonts w:cstheme="minorHAnsi"/>
              </w:rPr>
            </w:rPrChange>
          </w:rPr>
          <w:fldChar w:fldCharType="separate"/>
        </w:r>
        <w:r w:rsidR="00373CEC" w:rsidRPr="00C52832" w:rsidDel="00A22E15">
          <w:rPr>
            <w:rFonts w:ascii="Calibri" w:hAnsi="Calibri" w:cs="Calibri"/>
            <w:szCs w:val="24"/>
            <w:vertAlign w:val="superscript"/>
            <w:lang w:val="en-GB"/>
            <w:rPrChange w:id="1901" w:author="Nabera  Abhinandan" w:date="2023-03-08T18:41:00Z">
              <w:rPr>
                <w:rFonts w:ascii="Calibri" w:hAnsi="Calibri" w:cs="Calibri"/>
                <w:szCs w:val="24"/>
                <w:vertAlign w:val="superscript"/>
                <w:lang w:val="en-US"/>
              </w:rPr>
            </w:rPrChange>
          </w:rPr>
          <w:delText>42</w:delText>
        </w:r>
        <w:r w:rsidRPr="00C52832" w:rsidDel="00A22E15">
          <w:rPr>
            <w:rFonts w:cstheme="minorHAnsi"/>
            <w:lang w:val="en-GB"/>
            <w:rPrChange w:id="1902" w:author="Nabera  Abhinandan" w:date="2023-03-08T18:41:00Z">
              <w:rPr>
                <w:rFonts w:cstheme="minorHAnsi"/>
              </w:rPr>
            </w:rPrChange>
          </w:rPr>
          <w:fldChar w:fldCharType="end"/>
        </w:r>
        <w:r w:rsidRPr="00C52832" w:rsidDel="00A22E15">
          <w:rPr>
            <w:rFonts w:cstheme="minorHAnsi"/>
            <w:lang w:val="en-GB"/>
            <w:rPrChange w:id="1903" w:author="Nabera  Abhinandan" w:date="2023-03-08T18:41:00Z">
              <w:rPr>
                <w:rFonts w:cstheme="minorHAnsi"/>
                <w:lang w:val="en-US"/>
              </w:rPr>
            </w:rPrChange>
          </w:rPr>
          <w:delText xml:space="preserve">. Given the pivotal role of chemicals across many supply chains, shifting production would </w:delText>
        </w:r>
      </w:del>
      <w:ins w:id="1904" w:author="Nabera  Abhinandan" w:date="2023-03-08T17:46:00Z">
        <w:r w:rsidR="00A22E15" w:rsidRPr="00D24C8D">
          <w:rPr>
            <w:rFonts w:cstheme="minorHAnsi"/>
            <w:lang w:val="en-GB"/>
          </w:rPr>
          <w:t xml:space="preserve">nd </w:t>
        </w:r>
        <w:r w:rsidR="00A22E15" w:rsidRPr="00547CC2">
          <w:rPr>
            <w:rFonts w:cstheme="minorHAnsi"/>
            <w:lang w:val="en-GB"/>
          </w:rPr>
          <w:t xml:space="preserve">will </w:t>
        </w:r>
      </w:ins>
      <w:r w:rsidRPr="00C52832">
        <w:rPr>
          <w:rFonts w:cstheme="minorHAnsi"/>
          <w:lang w:val="en-GB"/>
          <w:rPrChange w:id="1905" w:author="Nabera  Abhinandan" w:date="2023-03-08T18:41:00Z">
            <w:rPr>
              <w:rFonts w:cstheme="minorHAnsi"/>
              <w:lang w:val="en-US"/>
            </w:rPr>
          </w:rPrChange>
        </w:rPr>
        <w:t xml:space="preserve">likely weaken </w:t>
      </w:r>
      <w:del w:id="1906" w:author="Nabera  Abhinandan" w:date="2023-03-03T11:18:00Z">
        <w:r w:rsidRPr="00C52832" w:rsidDel="00E000AD">
          <w:rPr>
            <w:rFonts w:cstheme="minorHAnsi"/>
            <w:lang w:val="en-GB"/>
            <w:rPrChange w:id="1907" w:author="Nabera  Abhinandan" w:date="2023-03-08T18:41:00Z">
              <w:rPr>
                <w:rFonts w:cstheme="minorHAnsi"/>
                <w:lang w:val="en-US"/>
              </w:rPr>
            </w:rPrChange>
          </w:rPr>
          <w:delText xml:space="preserve">Europe’s </w:delText>
        </w:r>
      </w:del>
      <w:ins w:id="1908" w:author="Nabera  Abhinandan" w:date="2023-03-08T17:52:00Z">
        <w:r w:rsidR="00D13452" w:rsidRPr="00D24C8D">
          <w:rPr>
            <w:rFonts w:cstheme="minorHAnsi"/>
            <w:lang w:val="en-GB"/>
          </w:rPr>
          <w:t>Europe</w:t>
        </w:r>
        <w:r w:rsidR="00D13452" w:rsidRPr="00547CC2">
          <w:rPr>
            <w:rFonts w:cstheme="minorHAnsi"/>
            <w:lang w:val="en-GB"/>
          </w:rPr>
          <w:t>’s</w:t>
        </w:r>
      </w:ins>
      <w:ins w:id="1909" w:author="Nabera  Abhinandan" w:date="2023-03-03T11:18:00Z">
        <w:r w:rsidR="00E000AD" w:rsidRPr="00C52832">
          <w:rPr>
            <w:rFonts w:cstheme="minorHAnsi"/>
            <w:lang w:val="en-GB"/>
            <w:rPrChange w:id="1910" w:author="Nabera  Abhinandan" w:date="2023-03-08T18:41:00Z">
              <w:rPr>
                <w:rFonts w:cstheme="minorHAnsi"/>
                <w:lang w:val="en-US"/>
              </w:rPr>
            </w:rPrChange>
          </w:rPr>
          <w:t xml:space="preserve"> </w:t>
        </w:r>
      </w:ins>
      <w:r w:rsidRPr="00C52832">
        <w:rPr>
          <w:rFonts w:cstheme="minorHAnsi"/>
          <w:lang w:val="en-GB"/>
          <w:rPrChange w:id="1911" w:author="Nabera  Abhinandan" w:date="2023-03-08T18:41:00Z">
            <w:rPr>
              <w:rFonts w:cstheme="minorHAnsi"/>
              <w:lang w:val="en-US"/>
            </w:rPr>
          </w:rPrChange>
        </w:rPr>
        <w:t>leading role in chemical</w:t>
      </w:r>
      <w:del w:id="1912" w:author="Nabera  Abhinandan" w:date="2023-03-08T17:48:00Z">
        <w:r w:rsidRPr="00C52832" w:rsidDel="00824CB1">
          <w:rPr>
            <w:rFonts w:cstheme="minorHAnsi"/>
            <w:lang w:val="en-GB"/>
            <w:rPrChange w:id="1913" w:author="Nabera  Abhinandan" w:date="2023-03-08T18:41:00Z">
              <w:rPr>
                <w:rFonts w:cstheme="minorHAnsi"/>
                <w:lang w:val="en-US"/>
              </w:rPr>
            </w:rPrChange>
          </w:rPr>
          <w:delText>s</w:delText>
        </w:r>
      </w:del>
      <w:r w:rsidRPr="00C52832">
        <w:rPr>
          <w:rFonts w:cstheme="minorHAnsi"/>
          <w:lang w:val="en-GB"/>
          <w:rPrChange w:id="1914" w:author="Nabera  Abhinandan" w:date="2023-03-08T18:41:00Z">
            <w:rPr>
              <w:rFonts w:cstheme="minorHAnsi"/>
              <w:lang w:val="en-US"/>
            </w:rPr>
          </w:rPrChange>
        </w:rPr>
        <w:t xml:space="preserve"> production while exposing</w:t>
      </w:r>
      <w:ins w:id="1915" w:author="Nabera  Abhinandan" w:date="2023-03-02T17:45:00Z">
        <w:r w:rsidR="008D5EF3" w:rsidRPr="00D24C8D">
          <w:rPr>
            <w:rFonts w:cstheme="minorHAnsi"/>
            <w:lang w:val="en-GB"/>
          </w:rPr>
          <w:t xml:space="preserve"> </w:t>
        </w:r>
      </w:ins>
      <w:del w:id="1916" w:author="Nabera  Abhinandan" w:date="2023-03-02T17:45:00Z">
        <w:r w:rsidRPr="00C52832" w:rsidDel="008D5EF3">
          <w:rPr>
            <w:rFonts w:cstheme="minorHAnsi"/>
            <w:lang w:val="en-GB"/>
            <w:rPrChange w:id="1917" w:author="Nabera  Abhinandan" w:date="2023-03-08T18:41:00Z">
              <w:rPr>
                <w:rFonts w:cstheme="minorHAnsi"/>
                <w:lang w:val="en-US"/>
              </w:rPr>
            </w:rPrChange>
          </w:rPr>
          <w:delText xml:space="preserve"> </w:delText>
        </w:r>
      </w:del>
      <w:del w:id="1918" w:author="Nabera  Abhinandan" w:date="2023-03-08T17:50:00Z">
        <w:r w:rsidRPr="00C52832" w:rsidDel="008B1EF5">
          <w:rPr>
            <w:rFonts w:cstheme="minorHAnsi"/>
            <w:lang w:val="en-GB"/>
            <w:rPrChange w:id="1919" w:author="Nabera  Abhinandan" w:date="2023-03-08T18:41:00Z">
              <w:rPr>
                <w:rFonts w:cstheme="minorHAnsi"/>
                <w:lang w:val="en-US"/>
              </w:rPr>
            </w:rPrChange>
          </w:rPr>
          <w:delText>Europe</w:delText>
        </w:r>
      </w:del>
      <w:ins w:id="1920" w:author="Nabera  Abhinandan" w:date="2023-03-08T17:50:00Z">
        <w:r w:rsidR="008B1EF5" w:rsidRPr="00D24C8D">
          <w:rPr>
            <w:rFonts w:cstheme="minorHAnsi"/>
            <w:lang w:val="en-GB"/>
          </w:rPr>
          <w:t>it</w:t>
        </w:r>
      </w:ins>
      <w:r w:rsidRPr="00C52832">
        <w:rPr>
          <w:rFonts w:cstheme="minorHAnsi"/>
          <w:lang w:val="en-GB"/>
          <w:rPrChange w:id="1921" w:author="Nabera  Abhinandan" w:date="2023-03-08T18:41:00Z">
            <w:rPr>
              <w:rFonts w:cstheme="minorHAnsi"/>
              <w:lang w:val="en-US"/>
            </w:rPr>
          </w:rPrChange>
        </w:rPr>
        <w:t xml:space="preserve"> to the vulnerability of supply disruption. </w:t>
      </w:r>
      <w:del w:id="1922" w:author="Nabera  Abhinandan" w:date="2023-03-08T17:47:00Z">
        <w:r w:rsidRPr="00C52832" w:rsidDel="00812AE3">
          <w:rPr>
            <w:rFonts w:cstheme="minorHAnsi"/>
            <w:lang w:val="en-GB"/>
            <w:rPrChange w:id="1923" w:author="Nabera  Abhinandan" w:date="2023-03-08T18:41:00Z">
              <w:rPr>
                <w:rFonts w:cstheme="minorHAnsi"/>
                <w:lang w:val="en-US"/>
              </w:rPr>
            </w:rPrChange>
          </w:rPr>
          <w:delText>This would be particularly critical in the case of ammonia, an essential product to ensure food security</w:delText>
        </w:r>
        <w:r w:rsidRPr="00C52832" w:rsidDel="00812AE3">
          <w:rPr>
            <w:rFonts w:cstheme="minorHAnsi"/>
            <w:lang w:val="en-GB"/>
            <w:rPrChange w:id="1924" w:author="Nabera  Abhinandan" w:date="2023-03-08T18:41:00Z">
              <w:rPr>
                <w:rFonts w:cstheme="minorHAnsi"/>
              </w:rPr>
            </w:rPrChange>
          </w:rPr>
          <w:fldChar w:fldCharType="begin"/>
        </w:r>
        <w:r w:rsidR="00373CEC" w:rsidRPr="00C52832" w:rsidDel="00812AE3">
          <w:rPr>
            <w:rFonts w:cstheme="minorHAnsi"/>
            <w:lang w:val="en-GB"/>
            <w:rPrChange w:id="1925" w:author="Nabera  Abhinandan" w:date="2023-03-08T18:41:00Z">
              <w:rPr>
                <w:rFonts w:cstheme="minorHAnsi"/>
                <w:lang w:val="en-US"/>
              </w:rPr>
            </w:rPrChange>
          </w:rPr>
          <w:delInstrText xml:space="preserve"> ADDIN ZOTERO_ITEM CSL_CITATION {"citationID":"tA9sOzRN","properties":{"formattedCitation":"\\super 5\\nosupersub{}","plainCitation":"5","noteIndex":0},"citationItems":[{"id":21565,"uris":["http://zotero.org/users/9157291/items/UV7GWX94"],"itemData":{"id":21565,"type":"article-journal","abstract":"By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delInstrText>
        </w:r>
        <w:r w:rsidRPr="00C52832" w:rsidDel="00812AE3">
          <w:rPr>
            <w:rFonts w:cstheme="minorHAnsi"/>
            <w:lang w:val="en-GB"/>
            <w:rPrChange w:id="1926" w:author="Nabera  Abhinandan" w:date="2023-03-08T18:41:00Z">
              <w:rPr>
                <w:rFonts w:cstheme="minorHAnsi"/>
              </w:rPr>
            </w:rPrChange>
          </w:rPr>
          <w:fldChar w:fldCharType="separate"/>
        </w:r>
        <w:r w:rsidRPr="00C52832" w:rsidDel="00812AE3">
          <w:rPr>
            <w:rFonts w:ascii="Calibri" w:hAnsi="Calibri" w:cs="Calibri"/>
            <w:szCs w:val="24"/>
            <w:vertAlign w:val="superscript"/>
            <w:lang w:val="en-GB"/>
            <w:rPrChange w:id="1927" w:author="Nabera  Abhinandan" w:date="2023-03-08T18:41:00Z">
              <w:rPr>
                <w:rFonts w:ascii="Calibri" w:hAnsi="Calibri" w:cs="Calibri"/>
                <w:szCs w:val="24"/>
                <w:vertAlign w:val="superscript"/>
                <w:lang w:val="en-US"/>
              </w:rPr>
            </w:rPrChange>
          </w:rPr>
          <w:delText>5</w:delText>
        </w:r>
        <w:r w:rsidRPr="00C52832" w:rsidDel="00812AE3">
          <w:rPr>
            <w:rFonts w:cstheme="minorHAnsi"/>
            <w:lang w:val="en-GB"/>
            <w:rPrChange w:id="1928" w:author="Nabera  Abhinandan" w:date="2023-03-08T18:41:00Z">
              <w:rPr>
                <w:rFonts w:cstheme="minorHAnsi"/>
              </w:rPr>
            </w:rPrChange>
          </w:rPr>
          <w:fldChar w:fldCharType="end"/>
        </w:r>
        <w:r w:rsidRPr="00C52832" w:rsidDel="00812AE3">
          <w:rPr>
            <w:rFonts w:cstheme="minorHAnsi"/>
            <w:lang w:val="en-GB"/>
            <w:rPrChange w:id="1929" w:author="Nabera  Abhinandan" w:date="2023-03-08T18:41:00Z">
              <w:rPr>
                <w:rFonts w:cstheme="minorHAnsi"/>
                <w:lang w:val="en-US"/>
              </w:rPr>
            </w:rPrChange>
          </w:rPr>
          <w:delText xml:space="preserve">. </w:delText>
        </w:r>
      </w:del>
      <w:r w:rsidRPr="00C52832">
        <w:rPr>
          <w:rFonts w:cstheme="minorHAnsi"/>
          <w:lang w:val="en-GB"/>
          <w:rPrChange w:id="1930" w:author="Nabera  Abhinandan" w:date="2023-03-08T18:41:00Z">
            <w:rPr>
              <w:rFonts w:cstheme="minorHAnsi"/>
              <w:lang w:val="en-US"/>
            </w:rPr>
          </w:rPrChange>
        </w:rPr>
        <w:t>Moreover, chemical companies generate about 1.</w:t>
      </w:r>
      <w:del w:id="1931" w:author="Pérez-Ramirez  Javier" w:date="2023-03-02T07:48:00Z">
        <w:r w:rsidRPr="00C52832" w:rsidDel="0078636C">
          <w:rPr>
            <w:rFonts w:cstheme="minorHAnsi"/>
            <w:lang w:val="en-GB"/>
            <w:rPrChange w:id="1932" w:author="Nabera  Abhinandan" w:date="2023-03-08T18:41:00Z">
              <w:rPr>
                <w:rFonts w:cstheme="minorHAnsi"/>
                <w:lang w:val="en-US"/>
              </w:rPr>
            </w:rPrChange>
          </w:rPr>
          <w:delText xml:space="preserve">2 </w:delText>
        </w:r>
      </w:del>
      <w:ins w:id="1933" w:author="Pérez-Ramirez  Javier" w:date="2023-03-02T07:48:00Z">
        <w:r w:rsidR="0078636C" w:rsidRPr="00C52832">
          <w:rPr>
            <w:rFonts w:cstheme="minorHAnsi"/>
            <w:lang w:val="en-GB"/>
            <w:rPrChange w:id="1934" w:author="Nabera  Abhinandan" w:date="2023-03-08T18:41:00Z">
              <w:rPr>
                <w:rFonts w:cstheme="minorHAnsi"/>
                <w:lang w:val="en-US"/>
              </w:rPr>
            </w:rPrChange>
          </w:rPr>
          <w:t>2 </w:t>
        </w:r>
      </w:ins>
      <w:r w:rsidRPr="00C52832">
        <w:rPr>
          <w:rFonts w:cstheme="minorHAnsi"/>
          <w:lang w:val="en-GB"/>
          <w:rPrChange w:id="1935" w:author="Nabera  Abhinandan" w:date="2023-03-08T18:41:00Z">
            <w:rPr>
              <w:rFonts w:cstheme="minorHAnsi"/>
              <w:lang w:val="en-US"/>
            </w:rPr>
          </w:rPrChange>
        </w:rPr>
        <w:t xml:space="preserve">million jobs across </w:t>
      </w:r>
      <w:ins w:id="1936" w:author="Nabera  Abhinandan" w:date="2023-03-08T18:09:00Z">
        <w:r w:rsidR="002F4FAD" w:rsidRPr="00D24C8D">
          <w:rPr>
            <w:rFonts w:cstheme="minorHAnsi"/>
            <w:lang w:val="en-GB"/>
          </w:rPr>
          <w:t>the continent</w:t>
        </w:r>
      </w:ins>
      <w:del w:id="1937" w:author="Nabera  Abhinandan" w:date="2023-03-08T18:09:00Z">
        <w:r w:rsidRPr="00C52832" w:rsidDel="002F4FAD">
          <w:rPr>
            <w:rFonts w:cstheme="minorHAnsi"/>
            <w:lang w:val="en-GB"/>
            <w:rPrChange w:id="1938" w:author="Nabera  Abhinandan" w:date="2023-03-08T18:41:00Z">
              <w:rPr>
                <w:rFonts w:cstheme="minorHAnsi"/>
                <w:lang w:val="en-US"/>
              </w:rPr>
            </w:rPrChange>
          </w:rPr>
          <w:delText>Europe</w:delText>
        </w:r>
      </w:del>
      <w:r w:rsidRPr="00C52832">
        <w:rPr>
          <w:rFonts w:cstheme="minorHAnsi"/>
          <w:lang w:val="en-GB"/>
          <w:rPrChange w:id="1939" w:author="Nabera  Abhinandan" w:date="2023-03-08T18:41:00Z">
            <w:rPr>
              <w:rFonts w:cstheme="minorHAnsi"/>
            </w:rPr>
          </w:rPrChange>
        </w:rPr>
        <w:fldChar w:fldCharType="begin"/>
      </w:r>
      <w:r w:rsidR="00373CEC" w:rsidRPr="00C52832">
        <w:rPr>
          <w:rFonts w:cstheme="minorHAnsi"/>
          <w:lang w:val="en-GB"/>
          <w:rPrChange w:id="1940" w:author="Nabera  Abhinandan" w:date="2023-03-08T18:41:00Z">
            <w:rPr>
              <w:rFonts w:cstheme="minorHAnsi"/>
              <w:lang w:val="en-US"/>
            </w:rPr>
          </w:rPrChange>
        </w:rPr>
        <w:instrText xml:space="preserve"> ADDIN ZOTERO_ITEM CSL_CITATION {"citationID":"pJ4R1O14","properties":{"formattedCitation":"\\super 42\\nosupersub{}","plainCitation":"42","noteIndex":0},"citationItems":[{"id":14037,"uris":["http://zotero.org/users/9157291/items/44HGAMH3"],"itemData":{"id":14037,"type":"report","title":"The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Pr="00C52832">
        <w:rPr>
          <w:rFonts w:cstheme="minorHAnsi"/>
          <w:lang w:val="en-GB"/>
          <w:rPrChange w:id="1941" w:author="Nabera  Abhinandan" w:date="2023-03-08T18:41:00Z">
            <w:rPr>
              <w:rFonts w:cstheme="minorHAnsi"/>
            </w:rPr>
          </w:rPrChange>
        </w:rPr>
        <w:fldChar w:fldCharType="separate"/>
      </w:r>
      <w:r w:rsidR="00373CEC" w:rsidRPr="00C52832">
        <w:rPr>
          <w:rFonts w:ascii="Calibri" w:hAnsi="Calibri" w:cs="Calibri"/>
          <w:szCs w:val="24"/>
          <w:vertAlign w:val="superscript"/>
          <w:lang w:val="en-GB"/>
          <w:rPrChange w:id="1942" w:author="Nabera  Abhinandan" w:date="2023-03-08T18:41:00Z">
            <w:rPr>
              <w:rFonts w:ascii="Calibri" w:hAnsi="Calibri" w:cs="Calibri"/>
              <w:szCs w:val="24"/>
              <w:vertAlign w:val="superscript"/>
              <w:lang w:val="en-US"/>
            </w:rPr>
          </w:rPrChange>
        </w:rPr>
        <w:t>42</w:t>
      </w:r>
      <w:r w:rsidRPr="00C52832">
        <w:rPr>
          <w:rFonts w:cstheme="minorHAnsi"/>
          <w:lang w:val="en-GB"/>
          <w:rPrChange w:id="1943" w:author="Nabera  Abhinandan" w:date="2023-03-08T18:41:00Z">
            <w:rPr>
              <w:rFonts w:cstheme="minorHAnsi"/>
            </w:rPr>
          </w:rPrChange>
        </w:rPr>
        <w:fldChar w:fldCharType="end"/>
      </w:r>
      <w:r w:rsidRPr="00C52832">
        <w:rPr>
          <w:rFonts w:cstheme="minorHAnsi"/>
          <w:lang w:val="en-GB"/>
          <w:rPrChange w:id="1944" w:author="Nabera  Abhinandan" w:date="2023-03-08T18:41:00Z">
            <w:rPr>
              <w:rFonts w:cstheme="minorHAnsi"/>
              <w:lang w:val="en-US"/>
            </w:rPr>
          </w:rPrChange>
        </w:rPr>
        <w:t xml:space="preserve">, which </w:t>
      </w:r>
      <w:del w:id="1945" w:author="Nabera  Abhinandan" w:date="2023-03-08T17:52:00Z">
        <w:r w:rsidRPr="00C52832" w:rsidDel="00397146">
          <w:rPr>
            <w:rFonts w:cstheme="minorHAnsi"/>
            <w:lang w:val="en-GB"/>
            <w:rPrChange w:id="1946" w:author="Nabera  Abhinandan" w:date="2023-03-08T18:41:00Z">
              <w:rPr>
                <w:rFonts w:cstheme="minorHAnsi"/>
                <w:lang w:val="en-US"/>
              </w:rPr>
            </w:rPrChange>
          </w:rPr>
          <w:delText xml:space="preserve">would </w:delText>
        </w:r>
      </w:del>
      <w:ins w:id="1947" w:author="Nabera  Abhinandan" w:date="2023-03-08T17:53:00Z">
        <w:r w:rsidR="00B9482C" w:rsidRPr="00D24C8D">
          <w:rPr>
            <w:rFonts w:cstheme="minorHAnsi"/>
            <w:lang w:val="en-GB"/>
          </w:rPr>
          <w:t>would</w:t>
        </w:r>
      </w:ins>
      <w:ins w:id="1948" w:author="Nabera  Abhinandan" w:date="2023-03-08T17:52:00Z">
        <w:r w:rsidR="00397146" w:rsidRPr="00C52832">
          <w:rPr>
            <w:rFonts w:cstheme="minorHAnsi"/>
            <w:lang w:val="en-GB"/>
            <w:rPrChange w:id="1949" w:author="Nabera  Abhinandan" w:date="2023-03-08T18:41:00Z">
              <w:rPr>
                <w:rFonts w:cstheme="minorHAnsi"/>
                <w:lang w:val="en-US"/>
              </w:rPr>
            </w:rPrChange>
          </w:rPr>
          <w:t xml:space="preserve"> </w:t>
        </w:r>
      </w:ins>
      <w:r w:rsidRPr="00C52832">
        <w:rPr>
          <w:rFonts w:cstheme="minorHAnsi"/>
          <w:lang w:val="en-GB"/>
          <w:rPrChange w:id="1950" w:author="Nabera  Abhinandan" w:date="2023-03-08T18:41:00Z">
            <w:rPr>
              <w:rFonts w:cstheme="minorHAnsi"/>
              <w:lang w:val="en-US"/>
            </w:rPr>
          </w:rPrChange>
        </w:rPr>
        <w:t>face an uncertain scenario.</w:t>
      </w:r>
    </w:p>
    <w:p w14:paraId="2F36C28D" w14:textId="10EAE0BE" w:rsidR="00E15608" w:rsidRPr="00C52832" w:rsidRDefault="00E15608" w:rsidP="00577897">
      <w:pPr>
        <w:jc w:val="both"/>
        <w:rPr>
          <w:rFonts w:cstheme="minorHAnsi"/>
          <w:iCs/>
          <w:lang w:val="en-GB"/>
          <w:rPrChange w:id="1951" w:author="Nabera  Abhinandan" w:date="2023-03-08T18:41:00Z">
            <w:rPr>
              <w:rFonts w:cstheme="minorHAnsi"/>
              <w:iCs/>
              <w:lang w:val="en-US"/>
            </w:rPr>
          </w:rPrChange>
        </w:rPr>
      </w:pPr>
      <w:r w:rsidRPr="00C52832">
        <w:rPr>
          <w:rFonts w:cstheme="minorHAnsi"/>
          <w:lang w:val="en-GB"/>
          <w:rPrChange w:id="1952" w:author="Nabera  Abhinandan" w:date="2023-03-08T18:41:00Z">
            <w:rPr>
              <w:rFonts w:cstheme="minorHAnsi"/>
              <w:lang w:val="en-US"/>
            </w:rPr>
          </w:rPrChange>
        </w:rPr>
        <w:t>In accordance with the Paris Climate Accords, Europe has set targets to reduce emissions by 55% by 2030 and become a net-zero GHG emitting continent by 2050</w:t>
      </w:r>
      <w:r w:rsidRPr="00C52832">
        <w:rPr>
          <w:rFonts w:cstheme="minorHAnsi"/>
          <w:lang w:val="en-GB"/>
          <w:rPrChange w:id="1953" w:author="Nabera  Abhinandan" w:date="2023-03-08T18:41:00Z">
            <w:rPr>
              <w:rFonts w:cstheme="minorHAnsi"/>
            </w:rPr>
          </w:rPrChange>
        </w:rPr>
        <w:fldChar w:fldCharType="begin"/>
      </w:r>
      <w:r w:rsidR="00373CEC" w:rsidRPr="00C52832">
        <w:rPr>
          <w:rFonts w:cstheme="minorHAnsi"/>
          <w:lang w:val="en-GB"/>
          <w:rPrChange w:id="1954" w:author="Nabera  Abhinandan" w:date="2023-03-08T18:41:00Z">
            <w:rPr>
              <w:rFonts w:cstheme="minorHAnsi"/>
              <w:lang w:val="en-US"/>
            </w:rPr>
          </w:rPrChange>
        </w:rPr>
        <w:instrText xml:space="preserve"> ADDIN ZOTERO_ITEM CSL_CITATION {"citationID":"fZNn97kP","properties":{"formattedCitation":"\\super 43\\nosupersub{}","plainCitation":"43","noteIndex":0},"citationItems":[{"id":21402,"uris":["http://zotero.org/users/9157291/items/RIWZTV2J"],"itemData":{"id":21402,"type":"report","publisher":"COM(2021)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sidRPr="00C52832">
        <w:rPr>
          <w:rFonts w:cstheme="minorHAnsi"/>
          <w:lang w:val="en-GB"/>
          <w:rPrChange w:id="1955" w:author="Nabera  Abhinandan" w:date="2023-03-08T18:41:00Z">
            <w:rPr>
              <w:rFonts w:cstheme="minorHAnsi"/>
            </w:rPr>
          </w:rPrChange>
        </w:rPr>
        <w:fldChar w:fldCharType="separate"/>
      </w:r>
      <w:r w:rsidR="00373CEC" w:rsidRPr="00C52832">
        <w:rPr>
          <w:rFonts w:ascii="Calibri" w:hAnsi="Calibri" w:cs="Calibri"/>
          <w:szCs w:val="24"/>
          <w:vertAlign w:val="superscript"/>
          <w:lang w:val="en-GB"/>
          <w:rPrChange w:id="1956" w:author="Nabera  Abhinandan" w:date="2023-03-08T18:41:00Z">
            <w:rPr>
              <w:rFonts w:ascii="Calibri" w:hAnsi="Calibri" w:cs="Calibri"/>
              <w:szCs w:val="24"/>
              <w:vertAlign w:val="superscript"/>
              <w:lang w:val="en-US"/>
            </w:rPr>
          </w:rPrChange>
        </w:rPr>
        <w:t>43</w:t>
      </w:r>
      <w:r w:rsidRPr="00C52832">
        <w:rPr>
          <w:rFonts w:cstheme="minorHAnsi"/>
          <w:lang w:val="en-GB"/>
          <w:rPrChange w:id="1957" w:author="Nabera  Abhinandan" w:date="2023-03-08T18:41:00Z">
            <w:rPr>
              <w:rFonts w:cstheme="minorHAnsi"/>
            </w:rPr>
          </w:rPrChange>
        </w:rPr>
        <w:fldChar w:fldCharType="end"/>
      </w:r>
      <w:r w:rsidRPr="00C52832">
        <w:rPr>
          <w:rFonts w:cstheme="minorHAnsi"/>
          <w:lang w:val="en-GB"/>
          <w:rPrChange w:id="1958" w:author="Nabera  Abhinandan" w:date="2023-03-08T18:41:00Z">
            <w:rPr>
              <w:rFonts w:cstheme="minorHAnsi"/>
              <w:lang w:val="en-US"/>
            </w:rPr>
          </w:rPrChange>
        </w:rPr>
        <w:t xml:space="preserve">. </w:t>
      </w:r>
      <w:ins w:id="1959" w:author="Nabera  Abhinandan" w:date="2023-03-08T17:56:00Z">
        <w:r w:rsidR="0057631C" w:rsidRPr="00D24C8D">
          <w:rPr>
            <w:rFonts w:cstheme="minorHAnsi"/>
            <w:lang w:val="en-GB"/>
          </w:rPr>
          <w:t>It needs to invest majorly in low</w:t>
        </w:r>
        <w:r w:rsidR="0057631C" w:rsidRPr="00547CC2">
          <w:rPr>
            <w:rFonts w:ascii="Cambria Math" w:hAnsi="Cambria Math" w:cs="Cambria Math"/>
            <w:lang w:val="en-GB"/>
          </w:rPr>
          <w:t>‑</w:t>
        </w:r>
        <w:r w:rsidR="0057631C" w:rsidRPr="00547CC2">
          <w:rPr>
            <w:rFonts w:cstheme="minorHAnsi"/>
            <w:lang w:val="en-GB"/>
          </w:rPr>
          <w:t>carbon infrastructure to achieve these ambitious targets.</w:t>
        </w:r>
      </w:ins>
      <w:ins w:id="1960" w:author="Nabera  Abhinandan" w:date="2023-03-08T17:57:00Z">
        <w:r w:rsidR="0057631C" w:rsidRPr="00C52832">
          <w:rPr>
            <w:rFonts w:cstheme="minorHAnsi"/>
            <w:lang w:val="en-GB"/>
          </w:rPr>
          <w:t xml:space="preserve"> </w:t>
        </w:r>
        <w:r w:rsidR="00AF2A89" w:rsidRPr="00C52832">
          <w:rPr>
            <w:rFonts w:cstheme="minorHAnsi"/>
            <w:lang w:val="en-GB"/>
          </w:rPr>
          <w:t>A recent study found that the current pace of investment and development is insufficient to meet the targets</w:t>
        </w:r>
      </w:ins>
      <w:del w:id="1961" w:author="Nabera  Abhinandan" w:date="2023-03-08T17:56:00Z">
        <w:r w:rsidRPr="00C52832" w:rsidDel="0057631C">
          <w:rPr>
            <w:rFonts w:cstheme="minorHAnsi"/>
            <w:lang w:val="en-GB"/>
            <w:rPrChange w:id="1962" w:author="Nabera  Abhinandan" w:date="2023-03-08T18:41:00Z">
              <w:rPr>
                <w:rFonts w:cstheme="minorHAnsi"/>
                <w:lang w:val="en-US"/>
              </w:rPr>
            </w:rPrChange>
          </w:rPr>
          <w:delText xml:space="preserve">In order to achieve these ambitious targets, </w:delText>
        </w:r>
      </w:del>
      <w:del w:id="1963" w:author="Nabera  Abhinandan" w:date="2023-03-08T17:53:00Z">
        <w:r w:rsidRPr="00C52832" w:rsidDel="00925875">
          <w:rPr>
            <w:rFonts w:cstheme="minorHAnsi"/>
            <w:lang w:val="en-GB"/>
            <w:rPrChange w:id="1964" w:author="Nabera  Abhinandan" w:date="2023-03-08T18:41:00Z">
              <w:rPr>
                <w:rFonts w:cstheme="minorHAnsi"/>
                <w:lang w:val="en-US"/>
              </w:rPr>
            </w:rPrChange>
          </w:rPr>
          <w:delText xml:space="preserve">Europe </w:delText>
        </w:r>
      </w:del>
      <w:del w:id="1965" w:author="Nabera  Abhinandan" w:date="2023-03-08T17:56:00Z">
        <w:r w:rsidRPr="00C52832" w:rsidDel="0057631C">
          <w:rPr>
            <w:rFonts w:cstheme="minorHAnsi"/>
            <w:lang w:val="en-GB"/>
            <w:rPrChange w:id="1966" w:author="Nabera  Abhinandan" w:date="2023-03-08T18:41:00Z">
              <w:rPr>
                <w:rFonts w:cstheme="minorHAnsi"/>
                <w:lang w:val="en-US"/>
              </w:rPr>
            </w:rPrChange>
          </w:rPr>
          <w:delText>needs to invest majorly in low</w:delText>
        </w:r>
      </w:del>
      <w:del w:id="1967" w:author="Nabera  Abhinandan" w:date="2023-03-08T17:54:00Z">
        <w:r w:rsidRPr="00C52832" w:rsidDel="00B9763A">
          <w:rPr>
            <w:rFonts w:cstheme="minorHAnsi"/>
            <w:lang w:val="en-GB"/>
            <w:rPrChange w:id="1968" w:author="Nabera  Abhinandan" w:date="2023-03-08T18:41:00Z">
              <w:rPr>
                <w:rFonts w:cstheme="minorHAnsi"/>
                <w:lang w:val="en-US"/>
              </w:rPr>
            </w:rPrChange>
          </w:rPr>
          <w:delText>-</w:delText>
        </w:r>
      </w:del>
      <w:del w:id="1969" w:author="Nabera  Abhinandan" w:date="2023-03-08T17:56:00Z">
        <w:r w:rsidRPr="00C52832" w:rsidDel="0057631C">
          <w:rPr>
            <w:rFonts w:cstheme="minorHAnsi"/>
            <w:lang w:val="en-GB"/>
            <w:rPrChange w:id="1970" w:author="Nabera  Abhinandan" w:date="2023-03-08T18:41:00Z">
              <w:rPr>
                <w:rFonts w:cstheme="minorHAnsi"/>
                <w:lang w:val="en-US"/>
              </w:rPr>
            </w:rPrChange>
          </w:rPr>
          <w:delText>carbon infrastructure</w:delText>
        </w:r>
      </w:del>
      <w:del w:id="1971" w:author="Nabera  Abhinandan" w:date="2023-03-08T17:57:00Z">
        <w:r w:rsidRPr="00C52832" w:rsidDel="0057631C">
          <w:rPr>
            <w:rFonts w:cstheme="minorHAnsi"/>
            <w:lang w:val="en-GB"/>
            <w:rPrChange w:id="1972" w:author="Nabera  Abhinandan" w:date="2023-03-08T18:41:00Z">
              <w:rPr>
                <w:rFonts w:cstheme="minorHAnsi"/>
                <w:lang w:val="en-US"/>
              </w:rPr>
            </w:rPrChange>
          </w:rPr>
          <w:delText xml:space="preserve">. </w:delText>
        </w:r>
        <w:r w:rsidRPr="00C52832" w:rsidDel="00AF2A89">
          <w:rPr>
            <w:rFonts w:cstheme="minorHAnsi"/>
            <w:lang w:val="en-GB"/>
            <w:rPrChange w:id="1973" w:author="Nabera  Abhinandan" w:date="2023-03-08T18:41:00Z">
              <w:rPr>
                <w:rFonts w:cstheme="minorHAnsi"/>
                <w:lang w:val="en-US"/>
              </w:rPr>
            </w:rPrChange>
          </w:rPr>
          <w:delText>A recent study found that the current pace of investment and development of these technologies is insufficient to meet the targets</w:delText>
        </w:r>
      </w:del>
      <w:bookmarkStart w:id="1974" w:name="_Hlk124931906"/>
      <w:r w:rsidRPr="00C52832">
        <w:rPr>
          <w:rFonts w:cstheme="minorHAnsi"/>
          <w:lang w:val="en-GB"/>
          <w:rPrChange w:id="1975" w:author="Nabera  Abhinandan" w:date="2023-03-08T18:41:00Z">
            <w:rPr>
              <w:rFonts w:cstheme="minorHAnsi"/>
            </w:rPr>
          </w:rPrChange>
        </w:rPr>
        <w:fldChar w:fldCharType="begin"/>
      </w:r>
      <w:r w:rsidR="00373CEC" w:rsidRPr="00C52832">
        <w:rPr>
          <w:rFonts w:cstheme="minorHAnsi"/>
          <w:lang w:val="en-GB"/>
          <w:rPrChange w:id="1976" w:author="Nabera  Abhinandan" w:date="2023-03-08T18:41:00Z">
            <w:rPr>
              <w:rFonts w:cstheme="minorHAnsi"/>
              <w:lang w:val="en-US"/>
            </w:rPr>
          </w:rPrChange>
        </w:rPr>
        <w:instrText xml:space="preserve"> ADDIN ZOTERO_ITEM CSL_CITATION {"citationID":"NMJEjUZd","properties":{"formattedCitation":"\\super 44\\nosupersub{}","plainCitation":"44","noteIndex":0},"citationItems":[{"id":21532,"uris":["http://zotero.org/users/9157291/items/KAICFIWB"],"itemData":{"id":21532,"type":"article-journal","abstract":"Reaching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Pr="00C52832">
        <w:rPr>
          <w:rFonts w:cstheme="minorHAnsi"/>
          <w:lang w:val="en-GB"/>
          <w:rPrChange w:id="1977" w:author="Nabera  Abhinandan" w:date="2023-03-08T18:41:00Z">
            <w:rPr>
              <w:rFonts w:cstheme="minorHAnsi"/>
            </w:rPr>
          </w:rPrChange>
        </w:rPr>
        <w:fldChar w:fldCharType="separate"/>
      </w:r>
      <w:r w:rsidR="00373CEC" w:rsidRPr="00C52832">
        <w:rPr>
          <w:rFonts w:ascii="Calibri" w:hAnsi="Calibri" w:cs="Calibri"/>
          <w:szCs w:val="24"/>
          <w:vertAlign w:val="superscript"/>
          <w:lang w:val="en-GB"/>
          <w:rPrChange w:id="1978" w:author="Nabera  Abhinandan" w:date="2023-03-08T18:41:00Z">
            <w:rPr>
              <w:rFonts w:ascii="Calibri" w:hAnsi="Calibri" w:cs="Calibri"/>
              <w:szCs w:val="24"/>
              <w:vertAlign w:val="superscript"/>
            </w:rPr>
          </w:rPrChange>
        </w:rPr>
        <w:t>44</w:t>
      </w:r>
      <w:r w:rsidRPr="00C52832">
        <w:rPr>
          <w:rFonts w:cstheme="minorHAnsi"/>
          <w:lang w:val="en-GB"/>
          <w:rPrChange w:id="1979" w:author="Nabera  Abhinandan" w:date="2023-03-08T18:41:00Z">
            <w:rPr>
              <w:rFonts w:cstheme="minorHAnsi"/>
            </w:rPr>
          </w:rPrChange>
        </w:rPr>
        <w:fldChar w:fldCharType="end"/>
      </w:r>
      <w:bookmarkEnd w:id="1974"/>
      <w:r w:rsidRPr="00C52832">
        <w:rPr>
          <w:rFonts w:cstheme="minorHAnsi"/>
          <w:lang w:val="en-GB"/>
          <w:rPrChange w:id="1980" w:author="Nabera  Abhinandan" w:date="2023-03-08T18:41:00Z">
            <w:rPr>
              <w:rFonts w:cstheme="minorHAnsi"/>
              <w:lang w:val="en-US"/>
            </w:rPr>
          </w:rPrChange>
        </w:rPr>
        <w:t>. An additional investment of approximately 94 billion USD yr</w:t>
      </w:r>
      <w:r w:rsidRPr="00C52832">
        <w:rPr>
          <w:rFonts w:cstheme="minorHAnsi"/>
          <w:vertAlign w:val="superscript"/>
          <w:lang w:val="en-GB"/>
          <w:rPrChange w:id="1981" w:author="Nabera  Abhinandan" w:date="2023-03-08T18:41:00Z">
            <w:rPr>
              <w:rFonts w:cstheme="minorHAnsi"/>
              <w:vertAlign w:val="superscript"/>
              <w:lang w:val="en-US"/>
            </w:rPr>
          </w:rPrChange>
        </w:rPr>
        <w:t>−1</w:t>
      </w:r>
      <w:r w:rsidRPr="00C52832">
        <w:rPr>
          <w:rFonts w:cstheme="minorHAnsi"/>
          <w:lang w:val="en-GB"/>
          <w:rPrChange w:id="1982" w:author="Nabera  Abhinandan" w:date="2023-03-08T18:41:00Z">
            <w:rPr>
              <w:rFonts w:cstheme="minorHAnsi"/>
              <w:lang w:val="en-US"/>
            </w:rPr>
          </w:rPrChange>
        </w:rPr>
        <w:t xml:space="preserve"> is required in the immediate future until 2025 </w:t>
      </w:r>
      <w:del w:id="1983" w:author="Nabera  Abhinandan" w:date="2023-03-08T18:01:00Z">
        <w:r w:rsidRPr="00C52832" w:rsidDel="00F92B57">
          <w:rPr>
            <w:rFonts w:cstheme="minorHAnsi"/>
            <w:lang w:val="en-GB"/>
            <w:rPrChange w:id="1984" w:author="Nabera  Abhinandan" w:date="2023-03-08T18:41:00Z">
              <w:rPr>
                <w:rFonts w:cstheme="minorHAnsi"/>
                <w:lang w:val="en-US"/>
              </w:rPr>
            </w:rPrChange>
          </w:rPr>
          <w:delText xml:space="preserve">in order </w:delText>
        </w:r>
      </w:del>
      <w:r w:rsidRPr="00C52832">
        <w:rPr>
          <w:rFonts w:cstheme="minorHAnsi"/>
          <w:lang w:val="en-GB"/>
          <w:rPrChange w:id="1985" w:author="Nabera  Abhinandan" w:date="2023-03-08T18:41:00Z">
            <w:rPr>
              <w:rFonts w:cstheme="minorHAnsi"/>
              <w:lang w:val="en-US"/>
            </w:rPr>
          </w:rPrChange>
        </w:rPr>
        <w:t xml:space="preserve">to achieve </w:t>
      </w:r>
      <w:del w:id="1986" w:author="Nabera  Abhinandan" w:date="2023-03-08T17:58:00Z">
        <w:r w:rsidRPr="00C52832" w:rsidDel="006A1523">
          <w:rPr>
            <w:rFonts w:cstheme="minorHAnsi"/>
            <w:lang w:val="en-GB"/>
            <w:rPrChange w:id="1987" w:author="Nabera  Abhinandan" w:date="2023-03-08T18:41:00Z">
              <w:rPr>
                <w:rFonts w:cstheme="minorHAnsi"/>
                <w:lang w:val="en-US"/>
              </w:rPr>
            </w:rPrChange>
          </w:rPr>
          <w:delText xml:space="preserve">the </w:delText>
        </w:r>
      </w:del>
      <w:r w:rsidRPr="00C52832">
        <w:rPr>
          <w:rFonts w:cstheme="minorHAnsi"/>
          <w:lang w:val="en-GB"/>
          <w:rPrChange w:id="1988" w:author="Nabera  Abhinandan" w:date="2023-03-08T18:41:00Z">
            <w:rPr>
              <w:rFonts w:cstheme="minorHAnsi"/>
              <w:lang w:val="en-US"/>
            </w:rPr>
          </w:rPrChange>
        </w:rPr>
        <w:t>net</w:t>
      </w:r>
      <w:ins w:id="1989" w:author="Nabera  Abhinandan" w:date="2023-03-08T18:01:00Z">
        <w:r w:rsidR="005407DC" w:rsidRPr="00D24C8D">
          <w:rPr>
            <w:rFonts w:cstheme="minorHAnsi"/>
            <w:lang w:val="en-GB"/>
          </w:rPr>
          <w:t xml:space="preserve"> </w:t>
        </w:r>
      </w:ins>
      <w:del w:id="1990" w:author="Nabera  Abhinandan" w:date="2023-03-08T17:58:00Z">
        <w:r w:rsidRPr="00C52832" w:rsidDel="000478E5">
          <w:rPr>
            <w:rFonts w:cstheme="minorHAnsi"/>
            <w:lang w:val="en-GB"/>
            <w:rPrChange w:id="1991" w:author="Nabera  Abhinandan" w:date="2023-03-08T18:41:00Z">
              <w:rPr>
                <w:rFonts w:cstheme="minorHAnsi"/>
                <w:lang w:val="en-US"/>
              </w:rPr>
            </w:rPrChange>
          </w:rPr>
          <w:delText>-</w:delText>
        </w:r>
      </w:del>
      <w:r w:rsidRPr="00C52832">
        <w:rPr>
          <w:rFonts w:cstheme="minorHAnsi"/>
          <w:lang w:val="en-GB"/>
          <w:rPrChange w:id="1992" w:author="Nabera  Abhinandan" w:date="2023-03-08T18:41:00Z">
            <w:rPr>
              <w:rFonts w:cstheme="minorHAnsi"/>
              <w:lang w:val="en-US"/>
            </w:rPr>
          </w:rPrChange>
        </w:rPr>
        <w:t>zero</w:t>
      </w:r>
      <w:del w:id="1993" w:author="Nabera  Abhinandan" w:date="2023-03-08T17:58:00Z">
        <w:r w:rsidRPr="00C52832" w:rsidDel="006A1523">
          <w:rPr>
            <w:rFonts w:cstheme="minorHAnsi"/>
            <w:lang w:val="en-GB"/>
            <w:rPrChange w:id="1994" w:author="Nabera  Abhinandan" w:date="2023-03-08T18:41:00Z">
              <w:rPr>
                <w:rFonts w:cstheme="minorHAnsi"/>
                <w:lang w:val="en-US"/>
              </w:rPr>
            </w:rPrChange>
          </w:rPr>
          <w:delText xml:space="preserve"> target by 2050</w:delText>
        </w:r>
      </w:del>
      <w:r w:rsidRPr="00C52832">
        <w:rPr>
          <w:rFonts w:cstheme="minorHAnsi"/>
          <w:lang w:val="en-GB"/>
          <w:rPrChange w:id="1995" w:author="Nabera  Abhinandan" w:date="2023-03-08T18:41:00Z">
            <w:rPr>
              <w:rFonts w:cstheme="minorHAnsi"/>
              <w:lang w:val="en-US"/>
            </w:rPr>
          </w:rPrChange>
        </w:rPr>
        <w:t xml:space="preserve">. </w:t>
      </w:r>
      <w:ins w:id="1996" w:author="Nabera  Abhinandan" w:date="2023-03-08T18:01:00Z">
        <w:r w:rsidR="00EB0CED" w:rsidRPr="00D24C8D">
          <w:rPr>
            <w:rFonts w:cstheme="minorHAnsi"/>
            <w:lang w:val="en-GB"/>
          </w:rPr>
          <w:t>Notably</w:t>
        </w:r>
      </w:ins>
      <w:ins w:id="1997" w:author="Nabera  Abhinandan" w:date="2023-03-08T18:00:00Z">
        <w:r w:rsidR="00871A2A" w:rsidRPr="00547CC2">
          <w:rPr>
            <w:rFonts w:cstheme="minorHAnsi"/>
            <w:lang w:val="en-GB"/>
          </w:rPr>
          <w:t xml:space="preserve">, </w:t>
        </w:r>
      </w:ins>
      <w:del w:id="1998" w:author="Nabera  Abhinandan" w:date="2023-03-08T17:58:00Z">
        <w:r w:rsidRPr="00C52832" w:rsidDel="00C25A49">
          <w:rPr>
            <w:rFonts w:cstheme="minorHAnsi"/>
            <w:lang w:val="en-GB"/>
            <w:rPrChange w:id="1999" w:author="Nabera  Abhinandan" w:date="2023-03-08T18:41:00Z">
              <w:rPr>
                <w:rFonts w:cstheme="minorHAnsi"/>
                <w:lang w:val="en-US"/>
              </w:rPr>
            </w:rPrChange>
          </w:rPr>
          <w:delText>It was also found that a</w:delText>
        </w:r>
      </w:del>
      <w:ins w:id="2000" w:author="Nabera  Abhinandan" w:date="2023-03-08T18:00:00Z">
        <w:r w:rsidR="00871A2A" w:rsidRPr="00D24C8D">
          <w:rPr>
            <w:rFonts w:cstheme="minorHAnsi"/>
            <w:lang w:val="en-GB"/>
          </w:rPr>
          <w:t>a</w:t>
        </w:r>
      </w:ins>
      <w:r w:rsidRPr="00C52832">
        <w:rPr>
          <w:rFonts w:cstheme="minorHAnsi"/>
          <w:lang w:val="en-GB"/>
          <w:rPrChange w:id="2001" w:author="Nabera  Abhinandan" w:date="2023-03-08T18:41:00Z">
            <w:rPr>
              <w:rFonts w:cstheme="minorHAnsi"/>
              <w:lang w:val="en-US"/>
            </w:rPr>
          </w:rPrChange>
        </w:rPr>
        <w:t xml:space="preserve"> tremendous investment increase </w:t>
      </w:r>
      <w:del w:id="2002" w:author="Nabera  Abhinandan" w:date="2023-03-08T18:00:00Z">
        <w:r w:rsidRPr="00C52832" w:rsidDel="00F92B57">
          <w:rPr>
            <w:rFonts w:cstheme="minorHAnsi"/>
            <w:lang w:val="en-GB"/>
            <w:rPrChange w:id="2003" w:author="Nabera  Abhinandan" w:date="2023-03-08T18:41:00Z">
              <w:rPr>
                <w:rFonts w:cstheme="minorHAnsi"/>
                <w:lang w:val="en-US"/>
              </w:rPr>
            </w:rPrChange>
          </w:rPr>
          <w:delText>of 26 billion USD yr</w:delText>
        </w:r>
        <w:r w:rsidRPr="00C52832" w:rsidDel="00F92B57">
          <w:rPr>
            <w:rFonts w:cstheme="minorHAnsi"/>
            <w:vertAlign w:val="superscript"/>
            <w:lang w:val="en-GB"/>
            <w:rPrChange w:id="2004" w:author="Nabera  Abhinandan" w:date="2023-03-08T18:41:00Z">
              <w:rPr>
                <w:rFonts w:cstheme="minorHAnsi"/>
                <w:vertAlign w:val="superscript"/>
                <w:lang w:val="en-US"/>
              </w:rPr>
            </w:rPrChange>
          </w:rPr>
          <w:delText>−1</w:delText>
        </w:r>
        <w:r w:rsidRPr="00C52832" w:rsidDel="00F92B57">
          <w:rPr>
            <w:rFonts w:cstheme="minorHAnsi"/>
            <w:lang w:val="en-GB"/>
            <w:rPrChange w:id="2005" w:author="Nabera  Abhinandan" w:date="2023-03-08T18:41:00Z">
              <w:rPr>
                <w:rFonts w:cstheme="minorHAnsi"/>
                <w:lang w:val="en-US"/>
              </w:rPr>
            </w:rPrChange>
          </w:rPr>
          <w:delText xml:space="preserve"> </w:delText>
        </w:r>
      </w:del>
      <w:del w:id="2006" w:author="Nabera  Abhinandan" w:date="2023-03-08T18:01:00Z">
        <w:r w:rsidRPr="00C52832" w:rsidDel="00EB0CED">
          <w:rPr>
            <w:rFonts w:cstheme="minorHAnsi"/>
            <w:lang w:val="en-GB"/>
            <w:rPrChange w:id="2007" w:author="Nabera  Abhinandan" w:date="2023-03-08T18:41:00Z">
              <w:rPr>
                <w:rFonts w:cstheme="minorHAnsi"/>
                <w:lang w:val="en-US"/>
              </w:rPr>
            </w:rPrChange>
          </w:rPr>
          <w:delText>was</w:delText>
        </w:r>
      </w:del>
      <w:ins w:id="2008" w:author="Nabera  Abhinandan" w:date="2023-03-08T18:01:00Z">
        <w:r w:rsidR="00EB0CED" w:rsidRPr="00D24C8D">
          <w:rPr>
            <w:rFonts w:cstheme="minorHAnsi"/>
            <w:lang w:val="en-GB"/>
          </w:rPr>
          <w:t>is</w:t>
        </w:r>
      </w:ins>
      <w:r w:rsidRPr="00C52832">
        <w:rPr>
          <w:rFonts w:cstheme="minorHAnsi"/>
          <w:lang w:val="en-GB"/>
          <w:rPrChange w:id="2009" w:author="Nabera  Abhinandan" w:date="2023-03-08T18:41:00Z">
            <w:rPr>
              <w:rFonts w:cstheme="minorHAnsi"/>
              <w:lang w:val="en-US"/>
            </w:rPr>
          </w:rPrChange>
        </w:rPr>
        <w:t xml:space="preserve"> needed for renewable power</w:t>
      </w:r>
      <w:del w:id="2010" w:author="Nabera  Abhinandan" w:date="2023-03-08T18:00:00Z">
        <w:r w:rsidRPr="00C52832" w:rsidDel="00F92B57">
          <w:rPr>
            <w:rFonts w:cstheme="minorHAnsi"/>
            <w:lang w:val="en-GB"/>
            <w:rPrChange w:id="2011" w:author="Nabera  Abhinandan" w:date="2023-03-08T18:41:00Z">
              <w:rPr>
                <w:rFonts w:cstheme="minorHAnsi"/>
                <w:lang w:val="en-US"/>
              </w:rPr>
            </w:rPrChange>
          </w:rPr>
          <w:delText xml:space="preserve"> plants</w:delText>
        </w:r>
      </w:del>
      <w:r w:rsidRPr="00C52832">
        <w:rPr>
          <w:rFonts w:cstheme="minorHAnsi"/>
          <w:lang w:val="en-GB"/>
          <w:rPrChange w:id="2012" w:author="Nabera  Abhinandan" w:date="2023-03-08T18:41:00Z">
            <w:rPr>
              <w:rFonts w:cstheme="minorHAnsi"/>
              <w:lang w:val="en-US"/>
            </w:rPr>
          </w:rPrChange>
        </w:rPr>
        <w:t>, especially solar (7.6 billion</w:t>
      </w:r>
      <w:ins w:id="2013" w:author="Nabera  Abhinandan" w:date="2023-03-08T18:01:00Z">
        <w:r w:rsidR="00DC65E3" w:rsidRPr="00D24C8D">
          <w:rPr>
            <w:rFonts w:cstheme="minorHAnsi"/>
            <w:lang w:val="en-GB"/>
          </w:rPr>
          <w:t> </w:t>
        </w:r>
      </w:ins>
      <w:del w:id="2014" w:author="Nabera  Abhinandan" w:date="2023-03-08T18:01:00Z">
        <w:r w:rsidRPr="00C52832" w:rsidDel="00DC65E3">
          <w:rPr>
            <w:rFonts w:cstheme="minorHAnsi"/>
            <w:lang w:val="en-GB"/>
            <w:rPrChange w:id="2015" w:author="Nabera  Abhinandan" w:date="2023-03-08T18:41:00Z">
              <w:rPr>
                <w:rFonts w:cstheme="minorHAnsi"/>
                <w:lang w:val="en-US"/>
              </w:rPr>
            </w:rPrChange>
          </w:rPr>
          <w:delText xml:space="preserve"> </w:delText>
        </w:r>
      </w:del>
      <w:r w:rsidRPr="00C52832">
        <w:rPr>
          <w:rFonts w:cstheme="minorHAnsi"/>
          <w:lang w:val="en-GB"/>
          <w:rPrChange w:id="2016" w:author="Nabera  Abhinandan" w:date="2023-03-08T18:41:00Z">
            <w:rPr>
              <w:rFonts w:cstheme="minorHAnsi"/>
              <w:lang w:val="en-US"/>
            </w:rPr>
          </w:rPrChange>
        </w:rPr>
        <w:t>USD yr</w:t>
      </w:r>
      <w:r w:rsidRPr="00C52832">
        <w:rPr>
          <w:rFonts w:cstheme="minorHAnsi"/>
          <w:vertAlign w:val="superscript"/>
          <w:lang w:val="en-GB"/>
          <w:rPrChange w:id="2017" w:author="Nabera  Abhinandan" w:date="2023-03-08T18:41:00Z">
            <w:rPr>
              <w:rFonts w:cstheme="minorHAnsi"/>
              <w:vertAlign w:val="superscript"/>
              <w:lang w:val="en-US"/>
            </w:rPr>
          </w:rPrChange>
        </w:rPr>
        <w:t>−1</w:t>
      </w:r>
      <w:r w:rsidRPr="00C52832">
        <w:rPr>
          <w:rFonts w:cstheme="minorHAnsi"/>
          <w:lang w:val="en-GB"/>
          <w:rPrChange w:id="2018" w:author="Nabera  Abhinandan" w:date="2023-03-08T18:41:00Z">
            <w:rPr>
              <w:rFonts w:cstheme="minorHAnsi"/>
              <w:lang w:val="en-US"/>
            </w:rPr>
          </w:rPrChange>
        </w:rPr>
        <w:t>) and on-shore wind (17.3 billion USD yr</w:t>
      </w:r>
      <w:r w:rsidRPr="00C52832">
        <w:rPr>
          <w:rFonts w:cstheme="minorHAnsi"/>
          <w:vertAlign w:val="superscript"/>
          <w:lang w:val="en-GB"/>
          <w:rPrChange w:id="2019" w:author="Nabera  Abhinandan" w:date="2023-03-08T18:41:00Z">
            <w:rPr>
              <w:rFonts w:cstheme="minorHAnsi"/>
              <w:vertAlign w:val="superscript"/>
              <w:lang w:val="en-US"/>
            </w:rPr>
          </w:rPrChange>
        </w:rPr>
        <w:t>−1</w:t>
      </w:r>
      <w:r w:rsidRPr="00C52832">
        <w:rPr>
          <w:rFonts w:cstheme="minorHAnsi"/>
          <w:lang w:val="en-GB"/>
          <w:rPrChange w:id="2020" w:author="Nabera  Abhinandan" w:date="2023-03-08T18:41:00Z">
            <w:rPr>
              <w:rFonts w:cstheme="minorHAnsi"/>
              <w:lang w:val="en-US"/>
            </w:rPr>
          </w:rPrChange>
        </w:rPr>
        <w:t>)</w:t>
      </w:r>
      <w:r w:rsidRPr="00C52832">
        <w:rPr>
          <w:rFonts w:cstheme="minorHAnsi"/>
          <w:lang w:val="en-GB"/>
          <w:rPrChange w:id="2021" w:author="Nabera  Abhinandan" w:date="2023-03-08T18:41:00Z">
            <w:rPr>
              <w:rFonts w:cstheme="minorHAnsi"/>
            </w:rPr>
          </w:rPrChange>
        </w:rPr>
        <w:fldChar w:fldCharType="begin"/>
      </w:r>
      <w:r w:rsidR="00373CEC" w:rsidRPr="00C52832">
        <w:rPr>
          <w:rFonts w:cstheme="minorHAnsi"/>
          <w:lang w:val="en-GB"/>
          <w:rPrChange w:id="2022" w:author="Nabera  Abhinandan" w:date="2023-03-08T18:41:00Z">
            <w:rPr>
              <w:rFonts w:cstheme="minorHAnsi"/>
              <w:lang w:val="en-US"/>
            </w:rPr>
          </w:rPrChange>
        </w:rPr>
        <w:instrText xml:space="preserve"> ADDIN ZOTERO_ITEM CSL_CITATION {"citationID":"ahjMIKXT","properties":{"formattedCitation":"\\super 44\\nosupersub{}","plainCitation":"44","noteIndex":0},"citationItems":[{"id":21532,"uris":["http://zotero.org/users/9157291/items/KAICFIWB"],"itemData":{"id":21532,"type":"article-journal","abstract":"Reaching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Pr="00C52832">
        <w:rPr>
          <w:rFonts w:cstheme="minorHAnsi"/>
          <w:lang w:val="en-GB"/>
          <w:rPrChange w:id="2023" w:author="Nabera  Abhinandan" w:date="2023-03-08T18:41:00Z">
            <w:rPr>
              <w:rFonts w:cstheme="minorHAnsi"/>
            </w:rPr>
          </w:rPrChange>
        </w:rPr>
        <w:fldChar w:fldCharType="separate"/>
      </w:r>
      <w:r w:rsidR="00373CEC" w:rsidRPr="00C52832">
        <w:rPr>
          <w:rFonts w:ascii="Calibri" w:hAnsi="Calibri" w:cs="Calibri"/>
          <w:szCs w:val="24"/>
          <w:vertAlign w:val="superscript"/>
          <w:lang w:val="en-GB"/>
          <w:rPrChange w:id="2024" w:author="Nabera  Abhinandan" w:date="2023-03-08T18:41:00Z">
            <w:rPr>
              <w:rFonts w:ascii="Calibri" w:hAnsi="Calibri" w:cs="Calibri"/>
              <w:szCs w:val="24"/>
              <w:vertAlign w:val="superscript"/>
            </w:rPr>
          </w:rPrChange>
        </w:rPr>
        <w:t>44</w:t>
      </w:r>
      <w:r w:rsidRPr="00C52832">
        <w:rPr>
          <w:rFonts w:cstheme="minorHAnsi"/>
          <w:lang w:val="en-GB"/>
          <w:rPrChange w:id="2025" w:author="Nabera  Abhinandan" w:date="2023-03-08T18:41:00Z">
            <w:rPr>
              <w:rFonts w:cstheme="minorHAnsi"/>
            </w:rPr>
          </w:rPrChange>
        </w:rPr>
        <w:fldChar w:fldCharType="end"/>
      </w:r>
      <w:r w:rsidRPr="00C52832">
        <w:rPr>
          <w:rFonts w:cstheme="minorHAnsi"/>
          <w:lang w:val="en-GB"/>
          <w:rPrChange w:id="2026" w:author="Nabera  Abhinandan" w:date="2023-03-08T18:41:00Z">
            <w:rPr>
              <w:rFonts w:cstheme="minorHAnsi"/>
              <w:lang w:val="en-US"/>
            </w:rPr>
          </w:rPrChange>
        </w:rPr>
        <w:t xml:space="preserve">. </w:t>
      </w:r>
      <w:ins w:id="2027" w:author="Nabera  Abhinandan" w:date="2023-03-08T17:59:00Z">
        <w:r w:rsidR="00C25A49" w:rsidRPr="00C52832">
          <w:rPr>
            <w:rFonts w:cstheme="minorHAnsi"/>
            <w:lang w:val="en-GB"/>
            <w:rPrChange w:id="2028" w:author="Nabera  Abhinandan" w:date="2023-03-08T18:41:00Z">
              <w:rPr>
                <w:rFonts w:cstheme="minorHAnsi"/>
                <w:lang w:val="en-US"/>
              </w:rPr>
            </w:rPrChange>
          </w:rPr>
          <w:t>Thus, producing green ammonia and methanol driven by market forces could help the European chemical industry curb GHG emissions at a negative mitigation cost, in contrast to expensive NETs facing socio-political challenges.</w:t>
        </w:r>
      </w:ins>
      <w:del w:id="2029" w:author="Nabera  Abhinandan" w:date="2023-03-08T17:56:00Z">
        <w:r w:rsidRPr="00C52832" w:rsidDel="00143F55">
          <w:rPr>
            <w:rFonts w:cstheme="minorHAnsi"/>
            <w:lang w:val="en-GB"/>
            <w:rPrChange w:id="2030" w:author="Nabera  Abhinandan" w:date="2023-03-08T18:41:00Z">
              <w:rPr>
                <w:rFonts w:cstheme="minorHAnsi"/>
                <w:lang w:val="en-US"/>
              </w:rPr>
            </w:rPrChange>
          </w:rPr>
          <w:delText>Therefore, negative mitigation costs associated with the production of green ammonia and methanol (especially on-shore wind</w:delText>
        </w:r>
        <w:r w:rsidRPr="00C52832" w:rsidDel="00143F55">
          <w:rPr>
            <w:rFonts w:cstheme="minorHAnsi"/>
            <w:lang w:val="en-GB"/>
            <w:rPrChange w:id="2031" w:author="Nabera  Abhinandan" w:date="2023-03-08T18:41:00Z">
              <w:rPr>
                <w:rFonts w:cstheme="minorHAnsi"/>
                <w:lang w:val="en-US"/>
              </w:rPr>
            </w:rPrChange>
          </w:rPr>
          <w:noBreakHyphen/>
          <w:delText xml:space="preserve">based ammonia) appear as particularly appealing to lower the carbon footprint of these essential chemicals driven by market forces rather than by incentives. Hence, in addition to improving supply security, green ammonia and methanol could help the European chemical industry curb GHG emissions at a negative mitigation cost, </w:delText>
        </w:r>
        <w:r w:rsidRPr="00C52832" w:rsidDel="00143F55">
          <w:rPr>
            <w:rFonts w:cstheme="minorHAnsi"/>
            <w:iCs/>
            <w:lang w:val="en-GB"/>
            <w:rPrChange w:id="2032" w:author="Nabera  Abhinandan" w:date="2023-03-08T18:41:00Z">
              <w:rPr>
                <w:rFonts w:cstheme="minorHAnsi"/>
                <w:iCs/>
                <w:lang w:val="en-US"/>
              </w:rPr>
            </w:rPrChange>
          </w:rPr>
          <w:delText>in contrast to expensive NETs, which also face socio-political challenges.</w:delText>
        </w:r>
      </w:del>
    </w:p>
    <w:p w14:paraId="62D25E95" w14:textId="54052787" w:rsidR="00E15608" w:rsidRPr="00C52832" w:rsidRDefault="00E15608" w:rsidP="00577897">
      <w:pPr>
        <w:jc w:val="both"/>
        <w:rPr>
          <w:rFonts w:cstheme="minorHAnsi"/>
          <w:iCs/>
          <w:lang w:val="en-GB"/>
          <w:rPrChange w:id="2033" w:author="Nabera  Abhinandan" w:date="2023-03-08T18:41:00Z">
            <w:rPr>
              <w:rFonts w:cstheme="minorHAnsi"/>
              <w:iCs/>
              <w:lang w:val="en-US"/>
            </w:rPr>
          </w:rPrChange>
        </w:rPr>
      </w:pPr>
      <w:r w:rsidRPr="00C52832">
        <w:rPr>
          <w:rFonts w:cstheme="minorHAnsi"/>
          <w:iCs/>
          <w:highlight w:val="yellow"/>
          <w:lang w:val="en-GB"/>
          <w:rPrChange w:id="2034" w:author="Nabera  Abhinandan" w:date="2023-03-08T18:41:00Z">
            <w:rPr>
              <w:rFonts w:cstheme="minorHAnsi"/>
              <w:iCs/>
              <w:lang w:val="en-US"/>
            </w:rPr>
          </w:rPrChange>
        </w:rPr>
        <w:t xml:space="preserve">A longer-term advantage will be gained if a fraction of this decisive investment is </w:t>
      </w:r>
      <w:del w:id="2035" w:author="Nabera  Abhinandan" w:date="2023-03-02T17:19:00Z">
        <w:r w:rsidRPr="00C52832" w:rsidDel="00C42DC2">
          <w:rPr>
            <w:rFonts w:cstheme="minorHAnsi"/>
            <w:iCs/>
            <w:highlight w:val="yellow"/>
            <w:lang w:val="en-GB"/>
            <w:rPrChange w:id="2036" w:author="Nabera  Abhinandan" w:date="2023-03-08T18:41:00Z">
              <w:rPr>
                <w:rFonts w:cstheme="minorHAnsi"/>
                <w:iCs/>
                <w:lang w:val="en-US"/>
              </w:rPr>
            </w:rPrChange>
          </w:rPr>
          <w:delText>channeled</w:delText>
        </w:r>
      </w:del>
      <w:ins w:id="2037" w:author="Nabera  Abhinandan" w:date="2023-03-02T17:19:00Z">
        <w:r w:rsidR="00C42DC2" w:rsidRPr="00C52832">
          <w:rPr>
            <w:rFonts w:cstheme="minorHAnsi"/>
            <w:iCs/>
            <w:highlight w:val="yellow"/>
            <w:lang w:val="en-GB"/>
            <w:rPrChange w:id="2038" w:author="Nabera  Abhinandan" w:date="2023-03-08T18:41:00Z">
              <w:rPr>
                <w:rFonts w:cstheme="minorHAnsi"/>
                <w:iCs/>
                <w:lang w:val="en-GB"/>
              </w:rPr>
            </w:rPrChange>
          </w:rPr>
          <w:t>channelled</w:t>
        </w:r>
      </w:ins>
      <w:r w:rsidRPr="00C52832">
        <w:rPr>
          <w:rFonts w:cstheme="minorHAnsi"/>
          <w:iCs/>
          <w:highlight w:val="yellow"/>
          <w:lang w:val="en-GB"/>
          <w:rPrChange w:id="2039" w:author="Nabera  Abhinandan" w:date="2023-03-08T18:41:00Z">
            <w:rPr>
              <w:rFonts w:cstheme="minorHAnsi"/>
              <w:iCs/>
              <w:lang w:val="en-US"/>
            </w:rPr>
          </w:rPrChange>
        </w:rPr>
        <w:t xml:space="preserve"> toward research and development, boosting performance of water electrolysis</w:t>
      </w:r>
      <w:r w:rsidR="008B6718" w:rsidRPr="00C52832">
        <w:rPr>
          <w:rFonts w:cstheme="minorHAnsi"/>
          <w:iCs/>
          <w:highlight w:val="yellow"/>
          <w:lang w:val="en-GB"/>
          <w:rPrChange w:id="2040" w:author="Nabera  Abhinandan" w:date="2023-03-08T18:41:00Z">
            <w:rPr>
              <w:rFonts w:cstheme="minorHAnsi"/>
              <w:iCs/>
              <w:lang w:val="en-US"/>
            </w:rPr>
          </w:rPrChange>
        </w:rPr>
        <w:t xml:space="preserve"> </w:t>
      </w:r>
      <w:r w:rsidRPr="00C52832">
        <w:rPr>
          <w:rFonts w:cstheme="minorHAnsi"/>
          <w:iCs/>
          <w:highlight w:val="yellow"/>
          <w:lang w:val="en-GB"/>
          <w:rPrChange w:id="2041" w:author="Nabera  Abhinandan" w:date="2023-03-08T18:41:00Z">
            <w:rPr>
              <w:rFonts w:cstheme="minorHAnsi"/>
              <w:iCs/>
              <w:lang w:val="en-US"/>
            </w:rPr>
          </w:rPrChange>
        </w:rPr>
        <w:t>-as a key element of green Haber-Bosch-, direct N</w:t>
      </w:r>
      <w:r w:rsidRPr="00C52832">
        <w:rPr>
          <w:rFonts w:cstheme="minorHAnsi"/>
          <w:iCs/>
          <w:highlight w:val="yellow"/>
          <w:vertAlign w:val="subscript"/>
          <w:lang w:val="en-GB"/>
          <w:rPrChange w:id="2042" w:author="Nabera  Abhinandan" w:date="2023-03-08T18:41:00Z">
            <w:rPr>
              <w:rFonts w:cstheme="minorHAnsi"/>
              <w:iCs/>
              <w:vertAlign w:val="subscript"/>
              <w:lang w:val="en-US"/>
            </w:rPr>
          </w:rPrChange>
        </w:rPr>
        <w:t>2</w:t>
      </w:r>
      <w:r w:rsidRPr="00C52832">
        <w:rPr>
          <w:rFonts w:cstheme="minorHAnsi"/>
          <w:iCs/>
          <w:highlight w:val="yellow"/>
          <w:lang w:val="en-GB"/>
          <w:rPrChange w:id="2043" w:author="Nabera  Abhinandan" w:date="2023-03-08T18:41:00Z">
            <w:rPr>
              <w:rFonts w:cstheme="minorHAnsi"/>
              <w:iCs/>
              <w:lang w:val="en-US"/>
            </w:rPr>
          </w:rPrChange>
        </w:rPr>
        <w:t xml:space="preserve"> electroreduction, and </w:t>
      </w:r>
      <w:commentRangeStart w:id="2044"/>
      <w:r w:rsidRPr="00C52832">
        <w:rPr>
          <w:rFonts w:cstheme="minorHAnsi"/>
          <w:iCs/>
          <w:highlight w:val="yellow"/>
          <w:lang w:val="en-GB"/>
          <w:rPrChange w:id="2045" w:author="Nabera  Abhinandan" w:date="2023-03-08T18:41:00Z">
            <w:rPr>
              <w:rFonts w:cstheme="minorHAnsi"/>
              <w:iCs/>
              <w:lang w:val="en-US"/>
            </w:rPr>
          </w:rPrChange>
        </w:rPr>
        <w:t>direct CO</w:t>
      </w:r>
      <w:r w:rsidRPr="00C52832">
        <w:rPr>
          <w:rFonts w:cstheme="minorHAnsi"/>
          <w:iCs/>
          <w:highlight w:val="yellow"/>
          <w:vertAlign w:val="subscript"/>
          <w:lang w:val="en-GB"/>
          <w:rPrChange w:id="2046" w:author="Nabera  Abhinandan" w:date="2023-03-08T18:41:00Z">
            <w:rPr>
              <w:rFonts w:cstheme="minorHAnsi"/>
              <w:iCs/>
              <w:vertAlign w:val="subscript"/>
              <w:lang w:val="en-US"/>
            </w:rPr>
          </w:rPrChange>
        </w:rPr>
        <w:t>2</w:t>
      </w:r>
      <w:ins w:id="2047" w:author="Pérez-Ramirez  Javier" w:date="2023-03-02T07:50:00Z">
        <w:r w:rsidR="0078636C" w:rsidRPr="00C52832">
          <w:rPr>
            <w:rFonts w:cstheme="minorHAnsi"/>
            <w:iCs/>
            <w:highlight w:val="yellow"/>
            <w:lang w:val="en-GB"/>
            <w:rPrChange w:id="2048" w:author="Nabera  Abhinandan" w:date="2023-03-08T18:41:00Z">
              <w:rPr>
                <w:rFonts w:cstheme="minorHAnsi"/>
                <w:iCs/>
                <w:lang w:val="en-US"/>
              </w:rPr>
            </w:rPrChange>
          </w:rPr>
          <w:t xml:space="preserve"> </w:t>
        </w:r>
      </w:ins>
      <w:del w:id="2049" w:author="Pérez-Ramirez  Javier" w:date="2023-03-02T07:50:00Z">
        <w:r w:rsidRPr="00C52832" w:rsidDel="0078636C">
          <w:rPr>
            <w:rFonts w:cstheme="minorHAnsi"/>
            <w:iCs/>
            <w:highlight w:val="yellow"/>
            <w:lang w:val="en-GB"/>
            <w:rPrChange w:id="2050" w:author="Nabera  Abhinandan" w:date="2023-03-08T18:41:00Z">
              <w:rPr>
                <w:rFonts w:cstheme="minorHAnsi"/>
                <w:iCs/>
                <w:lang w:val="en-US"/>
              </w:rPr>
            </w:rPrChange>
          </w:rPr>
          <w:delText xml:space="preserve"> </w:delText>
        </w:r>
      </w:del>
      <w:r w:rsidRPr="00C52832">
        <w:rPr>
          <w:rFonts w:cstheme="minorHAnsi"/>
          <w:iCs/>
          <w:highlight w:val="yellow"/>
          <w:lang w:val="en-GB"/>
          <w:rPrChange w:id="2051" w:author="Nabera  Abhinandan" w:date="2023-03-08T18:41:00Z">
            <w:rPr>
              <w:rFonts w:cstheme="minorHAnsi"/>
              <w:iCs/>
              <w:lang w:val="en-US"/>
            </w:rPr>
          </w:rPrChange>
        </w:rPr>
        <w:t xml:space="preserve">hydrogenation. </w:t>
      </w:r>
      <w:commentRangeEnd w:id="2044"/>
      <w:r w:rsidR="0078636C" w:rsidRPr="00C52832">
        <w:rPr>
          <w:rStyle w:val="CommentReference"/>
          <w:highlight w:val="yellow"/>
          <w:lang w:val="en-GB"/>
          <w:rPrChange w:id="2052" w:author="Nabera  Abhinandan" w:date="2023-03-08T18:41:00Z">
            <w:rPr>
              <w:rStyle w:val="CommentReference"/>
              <w:lang w:val="en-GB"/>
            </w:rPr>
          </w:rPrChange>
        </w:rPr>
        <w:commentReference w:id="2044"/>
      </w:r>
      <w:r w:rsidRPr="00C52832">
        <w:rPr>
          <w:rFonts w:cstheme="minorHAnsi"/>
          <w:iCs/>
          <w:highlight w:val="yellow"/>
          <w:lang w:val="en-GB"/>
          <w:rPrChange w:id="2053" w:author="Nabera  Abhinandan" w:date="2023-03-08T18:41:00Z">
            <w:rPr>
              <w:rFonts w:cstheme="minorHAnsi"/>
              <w:iCs/>
              <w:lang w:val="en-US"/>
            </w:rPr>
          </w:rPrChange>
        </w:rPr>
        <w:t xml:space="preserve">All these technologies have potential for mid- to large efficiency enhancement upon overcoming some key limitations related to catalyst design. </w:t>
      </w:r>
      <w:r w:rsidRPr="00C52832">
        <w:rPr>
          <w:rFonts w:cstheme="minorHAnsi"/>
          <w:highlight w:val="yellow"/>
          <w:lang w:val="en-GB"/>
          <w:rPrChange w:id="2054" w:author="Nabera  Abhinandan" w:date="2023-03-08T18:41:00Z">
            <w:rPr>
              <w:rFonts w:cstheme="minorHAnsi"/>
              <w:lang w:val="en-US"/>
            </w:rPr>
          </w:rPrChange>
        </w:rPr>
        <w:t>The technological maturity of water electroly</w:t>
      </w:r>
      <w:ins w:id="2055" w:author="Pérez-Ramirez  Javier" w:date="2023-03-02T07:50:00Z">
        <w:r w:rsidR="0078636C" w:rsidRPr="00C52832">
          <w:rPr>
            <w:rFonts w:cstheme="minorHAnsi"/>
            <w:highlight w:val="yellow"/>
            <w:lang w:val="en-GB"/>
            <w:rPrChange w:id="2056" w:author="Nabera  Abhinandan" w:date="2023-03-08T18:41:00Z">
              <w:rPr>
                <w:rFonts w:cstheme="minorHAnsi"/>
                <w:lang w:val="en-US"/>
              </w:rPr>
            </w:rPrChange>
          </w:rPr>
          <w:t>s</w:t>
        </w:r>
      </w:ins>
      <w:del w:id="2057" w:author="Pérez-Ramirez  Javier" w:date="2023-03-02T07:50:00Z">
        <w:r w:rsidRPr="00C52832" w:rsidDel="0078636C">
          <w:rPr>
            <w:rFonts w:cstheme="minorHAnsi"/>
            <w:highlight w:val="yellow"/>
            <w:lang w:val="en-GB"/>
            <w:rPrChange w:id="2058" w:author="Nabera  Abhinandan" w:date="2023-03-08T18:41:00Z">
              <w:rPr>
                <w:rFonts w:cstheme="minorHAnsi"/>
                <w:lang w:val="en-US"/>
              </w:rPr>
            </w:rPrChange>
          </w:rPr>
          <w:delText>z</w:delText>
        </w:r>
      </w:del>
      <w:r w:rsidRPr="00C52832">
        <w:rPr>
          <w:rFonts w:cstheme="minorHAnsi"/>
          <w:highlight w:val="yellow"/>
          <w:lang w:val="en-GB"/>
          <w:rPrChange w:id="2059" w:author="Nabera  Abhinandan" w:date="2023-03-08T18:41:00Z">
            <w:rPr>
              <w:rFonts w:cstheme="minorHAnsi"/>
              <w:lang w:val="en-US"/>
            </w:rPr>
          </w:rPrChange>
        </w:rPr>
        <w:t>ers will be displayed by lower cell voltages mainly arising from optimized anodes, ideally containing catalysts with lower Pt-group metal content</w:t>
      </w:r>
      <w:r w:rsidRPr="00C52832">
        <w:rPr>
          <w:rFonts w:cstheme="minorHAnsi"/>
          <w:highlight w:val="yellow"/>
          <w:lang w:val="en-GB"/>
          <w:rPrChange w:id="2060" w:author="Nabera  Abhinandan" w:date="2023-03-08T18:41:00Z">
            <w:rPr>
              <w:rFonts w:cstheme="minorHAnsi"/>
            </w:rPr>
          </w:rPrChange>
        </w:rPr>
        <w:fldChar w:fldCharType="begin"/>
      </w:r>
      <w:r w:rsidR="00373CEC" w:rsidRPr="00C52832">
        <w:rPr>
          <w:rFonts w:cstheme="minorHAnsi"/>
          <w:highlight w:val="yellow"/>
          <w:lang w:val="en-GB"/>
          <w:rPrChange w:id="2061" w:author="Nabera  Abhinandan" w:date="2023-03-08T18:41:00Z">
            <w:rPr>
              <w:rFonts w:cstheme="minorHAnsi"/>
              <w:lang w:val="en-US"/>
            </w:rPr>
          </w:rPrChange>
        </w:rPr>
        <w:instrText xml:space="preserve"> ADDIN ZOTERO_ITEM CSL_CITATION {"citationID":"zVrxVJYu","properties":{"formattedCitation":"\\super 45,46\\nosupersub{}","plainCitation":"45,46","noteIndex":0},"citationItems":[{"id":26680,"uris":["http://zotero.org/users/9157291/items/QSNU36QI"],"itemData":{"id":26680,"type":"article-journal","abstract":"Electrochemistry has the potential to sustainably transform molecules with electrons supplied by renewable electricity. It is one of many solutions towards a more circular, sustainable and equitable society. To achieve this, collaboration between industry and research laboratories is a must. Atomistic understanding from fundamental experiments and modelling can be used to engineer optimized systems whereas limitations set by the scaled-up technology can direct the systems studied in the research laboratory. In this Primer, best practices to run clean laboratory-scale electrochemical systems and tips for the analysis of electrochemical data to improve accuracy and reproducibility are introduced. How characterization and modelling are indispensable in providing routes to garner further insights into atomistic and mechanistic details is discussed. Finally, important considerations regarding material and cell design for scaling up water electrolysis are highlighted and the role of hydrogen in our society’s energy transition is discussed. The future of electrochemistry is bright and major breakthroughs will come with rigour and improvements in the collection, analysis, benchmarking and reporting of electrochemical water splitting data.","container-title":"Nature Reviews Methods Primers","DOI":"10.1038/s43586-022-00164-0","ISSN":"2662-8449","issue":"1","journalAbbreviation":"Nat Rev Methods Primers","language":"en","license":"2022 Springer Nature Limited","note":"number: 1\npublisher: Nature Publishing Group","page":"1-19","source":"www.nature.com","title":"Water electrolysis","volume":"2","author":[{"family":"Shih","given":"Arthur J."},{"family":"Monteiro","given":"Mariana C. O."},{"family":"Dattila","given":"Federico"},{"family":"Pavesi","given":"Davide"},{"family":"Philips","given":"Matthew"},{"family":"Silva","given":"Alisson H. M.","non-dropping-particle":"da"},{"family":"Vos","given":"Rafaël E."},{"family":"Ojha","given":"Kasinath"},{"family":"Park","given":"Sunghak"},{"family":"Heijden","given":"Onno","non-dropping-particle":"van der"},{"family":"Marcandalli","given":"Giulia"},{"family":"Goyal","given":"Akansha"},{"family":"Villalba","given":"Matias"},{"family":"Chen","given":"Xiaoting"},{"family":"Gunasooriya","given":"G. T. Kasun Kalhara"},{"family":"McCrum","given":"Ian"},{"family":"Mom","given":"Rik"},{"family":"López","given":"Núria"},{"family":"Koper","given":"Marc T. M."}],"issued":{"date-parts":[["2022",10,27]]}}},{"id":26679,"uris":["http://zotero.org/users/9157291/items/XLRY476D"],"itemData":{"id":26679,"type":"article-journal","abstract":"Replacing fossil fuels with energy sources and carriers that are sustainable, environmentally benign, and affordable is amongst the most pressing challenges for future socio-economic development. To that goal, hydrogen is presumed to be the most promising energy carrier. Electrocatalytic water splitting, if driven by green electricity, would provide hydrogen with minimal CO2 footprint. The viability of water electrolysis still hinges on the availability of durable earth-abundant electrocatalyst materials and the overall process efficiency. This review spans from the fundamentals of electrocatalytically initiated water splitting to the very latest scientific findings from university and institutional research, also covering specifications and special features of the current industrial processes and those processes currently being tested in large-scale applications. Recently developed strategies are described for the optimisation and discovery of active and durable materials for electrodes that ever-increasingly harness first-principles calculations and machine learning. In addition, a technoeconomic analysis of water electrolysis is included that allows an assessment of the extent to which a large-scale implementation of water splitting can help to combat climate change. This review article is intended to cross-pollinate and strengthen efforts from fundamental understanding to technical implementation and to improve the ‘junctions’ between the field's physical chemists, materials scientists and engineers, as well as stimulate much-needed exchange among these groups on challenges encountered in the different domains.","container-title":"Chemical Society Reviews","DOI":"10.1039/D0CS01079K","ISSN":"1460-4744","issue":"11","journalAbbreviation":"Chem. Soc. Rev.","language":"en","note":"publisher: The Royal Society of Chemistry","page":"4583-4762","source":"pubs.rsc.org","title":"Water electrolysis: from textbook knowledge to the latest scientific strategies and industrial developments","title-short":"Water electrolysis","volume":"51","author":[{"family":"Chatenet","given":"Marian"},{"family":"Pollet","given":"Bruno G."},{"family":"Dekel","given":"Dario R."},{"family":"Dionigi","given":"Fabio"},{"family":"Deseure","given":"Jonathan"},{"family":"Millet","given":"Pierre"},{"family":"Braatz","given":"Richard D."},{"family":"Bazant","given":"Martin Z."},{"family":"Eikerling","given":"Michael"},{"family":"Staffell","given":"Iain"},{"family":"Balcombe","given":"Paul"},{"family":"Shao-Horn","given":"Yang"},{"family":"Schäfer","given":"Helmut"}],"issued":{"date-parts":[["2022",6,6]]}}}],"schema":"https://github.com/citation-style-language/schema/raw/master/csl-citation.json"} </w:instrText>
      </w:r>
      <w:r w:rsidRPr="00C52832">
        <w:rPr>
          <w:rFonts w:cstheme="minorHAnsi"/>
          <w:highlight w:val="yellow"/>
          <w:lang w:val="en-GB"/>
          <w:rPrChange w:id="2062" w:author="Nabera  Abhinandan" w:date="2023-03-08T18:41:00Z">
            <w:rPr>
              <w:rFonts w:cstheme="minorHAnsi"/>
            </w:rPr>
          </w:rPrChange>
        </w:rPr>
        <w:fldChar w:fldCharType="separate"/>
      </w:r>
      <w:r w:rsidR="00373CEC" w:rsidRPr="00C52832">
        <w:rPr>
          <w:rFonts w:ascii="Calibri" w:hAnsi="Calibri" w:cs="Calibri"/>
          <w:szCs w:val="24"/>
          <w:highlight w:val="yellow"/>
          <w:vertAlign w:val="superscript"/>
          <w:lang w:val="en-GB"/>
          <w:rPrChange w:id="2063" w:author="Nabera  Abhinandan" w:date="2023-03-08T18:41:00Z">
            <w:rPr>
              <w:rFonts w:ascii="Calibri" w:hAnsi="Calibri" w:cs="Calibri"/>
              <w:szCs w:val="24"/>
              <w:vertAlign w:val="superscript"/>
              <w:lang w:val="en-US"/>
            </w:rPr>
          </w:rPrChange>
        </w:rPr>
        <w:t>45,46</w:t>
      </w:r>
      <w:r w:rsidRPr="00C52832">
        <w:rPr>
          <w:rFonts w:cstheme="minorHAnsi"/>
          <w:highlight w:val="yellow"/>
          <w:lang w:val="en-GB"/>
          <w:rPrChange w:id="2064" w:author="Nabera  Abhinandan" w:date="2023-03-08T18:41:00Z">
            <w:rPr>
              <w:rFonts w:cstheme="minorHAnsi"/>
            </w:rPr>
          </w:rPrChange>
        </w:rPr>
        <w:fldChar w:fldCharType="end"/>
      </w:r>
      <w:r w:rsidRPr="00C52832">
        <w:rPr>
          <w:rFonts w:cstheme="minorHAnsi"/>
          <w:highlight w:val="yellow"/>
          <w:lang w:val="en-GB"/>
          <w:rPrChange w:id="2065" w:author="Nabera  Abhinandan" w:date="2023-03-08T18:41:00Z">
            <w:rPr>
              <w:rFonts w:cstheme="minorHAnsi"/>
              <w:lang w:val="en-US"/>
            </w:rPr>
          </w:rPrChange>
        </w:rPr>
        <w:t>. A step behind in terms of development, the electrocatalytic reduction of N</w:t>
      </w:r>
      <w:r w:rsidRPr="00C52832">
        <w:rPr>
          <w:rFonts w:cstheme="minorHAnsi"/>
          <w:highlight w:val="yellow"/>
          <w:vertAlign w:val="subscript"/>
          <w:lang w:val="en-GB"/>
          <w:rPrChange w:id="2066" w:author="Nabera  Abhinandan" w:date="2023-03-08T18:41:00Z">
            <w:rPr>
              <w:rFonts w:cstheme="minorHAnsi"/>
              <w:vertAlign w:val="subscript"/>
              <w:lang w:val="en-US"/>
            </w:rPr>
          </w:rPrChange>
        </w:rPr>
        <w:t>2</w:t>
      </w:r>
      <w:r w:rsidRPr="00C52832">
        <w:rPr>
          <w:rFonts w:cstheme="minorHAnsi"/>
          <w:highlight w:val="yellow"/>
          <w:lang w:val="en-GB"/>
          <w:rPrChange w:id="2067" w:author="Nabera  Abhinandan" w:date="2023-03-08T18:41:00Z">
            <w:rPr>
              <w:rFonts w:cstheme="minorHAnsi"/>
              <w:lang w:val="en-US"/>
            </w:rPr>
          </w:rPrChange>
        </w:rPr>
        <w:t xml:space="preserve"> still faces early challenges such as identifying reference catalysts able to simultaneously provide promising activity, stability, and selectivity towards ammonia. </w:t>
      </w:r>
      <w:commentRangeStart w:id="2068"/>
      <w:r w:rsidRPr="00C52832">
        <w:rPr>
          <w:rFonts w:cstheme="minorHAnsi"/>
          <w:highlight w:val="yellow"/>
          <w:lang w:val="en-GB"/>
          <w:rPrChange w:id="2069" w:author="Nabera  Abhinandan" w:date="2023-03-08T18:41:00Z">
            <w:rPr>
              <w:rFonts w:cstheme="minorHAnsi"/>
              <w:lang w:val="en-US"/>
            </w:rPr>
          </w:rPrChange>
        </w:rPr>
        <w:t>As for methanol synthesis, an active challenge on CO</w:t>
      </w:r>
      <w:r w:rsidRPr="00C52832">
        <w:rPr>
          <w:rFonts w:cstheme="minorHAnsi"/>
          <w:highlight w:val="yellow"/>
          <w:vertAlign w:val="subscript"/>
          <w:lang w:val="en-GB"/>
          <w:rPrChange w:id="2070" w:author="Nabera  Abhinandan" w:date="2023-03-08T18:41:00Z">
            <w:rPr>
              <w:rFonts w:cstheme="minorHAnsi"/>
              <w:vertAlign w:val="subscript"/>
              <w:lang w:val="en-US"/>
            </w:rPr>
          </w:rPrChange>
        </w:rPr>
        <w:t>2</w:t>
      </w:r>
      <w:r w:rsidRPr="00C52832">
        <w:rPr>
          <w:rFonts w:cstheme="minorHAnsi"/>
          <w:highlight w:val="yellow"/>
          <w:lang w:val="en-GB"/>
          <w:rPrChange w:id="2071" w:author="Nabera  Abhinandan" w:date="2023-03-08T18:41:00Z">
            <w:rPr>
              <w:rFonts w:cstheme="minorHAnsi"/>
              <w:lang w:val="en-US"/>
            </w:rPr>
          </w:rPrChange>
        </w:rPr>
        <w:t xml:space="preserve"> hydrogenation is enhanced catalyst activity while attaining further progress in stability and selectivity</w:t>
      </w:r>
      <w:r w:rsidRPr="00C52832">
        <w:rPr>
          <w:rFonts w:cstheme="minorHAnsi"/>
          <w:highlight w:val="yellow"/>
          <w:lang w:val="en-GB"/>
          <w:rPrChange w:id="2072" w:author="Nabera  Abhinandan" w:date="2023-03-08T18:41:00Z">
            <w:rPr>
              <w:rFonts w:cstheme="minorHAnsi"/>
            </w:rPr>
          </w:rPrChange>
        </w:rPr>
        <w:fldChar w:fldCharType="begin"/>
      </w:r>
      <w:r w:rsidR="00373CEC" w:rsidRPr="00C52832">
        <w:rPr>
          <w:rFonts w:cstheme="minorHAnsi"/>
          <w:highlight w:val="yellow"/>
          <w:lang w:val="en-GB"/>
          <w:rPrChange w:id="2073" w:author="Nabera  Abhinandan" w:date="2023-03-08T18:41:00Z">
            <w:rPr>
              <w:rFonts w:cstheme="minorHAnsi"/>
              <w:lang w:val="en-US"/>
            </w:rPr>
          </w:rPrChange>
        </w:rPr>
        <w:instrText xml:space="preserve"> ADDIN ZOTERO_ITEM CSL_CITATION {"citationID":"bnaoirAC","properties":{"formattedCitation":"\\super 47\\nosupersub{}","plainCitation":"47","noteIndex":0},"citationItems":[{"id":26678,"uris":["http://zotero.org/users/9157291/items/CH6KXFUW"],"itemData":{"id":26678,"type":"article-journal","abstract":"Flame Spray Pyrolysis In article number 2103707, Núria López, Javier Pérez-Ramírez and co-workers apply flame spray pyrolysis as a standardized synthesis method to investigate promotional effects of nine transition metals in In2O3-catalyzed CO2 hydrogenation to methanol, revealing that catalyst architecture (single atoms, clusters, and nanoparticles) and corresponding reactivity are dictated by the nature of the promoter.","container-title":"Advanced Energy Materials","DOI":"10.1002/aenm.202270056","ISSN":"1614-6840","issue":"14","note":"_eprint: https://onlinelibrary.wiley.com/doi/pdf/10.1002/aenm.202270056","page":"2270056","source":"Wiley Online Library","title":"Flame Spray Pyrolysis as a Synthesis Platform to Assess Metal Promotion in In2O3-Catalyzed CO2 Hydrogenation (Adv. Energy Mater. 14/2022)","volume":"12","author":[{"family":"Pinheiro Araújo","given":"Thaylan"},{"family":"Morales-Vidal","given":"Jordi"},{"family":"Zou","given":"Tangsheng"},{"family":"García-Muelas","given":"Rodrigo"},{"family":"Willi","given":"Patrik O."},{"family":"Engel","given":"Konstantin M."},{"family":"Safonova","given":"Olga V."},{"family":"Faust Akl","given":"Dario"},{"family":"Krumeich","given":"Frank"},{"family":"Grass","given":"Robert N."},{"family":"Mondelli","given":"Cecilia"},{"family":"López","given":"Núria"},{"family":"Pérez-Ramírez","given":"Javier"}],"issued":{"date-parts":[["2022"]]}}}],"schema":"https://github.com/citation-style-language/schema/raw/master/csl-citation.json"} </w:instrText>
      </w:r>
      <w:r w:rsidRPr="00C52832">
        <w:rPr>
          <w:rFonts w:cstheme="minorHAnsi"/>
          <w:highlight w:val="yellow"/>
          <w:lang w:val="en-GB"/>
          <w:rPrChange w:id="2074" w:author="Nabera  Abhinandan" w:date="2023-03-08T18:41:00Z">
            <w:rPr>
              <w:rFonts w:cstheme="minorHAnsi"/>
            </w:rPr>
          </w:rPrChange>
        </w:rPr>
        <w:fldChar w:fldCharType="separate"/>
      </w:r>
      <w:r w:rsidR="00373CEC" w:rsidRPr="00C52832">
        <w:rPr>
          <w:rFonts w:ascii="Calibri" w:hAnsi="Calibri" w:cs="Calibri"/>
          <w:szCs w:val="24"/>
          <w:highlight w:val="yellow"/>
          <w:vertAlign w:val="superscript"/>
          <w:lang w:val="en-GB"/>
          <w:rPrChange w:id="2075" w:author="Nabera  Abhinandan" w:date="2023-03-08T18:41:00Z">
            <w:rPr>
              <w:rFonts w:ascii="Calibri" w:hAnsi="Calibri" w:cs="Calibri"/>
              <w:szCs w:val="24"/>
              <w:vertAlign w:val="superscript"/>
              <w:lang w:val="en-US"/>
            </w:rPr>
          </w:rPrChange>
        </w:rPr>
        <w:t>47</w:t>
      </w:r>
      <w:r w:rsidRPr="00C52832">
        <w:rPr>
          <w:rFonts w:cstheme="minorHAnsi"/>
          <w:highlight w:val="yellow"/>
          <w:lang w:val="en-GB"/>
          <w:rPrChange w:id="2076" w:author="Nabera  Abhinandan" w:date="2023-03-08T18:41:00Z">
            <w:rPr>
              <w:rFonts w:cstheme="minorHAnsi"/>
            </w:rPr>
          </w:rPrChange>
        </w:rPr>
        <w:fldChar w:fldCharType="end"/>
      </w:r>
      <w:commentRangeEnd w:id="2068"/>
      <w:r w:rsidR="00ED003D" w:rsidRPr="00C52832">
        <w:rPr>
          <w:rStyle w:val="CommentReference"/>
          <w:highlight w:val="yellow"/>
          <w:lang w:val="en-GB"/>
          <w:rPrChange w:id="2077" w:author="Nabera  Abhinandan" w:date="2023-03-08T18:41:00Z">
            <w:rPr>
              <w:rStyle w:val="CommentReference"/>
              <w:lang w:val="en-GB"/>
            </w:rPr>
          </w:rPrChange>
        </w:rPr>
        <w:commentReference w:id="2068"/>
      </w:r>
      <w:r w:rsidRPr="00C52832">
        <w:rPr>
          <w:rFonts w:cstheme="minorHAnsi"/>
          <w:highlight w:val="yellow"/>
          <w:lang w:val="en-GB"/>
          <w:rPrChange w:id="2078" w:author="Nabera  Abhinandan" w:date="2023-03-08T18:41:00Z">
            <w:rPr>
              <w:rFonts w:cstheme="minorHAnsi"/>
              <w:lang w:val="en-US"/>
            </w:rPr>
          </w:rPrChange>
        </w:rPr>
        <w:t>. Importantly, the availability of different and mature routes could reali</w:t>
      </w:r>
      <w:del w:id="2079" w:author="Nabera  Abhinandan" w:date="2023-03-02T20:18:00Z">
        <w:r w:rsidRPr="00C52832" w:rsidDel="00BB285A">
          <w:rPr>
            <w:rFonts w:cstheme="minorHAnsi"/>
            <w:highlight w:val="yellow"/>
            <w:lang w:val="en-GB"/>
            <w:rPrChange w:id="2080" w:author="Nabera  Abhinandan" w:date="2023-03-08T18:41:00Z">
              <w:rPr>
                <w:rFonts w:cstheme="minorHAnsi"/>
                <w:lang w:val="en-US"/>
              </w:rPr>
            </w:rPrChange>
          </w:rPr>
          <w:delText>z</w:delText>
        </w:r>
      </w:del>
      <w:ins w:id="2081" w:author="Nabera  Abhinandan" w:date="2023-03-02T20:18:00Z">
        <w:r w:rsidR="00BB285A" w:rsidRPr="00C52832">
          <w:rPr>
            <w:rFonts w:cstheme="minorHAnsi"/>
            <w:highlight w:val="yellow"/>
            <w:lang w:val="en-GB"/>
            <w:rPrChange w:id="2082" w:author="Nabera  Abhinandan" w:date="2023-03-08T18:41:00Z">
              <w:rPr>
                <w:rFonts w:cstheme="minorHAnsi"/>
                <w:lang w:val="en-GB"/>
              </w:rPr>
            </w:rPrChange>
          </w:rPr>
          <w:t>s</w:t>
        </w:r>
      </w:ins>
      <w:r w:rsidRPr="00C52832">
        <w:rPr>
          <w:rFonts w:cstheme="minorHAnsi"/>
          <w:highlight w:val="yellow"/>
          <w:lang w:val="en-GB"/>
          <w:rPrChange w:id="2083" w:author="Nabera  Abhinandan" w:date="2023-03-08T18:41:00Z">
            <w:rPr>
              <w:rFonts w:cstheme="minorHAnsi"/>
              <w:lang w:val="en-US"/>
            </w:rPr>
          </w:rPrChange>
        </w:rPr>
        <w:t xml:space="preserve">e </w:t>
      </w:r>
      <w:r w:rsidRPr="00C52832">
        <w:rPr>
          <w:rFonts w:cstheme="minorHAnsi"/>
          <w:iCs/>
          <w:highlight w:val="yellow"/>
          <w:lang w:val="en-GB"/>
          <w:rPrChange w:id="2084" w:author="Nabera  Abhinandan" w:date="2023-03-08T18:41:00Z">
            <w:rPr>
              <w:rFonts w:cstheme="minorHAnsi"/>
              <w:iCs/>
              <w:lang w:val="en-US"/>
            </w:rPr>
          </w:rPrChange>
        </w:rPr>
        <w:t>a new scenario where green centrali</w:t>
      </w:r>
      <w:ins w:id="2085" w:author="Pérez-Ramirez  Javier" w:date="2023-03-02T07:51:00Z">
        <w:r w:rsidR="0078636C" w:rsidRPr="00C52832">
          <w:rPr>
            <w:rFonts w:cstheme="minorHAnsi"/>
            <w:iCs/>
            <w:highlight w:val="yellow"/>
            <w:lang w:val="en-GB"/>
            <w:rPrChange w:id="2086" w:author="Nabera  Abhinandan" w:date="2023-03-08T18:41:00Z">
              <w:rPr>
                <w:rFonts w:cstheme="minorHAnsi"/>
                <w:iCs/>
                <w:lang w:val="en-US"/>
              </w:rPr>
            </w:rPrChange>
          </w:rPr>
          <w:t>s</w:t>
        </w:r>
      </w:ins>
      <w:del w:id="2087" w:author="Pérez-Ramirez  Javier" w:date="2023-03-02T07:51:00Z">
        <w:r w:rsidRPr="00C52832" w:rsidDel="0078636C">
          <w:rPr>
            <w:rFonts w:cstheme="minorHAnsi"/>
            <w:iCs/>
            <w:highlight w:val="yellow"/>
            <w:lang w:val="en-GB"/>
            <w:rPrChange w:id="2088" w:author="Nabera  Abhinandan" w:date="2023-03-08T18:41:00Z">
              <w:rPr>
                <w:rFonts w:cstheme="minorHAnsi"/>
                <w:iCs/>
                <w:lang w:val="en-US"/>
              </w:rPr>
            </w:rPrChange>
          </w:rPr>
          <w:delText>z</w:delText>
        </w:r>
      </w:del>
      <w:r w:rsidRPr="00C52832">
        <w:rPr>
          <w:rFonts w:cstheme="minorHAnsi"/>
          <w:iCs/>
          <w:highlight w:val="yellow"/>
          <w:lang w:val="en-GB"/>
          <w:rPrChange w:id="2089" w:author="Nabera  Abhinandan" w:date="2023-03-08T18:41:00Z">
            <w:rPr>
              <w:rFonts w:cstheme="minorHAnsi"/>
              <w:iCs/>
              <w:lang w:val="en-US"/>
            </w:rPr>
          </w:rPrChange>
        </w:rPr>
        <w:t>ed (large scale) and decentrali</w:t>
      </w:r>
      <w:ins w:id="2090" w:author="Pérez-Ramirez  Javier" w:date="2023-03-02T07:51:00Z">
        <w:r w:rsidR="0078636C" w:rsidRPr="00C52832">
          <w:rPr>
            <w:rFonts w:cstheme="minorHAnsi"/>
            <w:iCs/>
            <w:highlight w:val="yellow"/>
            <w:lang w:val="en-GB"/>
            <w:rPrChange w:id="2091" w:author="Nabera  Abhinandan" w:date="2023-03-08T18:41:00Z">
              <w:rPr>
                <w:rFonts w:cstheme="minorHAnsi"/>
                <w:iCs/>
                <w:lang w:val="en-US"/>
              </w:rPr>
            </w:rPrChange>
          </w:rPr>
          <w:t>s</w:t>
        </w:r>
      </w:ins>
      <w:del w:id="2092" w:author="Pérez-Ramirez  Javier" w:date="2023-03-02T07:51:00Z">
        <w:r w:rsidRPr="00C52832" w:rsidDel="0078636C">
          <w:rPr>
            <w:rFonts w:cstheme="minorHAnsi"/>
            <w:iCs/>
            <w:highlight w:val="yellow"/>
            <w:lang w:val="en-GB"/>
            <w:rPrChange w:id="2093" w:author="Nabera  Abhinandan" w:date="2023-03-08T18:41:00Z">
              <w:rPr>
                <w:rFonts w:cstheme="minorHAnsi"/>
                <w:iCs/>
                <w:lang w:val="en-US"/>
              </w:rPr>
            </w:rPrChange>
          </w:rPr>
          <w:delText>z</w:delText>
        </w:r>
      </w:del>
      <w:r w:rsidRPr="00C52832">
        <w:rPr>
          <w:rFonts w:cstheme="minorHAnsi"/>
          <w:iCs/>
          <w:highlight w:val="yellow"/>
          <w:lang w:val="en-GB"/>
          <w:rPrChange w:id="2094" w:author="Nabera  Abhinandan" w:date="2023-03-08T18:41:00Z">
            <w:rPr>
              <w:rFonts w:cstheme="minorHAnsi"/>
              <w:iCs/>
              <w:lang w:val="en-US"/>
            </w:rPr>
          </w:rPrChange>
        </w:rPr>
        <w:t>ed (small scale) production units exist. This possibility is especially appealing for those chemicals, like ammonia, with potential for direct use.</w:t>
      </w:r>
      <w:r w:rsidRPr="00C52832">
        <w:rPr>
          <w:rFonts w:cstheme="minorHAnsi"/>
          <w:highlight w:val="yellow"/>
          <w:lang w:val="en-GB"/>
          <w:rPrChange w:id="2095" w:author="Nabera  Abhinandan" w:date="2023-03-08T18:41:00Z">
            <w:rPr>
              <w:rFonts w:cstheme="minorHAnsi"/>
              <w:lang w:val="en-US"/>
            </w:rPr>
          </w:rPrChange>
        </w:rPr>
        <w:t xml:space="preserve"> For example, small electrocatalytic reactors coupled to solar power, recently coined as ammonia leaves</w:t>
      </w:r>
      <w:r w:rsidRPr="00C52832">
        <w:rPr>
          <w:rFonts w:cstheme="minorHAnsi"/>
          <w:highlight w:val="yellow"/>
          <w:lang w:val="en-GB"/>
          <w:rPrChange w:id="2096" w:author="Nabera  Abhinandan" w:date="2023-03-08T18:41:00Z">
            <w:rPr>
              <w:rFonts w:cstheme="minorHAnsi"/>
            </w:rPr>
          </w:rPrChange>
        </w:rPr>
        <w:fldChar w:fldCharType="begin"/>
      </w:r>
      <w:r w:rsidR="00373CEC" w:rsidRPr="00C52832">
        <w:rPr>
          <w:rFonts w:cstheme="minorHAnsi"/>
          <w:highlight w:val="yellow"/>
          <w:lang w:val="en-GB"/>
          <w:rPrChange w:id="2097" w:author="Nabera  Abhinandan" w:date="2023-03-08T18:41:00Z">
            <w:rPr>
              <w:rFonts w:cstheme="minorHAnsi"/>
              <w:lang w:val="en-US"/>
            </w:rPr>
          </w:rPrChange>
        </w:rPr>
        <w:instrText xml:space="preserve"> ADDIN ZOTERO_ITEM CSL_CITATION {"citationID":"lqGgVQ3r","properties":{"formattedCitation":"\\super 48\\nosupersub{}","plainCitation":"48","noteIndex":0},"citationItems":[{"id":26677,"uris":["http://zotero.org/users/9157291/items/QIZNQB2H"],"itemData":{"id":26677,"type":"article-journal","abstract":"The centralized production of fuels, chemicals, and fertilizers by thermocatalytic processes sustained by fossil resources is a pillar of modern societies. Electrocatalytic transformations of the abundant small molecules, water, carbon dioxide, dinitrogen, and methane, are emerging routes. Their coupling with renewable sources such as sun power may give rise to a distributed model based on small-scale reactors, so-called artificial leaves. Realizing this vision calls for improved catalytic performance, efforts on reactor and process engineering, and supportive regulatory frameworks. This work puts emphasis in analyzing the core challenge of catalytic performance by defining a common set of figures of merit. This analysis is nuanced by peculiarities inherent to the proposed scheme. This perspective thus aspires to (1) provide a bird’s-eye view of the gap separating them from practical values, (2) identify sources of inefficiency, and (3) establish a qualitative comparison among their feasibility, resulting in H2O </w:instrText>
      </w:r>
      <w:r w:rsidR="00373CEC" w:rsidRPr="00C52832">
        <w:rPr>
          <w:rFonts w:ascii="Cambria Math" w:hAnsi="Cambria Math" w:cs="Cambria Math"/>
          <w:highlight w:val="yellow"/>
          <w:lang w:val="en-GB"/>
          <w:rPrChange w:id="2098" w:author="Nabera  Abhinandan" w:date="2023-03-08T18:41:00Z">
            <w:rPr>
              <w:rFonts w:ascii="Cambria Math" w:hAnsi="Cambria Math" w:cs="Cambria Math"/>
              <w:lang w:val="en-US"/>
            </w:rPr>
          </w:rPrChange>
        </w:rPr>
        <w:instrText>≫</w:instrText>
      </w:r>
      <w:r w:rsidR="00373CEC" w:rsidRPr="00C52832">
        <w:rPr>
          <w:rFonts w:cstheme="minorHAnsi"/>
          <w:highlight w:val="yellow"/>
          <w:lang w:val="en-GB"/>
          <w:rPrChange w:id="2099" w:author="Nabera  Abhinandan" w:date="2023-03-08T18:41:00Z">
            <w:rPr>
              <w:rFonts w:cstheme="minorHAnsi"/>
              <w:lang w:val="en-US"/>
            </w:rPr>
          </w:rPrChange>
        </w:rPr>
        <w:instrText xml:space="preserve"> CO2 </w:instrText>
      </w:r>
      <w:r w:rsidR="00373CEC" w:rsidRPr="00C52832">
        <w:rPr>
          <w:rFonts w:ascii="Calibri" w:hAnsi="Calibri" w:cs="Calibri"/>
          <w:highlight w:val="yellow"/>
          <w:lang w:val="en-GB"/>
          <w:rPrChange w:id="2100" w:author="Nabera  Abhinandan" w:date="2023-03-08T18:41:00Z">
            <w:rPr>
              <w:rFonts w:ascii="Calibri" w:hAnsi="Calibri" w:cs="Calibri"/>
              <w:lang w:val="en-US"/>
            </w:rPr>
          </w:rPrChange>
        </w:rPr>
        <w:instrText>≥</w:instrText>
      </w:r>
      <w:r w:rsidR="00373CEC" w:rsidRPr="00C52832">
        <w:rPr>
          <w:rFonts w:cstheme="minorHAnsi"/>
          <w:highlight w:val="yellow"/>
          <w:lang w:val="en-GB"/>
          <w:rPrChange w:id="2101" w:author="Nabera  Abhinandan" w:date="2023-03-08T18:41:00Z">
            <w:rPr>
              <w:rFonts w:cstheme="minorHAnsi"/>
              <w:lang w:val="en-US"/>
            </w:rPr>
          </w:rPrChange>
        </w:rPr>
        <w:instrText xml:space="preserve"> N2 &gt; CH4.","container-title":"Joule","DOI":"10.1016/j.joule.2019.09.007","ISSN":"2542-4351","issue":"11","journalAbbreviation":"Joule","language":"en","page":"2602-2621","source":"ScienceDirect","title":"Heading to Distributed Electrocatalytic Conversion of Small Abundant Molecules into Fuels, Chemicals, and Fertilizers","volume":"3","author":[{"family":"Martín","given":"Antonio José"},{"family":"Pérez-Ramírez","given":"Javier"}],"issued":{"date-parts":[["2019",11,20]]}}}],"schema":"https://github.com/citation-style-language/schema/raw/master/csl-citation.json"} </w:instrText>
      </w:r>
      <w:r w:rsidRPr="00C52832">
        <w:rPr>
          <w:rFonts w:cstheme="minorHAnsi"/>
          <w:highlight w:val="yellow"/>
          <w:lang w:val="en-GB"/>
          <w:rPrChange w:id="2102" w:author="Nabera  Abhinandan" w:date="2023-03-08T18:41:00Z">
            <w:rPr>
              <w:rFonts w:cstheme="minorHAnsi"/>
            </w:rPr>
          </w:rPrChange>
        </w:rPr>
        <w:fldChar w:fldCharType="separate"/>
      </w:r>
      <w:r w:rsidR="00373CEC" w:rsidRPr="00C52832">
        <w:rPr>
          <w:rFonts w:ascii="Calibri" w:hAnsi="Calibri" w:cs="Calibri"/>
          <w:szCs w:val="24"/>
          <w:highlight w:val="yellow"/>
          <w:vertAlign w:val="superscript"/>
          <w:lang w:val="en-GB"/>
          <w:rPrChange w:id="2103" w:author="Nabera  Abhinandan" w:date="2023-03-08T18:41:00Z">
            <w:rPr>
              <w:rFonts w:ascii="Calibri" w:hAnsi="Calibri" w:cs="Calibri"/>
              <w:szCs w:val="24"/>
              <w:vertAlign w:val="superscript"/>
              <w:lang w:val="en-US"/>
            </w:rPr>
          </w:rPrChange>
        </w:rPr>
        <w:t>48</w:t>
      </w:r>
      <w:r w:rsidRPr="00C52832">
        <w:rPr>
          <w:rFonts w:cstheme="minorHAnsi"/>
          <w:highlight w:val="yellow"/>
          <w:lang w:val="en-GB"/>
          <w:rPrChange w:id="2104" w:author="Nabera  Abhinandan" w:date="2023-03-08T18:41:00Z">
            <w:rPr>
              <w:rFonts w:cstheme="minorHAnsi"/>
            </w:rPr>
          </w:rPrChange>
        </w:rPr>
        <w:fldChar w:fldCharType="end"/>
      </w:r>
      <w:r w:rsidRPr="00C52832">
        <w:rPr>
          <w:rFonts w:cstheme="minorHAnsi"/>
          <w:highlight w:val="yellow"/>
          <w:lang w:val="en-GB"/>
          <w:rPrChange w:id="2105" w:author="Nabera  Abhinandan" w:date="2023-03-08T18:41:00Z">
            <w:rPr>
              <w:rFonts w:cstheme="minorHAnsi"/>
              <w:lang w:val="en-US"/>
            </w:rPr>
          </w:rPrChange>
        </w:rPr>
        <w:t>, may open the door to direct production of fertili</w:t>
      </w:r>
      <w:ins w:id="2106" w:author="Nabera  Abhinandan" w:date="2023-03-08T11:35:00Z">
        <w:r w:rsidR="004662AA" w:rsidRPr="00C52832">
          <w:rPr>
            <w:rFonts w:cstheme="minorHAnsi"/>
            <w:highlight w:val="yellow"/>
            <w:lang w:val="en-GB"/>
            <w:rPrChange w:id="2107" w:author="Nabera  Abhinandan" w:date="2023-03-08T18:41:00Z">
              <w:rPr>
                <w:rFonts w:cstheme="minorHAnsi"/>
                <w:lang w:val="en-GB"/>
              </w:rPr>
            </w:rPrChange>
          </w:rPr>
          <w:t>s</w:t>
        </w:r>
      </w:ins>
      <w:del w:id="2108" w:author="Nabera  Abhinandan" w:date="2023-03-08T11:35:00Z">
        <w:r w:rsidRPr="00C52832" w:rsidDel="004662AA">
          <w:rPr>
            <w:rFonts w:cstheme="minorHAnsi"/>
            <w:highlight w:val="yellow"/>
            <w:lang w:val="en-GB"/>
            <w:rPrChange w:id="2109" w:author="Nabera  Abhinandan" w:date="2023-03-08T18:41:00Z">
              <w:rPr>
                <w:rFonts w:cstheme="minorHAnsi"/>
                <w:lang w:val="en-US"/>
              </w:rPr>
            </w:rPrChange>
          </w:rPr>
          <w:delText>z</w:delText>
        </w:r>
      </w:del>
      <w:r w:rsidRPr="00C52832">
        <w:rPr>
          <w:rFonts w:cstheme="minorHAnsi"/>
          <w:highlight w:val="yellow"/>
          <w:lang w:val="en-GB"/>
          <w:rPrChange w:id="2110" w:author="Nabera  Abhinandan" w:date="2023-03-08T18:41:00Z">
            <w:rPr>
              <w:rFonts w:cstheme="minorHAnsi"/>
              <w:lang w:val="en-US"/>
            </w:rPr>
          </w:rPrChange>
        </w:rPr>
        <w:t>ers at croplands. Such an innovative scheme could be replicated for other products such as ethanol obtained from CO</w:t>
      </w:r>
      <w:r w:rsidRPr="00C52832">
        <w:rPr>
          <w:rFonts w:cstheme="minorHAnsi"/>
          <w:highlight w:val="yellow"/>
          <w:vertAlign w:val="subscript"/>
          <w:lang w:val="en-GB"/>
          <w:rPrChange w:id="2111" w:author="Nabera  Abhinandan" w:date="2023-03-08T18:41:00Z">
            <w:rPr>
              <w:rFonts w:cstheme="minorHAnsi"/>
              <w:vertAlign w:val="subscript"/>
              <w:lang w:val="en-US"/>
            </w:rPr>
          </w:rPrChange>
        </w:rPr>
        <w:t>2</w:t>
      </w:r>
      <w:r w:rsidRPr="00C52832">
        <w:rPr>
          <w:rFonts w:cstheme="minorHAnsi"/>
          <w:highlight w:val="yellow"/>
          <w:lang w:val="en-GB"/>
          <w:rPrChange w:id="2112" w:author="Nabera  Abhinandan" w:date="2023-03-08T18:41:00Z">
            <w:rPr>
              <w:rFonts w:cstheme="minorHAnsi"/>
              <w:lang w:val="en-US"/>
            </w:rPr>
          </w:rPrChange>
        </w:rPr>
        <w:t xml:space="preserve"> and might contribute to optimize the future model of the chemical industry.</w:t>
      </w:r>
      <w:r w:rsidRPr="00C52832">
        <w:rPr>
          <w:rFonts w:cstheme="minorHAnsi"/>
          <w:lang w:val="en-GB"/>
          <w:rPrChange w:id="2113" w:author="Nabera  Abhinandan" w:date="2023-03-08T18:41:00Z">
            <w:rPr>
              <w:rFonts w:cstheme="minorHAnsi"/>
              <w:lang w:val="en-US"/>
            </w:rPr>
          </w:rPrChange>
        </w:rPr>
        <w:t xml:space="preserve"> </w:t>
      </w:r>
    </w:p>
    <w:p w14:paraId="3B835F48" w14:textId="3A398020" w:rsidR="00E15608" w:rsidRPr="00C52832" w:rsidDel="009A1576" w:rsidRDefault="009A1576" w:rsidP="00D24C8D">
      <w:pPr>
        <w:jc w:val="both"/>
        <w:rPr>
          <w:del w:id="2114" w:author="Nabera  Abhinandan" w:date="2023-03-08T18:36:00Z"/>
          <w:lang w:val="en-GB"/>
          <w:rPrChange w:id="2115" w:author="Nabera  Abhinandan" w:date="2023-03-08T18:41:00Z">
            <w:rPr>
              <w:del w:id="2116" w:author="Nabera  Abhinandan" w:date="2023-03-08T18:36:00Z"/>
              <w:rFonts w:cstheme="minorHAnsi"/>
              <w:lang w:val="en-US"/>
            </w:rPr>
          </w:rPrChange>
        </w:rPr>
      </w:pPr>
      <w:ins w:id="2117" w:author="Nabera  Abhinandan" w:date="2023-03-08T18:36:00Z">
        <w:r w:rsidRPr="00C52832">
          <w:rPr>
            <w:lang w:val="en-GB"/>
            <w:rPrChange w:id="2118" w:author="Nabera  Abhinandan" w:date="2023-03-08T18:41:00Z">
              <w:rPr/>
            </w:rPrChange>
          </w:rPr>
          <w:t>Our findings suggest that rising energy prices in Europe can make green ammonia and methanol production routes cost</w:t>
        </w:r>
        <w:r w:rsidR="00115BAD" w:rsidRPr="00C52832">
          <w:rPr>
            <w:lang w:val="en-GB"/>
            <w:rPrChange w:id="2119" w:author="Nabera  Abhinandan" w:date="2023-03-08T18:41:00Z">
              <w:rPr/>
            </w:rPrChange>
          </w:rPr>
          <w:noBreakHyphen/>
        </w:r>
        <w:r w:rsidRPr="00C52832">
          <w:rPr>
            <w:lang w:val="en-GB"/>
            <w:rPrChange w:id="2120" w:author="Nabera  Abhinandan" w:date="2023-03-08T18:41:00Z">
              <w:rPr/>
            </w:rPrChange>
          </w:rPr>
          <w:t xml:space="preserve">competitive, thereby overcoming the primary barrier to their implementation. The current scenario represents a unique opportunity for the European chemical industry to shift to renewable feedstocks to reduce costs and GHG emissions simultaneously and further reduce its dependence on imports and vulnerability to market shocks. </w:t>
        </w:r>
      </w:ins>
      <w:commentRangeStart w:id="2121"/>
      <w:commentRangeStart w:id="2122"/>
      <w:del w:id="2123" w:author="Nabera  Abhinandan" w:date="2023-03-08T18:36:00Z">
        <w:r w:rsidR="00E15608" w:rsidRPr="00C52832" w:rsidDel="009A1576">
          <w:rPr>
            <w:lang w:val="en-GB"/>
            <w:rPrChange w:id="2124" w:author="Nabera  Abhinandan" w:date="2023-03-08T18:41:00Z">
              <w:rPr>
                <w:rFonts w:cstheme="minorHAnsi"/>
                <w:lang w:val="en-US"/>
              </w:rPr>
            </w:rPrChange>
          </w:rPr>
          <w:delText>Overall, our findings suggest that rising energy prices in Europe can make green ammonia and methanol production routes cost-competitive, thereby overcoming the primary barrier to their implementation. The current scenario represents a unique opportunity for the European chemical industry to start shifting to renewable feedstocks to reduce costs and GHG emissions simultaneously</w:delText>
        </w:r>
      </w:del>
      <w:del w:id="2125" w:author="Nabera  Abhinandan" w:date="2023-03-08T18:34:00Z">
        <w:r w:rsidR="00E15608" w:rsidRPr="00C52832" w:rsidDel="003B5526">
          <w:rPr>
            <w:lang w:val="en-GB"/>
            <w:rPrChange w:id="2126" w:author="Nabera  Abhinandan" w:date="2023-03-08T18:41:00Z">
              <w:rPr>
                <w:rFonts w:cstheme="minorHAnsi"/>
                <w:lang w:val="en-US"/>
              </w:rPr>
            </w:rPrChange>
          </w:rPr>
          <w:delText>. Such a transition would also benefit European economies by establishing an adequate supply of essential commodities (</w:delText>
        </w:r>
        <w:r w:rsidR="00E15608" w:rsidRPr="00C52832" w:rsidDel="003B5526">
          <w:rPr>
            <w:i/>
            <w:iCs/>
            <w:lang w:val="en-GB"/>
            <w:rPrChange w:id="2127" w:author="Nabera  Abhinandan" w:date="2023-03-08T18:41:00Z">
              <w:rPr>
                <w:rFonts w:cstheme="minorHAnsi"/>
                <w:i/>
                <w:iCs/>
                <w:lang w:val="en-US"/>
              </w:rPr>
            </w:rPrChange>
          </w:rPr>
          <w:delText>i.e.</w:delText>
        </w:r>
        <w:r w:rsidR="00E15608" w:rsidRPr="00C52832" w:rsidDel="003B5526">
          <w:rPr>
            <w:lang w:val="en-GB"/>
            <w:rPrChange w:id="2128" w:author="Nabera  Abhinandan" w:date="2023-03-08T18:41:00Z">
              <w:rPr>
                <w:rFonts w:cstheme="minorHAnsi"/>
                <w:lang w:val="en-US"/>
              </w:rPr>
            </w:rPrChange>
          </w:rPr>
          <w:delText>, ammonia) and supporting the energy transition (</w:delText>
        </w:r>
        <w:r w:rsidR="00E15608" w:rsidRPr="00C52832" w:rsidDel="003B5526">
          <w:rPr>
            <w:i/>
            <w:iCs/>
            <w:lang w:val="en-GB"/>
            <w:rPrChange w:id="2129" w:author="Nabera  Abhinandan" w:date="2023-03-08T18:41:00Z">
              <w:rPr>
                <w:rFonts w:cstheme="minorHAnsi"/>
                <w:i/>
                <w:iCs/>
                <w:lang w:val="en-US"/>
              </w:rPr>
            </w:rPrChange>
          </w:rPr>
          <w:delText>i.e.</w:delText>
        </w:r>
        <w:r w:rsidR="00E15608" w:rsidRPr="00C52832" w:rsidDel="003B5526">
          <w:rPr>
            <w:lang w:val="en-GB"/>
            <w:rPrChange w:id="2130" w:author="Nabera  Abhinandan" w:date="2023-03-08T18:41:00Z">
              <w:rPr>
                <w:rFonts w:cstheme="minorHAnsi"/>
                <w:lang w:val="en-US"/>
              </w:rPr>
            </w:rPrChange>
          </w:rPr>
          <w:delText xml:space="preserve">, methanol). </w:delText>
        </w:r>
        <w:r w:rsidR="00E15608" w:rsidRPr="00C52832" w:rsidDel="003B5526">
          <w:rPr>
            <w:lang w:val="en-GB"/>
            <w:rPrChange w:id="2131" w:author="Nabera  Abhinandan" w:date="2023-03-08T18:41:00Z">
              <w:rPr>
                <w:lang w:val="en-US"/>
              </w:rPr>
            </w:rPrChange>
          </w:rPr>
          <w:delText>Moreover, by locally producing renewable feedstocks (</w:delText>
        </w:r>
        <w:r w:rsidR="00E15608" w:rsidRPr="00C52832" w:rsidDel="003B5526">
          <w:rPr>
            <w:rStyle w:val="Emphasis"/>
            <w:color w:val="0E101A"/>
            <w:lang w:val="en-GB"/>
            <w:rPrChange w:id="2132" w:author="Nabera  Abhinandan" w:date="2023-03-08T18:41:00Z">
              <w:rPr>
                <w:rStyle w:val="Emphasis"/>
                <w:color w:val="0E101A"/>
                <w:lang w:val="en-US"/>
              </w:rPr>
            </w:rPrChange>
          </w:rPr>
          <w:delText>i.e.</w:delText>
        </w:r>
        <w:r w:rsidR="00E15608" w:rsidRPr="00C52832" w:rsidDel="003B5526">
          <w:rPr>
            <w:lang w:val="en-GB"/>
            <w:rPrChange w:id="2133" w:author="Nabera  Abhinandan" w:date="2023-03-08T18:41:00Z">
              <w:rPr>
                <w:lang w:val="en-US"/>
              </w:rPr>
            </w:rPrChange>
          </w:rPr>
          <w:delText>, hydrogen and captured CO</w:delText>
        </w:r>
        <w:r w:rsidR="00E15608" w:rsidRPr="00C52832" w:rsidDel="003B5526">
          <w:rPr>
            <w:vertAlign w:val="subscript"/>
            <w:lang w:val="en-GB"/>
            <w:rPrChange w:id="2134" w:author="Nabera  Abhinandan" w:date="2023-03-08T18:41:00Z">
              <w:rPr>
                <w:vertAlign w:val="subscript"/>
                <w:lang w:val="en-US"/>
              </w:rPr>
            </w:rPrChange>
          </w:rPr>
          <w:delText>2</w:delText>
        </w:r>
        <w:r w:rsidR="00E15608" w:rsidRPr="00C52832" w:rsidDel="003B5526">
          <w:rPr>
            <w:lang w:val="en-GB"/>
            <w:rPrChange w:id="2135" w:author="Nabera  Abhinandan" w:date="2023-03-08T18:41:00Z">
              <w:rPr>
                <w:lang w:val="en-US"/>
              </w:rPr>
            </w:rPrChange>
          </w:rPr>
          <w:delText xml:space="preserve">), Europe would </w:delText>
        </w:r>
      </w:del>
      <w:del w:id="2136" w:author="Nabera  Abhinandan" w:date="2023-03-08T18:36:00Z">
        <w:r w:rsidR="00E15608" w:rsidRPr="00C52832" w:rsidDel="009A1576">
          <w:rPr>
            <w:lang w:val="en-GB"/>
            <w:rPrChange w:id="2137" w:author="Nabera  Abhinandan" w:date="2023-03-08T18:41:00Z">
              <w:rPr>
                <w:lang w:val="en-US"/>
              </w:rPr>
            </w:rPrChange>
          </w:rPr>
          <w:delText xml:space="preserve">further reduce its dependence on imports and </w:delText>
        </w:r>
      </w:del>
      <w:del w:id="2138" w:author="Nabera  Abhinandan" w:date="2023-03-08T18:34:00Z">
        <w:r w:rsidR="00E15608" w:rsidRPr="00C52832" w:rsidDel="00812746">
          <w:rPr>
            <w:lang w:val="en-GB"/>
            <w:rPrChange w:id="2139" w:author="Nabera  Abhinandan" w:date="2023-03-08T18:41:00Z">
              <w:rPr>
                <w:lang w:val="en-US"/>
              </w:rPr>
            </w:rPrChange>
          </w:rPr>
          <w:delText xml:space="preserve">its </w:delText>
        </w:r>
      </w:del>
      <w:del w:id="2140" w:author="Nabera  Abhinandan" w:date="2023-03-08T18:36:00Z">
        <w:r w:rsidR="00E15608" w:rsidRPr="00C52832" w:rsidDel="009A1576">
          <w:rPr>
            <w:lang w:val="en-GB"/>
            <w:rPrChange w:id="2141" w:author="Nabera  Abhinandan" w:date="2023-03-08T18:41:00Z">
              <w:rPr>
                <w:lang w:val="en-US"/>
              </w:rPr>
            </w:rPrChange>
          </w:rPr>
          <w:delText>vulnerability to market shocks.</w:delText>
        </w:r>
        <w:r w:rsidR="00E15608" w:rsidRPr="00C52832" w:rsidDel="009A1576">
          <w:rPr>
            <w:lang w:val="en-GB"/>
            <w:rPrChange w:id="2142" w:author="Nabera  Abhinandan" w:date="2023-03-08T18:41:00Z">
              <w:rPr>
                <w:rFonts w:cstheme="minorHAnsi"/>
                <w:lang w:val="en-US"/>
              </w:rPr>
            </w:rPrChange>
          </w:rPr>
          <w:delText xml:space="preserve"> </w:delText>
        </w:r>
      </w:del>
      <w:del w:id="2143" w:author="Nabera  Abhinandan" w:date="2023-03-08T18:34:00Z">
        <w:r w:rsidR="00E15608" w:rsidRPr="00C52832" w:rsidDel="00812746">
          <w:rPr>
            <w:lang w:val="en-GB"/>
            <w:rPrChange w:id="2144" w:author="Nabera  Abhinandan" w:date="2023-03-08T18:41:00Z">
              <w:rPr>
                <w:rFonts w:cstheme="minorHAnsi"/>
                <w:lang w:val="en-US"/>
              </w:rPr>
            </w:rPrChange>
          </w:rPr>
          <w:delText xml:space="preserve">However, the debate remains open concerning the potential future reliance of Europe on critical raw material imports to </w:delText>
        </w:r>
      </w:del>
      <w:del w:id="2145" w:author="Nabera  Abhinandan" w:date="2023-03-02T20:18:00Z">
        <w:r w:rsidR="00E15608" w:rsidRPr="00C52832" w:rsidDel="00BB285A">
          <w:rPr>
            <w:lang w:val="en-GB"/>
            <w:rPrChange w:id="2146" w:author="Nabera  Abhinandan" w:date="2023-03-08T18:41:00Z">
              <w:rPr>
                <w:rFonts w:cstheme="minorHAnsi"/>
                <w:lang w:val="en-US"/>
              </w:rPr>
            </w:rPrChange>
          </w:rPr>
          <w:delText xml:space="preserve">realize </w:delText>
        </w:r>
      </w:del>
      <w:del w:id="2147" w:author="Nabera  Abhinandan" w:date="2023-03-08T18:34:00Z">
        <w:r w:rsidR="00E15608" w:rsidRPr="00C52832" w:rsidDel="00812746">
          <w:rPr>
            <w:lang w:val="en-GB"/>
            <w:rPrChange w:id="2148" w:author="Nabera  Abhinandan" w:date="2023-03-08T18:41:00Z">
              <w:rPr>
                <w:rFonts w:cstheme="minorHAnsi"/>
                <w:lang w:val="en-US"/>
              </w:rPr>
            </w:rPrChange>
          </w:rPr>
          <w:delText>a complete transition towards renewable energy technologies</w:delText>
        </w:r>
        <w:r w:rsidR="00E15608" w:rsidRPr="00C52832" w:rsidDel="00812746">
          <w:rPr>
            <w:lang w:val="en-GB"/>
            <w:rPrChange w:id="2149" w:author="Nabera  Abhinandan" w:date="2023-03-08T18:41:00Z">
              <w:rPr>
                <w:rFonts w:cstheme="minorHAnsi"/>
              </w:rPr>
            </w:rPrChange>
          </w:rPr>
          <w:fldChar w:fldCharType="begin"/>
        </w:r>
        <w:r w:rsidR="00373CEC" w:rsidRPr="00C52832" w:rsidDel="00812746">
          <w:rPr>
            <w:lang w:val="en-GB"/>
            <w:rPrChange w:id="2150" w:author="Nabera  Abhinandan" w:date="2023-03-08T18:41:00Z">
              <w:rPr>
                <w:rFonts w:cstheme="minorHAnsi"/>
                <w:lang w:val="en-US"/>
              </w:rPr>
            </w:rPrChange>
          </w:rPr>
          <w:delInstrText xml:space="preserve"> ADDIN ZOTERO_ITEM CSL_CITATION {"citationID":"enOLGjIM","properties":{"formattedCitation":"\\super 49\\nosupersub{}","plainCitation":"49","noteIndex":0},"citationItems":[{"id":19634,"uris":["http://zotero.org/users/9157291/items/B94W6S4W"],"itemData":{"id":19634,"type":"article-journal","container-title":"Science","DOI":"10.1126/science.aaz6003","issue":"6473","note":"publisher: American Association for the Advancement of Science","page":"30-33","source":"science.org (Atypon)","title":"Sustainable minerals and metals for a low-carbon future","volume":"367","author":[{"family":"Sovacool","given":"Benjamin K."},{"family":"Ali","given":"Saleem H."},{"family":"Bazilian","given":"Morgan"},{"family":"Radley","given":"Ben"},{"family":"Nemery","given":"Benoit"},{"family":"Okatz","given":"Julia"},{"family":"Mulvaney","given":"Dustin"}],"issued":{"date-parts":[["2020",1,3]]}}}],"schema":"https://github.com/citation-style-language/schema/raw/master/csl-citation.json"} </w:delInstrText>
        </w:r>
        <w:r w:rsidR="00E15608" w:rsidRPr="00C52832" w:rsidDel="00812746">
          <w:rPr>
            <w:lang w:val="en-GB"/>
            <w:rPrChange w:id="2151" w:author="Nabera  Abhinandan" w:date="2023-03-08T18:41:00Z">
              <w:rPr>
                <w:rFonts w:cstheme="minorHAnsi"/>
              </w:rPr>
            </w:rPrChange>
          </w:rPr>
          <w:fldChar w:fldCharType="separate"/>
        </w:r>
        <w:r w:rsidR="00373CEC" w:rsidRPr="00C52832" w:rsidDel="00812746">
          <w:rPr>
            <w:rFonts w:ascii="Calibri" w:hAnsi="Calibri" w:cs="Calibri"/>
            <w:szCs w:val="24"/>
            <w:vertAlign w:val="superscript"/>
            <w:lang w:val="en-GB"/>
            <w:rPrChange w:id="2152" w:author="Nabera  Abhinandan" w:date="2023-03-08T18:41:00Z">
              <w:rPr>
                <w:rFonts w:ascii="Calibri" w:hAnsi="Calibri" w:cs="Calibri"/>
                <w:szCs w:val="24"/>
                <w:vertAlign w:val="superscript"/>
                <w:lang w:val="en-US"/>
              </w:rPr>
            </w:rPrChange>
          </w:rPr>
          <w:delText>49</w:delText>
        </w:r>
        <w:r w:rsidR="00E15608" w:rsidRPr="00C52832" w:rsidDel="00812746">
          <w:rPr>
            <w:lang w:val="en-GB"/>
            <w:rPrChange w:id="2153" w:author="Nabera  Abhinandan" w:date="2023-03-08T18:41:00Z">
              <w:rPr>
                <w:rFonts w:cstheme="minorHAnsi"/>
              </w:rPr>
            </w:rPrChange>
          </w:rPr>
          <w:fldChar w:fldCharType="end"/>
        </w:r>
        <w:r w:rsidR="00E15608" w:rsidRPr="00C52832" w:rsidDel="00812746">
          <w:rPr>
            <w:lang w:val="en-GB"/>
            <w:rPrChange w:id="2154" w:author="Nabera  Abhinandan" w:date="2023-03-08T18:41:00Z">
              <w:rPr>
                <w:rFonts w:cstheme="minorHAnsi"/>
                <w:lang w:val="en-US"/>
              </w:rPr>
            </w:rPrChange>
          </w:rPr>
          <w:delText xml:space="preserve">. </w:delText>
        </w:r>
        <w:commentRangeEnd w:id="2121"/>
        <w:r w:rsidR="00D2017B" w:rsidRPr="00D24C8D" w:rsidDel="00812746">
          <w:rPr>
            <w:rStyle w:val="CommentReference"/>
            <w:lang w:val="en-GB"/>
          </w:rPr>
          <w:commentReference w:id="2121"/>
        </w:r>
        <w:commentRangeEnd w:id="2122"/>
        <w:r w:rsidR="00CA7375" w:rsidRPr="00547CC2" w:rsidDel="00812746">
          <w:rPr>
            <w:rStyle w:val="CommentReference"/>
            <w:lang w:val="en-GB"/>
          </w:rPr>
          <w:commentReference w:id="2122"/>
        </w:r>
      </w:del>
    </w:p>
    <w:p w14:paraId="1B21BCA9" w14:textId="77777777" w:rsidR="00812746" w:rsidRPr="00C52832" w:rsidRDefault="00812746">
      <w:pPr>
        <w:jc w:val="both"/>
        <w:rPr>
          <w:ins w:id="2155" w:author="Nabera  Abhinandan" w:date="2023-03-08T18:35:00Z"/>
          <w:rPrChange w:id="2156" w:author="Nabera  Abhinandan" w:date="2023-03-08T18:41:00Z">
            <w:rPr>
              <w:ins w:id="2157" w:author="Nabera  Abhinandan" w:date="2023-03-08T18:35:00Z"/>
            </w:rPr>
          </w:rPrChange>
        </w:rPr>
        <w:pPrChange w:id="2158" w:author="Nabera  Abhinandan" w:date="2023-03-08T18:44:00Z">
          <w:pPr>
            <w:pStyle w:val="Heading2"/>
            <w:jc w:val="both"/>
          </w:pPr>
        </w:pPrChange>
      </w:pPr>
    </w:p>
    <w:p w14:paraId="39EB2F3D" w14:textId="502AF5BA" w:rsidR="00E15608" w:rsidRPr="00D24C8D" w:rsidRDefault="00E15608" w:rsidP="00577897">
      <w:pPr>
        <w:pStyle w:val="Heading2"/>
        <w:jc w:val="both"/>
      </w:pPr>
      <w:commentRangeStart w:id="2159"/>
      <w:commentRangeStart w:id="2160"/>
      <w:commentRangeStart w:id="2161"/>
      <w:r w:rsidRPr="00D24C8D">
        <w:t>Methods</w:t>
      </w:r>
      <w:commentRangeEnd w:id="2159"/>
      <w:r w:rsidRPr="00D24C8D">
        <w:rPr>
          <w:rStyle w:val="CommentReference"/>
          <w:rFonts w:eastAsiaTheme="minorHAnsi" w:cstheme="minorBidi"/>
          <w:b w:val="0"/>
          <w:u w:val="none"/>
        </w:rPr>
        <w:commentReference w:id="2159"/>
      </w:r>
      <w:commentRangeEnd w:id="2160"/>
      <w:r w:rsidR="00F778AD" w:rsidRPr="00547CC2">
        <w:rPr>
          <w:rStyle w:val="CommentReference"/>
          <w:rFonts w:eastAsiaTheme="minorHAnsi" w:cstheme="minorBidi"/>
          <w:b w:val="0"/>
          <w:u w:val="none"/>
        </w:rPr>
        <w:commentReference w:id="2160"/>
      </w:r>
      <w:commentRangeEnd w:id="2161"/>
      <w:r w:rsidR="00F87941" w:rsidRPr="00547CC2">
        <w:rPr>
          <w:rStyle w:val="CommentReference"/>
          <w:rFonts w:eastAsiaTheme="minorHAnsi" w:cstheme="minorBidi"/>
          <w:b w:val="0"/>
          <w:u w:val="none"/>
        </w:rPr>
        <w:commentReference w:id="2161"/>
      </w:r>
    </w:p>
    <w:p w14:paraId="0E800816" w14:textId="569C6EE1" w:rsidR="00E15608" w:rsidRPr="00C52832" w:rsidDel="00812746" w:rsidRDefault="00E15608" w:rsidP="00577897">
      <w:pPr>
        <w:autoSpaceDE w:val="0"/>
        <w:autoSpaceDN w:val="0"/>
        <w:adjustRightInd w:val="0"/>
        <w:spacing w:line="240" w:lineRule="auto"/>
        <w:jc w:val="both"/>
        <w:rPr>
          <w:del w:id="2162" w:author="Nabera  Abhinandan" w:date="2023-03-08T18:35:00Z"/>
          <w:rFonts w:cstheme="minorHAnsi"/>
          <w:lang w:val="en-GB"/>
          <w:rPrChange w:id="2163" w:author="Nabera  Abhinandan" w:date="2023-03-08T18:41:00Z">
            <w:rPr>
              <w:del w:id="2164" w:author="Nabera  Abhinandan" w:date="2023-03-08T18:35:00Z"/>
              <w:rFonts w:cstheme="minorHAnsi"/>
              <w:lang w:val="en-US"/>
            </w:rPr>
          </w:rPrChange>
        </w:rPr>
      </w:pPr>
      <w:del w:id="2165" w:author="Nabera  Abhinandan" w:date="2023-03-08T18:35:00Z">
        <w:r w:rsidRPr="00C52832" w:rsidDel="00812746">
          <w:rPr>
            <w:rFonts w:cstheme="minorHAnsi"/>
            <w:b/>
            <w:bCs/>
            <w:lang w:val="en-GB"/>
            <w:rPrChange w:id="2166" w:author="Nabera  Abhinandan" w:date="2023-03-08T18:41:00Z">
              <w:rPr>
                <w:rFonts w:cstheme="minorHAnsi"/>
                <w:b/>
                <w:bCs/>
                <w:lang w:val="en-US"/>
              </w:rPr>
            </w:rPrChange>
          </w:rPr>
          <w:delText xml:space="preserve">Ammonia production routes. </w:delText>
        </w:r>
        <w:r w:rsidRPr="00C52832" w:rsidDel="00812746">
          <w:rPr>
            <w:rFonts w:cstheme="minorHAnsi"/>
            <w:lang w:val="en-GB"/>
            <w:rPrChange w:id="2167" w:author="Nabera  Abhinandan" w:date="2023-03-08T18:41:00Z">
              <w:rPr>
                <w:rFonts w:cstheme="minorHAnsi"/>
                <w:lang w:val="en-US"/>
              </w:rPr>
            </w:rPrChange>
          </w:rPr>
          <w:delText xml:space="preserve">The fossil and green ammonia routes are based on D’Angelo </w:delText>
        </w:r>
        <w:r w:rsidRPr="00C52832" w:rsidDel="00812746">
          <w:rPr>
            <w:rFonts w:cstheme="minorHAnsi"/>
            <w:i/>
            <w:lang w:val="en-GB"/>
            <w:rPrChange w:id="2168" w:author="Nabera  Abhinandan" w:date="2023-03-08T18:41:00Z">
              <w:rPr>
                <w:rFonts w:cstheme="minorHAnsi"/>
                <w:i/>
                <w:lang w:val="en-US"/>
              </w:rPr>
            </w:rPrChange>
          </w:rPr>
          <w:delText>et al.</w:delText>
        </w:r>
        <w:r w:rsidRPr="00C52832" w:rsidDel="00812746">
          <w:rPr>
            <w:rFonts w:cstheme="minorHAnsi"/>
            <w:i/>
            <w:lang w:val="en-GB"/>
            <w:rPrChange w:id="2169" w:author="Nabera  Abhinandan" w:date="2023-03-08T18:41:00Z">
              <w:rPr>
                <w:rFonts w:cstheme="minorHAnsi"/>
                <w:i/>
              </w:rPr>
            </w:rPrChange>
          </w:rPr>
          <w:fldChar w:fldCharType="begin"/>
        </w:r>
        <w:r w:rsidR="00373CEC" w:rsidRPr="00C52832" w:rsidDel="00812746">
          <w:rPr>
            <w:rFonts w:cstheme="minorHAnsi"/>
            <w:i/>
            <w:lang w:val="en-GB"/>
            <w:rPrChange w:id="2170" w:author="Nabera  Abhinandan" w:date="2023-03-08T18:41:00Z">
              <w:rPr>
                <w:rFonts w:cstheme="minorHAnsi"/>
                <w:i/>
                <w:lang w:val="en-US"/>
              </w:rPr>
            </w:rPrChange>
          </w:rPr>
          <w:delInstrText xml:space="preserve"> ADDIN ZOTERO_ITEM CSL_CITATION {"citationID":"jw3WHYLI","properties":{"formattedCitation":"\\super 11\\nosupersub{}","plainCitation":"11","noteIndex":0},"citationItems":[{"id":3216,"uris":["http://zotero.org/users/9157291/items/AFKW7KRC"],"itemData":{"id":3216,"type":"article-journal","abstract":"At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delInstrText>
        </w:r>
        <w:r w:rsidRPr="00C52832" w:rsidDel="00812746">
          <w:rPr>
            <w:rFonts w:cstheme="minorHAnsi"/>
            <w:i/>
            <w:lang w:val="en-GB"/>
            <w:rPrChange w:id="2171" w:author="Nabera  Abhinandan" w:date="2023-03-08T18:41:00Z">
              <w:rPr>
                <w:rFonts w:cstheme="minorHAnsi"/>
                <w:i/>
              </w:rPr>
            </w:rPrChange>
          </w:rPr>
          <w:fldChar w:fldCharType="separate"/>
        </w:r>
        <w:r w:rsidRPr="00C52832" w:rsidDel="00812746">
          <w:rPr>
            <w:rFonts w:ascii="Calibri" w:hAnsi="Calibri" w:cs="Calibri"/>
            <w:szCs w:val="24"/>
            <w:vertAlign w:val="superscript"/>
            <w:lang w:val="en-GB"/>
            <w:rPrChange w:id="2172" w:author="Nabera  Abhinandan" w:date="2023-03-08T18:41:00Z">
              <w:rPr>
                <w:rFonts w:ascii="Calibri" w:hAnsi="Calibri" w:cs="Calibri"/>
                <w:szCs w:val="24"/>
                <w:vertAlign w:val="superscript"/>
                <w:lang w:val="en-US"/>
              </w:rPr>
            </w:rPrChange>
          </w:rPr>
          <w:delText>11</w:delText>
        </w:r>
        <w:r w:rsidRPr="00C52832" w:rsidDel="00812746">
          <w:rPr>
            <w:rFonts w:cstheme="minorHAnsi"/>
            <w:i/>
            <w:lang w:val="en-GB"/>
            <w:rPrChange w:id="2173" w:author="Nabera  Abhinandan" w:date="2023-03-08T18:41:00Z">
              <w:rPr>
                <w:rFonts w:cstheme="minorHAnsi"/>
                <w:i/>
              </w:rPr>
            </w:rPrChange>
          </w:rPr>
          <w:fldChar w:fldCharType="end"/>
        </w:r>
        <w:r w:rsidRPr="00C52832" w:rsidDel="00812746">
          <w:rPr>
            <w:rFonts w:cstheme="minorHAnsi"/>
            <w:lang w:val="en-GB"/>
            <w:rPrChange w:id="2174" w:author="Nabera  Abhinandan" w:date="2023-03-08T18:41:00Z">
              <w:rPr>
                <w:rFonts w:cstheme="minorHAnsi"/>
                <w:lang w:val="en-US"/>
              </w:rPr>
            </w:rPrChange>
          </w:rPr>
          <w:delText>.</w:delText>
        </w:r>
        <w:r w:rsidRPr="00C52832" w:rsidDel="00812746">
          <w:rPr>
            <w:rFonts w:cstheme="minorHAnsi"/>
            <w:b/>
            <w:bCs/>
            <w:lang w:val="en-GB"/>
            <w:rPrChange w:id="2175" w:author="Nabera  Abhinandan" w:date="2023-03-08T18:41:00Z">
              <w:rPr>
                <w:rFonts w:cstheme="minorHAnsi"/>
                <w:b/>
                <w:bCs/>
                <w:lang w:val="en-US"/>
              </w:rPr>
            </w:rPrChange>
          </w:rPr>
          <w:delText xml:space="preserve"> </w:delText>
        </w:r>
        <w:r w:rsidRPr="00C52832" w:rsidDel="00812746">
          <w:rPr>
            <w:rFonts w:cstheme="minorHAnsi"/>
            <w:lang w:val="en-GB"/>
            <w:rPrChange w:id="2176" w:author="Nabera  Abhinandan" w:date="2023-03-08T18:41:00Z">
              <w:rPr>
                <w:rFonts w:cstheme="minorHAnsi"/>
                <w:lang w:val="en-US"/>
              </w:rPr>
            </w:rPrChange>
          </w:rPr>
          <w:delText xml:space="preserve">For fossil ammonia, natural gas and water are mixed and heated to 858 </w:delText>
        </w:r>
        <w:r w:rsidRPr="00C52832" w:rsidDel="00812746">
          <w:rPr>
            <w:rFonts w:ascii="Calibri" w:hAnsi="Calibri" w:cs="Calibri"/>
            <w:sz w:val="24"/>
            <w:szCs w:val="24"/>
            <w:lang w:val="en-GB"/>
            <w:rPrChange w:id="2177" w:author="Nabera  Abhinandan" w:date="2023-03-08T18:41:00Z">
              <w:rPr>
                <w:rFonts w:ascii="Calibri" w:hAnsi="Calibri" w:cs="Calibri"/>
                <w:sz w:val="24"/>
                <w:szCs w:val="24"/>
                <w:lang w:val="en-US"/>
              </w:rPr>
            </w:rPrChange>
          </w:rPr>
          <w:delText>°</w:delText>
        </w:r>
        <w:r w:rsidRPr="00C52832" w:rsidDel="00812746">
          <w:rPr>
            <w:rFonts w:cstheme="minorHAnsi"/>
            <w:lang w:val="en-GB"/>
            <w:rPrChange w:id="2178" w:author="Nabera  Abhinandan" w:date="2023-03-08T18:41:00Z">
              <w:rPr>
                <w:rFonts w:cstheme="minorHAnsi"/>
                <w:lang w:val="en-US"/>
              </w:rPr>
            </w:rPrChange>
          </w:rPr>
          <w:delText xml:space="preserve">C and fed to a SMR unit where natural gas is converted to carbon monoxide and hydrogen (syngas). The output from the SMR is then fed into an autothermal reformer (ATR) along with air (78% nitrogen, 21% oxygen, and 1% argon). The oxygen in the air reacts with the residual methane and increases the temperature to 1,200 </w:delText>
        </w:r>
        <w:r w:rsidRPr="00C52832" w:rsidDel="00812746">
          <w:rPr>
            <w:rFonts w:ascii="Calibri" w:hAnsi="Calibri" w:cs="Calibri"/>
            <w:sz w:val="24"/>
            <w:szCs w:val="24"/>
            <w:lang w:val="en-GB"/>
            <w:rPrChange w:id="2179" w:author="Nabera  Abhinandan" w:date="2023-03-08T18:41:00Z">
              <w:rPr>
                <w:rFonts w:ascii="Calibri" w:hAnsi="Calibri" w:cs="Calibri"/>
                <w:sz w:val="24"/>
                <w:szCs w:val="24"/>
                <w:lang w:val="en-US"/>
              </w:rPr>
            </w:rPrChange>
          </w:rPr>
          <w:delText>°</w:delText>
        </w:r>
        <w:r w:rsidRPr="00C52832" w:rsidDel="00812746">
          <w:rPr>
            <w:rFonts w:cstheme="minorHAnsi"/>
            <w:lang w:val="en-GB"/>
            <w:rPrChange w:id="2180" w:author="Nabera  Abhinandan" w:date="2023-03-08T18:41:00Z">
              <w:rPr>
                <w:rFonts w:cstheme="minorHAnsi"/>
                <w:lang w:val="en-US"/>
              </w:rPr>
            </w:rPrChange>
          </w:rPr>
          <w:delText xml:space="preserve">C inside the ATR. The output from the ATR is cooled to 400 </w:delText>
        </w:r>
        <w:r w:rsidRPr="00C52832" w:rsidDel="00812746">
          <w:rPr>
            <w:rFonts w:ascii="Calibri" w:hAnsi="Calibri" w:cs="Calibri"/>
            <w:sz w:val="24"/>
            <w:szCs w:val="24"/>
            <w:lang w:val="en-GB"/>
            <w:rPrChange w:id="2181" w:author="Nabera  Abhinandan" w:date="2023-03-08T18:41:00Z">
              <w:rPr>
                <w:rFonts w:ascii="Calibri" w:hAnsi="Calibri" w:cs="Calibri"/>
                <w:sz w:val="24"/>
                <w:szCs w:val="24"/>
                <w:lang w:val="en-US"/>
              </w:rPr>
            </w:rPrChange>
          </w:rPr>
          <w:delText>°</w:delText>
        </w:r>
        <w:r w:rsidRPr="00C52832" w:rsidDel="00812746">
          <w:rPr>
            <w:rFonts w:cstheme="minorHAnsi"/>
            <w:lang w:val="en-GB"/>
            <w:rPrChange w:id="2182" w:author="Nabera  Abhinandan" w:date="2023-03-08T18:41:00Z">
              <w:rPr>
                <w:rFonts w:cstheme="minorHAnsi"/>
                <w:lang w:val="en-US"/>
              </w:rPr>
            </w:rPrChange>
          </w:rPr>
          <w:delText>C and sent to a series of water</w:delText>
        </w:r>
        <w:r w:rsidRPr="00C52832" w:rsidDel="00812746">
          <w:rPr>
            <w:rFonts w:cstheme="minorHAnsi"/>
            <w:lang w:val="en-GB"/>
            <w:rPrChange w:id="2183" w:author="Nabera  Abhinandan" w:date="2023-03-08T18:41:00Z">
              <w:rPr>
                <w:rFonts w:cstheme="minorHAnsi"/>
                <w:lang w:val="en-US"/>
              </w:rPr>
            </w:rPrChange>
          </w:rPr>
          <w:noBreakHyphen/>
          <w:delText>gas</w:delText>
        </w:r>
        <w:r w:rsidRPr="00C52832" w:rsidDel="00812746">
          <w:rPr>
            <w:rFonts w:cstheme="minorHAnsi"/>
            <w:lang w:val="en-GB"/>
            <w:rPrChange w:id="2184" w:author="Nabera  Abhinandan" w:date="2023-03-08T18:41:00Z">
              <w:rPr>
                <w:rFonts w:cstheme="minorHAnsi"/>
                <w:lang w:val="en-US"/>
              </w:rPr>
            </w:rPrChange>
          </w:rPr>
          <w:noBreakHyphen/>
          <w:delText>shift (WGS) reactors to convert carbon monoxide to CO</w:delText>
        </w:r>
        <w:r w:rsidRPr="00C52832" w:rsidDel="00812746">
          <w:rPr>
            <w:rFonts w:cstheme="minorHAnsi"/>
            <w:vertAlign w:val="subscript"/>
            <w:lang w:val="en-GB"/>
            <w:rPrChange w:id="2185" w:author="Nabera  Abhinandan" w:date="2023-03-08T18:41:00Z">
              <w:rPr>
                <w:rFonts w:cstheme="minorHAnsi"/>
                <w:vertAlign w:val="subscript"/>
                <w:lang w:val="en-US"/>
              </w:rPr>
            </w:rPrChange>
          </w:rPr>
          <w:delText>2</w:delText>
        </w:r>
        <w:r w:rsidRPr="00C52832" w:rsidDel="00812746">
          <w:rPr>
            <w:rFonts w:cstheme="minorHAnsi"/>
            <w:lang w:val="en-GB"/>
            <w:rPrChange w:id="2186" w:author="Nabera  Abhinandan" w:date="2023-03-08T18:41:00Z">
              <w:rPr>
                <w:rFonts w:cstheme="minorHAnsi"/>
                <w:lang w:val="en-US"/>
              </w:rPr>
            </w:rPrChange>
          </w:rPr>
          <w:delText>. The first one operates at a high temperature (26</w:delText>
        </w:r>
        <w:r w:rsidR="008100B6" w:rsidRPr="00C52832" w:rsidDel="00812746">
          <w:rPr>
            <w:rFonts w:cstheme="minorHAnsi"/>
            <w:lang w:val="en-GB"/>
            <w:rPrChange w:id="2187" w:author="Nabera  Abhinandan" w:date="2023-03-08T18:41:00Z">
              <w:rPr>
                <w:rFonts w:cstheme="minorHAnsi"/>
                <w:lang w:val="en-US"/>
              </w:rPr>
            </w:rPrChange>
          </w:rPr>
          <w:delText>0</w:delText>
        </w:r>
        <w:r w:rsidRPr="00C52832" w:rsidDel="00812746">
          <w:rPr>
            <w:rFonts w:cstheme="minorHAnsi"/>
            <w:lang w:val="en-GB"/>
            <w:rPrChange w:id="2188" w:author="Nabera  Abhinandan" w:date="2023-03-08T18:41:00Z">
              <w:rPr>
                <w:rFonts w:cstheme="minorHAnsi"/>
                <w:lang w:val="en-US"/>
              </w:rPr>
            </w:rPrChange>
          </w:rPr>
          <w:delText> </w:delText>
        </w:r>
        <w:r w:rsidRPr="00C52832" w:rsidDel="00812746">
          <w:rPr>
            <w:rFonts w:ascii="Calibri" w:hAnsi="Calibri" w:cs="Calibri"/>
            <w:sz w:val="24"/>
            <w:szCs w:val="24"/>
            <w:lang w:val="en-GB"/>
            <w:rPrChange w:id="2189" w:author="Nabera  Abhinandan" w:date="2023-03-08T18:41:00Z">
              <w:rPr>
                <w:rFonts w:ascii="Calibri" w:hAnsi="Calibri" w:cs="Calibri"/>
                <w:sz w:val="24"/>
                <w:szCs w:val="24"/>
                <w:lang w:val="en-US"/>
              </w:rPr>
            </w:rPrChange>
          </w:rPr>
          <w:delText>°</w:delText>
        </w:r>
        <w:r w:rsidRPr="00C52832" w:rsidDel="00812746">
          <w:rPr>
            <w:rFonts w:cstheme="minorHAnsi"/>
            <w:lang w:val="en-GB"/>
            <w:rPrChange w:id="2190" w:author="Nabera  Abhinandan" w:date="2023-03-08T18:41:00Z">
              <w:rPr>
                <w:rFonts w:cstheme="minorHAnsi"/>
                <w:lang w:val="en-US"/>
              </w:rPr>
            </w:rPrChange>
          </w:rPr>
          <w:delText xml:space="preserve">C), </w:delText>
        </w:r>
        <w:r w:rsidRPr="00C52832" w:rsidDel="00812746">
          <w:rPr>
            <w:rFonts w:cstheme="minorHAnsi"/>
            <w:i/>
            <w:lang w:val="en-GB"/>
            <w:rPrChange w:id="2191" w:author="Nabera  Abhinandan" w:date="2023-03-08T18:41:00Z">
              <w:rPr>
                <w:rFonts w:cstheme="minorHAnsi"/>
                <w:i/>
                <w:lang w:val="en-US"/>
              </w:rPr>
            </w:rPrChange>
          </w:rPr>
          <w:delText>i.e.</w:delText>
        </w:r>
        <w:r w:rsidRPr="00C52832" w:rsidDel="00812746">
          <w:rPr>
            <w:rFonts w:cstheme="minorHAnsi"/>
            <w:lang w:val="en-GB"/>
            <w:rPrChange w:id="2192" w:author="Nabera  Abhinandan" w:date="2023-03-08T18:41:00Z">
              <w:rPr>
                <w:rFonts w:cstheme="minorHAnsi"/>
                <w:lang w:val="en-US"/>
              </w:rPr>
            </w:rPrChange>
          </w:rPr>
          <w:delText>, high-temperature water</w:delText>
        </w:r>
        <w:r w:rsidRPr="00C52832" w:rsidDel="00812746">
          <w:rPr>
            <w:rFonts w:cstheme="minorHAnsi"/>
            <w:lang w:val="en-GB"/>
            <w:rPrChange w:id="2193" w:author="Nabera  Abhinandan" w:date="2023-03-08T18:41:00Z">
              <w:rPr>
                <w:rFonts w:cstheme="minorHAnsi"/>
                <w:lang w:val="en-US"/>
              </w:rPr>
            </w:rPrChange>
          </w:rPr>
          <w:noBreakHyphen/>
          <w:delText>gas</w:delText>
        </w:r>
        <w:r w:rsidRPr="00C52832" w:rsidDel="00812746">
          <w:rPr>
            <w:rFonts w:cstheme="minorHAnsi"/>
            <w:lang w:val="en-GB"/>
            <w:rPrChange w:id="2194" w:author="Nabera  Abhinandan" w:date="2023-03-08T18:41:00Z">
              <w:rPr>
                <w:rFonts w:cstheme="minorHAnsi"/>
                <w:lang w:val="en-US"/>
              </w:rPr>
            </w:rPrChange>
          </w:rPr>
          <w:noBreakHyphen/>
          <w:delText>shift (HTWGS) reactor. The output stream from the HTWGS is fed to a low-temperature water</w:delText>
        </w:r>
        <w:r w:rsidRPr="00C52832" w:rsidDel="00812746">
          <w:rPr>
            <w:rFonts w:cstheme="minorHAnsi"/>
            <w:lang w:val="en-GB"/>
            <w:rPrChange w:id="2195" w:author="Nabera  Abhinandan" w:date="2023-03-08T18:41:00Z">
              <w:rPr>
                <w:rFonts w:cstheme="minorHAnsi"/>
                <w:lang w:val="en-US"/>
              </w:rPr>
            </w:rPrChange>
          </w:rPr>
          <w:noBreakHyphen/>
          <w:delText>gas</w:delText>
        </w:r>
        <w:r w:rsidRPr="00C52832" w:rsidDel="00812746">
          <w:rPr>
            <w:rFonts w:cstheme="minorHAnsi"/>
            <w:lang w:val="en-GB"/>
            <w:rPrChange w:id="2196" w:author="Nabera  Abhinandan" w:date="2023-03-08T18:41:00Z">
              <w:rPr>
                <w:rFonts w:cstheme="minorHAnsi"/>
                <w:lang w:val="en-US"/>
              </w:rPr>
            </w:rPrChange>
          </w:rPr>
          <w:noBreakHyphen/>
          <w:delText xml:space="preserve">shift (LTWGS) reactor, which operates at 50 </w:delText>
        </w:r>
        <w:r w:rsidRPr="00C52832" w:rsidDel="00812746">
          <w:rPr>
            <w:rFonts w:ascii="Calibri" w:hAnsi="Calibri" w:cs="Calibri"/>
            <w:sz w:val="24"/>
            <w:szCs w:val="24"/>
            <w:lang w:val="en-GB"/>
            <w:rPrChange w:id="2197" w:author="Nabera  Abhinandan" w:date="2023-03-08T18:41:00Z">
              <w:rPr>
                <w:rFonts w:ascii="Calibri" w:hAnsi="Calibri" w:cs="Calibri"/>
                <w:sz w:val="24"/>
                <w:szCs w:val="24"/>
                <w:lang w:val="en-US"/>
              </w:rPr>
            </w:rPrChange>
          </w:rPr>
          <w:delText>°</w:delText>
        </w:r>
        <w:r w:rsidRPr="00C52832" w:rsidDel="00812746">
          <w:rPr>
            <w:rFonts w:cstheme="minorHAnsi"/>
            <w:lang w:val="en-GB"/>
            <w:rPrChange w:id="2198" w:author="Nabera  Abhinandan" w:date="2023-03-08T18:41:00Z">
              <w:rPr>
                <w:rFonts w:cstheme="minorHAnsi"/>
                <w:lang w:val="en-US"/>
              </w:rPr>
            </w:rPrChange>
          </w:rPr>
          <w:delText>C. The output stream from the WGS reactors is rich in CO</w:delText>
        </w:r>
        <w:r w:rsidRPr="00C52832" w:rsidDel="00812746">
          <w:rPr>
            <w:rFonts w:cstheme="minorHAnsi"/>
            <w:vertAlign w:val="subscript"/>
            <w:lang w:val="en-GB"/>
            <w:rPrChange w:id="2199" w:author="Nabera  Abhinandan" w:date="2023-03-08T18:41:00Z">
              <w:rPr>
                <w:rFonts w:cstheme="minorHAnsi"/>
                <w:vertAlign w:val="subscript"/>
                <w:lang w:val="en-US"/>
              </w:rPr>
            </w:rPrChange>
          </w:rPr>
          <w:delText>2</w:delText>
        </w:r>
        <w:r w:rsidRPr="00C52832" w:rsidDel="00812746">
          <w:rPr>
            <w:rFonts w:cstheme="minorHAnsi"/>
            <w:lang w:val="en-GB"/>
            <w:rPrChange w:id="2200" w:author="Nabera  Abhinandan" w:date="2023-03-08T18:41:00Z">
              <w:rPr>
                <w:rFonts w:cstheme="minorHAnsi"/>
                <w:lang w:val="en-US"/>
              </w:rPr>
            </w:rPrChange>
          </w:rPr>
          <w:delText>, which needs to be removed. This is done in an absorption column using a lean solvent stream with a composition of 90% water and 10% monoethanolamine (MEA) where 99.7% of the input CO</w:delText>
        </w:r>
        <w:r w:rsidRPr="00C52832" w:rsidDel="00812746">
          <w:rPr>
            <w:rFonts w:cstheme="minorHAnsi"/>
            <w:vertAlign w:val="subscript"/>
            <w:lang w:val="en-GB"/>
            <w:rPrChange w:id="2201" w:author="Nabera  Abhinandan" w:date="2023-03-08T18:41:00Z">
              <w:rPr>
                <w:rFonts w:cstheme="minorHAnsi"/>
                <w:vertAlign w:val="subscript"/>
                <w:lang w:val="en-US"/>
              </w:rPr>
            </w:rPrChange>
          </w:rPr>
          <w:delText xml:space="preserve">2 </w:delText>
        </w:r>
        <w:r w:rsidRPr="00C52832" w:rsidDel="00812746">
          <w:rPr>
            <w:rFonts w:cstheme="minorHAnsi"/>
            <w:lang w:val="en-GB"/>
            <w:rPrChange w:id="2202" w:author="Nabera  Abhinandan" w:date="2023-03-08T18:41:00Z">
              <w:rPr>
                <w:rFonts w:cstheme="minorHAnsi"/>
                <w:lang w:val="en-US"/>
              </w:rPr>
            </w:rPrChange>
          </w:rPr>
          <w:delText>is absorbed and removed in the liquid stream. The residual carbon monoxide and CO</w:delText>
        </w:r>
        <w:r w:rsidRPr="00C52832" w:rsidDel="00812746">
          <w:rPr>
            <w:rFonts w:cstheme="minorHAnsi"/>
            <w:vertAlign w:val="subscript"/>
            <w:lang w:val="en-GB"/>
            <w:rPrChange w:id="2203" w:author="Nabera  Abhinandan" w:date="2023-03-08T18:41:00Z">
              <w:rPr>
                <w:rFonts w:cstheme="minorHAnsi"/>
                <w:vertAlign w:val="subscript"/>
                <w:lang w:val="en-US"/>
              </w:rPr>
            </w:rPrChange>
          </w:rPr>
          <w:delText xml:space="preserve">2 </w:delText>
        </w:r>
        <w:r w:rsidRPr="00C52832" w:rsidDel="00812746">
          <w:rPr>
            <w:rFonts w:cstheme="minorHAnsi"/>
            <w:lang w:val="en-GB"/>
            <w:rPrChange w:id="2204" w:author="Nabera  Abhinandan" w:date="2023-03-08T18:41:00Z">
              <w:rPr>
                <w:rFonts w:cstheme="minorHAnsi"/>
                <w:lang w:val="en-US"/>
              </w:rPr>
            </w:rPrChange>
          </w:rPr>
          <w:delText>are eliminated to avoid poisoning the catalyst in the Haber-Bosch process</w:delText>
        </w:r>
        <w:r w:rsidRPr="00C52832" w:rsidDel="00812746">
          <w:rPr>
            <w:rFonts w:cstheme="minorHAnsi"/>
            <w:lang w:val="en-GB"/>
            <w:rPrChange w:id="2205" w:author="Nabera  Abhinandan" w:date="2023-03-08T18:41:00Z">
              <w:rPr>
                <w:rFonts w:cstheme="minorHAnsi"/>
              </w:rPr>
            </w:rPrChange>
          </w:rPr>
          <w:fldChar w:fldCharType="begin"/>
        </w:r>
        <w:r w:rsidR="00373CEC" w:rsidRPr="00C52832" w:rsidDel="00812746">
          <w:rPr>
            <w:rFonts w:cstheme="minorHAnsi"/>
            <w:lang w:val="en-GB"/>
            <w:rPrChange w:id="2206" w:author="Nabera  Abhinandan" w:date="2023-03-08T18:41:00Z">
              <w:rPr>
                <w:rFonts w:cstheme="minorHAnsi"/>
                <w:lang w:val="en-US"/>
              </w:rPr>
            </w:rPrChange>
          </w:rPr>
          <w:delInstrText xml:space="preserve"> ADDIN ZOTERO_ITEM CSL_CITATION {"citationID":"ClXMHYM5","properties":{"formattedCitation":"\\super 50\\nosupersub{}","plainCitation":"50","noteIndex":0},"citationItems":[{"id":21400,"uris":["http://zotero.org/users/9157291/items/PBSG2UJD"],"itemData":{"id":21400,"type":"chapter","abstract":"The article contains sections titled: 1. Introduction 2. Historical Development 3. Thermodynamic Data 4. Ammonia Synthesis Reaction 4.1. General Aspects 4.2. Catalyst Surface and Reaction Mechanism 4.3. Kinetics 5. Catalysts 5.1. Classical Iron Catalysts 5.1.1. Composition 5.1.2. Particle Size and Shape 5.1.3. Catalyst-Precursor Manufacture 5.1.4. Catalyst Reduction 5.1.5. Catalyst Poisons 5.2. Other Catalysts 5.2.1. General Aspects 5.2.2. Metals with Catalytic Potential 5.2.3. Commercial Ruthenium Catalysts 6. Process Steps of Ammonia Production 6.1. Synthesis Gas Production 6.1.1. Feedstock Pretreatment and Raw Gas Production 6.1.2. Carbon Monoxide Shift Conversion 6.1.3. Gas Purification 6.2. Compression 6.3. Ammonia Synthesis 6.3.1. Synthesis Loop Configurations 6.3.2. Formation of Ammonia in the Converter 6.3.3. Waste-Heat Utilization and Cooling 6.3.4. Ammonia Recovery from the Ammonia Synthesis Loop 6.3.5. Inert-Gas and Purge-Gas Management 6.3.6. Influence of Pressure and Other Variables of the Synthesis Loop 6.3.7. Example of an Industrial Synthesis Loop","container-title":"Ullmann's Encyclopedia of Industrial Chemistry","ISBN":"978-3-527-30673-2","language":"en","note":"ISSN: 1435-6007\n_eprint: https://onlinelibrary.wiley.com/doi/pdf/10.1002/14356007.o02_o11\nDOI: 10.1002/14356007.o02_o11","publisher":"John Wiley &amp; Sons, Ltd","source":"Wiley Online Library","title":"Ammonia - Production Processes","URL":"https://onlinelibrary.wiley.com/doi/abs/10.1002/14356007.o02_o11","author":[{"family":"Appl","given":"Max"}],"accessed":{"date-parts":[["2023",1,18]]},"issued":{"date-parts":[["2011"]]}}}],"schema":"https://github.com/citation-style-language/schema/raw/master/csl-citation.json"} </w:delInstrText>
        </w:r>
        <w:r w:rsidRPr="00C52832" w:rsidDel="00812746">
          <w:rPr>
            <w:rFonts w:cstheme="minorHAnsi"/>
            <w:lang w:val="en-GB"/>
            <w:rPrChange w:id="2207" w:author="Nabera  Abhinandan" w:date="2023-03-08T18:41:00Z">
              <w:rPr>
                <w:rFonts w:cstheme="minorHAnsi"/>
              </w:rPr>
            </w:rPrChange>
          </w:rPr>
          <w:fldChar w:fldCharType="separate"/>
        </w:r>
        <w:r w:rsidR="00373CEC" w:rsidRPr="00C52832" w:rsidDel="00812746">
          <w:rPr>
            <w:rFonts w:ascii="Calibri" w:hAnsi="Calibri" w:cs="Calibri"/>
            <w:szCs w:val="24"/>
            <w:vertAlign w:val="superscript"/>
            <w:lang w:val="en-GB"/>
            <w:rPrChange w:id="2208" w:author="Nabera  Abhinandan" w:date="2023-03-08T18:41:00Z">
              <w:rPr>
                <w:rFonts w:ascii="Calibri" w:hAnsi="Calibri" w:cs="Calibri"/>
                <w:szCs w:val="24"/>
                <w:vertAlign w:val="superscript"/>
              </w:rPr>
            </w:rPrChange>
          </w:rPr>
          <w:delText>50</w:delText>
        </w:r>
        <w:r w:rsidRPr="00C52832" w:rsidDel="00812746">
          <w:rPr>
            <w:rFonts w:cstheme="minorHAnsi"/>
            <w:lang w:val="en-GB"/>
            <w:rPrChange w:id="2209" w:author="Nabera  Abhinandan" w:date="2023-03-08T18:41:00Z">
              <w:rPr>
                <w:rFonts w:cstheme="minorHAnsi"/>
              </w:rPr>
            </w:rPrChange>
          </w:rPr>
          <w:fldChar w:fldCharType="end"/>
        </w:r>
        <w:r w:rsidRPr="00C52832" w:rsidDel="00812746">
          <w:rPr>
            <w:rFonts w:cstheme="minorHAnsi"/>
            <w:lang w:val="en-GB"/>
            <w:rPrChange w:id="2210" w:author="Nabera  Abhinandan" w:date="2023-03-08T18:41:00Z">
              <w:rPr>
                <w:rFonts w:cstheme="minorHAnsi"/>
                <w:lang w:val="en-US"/>
              </w:rPr>
            </w:rPrChange>
          </w:rPr>
          <w:delText>. Accordingly, a methanation unit converts the residual carbon oxides to methane. In the Haber-Bosch process, the CO</w:delText>
        </w:r>
        <w:r w:rsidRPr="00C52832" w:rsidDel="00812746">
          <w:rPr>
            <w:rFonts w:cstheme="minorHAnsi"/>
            <w:vertAlign w:val="subscript"/>
            <w:lang w:val="en-GB"/>
            <w:rPrChange w:id="2211" w:author="Nabera  Abhinandan" w:date="2023-03-08T18:41:00Z">
              <w:rPr>
                <w:rFonts w:cstheme="minorHAnsi"/>
                <w:vertAlign w:val="subscript"/>
                <w:lang w:val="en-US"/>
              </w:rPr>
            </w:rPrChange>
          </w:rPr>
          <w:delText xml:space="preserve">2 </w:delText>
        </w:r>
        <w:r w:rsidRPr="00C52832" w:rsidDel="00812746">
          <w:rPr>
            <w:rFonts w:cstheme="minorHAnsi"/>
            <w:lang w:val="en-GB"/>
            <w:rPrChange w:id="2212" w:author="Nabera  Abhinandan" w:date="2023-03-08T18:41:00Z">
              <w:rPr>
                <w:rFonts w:cstheme="minorHAnsi"/>
                <w:lang w:val="en-US"/>
              </w:rPr>
            </w:rPrChange>
          </w:rPr>
          <w:delText xml:space="preserve">and carbon monoxide free stream are then compressed to 196 bar, mixed with the recycle stream, and sent to a flash separator. This stream is then sent to a series of three reactors where nitrogen and hydrogen react to produce ammonia. As mentioned previously, the outlet stream from these three reactors is cooled and mixed with the fresh feed and sent to a flash unit. The liquid stream from this flash is rich in ammonia, which is further purified with a pair of flash separators to meet industrial standards (99.6%). For the production of ammonia using green hydrogen (electrolytic hydrogen using wind or solar electricity) and blue hydrogen (SMR coupled with CCS), nitrogen from cryogenic air separation and hydrogen is mixed in the ratio 1:3 and sent to the Haber-Bosch process described earlier. A Proton Exchange Membrane (PEM) </w:delText>
        </w:r>
      </w:del>
      <w:del w:id="2213" w:author="Nabera  Abhinandan" w:date="2023-03-02T17:19:00Z">
        <w:r w:rsidRPr="00C52832" w:rsidDel="00C42DC2">
          <w:rPr>
            <w:rFonts w:cstheme="minorHAnsi"/>
            <w:lang w:val="en-GB"/>
            <w:rPrChange w:id="2214" w:author="Nabera  Abhinandan" w:date="2023-03-08T18:41:00Z">
              <w:rPr>
                <w:rFonts w:cstheme="minorHAnsi"/>
                <w:lang w:val="en-US"/>
              </w:rPr>
            </w:rPrChange>
          </w:rPr>
          <w:delText xml:space="preserve">electrolyzer </w:delText>
        </w:r>
      </w:del>
      <w:del w:id="2215" w:author="Nabera  Abhinandan" w:date="2023-03-08T18:35:00Z">
        <w:r w:rsidRPr="00C52832" w:rsidDel="00812746">
          <w:rPr>
            <w:rFonts w:cstheme="minorHAnsi"/>
            <w:lang w:val="en-GB"/>
            <w:rPrChange w:id="2216" w:author="Nabera  Abhinandan" w:date="2023-03-08T18:41:00Z">
              <w:rPr>
                <w:rFonts w:cstheme="minorHAnsi"/>
                <w:lang w:val="en-US"/>
              </w:rPr>
            </w:rPrChange>
          </w:rPr>
          <w:delText xml:space="preserve">with a stack lifetime of 60,000 hours is considered for producing green hydrogen </w:delText>
        </w:r>
        <w:r w:rsidRPr="00C52832" w:rsidDel="00812746">
          <w:rPr>
            <w:rFonts w:cstheme="minorHAnsi"/>
            <w:i/>
            <w:iCs/>
            <w:lang w:val="en-GB"/>
            <w:rPrChange w:id="2217" w:author="Nabera  Abhinandan" w:date="2023-03-08T18:41:00Z">
              <w:rPr>
                <w:rFonts w:cstheme="minorHAnsi"/>
                <w:i/>
                <w:iCs/>
                <w:lang w:val="en-US"/>
              </w:rPr>
            </w:rPrChange>
          </w:rPr>
          <w:delText>via</w:delText>
        </w:r>
        <w:r w:rsidRPr="00C52832" w:rsidDel="00812746">
          <w:rPr>
            <w:rFonts w:cstheme="minorHAnsi"/>
            <w:lang w:val="en-GB"/>
            <w:rPrChange w:id="2218" w:author="Nabera  Abhinandan" w:date="2023-03-08T18:41:00Z">
              <w:rPr>
                <w:rFonts w:cstheme="minorHAnsi"/>
                <w:lang w:val="en-US"/>
              </w:rPr>
            </w:rPrChange>
          </w:rPr>
          <w:delText xml:space="preserve"> water electrolysis. </w:delText>
        </w:r>
      </w:del>
    </w:p>
    <w:p w14:paraId="60C2EE0F" w14:textId="072C7902" w:rsidR="00E15608" w:rsidRPr="00C52832" w:rsidDel="00812746" w:rsidRDefault="00E15608" w:rsidP="00577897">
      <w:pPr>
        <w:autoSpaceDE w:val="0"/>
        <w:autoSpaceDN w:val="0"/>
        <w:adjustRightInd w:val="0"/>
        <w:spacing w:after="0" w:line="240" w:lineRule="auto"/>
        <w:jc w:val="both"/>
        <w:rPr>
          <w:del w:id="2219" w:author="Nabera  Abhinandan" w:date="2023-03-08T18:35:00Z"/>
          <w:rFonts w:cstheme="minorHAnsi"/>
          <w:lang w:val="en-GB"/>
          <w:rPrChange w:id="2220" w:author="Nabera  Abhinandan" w:date="2023-03-08T18:41:00Z">
            <w:rPr>
              <w:del w:id="2221" w:author="Nabera  Abhinandan" w:date="2023-03-08T18:35:00Z"/>
              <w:rFonts w:cstheme="minorHAnsi"/>
              <w:lang w:val="en-US"/>
            </w:rPr>
          </w:rPrChange>
        </w:rPr>
      </w:pPr>
      <w:del w:id="2222" w:author="Nabera  Abhinandan" w:date="2023-03-08T18:35:00Z">
        <w:r w:rsidRPr="00C52832" w:rsidDel="00812746">
          <w:rPr>
            <w:rFonts w:cstheme="minorHAnsi"/>
            <w:b/>
            <w:bCs/>
            <w:lang w:val="en-GB"/>
            <w:rPrChange w:id="2223" w:author="Nabera  Abhinandan" w:date="2023-03-08T18:41:00Z">
              <w:rPr>
                <w:rFonts w:cstheme="minorHAnsi"/>
                <w:b/>
                <w:bCs/>
                <w:lang w:val="en-US"/>
              </w:rPr>
            </w:rPrChange>
          </w:rPr>
          <w:delText xml:space="preserve">Methanol production routes. </w:delText>
        </w:r>
        <w:r w:rsidRPr="00C52832" w:rsidDel="00812746">
          <w:rPr>
            <w:rFonts w:cstheme="minorHAnsi"/>
            <w:lang w:val="en-GB"/>
            <w:rPrChange w:id="2224" w:author="Nabera  Abhinandan" w:date="2023-03-08T18:41:00Z">
              <w:rPr>
                <w:rFonts w:cstheme="minorHAnsi"/>
                <w:lang w:val="en-US"/>
              </w:rPr>
            </w:rPrChange>
          </w:rPr>
          <w:delText xml:space="preserve">The fossil and green production routes for methanol are based on González-Garay </w:delText>
        </w:r>
        <w:r w:rsidRPr="00C52832" w:rsidDel="00812746">
          <w:rPr>
            <w:rFonts w:cstheme="minorHAnsi"/>
            <w:i/>
            <w:lang w:val="en-GB"/>
            <w:rPrChange w:id="2225" w:author="Nabera  Abhinandan" w:date="2023-03-08T18:41:00Z">
              <w:rPr>
                <w:rFonts w:cstheme="minorHAnsi"/>
                <w:i/>
                <w:lang w:val="en-US"/>
              </w:rPr>
            </w:rPrChange>
          </w:rPr>
          <w:delText>et al.</w:delText>
        </w:r>
        <w:r w:rsidRPr="00C52832" w:rsidDel="00812746">
          <w:rPr>
            <w:rFonts w:cstheme="minorHAnsi"/>
            <w:i/>
            <w:lang w:val="en-GB"/>
            <w:rPrChange w:id="2226" w:author="Nabera  Abhinandan" w:date="2023-03-08T18:41:00Z">
              <w:rPr>
                <w:rFonts w:cstheme="minorHAnsi"/>
                <w:i/>
              </w:rPr>
            </w:rPrChange>
          </w:rPr>
          <w:fldChar w:fldCharType="begin"/>
        </w:r>
        <w:r w:rsidR="00373CEC" w:rsidRPr="00C52832" w:rsidDel="00812746">
          <w:rPr>
            <w:rFonts w:cstheme="minorHAnsi"/>
            <w:i/>
            <w:lang w:val="en-GB"/>
            <w:rPrChange w:id="2227" w:author="Nabera  Abhinandan" w:date="2023-03-08T18:41:00Z">
              <w:rPr>
                <w:rFonts w:cstheme="minorHAnsi"/>
                <w:i/>
                <w:lang w:val="en-US"/>
              </w:rPr>
            </w:rPrChange>
          </w:rPr>
          <w:delInstrText xml:space="preserve"> ADDIN ZOTERO_ITEM CSL_CITATION {"citationID":"CJuxdWDb","properties":{"formattedCitation":"\\super 12\\nosupersub{}","plainCitation":"12","noteIndex":0},"citationItems":[{"id":637,"uris":["http://zotero.org/users/9157291/items/GTFADUPK"],"itemData":{"id":637,"type":"article-journal","abstract":"The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delInstrText>
        </w:r>
        <w:r w:rsidRPr="00C52832" w:rsidDel="00812746">
          <w:rPr>
            <w:rFonts w:cstheme="minorHAnsi"/>
            <w:i/>
            <w:lang w:val="en-GB"/>
            <w:rPrChange w:id="2228" w:author="Nabera  Abhinandan" w:date="2023-03-08T18:41:00Z">
              <w:rPr>
                <w:rFonts w:cstheme="minorHAnsi"/>
                <w:i/>
              </w:rPr>
            </w:rPrChange>
          </w:rPr>
          <w:fldChar w:fldCharType="separate"/>
        </w:r>
        <w:r w:rsidRPr="00C52832" w:rsidDel="00812746">
          <w:rPr>
            <w:rFonts w:ascii="Calibri" w:hAnsi="Calibri" w:cs="Calibri"/>
            <w:szCs w:val="24"/>
            <w:vertAlign w:val="superscript"/>
            <w:lang w:val="en-GB"/>
            <w:rPrChange w:id="2229" w:author="Nabera  Abhinandan" w:date="2023-03-08T18:41:00Z">
              <w:rPr>
                <w:rFonts w:ascii="Calibri" w:hAnsi="Calibri" w:cs="Calibri"/>
                <w:szCs w:val="24"/>
                <w:vertAlign w:val="superscript"/>
                <w:lang w:val="en-US"/>
              </w:rPr>
            </w:rPrChange>
          </w:rPr>
          <w:delText>12</w:delText>
        </w:r>
        <w:r w:rsidRPr="00C52832" w:rsidDel="00812746">
          <w:rPr>
            <w:rFonts w:cstheme="minorHAnsi"/>
            <w:i/>
            <w:lang w:val="en-GB"/>
            <w:rPrChange w:id="2230" w:author="Nabera  Abhinandan" w:date="2023-03-08T18:41:00Z">
              <w:rPr>
                <w:rFonts w:cstheme="minorHAnsi"/>
                <w:i/>
              </w:rPr>
            </w:rPrChange>
          </w:rPr>
          <w:fldChar w:fldCharType="end"/>
        </w:r>
        <w:r w:rsidRPr="00C52832" w:rsidDel="00812746">
          <w:rPr>
            <w:rFonts w:cstheme="minorHAnsi"/>
            <w:lang w:val="en-GB"/>
            <w:rPrChange w:id="2231" w:author="Nabera  Abhinandan" w:date="2023-03-08T18:41:00Z">
              <w:rPr>
                <w:rFonts w:cstheme="minorHAnsi"/>
                <w:lang w:val="en-US"/>
              </w:rPr>
            </w:rPrChange>
          </w:rPr>
          <w:delText xml:space="preserve">. Fossil methanol is produced from syngas from natural gas </w:delText>
        </w:r>
        <w:r w:rsidRPr="00C52832" w:rsidDel="00812746">
          <w:rPr>
            <w:rFonts w:cstheme="minorHAnsi"/>
            <w:i/>
            <w:iCs/>
            <w:lang w:val="en-GB"/>
            <w:rPrChange w:id="2232" w:author="Nabera  Abhinandan" w:date="2023-03-08T18:41:00Z">
              <w:rPr>
                <w:rFonts w:cstheme="minorHAnsi"/>
                <w:i/>
                <w:iCs/>
                <w:lang w:val="en-US"/>
              </w:rPr>
            </w:rPrChange>
          </w:rPr>
          <w:delText>via</w:delText>
        </w:r>
        <w:r w:rsidRPr="00C52832" w:rsidDel="00812746">
          <w:rPr>
            <w:rFonts w:cstheme="minorHAnsi"/>
            <w:lang w:val="en-GB"/>
            <w:rPrChange w:id="2233" w:author="Nabera  Abhinandan" w:date="2023-03-08T18:41:00Z">
              <w:rPr>
                <w:rFonts w:cstheme="minorHAnsi"/>
                <w:lang w:val="en-US"/>
              </w:rPr>
            </w:rPrChange>
          </w:rPr>
          <w:delText xml:space="preserve"> SMR. Syngas is then compressed to 110 bar, mixed with the recycle streams and then heated to 150 </w:delText>
        </w:r>
        <w:r w:rsidRPr="00C52832" w:rsidDel="00812746">
          <w:rPr>
            <w:rFonts w:ascii="Calibri" w:hAnsi="Calibri" w:cs="Calibri"/>
            <w:sz w:val="24"/>
            <w:szCs w:val="24"/>
            <w:lang w:val="en-GB"/>
            <w:rPrChange w:id="2234" w:author="Nabera  Abhinandan" w:date="2023-03-08T18:41:00Z">
              <w:rPr>
                <w:rFonts w:ascii="Calibri" w:hAnsi="Calibri" w:cs="Calibri"/>
                <w:sz w:val="24"/>
                <w:szCs w:val="24"/>
                <w:lang w:val="en-US"/>
              </w:rPr>
            </w:rPrChange>
          </w:rPr>
          <w:delText>°</w:delText>
        </w:r>
        <w:r w:rsidRPr="00C52832" w:rsidDel="00812746">
          <w:rPr>
            <w:rFonts w:cstheme="minorHAnsi"/>
            <w:lang w:val="en-GB"/>
            <w:rPrChange w:id="2235" w:author="Nabera  Abhinandan" w:date="2023-03-08T18:41:00Z">
              <w:rPr>
                <w:rFonts w:cstheme="minorHAnsi"/>
                <w:lang w:val="en-US"/>
              </w:rPr>
            </w:rPrChange>
          </w:rPr>
          <w:delText>C before being fed to a plug-flow reactor where syngas is converted to methanol following the kinetic model in Bussche and Froment</w:delText>
        </w:r>
        <w:r w:rsidRPr="00C52832" w:rsidDel="00812746">
          <w:rPr>
            <w:rFonts w:cstheme="minorHAnsi"/>
            <w:lang w:val="en-GB"/>
            <w:rPrChange w:id="2236" w:author="Nabera  Abhinandan" w:date="2023-03-08T18:41:00Z">
              <w:rPr>
                <w:rFonts w:cstheme="minorHAnsi"/>
              </w:rPr>
            </w:rPrChange>
          </w:rPr>
          <w:fldChar w:fldCharType="begin"/>
        </w:r>
        <w:r w:rsidR="00373CEC" w:rsidRPr="00C52832" w:rsidDel="00812746">
          <w:rPr>
            <w:rFonts w:cstheme="minorHAnsi"/>
            <w:lang w:val="en-GB"/>
            <w:rPrChange w:id="2237" w:author="Nabera  Abhinandan" w:date="2023-03-08T18:41:00Z">
              <w:rPr>
                <w:rFonts w:cstheme="minorHAnsi"/>
                <w:lang w:val="en-US"/>
              </w:rPr>
            </w:rPrChange>
          </w:rPr>
          <w:delInstrText xml:space="preserve"> ADDIN ZOTERO_ITEM CSL_CITATION {"citationID":"fh0TZc9f","properties":{"formattedCitation":"\\super 51\\nosupersub{}","plainCitation":"51","noteIndex":0},"citationItems":[{"id":21399,"uris":["http://zotero.org/users/9157291/items/HTPTDDNY"],"itemData":{"id":21399,"type":"article-journal","abstract":"A detailed reaction network, derived from literature data and our own experimental work, is used as a basis for the development of a steady-state kinetic model for methanol synthesis and the water gas shift reaction on a commercial Cu/ZnO/Al2O3catalyst. Experimental data, obtained in a bench scale setup, operating between 180 and 280°C and at pressures up to 51 bar, are subsequently used for the estimation of the parameters in the proposed model. The result is a mechanistically sound kinetic model, comprising a set of statistically significant and physically meaningful parameter groups. It accurately predicts the experimentally obtained conversions, even upon extrapolation outside the originally applied experimental window. Using this model, the influence of inlet temperature, pressure, and the ratio ofpCOandpCO2are briefly illustrated.","container-title":"Journal of Catalysis","DOI":"10.1006/jcat.1996.0156","ISSN":"0021-9517","issue":"1","journalAbbreviation":"Journal of Catalysis","language":"en","page":"1-10","source":"ScienceDirect","title":"A Steady-State Kinetic Model for Methanol Synthesis and the Water Gas Shift Reaction on a Commercial Cu/ZnO/Al2O3Catalyst","volume":"161","author":[{"family":"Bussche","given":"K. M. Vanden"},{"family":"Froment","given":"G. F."}],"issued":{"date-parts":[["1996",6,1]]}}}],"schema":"https://github.com/citation-style-language/schema/raw/master/csl-citation.json"} </w:delInstrText>
        </w:r>
        <w:r w:rsidRPr="00C52832" w:rsidDel="00812746">
          <w:rPr>
            <w:rFonts w:cstheme="minorHAnsi"/>
            <w:lang w:val="en-GB"/>
            <w:rPrChange w:id="2238" w:author="Nabera  Abhinandan" w:date="2023-03-08T18:41:00Z">
              <w:rPr>
                <w:rFonts w:cstheme="minorHAnsi"/>
              </w:rPr>
            </w:rPrChange>
          </w:rPr>
          <w:fldChar w:fldCharType="separate"/>
        </w:r>
        <w:r w:rsidR="00373CEC" w:rsidRPr="00C52832" w:rsidDel="00812746">
          <w:rPr>
            <w:rFonts w:ascii="Calibri" w:hAnsi="Calibri" w:cs="Calibri"/>
            <w:szCs w:val="24"/>
            <w:vertAlign w:val="superscript"/>
            <w:lang w:val="en-GB"/>
            <w:rPrChange w:id="2239" w:author="Nabera  Abhinandan" w:date="2023-03-08T18:41:00Z">
              <w:rPr>
                <w:rFonts w:ascii="Calibri" w:hAnsi="Calibri" w:cs="Calibri"/>
                <w:szCs w:val="24"/>
                <w:vertAlign w:val="superscript"/>
              </w:rPr>
            </w:rPrChange>
          </w:rPr>
          <w:delText>51</w:delText>
        </w:r>
        <w:r w:rsidRPr="00C52832" w:rsidDel="00812746">
          <w:rPr>
            <w:rFonts w:cstheme="minorHAnsi"/>
            <w:lang w:val="en-GB"/>
            <w:rPrChange w:id="2240" w:author="Nabera  Abhinandan" w:date="2023-03-08T18:41:00Z">
              <w:rPr>
                <w:rFonts w:cstheme="minorHAnsi"/>
              </w:rPr>
            </w:rPrChange>
          </w:rPr>
          <w:fldChar w:fldCharType="end"/>
        </w:r>
        <w:r w:rsidRPr="00C52832" w:rsidDel="00812746">
          <w:rPr>
            <w:rFonts w:cstheme="minorHAnsi"/>
            <w:lang w:val="en-GB"/>
            <w:rPrChange w:id="2241" w:author="Nabera  Abhinandan" w:date="2023-03-08T18:41:00Z">
              <w:rPr>
                <w:rFonts w:cstheme="minorHAnsi"/>
                <w:lang w:val="en-US"/>
              </w:rPr>
            </w:rPrChange>
          </w:rPr>
          <w:delText xml:space="preserve">. The output stream from the reactor is cooled to 38 </w:delText>
        </w:r>
        <w:r w:rsidRPr="00C52832" w:rsidDel="00812746">
          <w:rPr>
            <w:rFonts w:ascii="Calibri" w:hAnsi="Calibri" w:cs="Calibri"/>
            <w:sz w:val="24"/>
            <w:szCs w:val="24"/>
            <w:lang w:val="en-GB"/>
            <w:rPrChange w:id="2242" w:author="Nabera  Abhinandan" w:date="2023-03-08T18:41:00Z">
              <w:rPr>
                <w:rFonts w:ascii="Calibri" w:hAnsi="Calibri" w:cs="Calibri"/>
                <w:sz w:val="24"/>
                <w:szCs w:val="24"/>
                <w:lang w:val="en-US"/>
              </w:rPr>
            </w:rPrChange>
          </w:rPr>
          <w:delText>°</w:delText>
        </w:r>
        <w:r w:rsidRPr="00C52832" w:rsidDel="00812746">
          <w:rPr>
            <w:rFonts w:cstheme="minorHAnsi"/>
            <w:lang w:val="en-GB"/>
            <w:rPrChange w:id="2243" w:author="Nabera  Abhinandan" w:date="2023-03-08T18:41:00Z">
              <w:rPr>
                <w:rFonts w:cstheme="minorHAnsi"/>
                <w:lang w:val="en-US"/>
              </w:rPr>
            </w:rPrChange>
          </w:rPr>
          <w:delText>C and sent to a flash separator. A small portion of the gas stream from the flash separator is purged whereas the rest is pressurized to 110 bar and recycled. The liquid stream from the flash separator is expanded to 2 bar and sent to a second flash unit, where the gas stream is again pressurized to 110 bar and recycled, and the liquid stream is sent to a distillation column. The distillation column separates liquid methanol (at the condenser) with a purity of 99.9% and water (at the bottom). To produce methanol using green and blue hydrogen, CO</w:delText>
        </w:r>
        <w:r w:rsidRPr="00C52832" w:rsidDel="00812746">
          <w:rPr>
            <w:rFonts w:cstheme="minorHAnsi"/>
            <w:vertAlign w:val="subscript"/>
            <w:lang w:val="en-GB"/>
            <w:rPrChange w:id="2244" w:author="Nabera  Abhinandan" w:date="2023-03-08T18:41:00Z">
              <w:rPr>
                <w:rFonts w:cstheme="minorHAnsi"/>
                <w:vertAlign w:val="subscript"/>
                <w:lang w:val="en-US"/>
              </w:rPr>
            </w:rPrChange>
          </w:rPr>
          <w:delText xml:space="preserve">2 </w:delText>
        </w:r>
        <w:r w:rsidRPr="00C52832" w:rsidDel="00812746">
          <w:rPr>
            <w:rFonts w:cstheme="minorHAnsi"/>
            <w:lang w:val="en-GB"/>
            <w:rPrChange w:id="2245" w:author="Nabera  Abhinandan" w:date="2023-03-08T18:41:00Z">
              <w:rPr>
                <w:rFonts w:cstheme="minorHAnsi"/>
                <w:lang w:val="en-US"/>
              </w:rPr>
            </w:rPrChange>
          </w:rPr>
          <w:delText xml:space="preserve">from DAC and hydrogen is mixed with the recycle streams, compressed to 50 bar, and heated to 180-280 </w:delText>
        </w:r>
        <w:r w:rsidRPr="00C52832" w:rsidDel="00812746">
          <w:rPr>
            <w:rFonts w:ascii="Calibri" w:hAnsi="Calibri" w:cs="Calibri"/>
            <w:sz w:val="24"/>
            <w:szCs w:val="24"/>
            <w:lang w:val="en-GB"/>
            <w:rPrChange w:id="2246" w:author="Nabera  Abhinandan" w:date="2023-03-08T18:41:00Z">
              <w:rPr>
                <w:rFonts w:ascii="Calibri" w:hAnsi="Calibri" w:cs="Calibri"/>
                <w:sz w:val="24"/>
                <w:szCs w:val="24"/>
                <w:lang w:val="en-US"/>
              </w:rPr>
            </w:rPrChange>
          </w:rPr>
          <w:delText>°</w:delText>
        </w:r>
        <w:r w:rsidRPr="00C52832" w:rsidDel="00812746">
          <w:rPr>
            <w:rFonts w:cstheme="minorHAnsi"/>
            <w:lang w:val="en-GB"/>
            <w:rPrChange w:id="2247" w:author="Nabera  Abhinandan" w:date="2023-03-08T18:41:00Z">
              <w:rPr>
                <w:rFonts w:cstheme="minorHAnsi"/>
                <w:lang w:val="en-US"/>
              </w:rPr>
            </w:rPrChange>
          </w:rPr>
          <w:delText>C. This stream is then sent to a reactor where, the reverse water-gas-shift (RWGS) reaction takes place, converting CO</w:delText>
        </w:r>
        <w:r w:rsidRPr="00C52832" w:rsidDel="00812746">
          <w:rPr>
            <w:rFonts w:cstheme="minorHAnsi"/>
            <w:vertAlign w:val="subscript"/>
            <w:lang w:val="en-GB"/>
            <w:rPrChange w:id="2248" w:author="Nabera  Abhinandan" w:date="2023-03-08T18:41:00Z">
              <w:rPr>
                <w:rFonts w:cstheme="minorHAnsi"/>
                <w:vertAlign w:val="subscript"/>
                <w:lang w:val="en-US"/>
              </w:rPr>
            </w:rPrChange>
          </w:rPr>
          <w:delText xml:space="preserve">2 </w:delText>
        </w:r>
        <w:r w:rsidRPr="00C52832" w:rsidDel="00812746">
          <w:rPr>
            <w:rFonts w:cstheme="minorHAnsi"/>
            <w:lang w:val="en-GB"/>
            <w:rPrChange w:id="2249" w:author="Nabera  Abhinandan" w:date="2023-03-08T18:41:00Z">
              <w:rPr>
                <w:rFonts w:cstheme="minorHAnsi"/>
                <w:lang w:val="en-US"/>
              </w:rPr>
            </w:rPrChange>
          </w:rPr>
          <w:delText>to carbon monoxide, which is consequently hydrogenated to methanol. Similar to fossil methanol, the outlet from the reactor is sent to a series of two flash separators where the gas stream from the first flash is recycled (with a purge). The liquid stream from the second flash unit is sent to a distillation column which recovers methanol at a purity of 99.9%. The CO</w:delText>
        </w:r>
        <w:r w:rsidRPr="00C52832" w:rsidDel="00812746">
          <w:rPr>
            <w:rFonts w:cstheme="minorHAnsi"/>
            <w:vertAlign w:val="subscript"/>
            <w:lang w:val="en-GB"/>
            <w:rPrChange w:id="2250" w:author="Nabera  Abhinandan" w:date="2023-03-08T18:41:00Z">
              <w:rPr>
                <w:rFonts w:cstheme="minorHAnsi"/>
                <w:vertAlign w:val="subscript"/>
                <w:lang w:val="en-US"/>
              </w:rPr>
            </w:rPrChange>
          </w:rPr>
          <w:delText xml:space="preserve">2 </w:delText>
        </w:r>
        <w:r w:rsidRPr="00C52832" w:rsidDel="00812746">
          <w:rPr>
            <w:rFonts w:cstheme="minorHAnsi"/>
            <w:lang w:val="en-GB"/>
            <w:rPrChange w:id="2251" w:author="Nabera  Abhinandan" w:date="2023-03-08T18:41:00Z">
              <w:rPr>
                <w:rFonts w:cstheme="minorHAnsi"/>
                <w:lang w:val="en-US"/>
              </w:rPr>
            </w:rPrChange>
          </w:rPr>
          <w:delText xml:space="preserve">fed to the reactor is obtained </w:delText>
        </w:r>
        <w:r w:rsidRPr="00C52832" w:rsidDel="00812746">
          <w:rPr>
            <w:rFonts w:cstheme="minorHAnsi"/>
            <w:i/>
            <w:lang w:val="en-GB"/>
            <w:rPrChange w:id="2252" w:author="Nabera  Abhinandan" w:date="2023-03-08T18:41:00Z">
              <w:rPr>
                <w:rFonts w:cstheme="minorHAnsi"/>
                <w:i/>
                <w:lang w:val="en-US"/>
              </w:rPr>
            </w:rPrChange>
          </w:rPr>
          <w:delText>via</w:delText>
        </w:r>
        <w:r w:rsidRPr="00C52832" w:rsidDel="00812746">
          <w:rPr>
            <w:rFonts w:cstheme="minorHAnsi"/>
            <w:lang w:val="en-GB"/>
            <w:rPrChange w:id="2253" w:author="Nabera  Abhinandan" w:date="2023-03-08T18:41:00Z">
              <w:rPr>
                <w:rFonts w:cstheme="minorHAnsi"/>
                <w:lang w:val="en-US"/>
              </w:rPr>
            </w:rPrChange>
          </w:rPr>
          <w:delText xml:space="preserve"> the DAC technology adapted from the work by Keith </w:delText>
        </w:r>
        <w:r w:rsidRPr="00C52832" w:rsidDel="00812746">
          <w:rPr>
            <w:rFonts w:cstheme="minorHAnsi"/>
            <w:i/>
            <w:lang w:val="en-GB"/>
            <w:rPrChange w:id="2254" w:author="Nabera  Abhinandan" w:date="2023-03-08T18:41:00Z">
              <w:rPr>
                <w:rFonts w:cstheme="minorHAnsi"/>
                <w:i/>
                <w:lang w:val="en-US"/>
              </w:rPr>
            </w:rPrChange>
          </w:rPr>
          <w:delText>et al.</w:delText>
        </w:r>
        <w:r w:rsidRPr="00C52832" w:rsidDel="00812746">
          <w:rPr>
            <w:rFonts w:cstheme="minorHAnsi"/>
            <w:lang w:val="en-GB"/>
            <w:rPrChange w:id="2255" w:author="Nabera  Abhinandan" w:date="2023-03-08T18:41:00Z">
              <w:rPr>
                <w:rFonts w:cstheme="minorHAnsi"/>
              </w:rPr>
            </w:rPrChange>
          </w:rPr>
          <w:fldChar w:fldCharType="begin"/>
        </w:r>
        <w:r w:rsidR="00373CEC" w:rsidRPr="00C52832" w:rsidDel="00812746">
          <w:rPr>
            <w:rFonts w:cstheme="minorHAnsi"/>
            <w:lang w:val="en-GB"/>
            <w:rPrChange w:id="2256" w:author="Nabera  Abhinandan" w:date="2023-03-08T18:41:00Z">
              <w:rPr>
                <w:rFonts w:cstheme="minorHAnsi"/>
                <w:lang w:val="en-US"/>
              </w:rPr>
            </w:rPrChange>
          </w:rPr>
          <w:delInstrText xml:space="preserve"> ADDIN ZOTERO_ITEM CSL_CITATION {"citationID":"q0MD0WWg","properties":{"formattedCitation":"\\super 34\\nosupersub{}","plainCitation":"34","noteIndex":0},"citationItems":[{"id":8170,"uris":["http://zotero.org/users/9157291/items/SHKUDHUW"],"itemData":{"id":8170,"type":"article-journal","abstract":"We describe a process for capturing CO2 from the atmosphere in an industrial plant. The design captures </w:delInstrText>
        </w:r>
        <w:r w:rsidR="00373CEC" w:rsidRPr="00C52832" w:rsidDel="00812746">
          <w:rPr>
            <w:rFonts w:ascii="Cambria Math" w:hAnsi="Cambria Math" w:cs="Cambria Math"/>
            <w:lang w:val="en-GB"/>
            <w:rPrChange w:id="2257" w:author="Nabera  Abhinandan" w:date="2023-03-08T18:41:00Z">
              <w:rPr>
                <w:rFonts w:ascii="Cambria Math" w:hAnsi="Cambria Math" w:cs="Cambria Math"/>
                <w:lang w:val="en-US"/>
              </w:rPr>
            </w:rPrChange>
          </w:rPr>
          <w:delInstrText>∼</w:delInstrText>
        </w:r>
        <w:r w:rsidR="00373CEC" w:rsidRPr="00C52832" w:rsidDel="00812746">
          <w:rPr>
            <w:rFonts w:cstheme="minorHAnsi"/>
            <w:lang w:val="en-GB"/>
            <w:rPrChange w:id="2258" w:author="Nabera  Abhinandan" w:date="2023-03-08T18:41:00Z">
              <w:rPr>
                <w:rFonts w:cstheme="minorHAnsi"/>
                <w:lang w:val="en-US"/>
              </w:rPr>
            </w:rPrChange>
          </w:rPr>
          <w:del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delInstrText>
        </w:r>
        <w:r w:rsidRPr="00C52832" w:rsidDel="00812746">
          <w:rPr>
            <w:rFonts w:cstheme="minorHAnsi"/>
            <w:lang w:val="en-GB"/>
            <w:rPrChange w:id="2259" w:author="Nabera  Abhinandan" w:date="2023-03-08T18:41:00Z">
              <w:rPr>
                <w:rFonts w:cstheme="minorHAnsi"/>
              </w:rPr>
            </w:rPrChange>
          </w:rPr>
          <w:fldChar w:fldCharType="separate"/>
        </w:r>
        <w:r w:rsidRPr="00C52832" w:rsidDel="00812746">
          <w:rPr>
            <w:rFonts w:ascii="Calibri" w:hAnsi="Calibri" w:cs="Calibri"/>
            <w:szCs w:val="24"/>
            <w:vertAlign w:val="superscript"/>
            <w:lang w:val="en-GB"/>
            <w:rPrChange w:id="2260" w:author="Nabera  Abhinandan" w:date="2023-03-08T18:41:00Z">
              <w:rPr>
                <w:rFonts w:ascii="Calibri" w:hAnsi="Calibri" w:cs="Calibri"/>
                <w:szCs w:val="24"/>
                <w:vertAlign w:val="superscript"/>
                <w:lang w:val="en-US"/>
              </w:rPr>
            </w:rPrChange>
          </w:rPr>
          <w:delText>34</w:delText>
        </w:r>
        <w:r w:rsidRPr="00C52832" w:rsidDel="00812746">
          <w:rPr>
            <w:rFonts w:cstheme="minorHAnsi"/>
            <w:lang w:val="en-GB"/>
            <w:rPrChange w:id="2261" w:author="Nabera  Abhinandan" w:date="2023-03-08T18:41:00Z">
              <w:rPr>
                <w:rFonts w:cstheme="minorHAnsi"/>
              </w:rPr>
            </w:rPrChange>
          </w:rPr>
          <w:fldChar w:fldCharType="end"/>
        </w:r>
        <w:r w:rsidRPr="00C52832" w:rsidDel="00812746">
          <w:rPr>
            <w:rFonts w:cstheme="minorHAnsi"/>
            <w:lang w:val="en-GB"/>
            <w:rPrChange w:id="2262" w:author="Nabera  Abhinandan" w:date="2023-03-08T18:41:00Z">
              <w:rPr>
                <w:rFonts w:cstheme="minorHAnsi"/>
                <w:lang w:val="en-US"/>
              </w:rPr>
            </w:rPrChange>
          </w:rPr>
          <w:delText>. Here, aqueous potassium hydroxide (KOH) is used as a sorbent and a caustic calcium cycle is implemented for the regeneration of KOH. However, energy from natural gas is required for the calciner in the recovery cycle. Around 0.1 t of natural gas is required per t of CO</w:delText>
        </w:r>
        <w:r w:rsidRPr="00C52832" w:rsidDel="00812746">
          <w:rPr>
            <w:rFonts w:cstheme="minorHAnsi"/>
            <w:vertAlign w:val="subscript"/>
            <w:lang w:val="en-GB"/>
            <w:rPrChange w:id="2263" w:author="Nabera  Abhinandan" w:date="2023-03-08T18:41:00Z">
              <w:rPr>
                <w:rFonts w:cstheme="minorHAnsi"/>
                <w:vertAlign w:val="subscript"/>
                <w:lang w:val="en-US"/>
              </w:rPr>
            </w:rPrChange>
          </w:rPr>
          <w:delText xml:space="preserve">2 </w:delText>
        </w:r>
        <w:r w:rsidRPr="00C52832" w:rsidDel="00812746">
          <w:rPr>
            <w:rFonts w:cstheme="minorHAnsi"/>
            <w:lang w:val="en-GB"/>
            <w:rPrChange w:id="2264" w:author="Nabera  Abhinandan" w:date="2023-03-08T18:41:00Z">
              <w:rPr>
                <w:rFonts w:cstheme="minorHAnsi"/>
                <w:lang w:val="en-US"/>
              </w:rPr>
            </w:rPrChange>
          </w:rPr>
          <w:delText>captured</w:delText>
        </w:r>
        <w:r w:rsidRPr="00C52832" w:rsidDel="00812746">
          <w:rPr>
            <w:rFonts w:cstheme="minorHAnsi"/>
            <w:lang w:val="en-GB"/>
            <w:rPrChange w:id="2265" w:author="Nabera  Abhinandan" w:date="2023-03-08T18:41:00Z">
              <w:rPr>
                <w:rFonts w:cstheme="minorHAnsi"/>
              </w:rPr>
            </w:rPrChange>
          </w:rPr>
          <w:fldChar w:fldCharType="begin"/>
        </w:r>
        <w:r w:rsidR="00373CEC" w:rsidRPr="00C52832" w:rsidDel="00812746">
          <w:rPr>
            <w:rFonts w:cstheme="minorHAnsi"/>
            <w:lang w:val="en-GB"/>
            <w:rPrChange w:id="2266" w:author="Nabera  Abhinandan" w:date="2023-03-08T18:41:00Z">
              <w:rPr>
                <w:rFonts w:cstheme="minorHAnsi"/>
                <w:lang w:val="en-US"/>
              </w:rPr>
            </w:rPrChange>
          </w:rPr>
          <w:delInstrText xml:space="preserve"> ADDIN ZOTERO_ITEM CSL_CITATION {"citationID":"I0djXns0","properties":{"formattedCitation":"\\super 34\\nosupersub{}","plainCitation":"34","noteIndex":0},"citationItems":[{"id":8170,"uris":["http://zotero.org/users/9157291/items/SHKUDHUW"],"itemData":{"id":8170,"type":"article-journal","abstract":"We describe a process for capturing CO2 from the atmosphere in an industrial plant. The design captures </w:delInstrText>
        </w:r>
        <w:r w:rsidR="00373CEC" w:rsidRPr="00C52832" w:rsidDel="00812746">
          <w:rPr>
            <w:rFonts w:ascii="Cambria Math" w:hAnsi="Cambria Math" w:cs="Cambria Math"/>
            <w:lang w:val="en-GB"/>
            <w:rPrChange w:id="2267" w:author="Nabera  Abhinandan" w:date="2023-03-08T18:41:00Z">
              <w:rPr>
                <w:rFonts w:ascii="Cambria Math" w:hAnsi="Cambria Math" w:cs="Cambria Math"/>
                <w:lang w:val="en-US"/>
              </w:rPr>
            </w:rPrChange>
          </w:rPr>
          <w:delInstrText>∼</w:delInstrText>
        </w:r>
        <w:r w:rsidR="00373CEC" w:rsidRPr="00C52832" w:rsidDel="00812746">
          <w:rPr>
            <w:rFonts w:cstheme="minorHAnsi"/>
            <w:lang w:val="en-GB"/>
            <w:rPrChange w:id="2268" w:author="Nabera  Abhinandan" w:date="2023-03-08T18:41:00Z">
              <w:rPr>
                <w:rFonts w:cstheme="minorHAnsi"/>
                <w:lang w:val="en-US"/>
              </w:rPr>
            </w:rPrChange>
          </w:rPr>
          <w:del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delInstrText>
        </w:r>
        <w:r w:rsidRPr="00C52832" w:rsidDel="00812746">
          <w:rPr>
            <w:rFonts w:cstheme="minorHAnsi"/>
            <w:lang w:val="en-GB"/>
            <w:rPrChange w:id="2269" w:author="Nabera  Abhinandan" w:date="2023-03-08T18:41:00Z">
              <w:rPr>
                <w:rFonts w:cstheme="minorHAnsi"/>
              </w:rPr>
            </w:rPrChange>
          </w:rPr>
          <w:fldChar w:fldCharType="separate"/>
        </w:r>
        <w:r w:rsidRPr="00C52832" w:rsidDel="00812746">
          <w:rPr>
            <w:rFonts w:ascii="Calibri" w:hAnsi="Calibri" w:cs="Calibri"/>
            <w:szCs w:val="24"/>
            <w:vertAlign w:val="superscript"/>
            <w:lang w:val="en-GB"/>
            <w:rPrChange w:id="2270" w:author="Nabera  Abhinandan" w:date="2023-03-08T18:41:00Z">
              <w:rPr>
                <w:rFonts w:ascii="Calibri" w:hAnsi="Calibri" w:cs="Calibri"/>
                <w:szCs w:val="24"/>
                <w:vertAlign w:val="superscript"/>
                <w:lang w:val="en-US"/>
              </w:rPr>
            </w:rPrChange>
          </w:rPr>
          <w:delText>34</w:delText>
        </w:r>
        <w:r w:rsidRPr="00C52832" w:rsidDel="00812746">
          <w:rPr>
            <w:rFonts w:cstheme="minorHAnsi"/>
            <w:lang w:val="en-GB"/>
            <w:rPrChange w:id="2271" w:author="Nabera  Abhinandan" w:date="2023-03-08T18:41:00Z">
              <w:rPr>
                <w:rFonts w:cstheme="minorHAnsi"/>
              </w:rPr>
            </w:rPrChange>
          </w:rPr>
          <w:fldChar w:fldCharType="end"/>
        </w:r>
        <w:r w:rsidRPr="00C52832" w:rsidDel="00812746">
          <w:rPr>
            <w:rFonts w:cstheme="minorHAnsi"/>
            <w:lang w:val="en-GB"/>
            <w:rPrChange w:id="2272" w:author="Nabera  Abhinandan" w:date="2023-03-08T18:41:00Z">
              <w:rPr>
                <w:rFonts w:cstheme="minorHAnsi"/>
                <w:lang w:val="en-US"/>
              </w:rPr>
            </w:rPrChange>
          </w:rPr>
          <w:delText>.</w:delText>
        </w:r>
      </w:del>
    </w:p>
    <w:p w14:paraId="3133ACE3" w14:textId="77777777" w:rsidR="00E15608" w:rsidRPr="00C52832" w:rsidDel="00812746" w:rsidRDefault="00E15608" w:rsidP="00577897">
      <w:pPr>
        <w:autoSpaceDE w:val="0"/>
        <w:autoSpaceDN w:val="0"/>
        <w:adjustRightInd w:val="0"/>
        <w:spacing w:after="0" w:line="240" w:lineRule="auto"/>
        <w:jc w:val="both"/>
        <w:rPr>
          <w:del w:id="2273" w:author="Nabera  Abhinandan" w:date="2023-03-08T18:35:00Z"/>
          <w:rFonts w:ascii="MS Shell Dlg 2" w:hAnsi="MS Shell Dlg 2" w:cs="MS Shell Dlg 2"/>
          <w:sz w:val="16"/>
          <w:szCs w:val="16"/>
          <w:lang w:val="en-GB"/>
          <w:rPrChange w:id="2274" w:author="Nabera  Abhinandan" w:date="2023-03-08T18:41:00Z">
            <w:rPr>
              <w:del w:id="2275" w:author="Nabera  Abhinandan" w:date="2023-03-08T18:35:00Z"/>
              <w:rFonts w:ascii="MS Shell Dlg 2" w:hAnsi="MS Shell Dlg 2" w:cs="MS Shell Dlg 2"/>
              <w:sz w:val="16"/>
              <w:szCs w:val="16"/>
              <w:lang w:val="en-US"/>
            </w:rPr>
          </w:rPrChange>
        </w:rPr>
      </w:pPr>
    </w:p>
    <w:p w14:paraId="267C4879" w14:textId="749ABBD7" w:rsidR="00E15608" w:rsidRPr="00C52832" w:rsidRDefault="00E15608" w:rsidP="00577897">
      <w:pPr>
        <w:jc w:val="both"/>
        <w:rPr>
          <w:rFonts w:cstheme="minorHAnsi"/>
          <w:bCs/>
          <w:lang w:val="en-GB"/>
          <w:rPrChange w:id="2276" w:author="Nabera  Abhinandan" w:date="2023-03-08T18:41:00Z">
            <w:rPr>
              <w:rFonts w:cstheme="minorHAnsi"/>
              <w:bCs/>
              <w:lang w:val="en-US"/>
            </w:rPr>
          </w:rPrChange>
        </w:rPr>
      </w:pPr>
      <w:r w:rsidRPr="00C52832">
        <w:rPr>
          <w:rFonts w:cstheme="minorHAnsi"/>
          <w:b/>
          <w:bCs/>
          <w:lang w:val="en-GB"/>
          <w:rPrChange w:id="2277" w:author="Nabera  Abhinandan" w:date="2023-03-08T18:41:00Z">
            <w:rPr>
              <w:rFonts w:cstheme="minorHAnsi"/>
              <w:b/>
              <w:bCs/>
              <w:lang w:val="en-US"/>
            </w:rPr>
          </w:rPrChange>
        </w:rPr>
        <w:t xml:space="preserve">Economic assessment. </w:t>
      </w:r>
      <w:r w:rsidRPr="00C52832">
        <w:rPr>
          <w:rFonts w:cstheme="minorHAnsi"/>
          <w:bCs/>
          <w:lang w:val="en-GB"/>
          <w:rPrChange w:id="2278" w:author="Nabera  Abhinandan" w:date="2023-03-08T18:41:00Z">
            <w:rPr>
              <w:rFonts w:cstheme="minorHAnsi"/>
              <w:bCs/>
              <w:lang w:val="en-US"/>
            </w:rPr>
          </w:rPrChange>
        </w:rPr>
        <w:t xml:space="preserve">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costs consider the </w:t>
      </w:r>
      <w:del w:id="2279" w:author="Nabera  Abhinandan" w:date="2023-03-02T17:35:00Z">
        <w:r w:rsidR="00FA0C55" w:rsidRPr="00C52832" w:rsidDel="009F56C7">
          <w:rPr>
            <w:rFonts w:cstheme="minorHAnsi"/>
            <w:bCs/>
            <w:lang w:val="en-GB"/>
            <w:rPrChange w:id="2280" w:author="Nabera  Abhinandan" w:date="2023-03-08T18:41:00Z">
              <w:rPr>
                <w:rFonts w:cstheme="minorHAnsi"/>
                <w:bCs/>
                <w:lang w:val="en-US"/>
              </w:rPr>
            </w:rPrChange>
          </w:rPr>
          <w:delText>labor</w:delText>
        </w:r>
      </w:del>
      <w:ins w:id="2281" w:author="Nabera  Abhinandan" w:date="2023-03-02T17:35:00Z">
        <w:r w:rsidR="009F56C7" w:rsidRPr="00D24C8D">
          <w:rPr>
            <w:rFonts w:cstheme="minorHAnsi"/>
            <w:bCs/>
            <w:lang w:val="en-GB"/>
          </w:rPr>
          <w:t>labour</w:t>
        </w:r>
      </w:ins>
      <w:r w:rsidRPr="00C52832">
        <w:rPr>
          <w:rFonts w:cstheme="minorHAnsi"/>
          <w:bCs/>
          <w:lang w:val="en-GB"/>
          <w:rPrChange w:id="2282" w:author="Nabera  Abhinandan" w:date="2023-03-08T18:41:00Z">
            <w:rPr>
              <w:rFonts w:cstheme="minorHAnsi"/>
              <w:bCs/>
              <w:lang w:val="en-US"/>
            </w:rPr>
          </w:rPrChange>
        </w:rPr>
        <w:t xml:space="preserve"> and </w:t>
      </w:r>
      <w:r w:rsidRPr="00C52832">
        <w:rPr>
          <w:rFonts w:cstheme="minorHAnsi"/>
          <w:bCs/>
          <w:lang w:val="en-GB"/>
          <w:rPrChange w:id="2283" w:author="Nabera  Abhinandan" w:date="2023-03-08T18:41:00Z">
            <w:rPr>
              <w:rFonts w:cstheme="minorHAnsi"/>
              <w:bCs/>
              <w:lang w:val="en-US"/>
            </w:rPr>
          </w:rPrChange>
        </w:rPr>
        <w:lastRenderedPageBreak/>
        <w:t>maintenance costs in addition to overhead expenses and interest. The detailed procedure adapted for the economic assessment is described in detail in</w:t>
      </w:r>
      <w:r w:rsidRPr="00C52832">
        <w:rPr>
          <w:rFonts w:cstheme="minorHAnsi"/>
          <w:lang w:val="en-GB"/>
          <w:rPrChange w:id="2284" w:author="Nabera  Abhinandan" w:date="2023-03-08T18:41:00Z">
            <w:rPr>
              <w:rFonts w:cstheme="minorHAnsi"/>
              <w:lang w:val="en-US"/>
            </w:rPr>
          </w:rPrChange>
        </w:rPr>
        <w:t xml:space="preserve"> section </w:t>
      </w:r>
      <w:r w:rsidR="00FA0C55" w:rsidRPr="00C52832">
        <w:rPr>
          <w:rFonts w:cstheme="minorHAnsi"/>
          <w:lang w:val="en-GB"/>
          <w:rPrChange w:id="2285" w:author="Nabera  Abhinandan" w:date="2023-03-08T18:41:00Z">
            <w:rPr>
              <w:rFonts w:cstheme="minorHAnsi"/>
              <w:lang w:val="en-US"/>
            </w:rPr>
          </w:rPrChange>
        </w:rPr>
        <w:t>1 of the ESI</w:t>
      </w:r>
      <w:r w:rsidRPr="00C52832">
        <w:rPr>
          <w:rFonts w:cstheme="minorHAnsi"/>
          <w:lang w:val="en-GB"/>
          <w:rPrChange w:id="2286" w:author="Nabera  Abhinandan" w:date="2023-03-08T18:41:00Z">
            <w:rPr>
              <w:rFonts w:cstheme="minorHAnsi"/>
              <w:lang w:val="en-US"/>
            </w:rPr>
          </w:rPrChange>
        </w:rPr>
        <w:t>.</w:t>
      </w:r>
    </w:p>
    <w:p w14:paraId="08F512CB" w14:textId="77777777" w:rsidR="00E15608" w:rsidRPr="00C52832" w:rsidRDefault="00E15608" w:rsidP="00577897">
      <w:pPr>
        <w:jc w:val="both"/>
        <w:rPr>
          <w:rFonts w:cstheme="minorHAnsi"/>
          <w:lang w:val="en-GB"/>
          <w:rPrChange w:id="2287" w:author="Nabera  Abhinandan" w:date="2023-03-08T18:41:00Z">
            <w:rPr>
              <w:rFonts w:cstheme="minorHAnsi"/>
              <w:lang w:val="en-US"/>
            </w:rPr>
          </w:rPrChange>
        </w:rPr>
      </w:pPr>
      <w:r w:rsidRPr="00C52832">
        <w:rPr>
          <w:b/>
          <w:lang w:val="en-GB"/>
          <w:rPrChange w:id="2288" w:author="Nabera  Abhinandan" w:date="2023-03-08T18:41:00Z">
            <w:rPr>
              <w:b/>
              <w:lang w:val="en-US"/>
            </w:rPr>
          </w:rPrChange>
        </w:rPr>
        <w:t>Avoidance costs</w:t>
      </w:r>
      <w:r w:rsidRPr="00C52832">
        <w:rPr>
          <w:lang w:val="en-GB"/>
          <w:rPrChange w:id="2289" w:author="Nabera  Abhinandan" w:date="2023-03-08T18:41:00Z">
            <w:rPr>
              <w:lang w:val="en-US"/>
            </w:rPr>
          </w:rPrChange>
        </w:rPr>
        <w:t xml:space="preserve">. </w:t>
      </w:r>
      <w:r w:rsidRPr="00C52832">
        <w:rPr>
          <w:rFonts w:cstheme="minorHAnsi"/>
          <w:lang w:val="en-GB"/>
          <w:rPrChange w:id="2290" w:author="Nabera  Abhinandan" w:date="2023-03-08T18:41:00Z">
            <w:rPr>
              <w:rFonts w:cstheme="minorHAnsi"/>
              <w:lang w:val="en-US"/>
            </w:rPr>
          </w:rPrChange>
        </w:rPr>
        <w:t>The avoidance cost for each green chemical in as follows:</w:t>
      </w:r>
    </w:p>
    <w:p w14:paraId="3CDE9824" w14:textId="77777777" w:rsidR="00E15608" w:rsidRPr="00C52832" w:rsidRDefault="00E15608" w:rsidP="00577897">
      <w:pPr>
        <w:jc w:val="both"/>
        <w:rPr>
          <w:rFonts w:eastAsiaTheme="minorEastAsia" w:cstheme="minorHAnsi"/>
          <w:i/>
          <w:lang w:val="en-GB"/>
          <w:rPrChange w:id="2291" w:author="Nabera  Abhinandan" w:date="2023-03-08T18:41:00Z">
            <w:rPr>
              <w:rFonts w:eastAsiaTheme="minorEastAsia" w:cstheme="minorHAnsi"/>
              <w:i/>
              <w:lang w:val="en-US"/>
            </w:rPr>
          </w:rPrChange>
        </w:rPr>
      </w:pPr>
      <m:oMathPara>
        <m:oMathParaPr>
          <m:jc m:val="center"/>
        </m:oMathParaPr>
        <m:oMath>
          <m:r>
            <m:rPr>
              <m:nor/>
            </m:rPr>
            <w:rPr>
              <w:rFonts w:cstheme="minorHAnsi"/>
              <w:lang w:val="en-GB"/>
              <w:rPrChange w:id="2292" w:author="Nabera  Abhinandan" w:date="2023-03-08T18:41:00Z">
                <w:rPr>
                  <w:rFonts w:ascii="Cambria Math" w:hAnsi="Cambria Math" w:cstheme="minorHAnsi"/>
                  <w:i/>
                  <w:lang w:val="en-US"/>
                </w:rPr>
              </w:rPrChange>
            </w:rPr>
            <m:t>AC</m:t>
          </m:r>
          <m:r>
            <m:rPr>
              <m:nor/>
            </m:rPr>
            <w:rPr>
              <w:rFonts w:cstheme="minorHAnsi"/>
              <w:lang w:val="en-GB"/>
              <w:rPrChange w:id="2293" w:author="Nabera  Abhinandan" w:date="2023-03-08T18:41:00Z">
                <w:rPr>
                  <w:rFonts w:cstheme="minorHAnsi"/>
                  <w:lang w:val="en-US"/>
                </w:rPr>
              </w:rPrChange>
            </w:rPr>
            <m:t xml:space="preserve"> </m:t>
          </m:r>
          <m:r>
            <m:rPr>
              <m:nor/>
            </m:rPr>
            <w:rPr>
              <w:rFonts w:cstheme="minorHAnsi"/>
              <w:lang w:val="en-GB"/>
              <w:rPrChange w:id="2294" w:author="Nabera  Abhinandan" w:date="2023-03-08T18:41:00Z">
                <w:rPr>
                  <w:rFonts w:ascii="Cambria Math" w:cstheme="minorHAnsi"/>
                  <w:lang w:val="en-US"/>
                </w:rPr>
              </w:rPrChange>
            </w:rPr>
            <m:t xml:space="preserve"> </m:t>
          </m:r>
          <m:r>
            <m:rPr>
              <m:nor/>
            </m:rPr>
            <w:rPr>
              <w:rFonts w:cstheme="minorHAnsi"/>
              <w:lang w:val="en-GB"/>
              <w:rPrChange w:id="2295" w:author="Nabera  Abhinandan" w:date="2023-03-08T18:41:00Z">
                <w:rPr>
                  <w:rFonts w:cstheme="minorHAnsi"/>
                  <w:lang w:val="en-US"/>
                </w:rPr>
              </w:rPrChange>
            </w:rPr>
            <m:t xml:space="preserve">= </m:t>
          </m:r>
          <m:f>
            <m:fPr>
              <m:ctrlPr>
                <w:rPr>
                  <w:rFonts w:ascii="Cambria Math" w:hAnsi="Cambria Math" w:cstheme="minorHAnsi"/>
                  <w:lang w:val="en-GB"/>
                </w:rPr>
              </m:ctrlPr>
            </m:fPr>
            <m:num>
              <m:sSub>
                <m:sSubPr>
                  <m:ctrlPr>
                    <w:rPr>
                      <w:rFonts w:ascii="Cambria Math" w:hAnsi="Cambria Math" w:cstheme="minorHAnsi"/>
                      <w:lang w:val="en-GB"/>
                    </w:rPr>
                  </m:ctrlPr>
                </m:sSubPr>
                <m:e>
                  <m:r>
                    <m:rPr>
                      <m:nor/>
                    </m:rPr>
                    <w:rPr>
                      <w:rFonts w:cstheme="minorHAnsi"/>
                      <w:lang w:val="en-GB"/>
                      <w:rPrChange w:id="2296" w:author="Nabera  Abhinandan" w:date="2023-03-08T18:41:00Z">
                        <w:rPr>
                          <w:rFonts w:cstheme="minorHAnsi"/>
                          <w:lang w:val="en-US"/>
                        </w:rPr>
                      </w:rPrChange>
                    </w:rPr>
                    <m:t>PC</m:t>
                  </m:r>
                </m:e>
                <m:sub>
                  <m:r>
                    <m:rPr>
                      <m:nor/>
                    </m:rPr>
                    <w:rPr>
                      <w:rFonts w:cstheme="minorHAnsi"/>
                      <w:lang w:val="en-GB"/>
                      <w:rPrChange w:id="2297" w:author="Nabera  Abhinandan" w:date="2023-03-08T18:41:00Z">
                        <w:rPr>
                          <w:rFonts w:cstheme="minorHAnsi"/>
                          <w:lang w:val="en-US"/>
                        </w:rPr>
                      </w:rPrChange>
                    </w:rPr>
                    <m:t>Green</m:t>
                  </m:r>
                </m:sub>
              </m:sSub>
              <m:r>
                <m:rPr>
                  <m:nor/>
                </m:rPr>
                <w:rPr>
                  <w:rFonts w:cstheme="minorHAnsi"/>
                  <w:lang w:val="en-GB"/>
                  <w:rPrChange w:id="2298" w:author="Nabera  Abhinandan" w:date="2023-03-08T18:41:00Z">
                    <w:rPr>
                      <w:rFonts w:cstheme="minorHAnsi"/>
                      <w:lang w:val="en-US"/>
                    </w:rPr>
                  </w:rPrChange>
                </w:rPr>
                <m:t xml:space="preserve"> - </m:t>
              </m:r>
              <m:sSub>
                <m:sSubPr>
                  <m:ctrlPr>
                    <w:rPr>
                      <w:rFonts w:ascii="Cambria Math" w:hAnsi="Cambria Math" w:cstheme="minorHAnsi"/>
                      <w:lang w:val="en-GB"/>
                    </w:rPr>
                  </m:ctrlPr>
                </m:sSubPr>
                <m:e>
                  <m:r>
                    <m:rPr>
                      <m:nor/>
                    </m:rPr>
                    <w:rPr>
                      <w:rFonts w:cstheme="minorHAnsi"/>
                      <w:lang w:val="en-GB"/>
                      <w:rPrChange w:id="2299" w:author="Nabera  Abhinandan" w:date="2023-03-08T18:41:00Z">
                        <w:rPr>
                          <w:rFonts w:cstheme="minorHAnsi"/>
                          <w:lang w:val="en-US"/>
                        </w:rPr>
                      </w:rPrChange>
                    </w:rPr>
                    <m:t>PC</m:t>
                  </m:r>
                </m:e>
                <m:sub>
                  <m:r>
                    <m:rPr>
                      <m:nor/>
                    </m:rPr>
                    <w:rPr>
                      <w:rFonts w:cstheme="minorHAnsi"/>
                      <w:lang w:val="en-GB"/>
                      <w:rPrChange w:id="2300" w:author="Nabera  Abhinandan" w:date="2023-03-08T18:41:00Z">
                        <w:rPr>
                          <w:rFonts w:cstheme="minorHAnsi"/>
                          <w:lang w:val="en-US"/>
                        </w:rPr>
                      </w:rPrChange>
                    </w:rPr>
                    <m:t>Fossil</m:t>
                  </m:r>
                </m:sub>
              </m:sSub>
            </m:num>
            <m:den>
              <m:sSub>
                <m:sSubPr>
                  <m:ctrlPr>
                    <w:rPr>
                      <w:rFonts w:ascii="Cambria Math" w:hAnsi="Cambria Math" w:cstheme="minorHAnsi"/>
                      <w:lang w:val="en-GB"/>
                    </w:rPr>
                  </m:ctrlPr>
                </m:sSubPr>
                <m:e>
                  <m:r>
                    <m:rPr>
                      <m:nor/>
                    </m:rPr>
                    <w:rPr>
                      <w:rFonts w:cstheme="minorHAnsi"/>
                      <w:lang w:val="en-GB"/>
                      <w:rPrChange w:id="2301" w:author="Nabera  Abhinandan" w:date="2023-03-08T18:41:00Z">
                        <w:rPr>
                          <w:rFonts w:cstheme="minorHAnsi"/>
                          <w:lang w:val="en-US"/>
                        </w:rPr>
                      </w:rPrChange>
                    </w:rPr>
                    <m:t>CF</m:t>
                  </m:r>
                </m:e>
                <m:sub>
                  <m:r>
                    <m:rPr>
                      <m:nor/>
                    </m:rPr>
                    <w:rPr>
                      <w:rFonts w:cstheme="minorHAnsi"/>
                      <w:lang w:val="en-GB"/>
                      <w:rPrChange w:id="2302" w:author="Nabera  Abhinandan" w:date="2023-03-08T18:41:00Z">
                        <w:rPr>
                          <w:rFonts w:cstheme="minorHAnsi"/>
                          <w:lang w:val="en-US"/>
                        </w:rPr>
                      </w:rPrChange>
                    </w:rPr>
                    <m:t>Fossil</m:t>
                  </m:r>
                </m:sub>
              </m:sSub>
              <m:r>
                <m:rPr>
                  <m:nor/>
                </m:rPr>
                <w:rPr>
                  <w:rFonts w:cstheme="minorHAnsi"/>
                  <w:lang w:val="en-GB"/>
                  <w:rPrChange w:id="2303" w:author="Nabera  Abhinandan" w:date="2023-03-08T18:41:00Z">
                    <w:rPr>
                      <w:rFonts w:cstheme="minorHAnsi"/>
                      <w:lang w:val="en-US"/>
                    </w:rPr>
                  </w:rPrChange>
                </w:rPr>
                <m:t xml:space="preserve"> - </m:t>
              </m:r>
              <m:sSub>
                <m:sSubPr>
                  <m:ctrlPr>
                    <w:rPr>
                      <w:rFonts w:ascii="Cambria Math" w:hAnsi="Cambria Math" w:cstheme="minorHAnsi"/>
                      <w:lang w:val="en-GB"/>
                    </w:rPr>
                  </m:ctrlPr>
                </m:sSubPr>
                <m:e>
                  <m:r>
                    <m:rPr>
                      <m:nor/>
                    </m:rPr>
                    <w:rPr>
                      <w:rFonts w:cstheme="minorHAnsi"/>
                      <w:lang w:val="en-GB"/>
                      <w:rPrChange w:id="2304" w:author="Nabera  Abhinandan" w:date="2023-03-08T18:41:00Z">
                        <w:rPr>
                          <w:rFonts w:cstheme="minorHAnsi"/>
                          <w:lang w:val="en-US"/>
                        </w:rPr>
                      </w:rPrChange>
                    </w:rPr>
                    <m:t>CF</m:t>
                  </m:r>
                </m:e>
                <m:sub>
                  <m:r>
                    <m:rPr>
                      <m:nor/>
                    </m:rPr>
                    <w:rPr>
                      <w:rFonts w:cstheme="minorHAnsi"/>
                      <w:lang w:val="en-GB"/>
                      <w:rPrChange w:id="2305" w:author="Nabera  Abhinandan" w:date="2023-03-08T18:41:00Z">
                        <w:rPr>
                          <w:rFonts w:cstheme="minorHAnsi"/>
                          <w:lang w:val="en-US"/>
                        </w:rPr>
                      </w:rPrChange>
                    </w:rPr>
                    <m:t>Green</m:t>
                  </m:r>
                </m:sub>
              </m:sSub>
            </m:den>
          </m:f>
          <m:r>
            <m:rPr>
              <m:nor/>
            </m:rPr>
            <w:rPr>
              <w:rFonts w:cstheme="minorHAnsi"/>
              <w:lang w:val="en-GB"/>
              <w:rPrChange w:id="2306" w:author="Nabera  Abhinandan" w:date="2023-03-08T18:41:00Z">
                <w:rPr>
                  <w:rFonts w:cstheme="minorHAnsi"/>
                  <w:lang w:val="en-US"/>
                </w:rPr>
              </w:rPrChange>
            </w:rPr>
            <m:t xml:space="preserve">              (Equation 1)</m:t>
          </m:r>
        </m:oMath>
      </m:oMathPara>
    </w:p>
    <w:p w14:paraId="427F5EDE" w14:textId="11381394" w:rsidR="00E15608" w:rsidRPr="00C52832" w:rsidRDefault="00E15608" w:rsidP="00577897">
      <w:pPr>
        <w:jc w:val="both"/>
        <w:rPr>
          <w:rFonts w:eastAsiaTheme="minorEastAsia" w:cstheme="minorHAnsi"/>
          <w:iCs/>
          <w:lang w:val="en-GB"/>
          <w:rPrChange w:id="2307" w:author="Nabera  Abhinandan" w:date="2023-03-08T18:41:00Z">
            <w:rPr>
              <w:rFonts w:eastAsiaTheme="minorEastAsia" w:cstheme="minorHAnsi"/>
              <w:iCs/>
              <w:lang w:val="en-US"/>
            </w:rPr>
          </w:rPrChange>
        </w:rPr>
      </w:pPr>
      <w:r w:rsidRPr="00C52832">
        <w:rPr>
          <w:rFonts w:eastAsiaTheme="minorEastAsia" w:cstheme="minorHAnsi"/>
          <w:iCs/>
          <w:lang w:val="en-GB"/>
          <w:rPrChange w:id="2308" w:author="Nabera  Abhinandan" w:date="2023-03-08T18:41:00Z">
            <w:rPr>
              <w:rFonts w:eastAsiaTheme="minorEastAsia" w:cstheme="minorHAnsi"/>
              <w:iCs/>
              <w:lang w:val="en-US"/>
            </w:rPr>
          </w:rPrChange>
        </w:rPr>
        <w:t xml:space="preserve">where </w:t>
      </w:r>
      <m:oMath>
        <m:r>
          <w:del w:id="2309" w:author="Nabera  Abhinandan" w:date="2023-03-08T18:39:00Z">
            <m:rPr>
              <m:sty m:val="p"/>
            </m:rPr>
            <w:rPr>
              <w:rFonts w:ascii="Cambria Math" w:hAnsi="Cambria Math" w:cstheme="minorHAnsi"/>
              <w:lang w:val="en-GB"/>
              <w:rPrChange w:id="2310" w:author="Nabera  Abhinandan" w:date="2023-03-08T18:41:00Z">
                <w:rPr>
                  <w:rFonts w:ascii="Cambria Math" w:hAnsi="Cambria Math" w:cs="Calibri"/>
                  <w:lang w:val="en-US"/>
                </w:rPr>
              </w:rPrChange>
            </w:rPr>
            <m:t>AC</m:t>
          </w:del>
        </m:r>
      </m:oMath>
      <w:del w:id="2311" w:author="Nabera  Abhinandan" w:date="2023-03-08T18:39:00Z">
        <w:r w:rsidRPr="00C52832" w:rsidDel="00623B63">
          <w:rPr>
            <w:rFonts w:eastAsiaTheme="minorEastAsia" w:cstheme="minorHAnsi"/>
            <w:iCs/>
            <w:lang w:val="en-GB"/>
            <w:rPrChange w:id="2312" w:author="Nabera  Abhinandan" w:date="2023-03-08T18:41:00Z">
              <w:rPr>
                <w:rFonts w:eastAsiaTheme="minorEastAsia" w:cstheme="minorHAnsi"/>
                <w:iCs/>
                <w:lang w:val="en-US"/>
              </w:rPr>
            </w:rPrChange>
          </w:rPr>
          <w:delText xml:space="preserve"> </w:delText>
        </w:r>
      </w:del>
      <w:ins w:id="2313" w:author="Nabera  Abhinandan" w:date="2023-03-08T18:39:00Z">
        <w:r w:rsidR="00623B63" w:rsidRPr="00D24C8D">
          <w:rPr>
            <w:rFonts w:eastAsiaTheme="minorEastAsia" w:cstheme="minorHAnsi"/>
            <w:iCs/>
            <w:lang w:val="en-GB"/>
          </w:rPr>
          <w:t xml:space="preserve">AC </w:t>
        </w:r>
      </w:ins>
      <w:r w:rsidRPr="00C52832">
        <w:rPr>
          <w:rFonts w:eastAsiaTheme="minorEastAsia" w:cstheme="minorHAnsi"/>
          <w:iCs/>
          <w:lang w:val="en-GB"/>
          <w:rPrChange w:id="2314" w:author="Nabera  Abhinandan" w:date="2023-03-08T18:41:00Z">
            <w:rPr>
              <w:rFonts w:eastAsiaTheme="minorEastAsia" w:cstheme="minorHAnsi"/>
              <w:iCs/>
              <w:lang w:val="en-US"/>
            </w:rPr>
          </w:rPrChange>
        </w:rPr>
        <w:t xml:space="preserve">is the avoidance cost in </w:t>
      </w:r>
      <w:r w:rsidRPr="00C52832">
        <w:rPr>
          <w:rFonts w:cstheme="minorHAnsi"/>
          <w:lang w:val="en-GB"/>
          <w:rPrChange w:id="2315" w:author="Nabera  Abhinandan" w:date="2023-03-08T18:41:00Z">
            <w:rPr>
              <w:rFonts w:cstheme="minorHAnsi"/>
              <w:lang w:val="en-US"/>
            </w:rPr>
          </w:rPrChange>
        </w:rPr>
        <w:t>USD t</w:t>
      </w:r>
      <w:r w:rsidRPr="00C52832">
        <w:rPr>
          <w:rFonts w:cstheme="minorHAnsi"/>
          <w:vertAlign w:val="superscript"/>
          <w:lang w:val="en-GB"/>
          <w:rPrChange w:id="2316" w:author="Nabera  Abhinandan" w:date="2023-03-08T18:41:00Z">
            <w:rPr>
              <w:rFonts w:cstheme="minorHAnsi"/>
              <w:vertAlign w:val="superscript"/>
              <w:lang w:val="en-US"/>
            </w:rPr>
          </w:rPrChange>
        </w:rPr>
        <w:t xml:space="preserve">−1 </w:t>
      </w:r>
      <w:r w:rsidRPr="00C52832">
        <w:rPr>
          <w:rFonts w:cstheme="minorHAnsi"/>
          <w:lang w:val="en-GB"/>
          <w:rPrChange w:id="2317" w:author="Nabera  Abhinandan" w:date="2023-03-08T18:41:00Z">
            <w:rPr>
              <w:rFonts w:cstheme="minorHAnsi"/>
              <w:lang w:val="en-US"/>
            </w:rPr>
          </w:rPrChange>
        </w:rPr>
        <w:t>CO</w:t>
      </w:r>
      <w:r w:rsidRPr="00C52832">
        <w:rPr>
          <w:rFonts w:cstheme="minorHAnsi"/>
          <w:sz w:val="16"/>
          <w:szCs w:val="16"/>
          <w:vertAlign w:val="subscript"/>
          <w:lang w:val="en-GB"/>
          <w:rPrChange w:id="2318" w:author="Nabera  Abhinandan" w:date="2023-03-08T18:41:00Z">
            <w:rPr>
              <w:rFonts w:cstheme="minorHAnsi"/>
              <w:sz w:val="16"/>
              <w:szCs w:val="16"/>
              <w:vertAlign w:val="subscript"/>
              <w:lang w:val="en-US"/>
            </w:rPr>
          </w:rPrChange>
        </w:rPr>
        <w:t>2</w:t>
      </w:r>
      <w:r w:rsidRPr="00C52832">
        <w:rPr>
          <w:rFonts w:cstheme="minorHAnsi"/>
          <w:lang w:val="en-GB"/>
          <w:rPrChange w:id="2319" w:author="Nabera  Abhinandan" w:date="2023-03-08T18:41:00Z">
            <w:rPr>
              <w:rFonts w:cstheme="minorHAnsi"/>
              <w:lang w:val="en-US"/>
            </w:rPr>
          </w:rPrChange>
        </w:rPr>
        <w:t>-eq</w:t>
      </w:r>
      <w:r w:rsidRPr="00C52832">
        <w:rPr>
          <w:rFonts w:cstheme="minorHAnsi"/>
          <w:sz w:val="18"/>
          <w:szCs w:val="18"/>
          <w:lang w:val="en-GB"/>
          <w:rPrChange w:id="2320" w:author="Nabera  Abhinandan" w:date="2023-03-08T18:41:00Z">
            <w:rPr>
              <w:rFonts w:cstheme="minorHAnsi"/>
              <w:sz w:val="18"/>
              <w:szCs w:val="18"/>
              <w:lang w:val="en-US"/>
            </w:rPr>
          </w:rPrChange>
        </w:rPr>
        <w:t xml:space="preserve">, </w:t>
      </w:r>
      <m:oMath>
        <m:sSub>
          <m:sSubPr>
            <m:ctrlPr>
              <w:rPr>
                <w:rFonts w:ascii="Cambria Math" w:hAnsi="Cambria Math" w:cstheme="minorHAnsi"/>
                <w:lang w:val="en-GB"/>
              </w:rPr>
            </m:ctrlPr>
          </m:sSubPr>
          <m:e>
            <m:r>
              <m:rPr>
                <m:nor/>
              </m:rPr>
              <w:rPr>
                <w:rFonts w:cstheme="minorHAnsi"/>
                <w:lang w:val="en-GB"/>
                <w:rPrChange w:id="2321" w:author="Nabera  Abhinandan" w:date="2023-03-08T18:41:00Z">
                  <w:rPr>
                    <w:rFonts w:cstheme="minorHAnsi"/>
                    <w:lang w:val="en-US"/>
                  </w:rPr>
                </w:rPrChange>
              </w:rPr>
              <m:t>PC</m:t>
            </m:r>
          </m:e>
          <m:sub>
            <m:r>
              <m:rPr>
                <m:nor/>
              </m:rPr>
              <w:rPr>
                <w:rFonts w:ascii="Cambria Math" w:cstheme="minorHAnsi"/>
                <w:lang w:val="en-GB"/>
                <w:rPrChange w:id="2322" w:author="Nabera  Abhinandan" w:date="2023-03-08T18:41:00Z">
                  <w:rPr>
                    <w:rFonts w:ascii="Cambria Math" w:cstheme="minorHAnsi"/>
                    <w:lang w:val="en-US"/>
                  </w:rPr>
                </w:rPrChange>
              </w:rPr>
              <m:t>Fossil/</m:t>
            </m:r>
            <m:r>
              <m:rPr>
                <m:nor/>
              </m:rPr>
              <w:rPr>
                <w:rFonts w:cstheme="minorHAnsi"/>
                <w:lang w:val="en-GB"/>
                <w:rPrChange w:id="2323" w:author="Nabera  Abhinandan" w:date="2023-03-08T18:41:00Z">
                  <w:rPr>
                    <w:rFonts w:cstheme="minorHAnsi"/>
                    <w:lang w:val="en-US"/>
                  </w:rPr>
                </w:rPrChange>
              </w:rPr>
              <m:t>Green</m:t>
            </m:r>
          </m:sub>
        </m:sSub>
      </m:oMath>
      <w:r w:rsidRPr="00C52832">
        <w:rPr>
          <w:rFonts w:eastAsiaTheme="minorEastAsia" w:cstheme="minorHAnsi"/>
          <w:iCs/>
          <w:lang w:val="en-GB"/>
          <w:rPrChange w:id="2324" w:author="Nabera  Abhinandan" w:date="2023-03-08T18:41:00Z">
            <w:rPr>
              <w:rFonts w:eastAsiaTheme="minorEastAsia" w:cstheme="minorHAnsi"/>
              <w:iCs/>
              <w:lang w:val="en-US"/>
            </w:rPr>
          </w:rPrChange>
        </w:rPr>
        <w:t>represents the production cost in USD t</w:t>
      </w:r>
      <w:r w:rsidRPr="00C52832">
        <w:rPr>
          <w:rFonts w:eastAsiaTheme="minorEastAsia" w:cstheme="minorHAnsi"/>
          <w:iCs/>
          <w:vertAlign w:val="superscript"/>
          <w:lang w:val="en-GB"/>
          <w:rPrChange w:id="2325" w:author="Nabera  Abhinandan" w:date="2023-03-08T18:41:00Z">
            <w:rPr>
              <w:rFonts w:eastAsiaTheme="minorEastAsia" w:cstheme="minorHAnsi"/>
              <w:iCs/>
              <w:vertAlign w:val="superscript"/>
              <w:lang w:val="en-US"/>
            </w:rPr>
          </w:rPrChange>
        </w:rPr>
        <w:t xml:space="preserve">−1 </w:t>
      </w:r>
      <w:r w:rsidRPr="00C52832">
        <w:rPr>
          <w:rFonts w:eastAsiaTheme="minorEastAsia" w:cstheme="minorHAnsi"/>
          <w:iCs/>
          <w:lang w:val="en-GB"/>
          <w:rPrChange w:id="2326" w:author="Nabera  Abhinandan" w:date="2023-03-08T18:41:00Z">
            <w:rPr>
              <w:rFonts w:eastAsiaTheme="minorEastAsia" w:cstheme="minorHAnsi"/>
              <w:iCs/>
              <w:lang w:val="en-US"/>
            </w:rPr>
          </w:rPrChange>
        </w:rPr>
        <w:t xml:space="preserve">for the fossil and green routes, and </w:t>
      </w:r>
      <m:oMath>
        <m:sSub>
          <m:sSubPr>
            <m:ctrlPr>
              <w:rPr>
                <w:rFonts w:ascii="Cambria Math" w:hAnsi="Cambria Math" w:cstheme="minorHAnsi"/>
                <w:lang w:val="en-GB"/>
              </w:rPr>
            </m:ctrlPr>
          </m:sSubPr>
          <m:e>
            <m:r>
              <m:rPr>
                <m:nor/>
              </m:rPr>
              <w:rPr>
                <w:rFonts w:cstheme="minorHAnsi"/>
                <w:lang w:val="en-GB"/>
                <w:rPrChange w:id="2327" w:author="Nabera  Abhinandan" w:date="2023-03-08T18:41:00Z">
                  <w:rPr>
                    <w:rFonts w:cstheme="minorHAnsi"/>
                    <w:lang w:val="en-US"/>
                  </w:rPr>
                </w:rPrChange>
              </w:rPr>
              <m:t>CF</m:t>
            </m:r>
          </m:e>
          <m:sub>
            <m:r>
              <m:rPr>
                <m:nor/>
              </m:rPr>
              <w:rPr>
                <w:rFonts w:ascii="Cambria Math" w:cstheme="minorHAnsi"/>
                <w:lang w:val="en-GB"/>
                <w:rPrChange w:id="2328" w:author="Nabera  Abhinandan" w:date="2023-03-08T18:41:00Z">
                  <w:rPr>
                    <w:rFonts w:ascii="Cambria Math" w:cstheme="minorHAnsi"/>
                    <w:lang w:val="en-US"/>
                  </w:rPr>
                </w:rPrChange>
              </w:rPr>
              <m:t>Fossil/</m:t>
            </m:r>
            <m:r>
              <m:rPr>
                <m:nor/>
              </m:rPr>
              <w:rPr>
                <w:rFonts w:cstheme="minorHAnsi"/>
                <w:lang w:val="en-GB"/>
                <w:rPrChange w:id="2329" w:author="Nabera  Abhinandan" w:date="2023-03-08T18:41:00Z">
                  <w:rPr>
                    <w:rFonts w:cstheme="minorHAnsi"/>
                    <w:lang w:val="en-US"/>
                  </w:rPr>
                </w:rPrChange>
              </w:rPr>
              <m:t>Green</m:t>
            </m:r>
          </m:sub>
        </m:sSub>
      </m:oMath>
      <w:r w:rsidRPr="00C52832">
        <w:rPr>
          <w:rFonts w:eastAsiaTheme="minorEastAsia" w:cstheme="minorHAnsi"/>
          <w:iCs/>
          <w:vertAlign w:val="subscript"/>
          <w:lang w:val="en-GB"/>
          <w:rPrChange w:id="2330" w:author="Nabera  Abhinandan" w:date="2023-03-08T18:41:00Z">
            <w:rPr>
              <w:rFonts w:eastAsiaTheme="minorEastAsia" w:cstheme="minorHAnsi"/>
              <w:iCs/>
              <w:vertAlign w:val="subscript"/>
              <w:lang w:val="en-US"/>
            </w:rPr>
          </w:rPrChange>
        </w:rPr>
        <w:t xml:space="preserve"> </w:t>
      </w:r>
      <w:r w:rsidRPr="00C52832">
        <w:rPr>
          <w:rFonts w:eastAsiaTheme="minorEastAsia" w:cstheme="minorHAnsi"/>
          <w:iCs/>
          <w:lang w:val="en-GB"/>
          <w:rPrChange w:id="2331" w:author="Nabera  Abhinandan" w:date="2023-03-08T18:41:00Z">
            <w:rPr>
              <w:rFonts w:eastAsiaTheme="minorEastAsia" w:cstheme="minorHAnsi"/>
              <w:iCs/>
              <w:lang w:val="en-US"/>
            </w:rPr>
          </w:rPrChange>
        </w:rPr>
        <w:t xml:space="preserve">represents the carbon footprint in t </w:t>
      </w:r>
      <w:r w:rsidRPr="00C52832">
        <w:rPr>
          <w:rFonts w:cstheme="minorHAnsi"/>
          <w:lang w:val="en-GB"/>
          <w:rPrChange w:id="2332" w:author="Nabera  Abhinandan" w:date="2023-03-08T18:41:00Z">
            <w:rPr>
              <w:rFonts w:cstheme="minorHAnsi"/>
              <w:lang w:val="en-US"/>
            </w:rPr>
          </w:rPrChange>
        </w:rPr>
        <w:t>CO</w:t>
      </w:r>
      <w:r w:rsidRPr="00C52832">
        <w:rPr>
          <w:rFonts w:cstheme="minorHAnsi"/>
          <w:sz w:val="16"/>
          <w:szCs w:val="16"/>
          <w:vertAlign w:val="subscript"/>
          <w:lang w:val="en-GB"/>
          <w:rPrChange w:id="2333" w:author="Nabera  Abhinandan" w:date="2023-03-08T18:41:00Z">
            <w:rPr>
              <w:rFonts w:cstheme="minorHAnsi"/>
              <w:sz w:val="16"/>
              <w:szCs w:val="16"/>
              <w:vertAlign w:val="subscript"/>
              <w:lang w:val="en-US"/>
            </w:rPr>
          </w:rPrChange>
        </w:rPr>
        <w:t>2</w:t>
      </w:r>
      <w:r w:rsidRPr="00C52832">
        <w:rPr>
          <w:rFonts w:cstheme="minorHAnsi"/>
          <w:lang w:val="en-GB"/>
          <w:rPrChange w:id="2334" w:author="Nabera  Abhinandan" w:date="2023-03-08T18:41:00Z">
            <w:rPr>
              <w:rFonts w:cstheme="minorHAnsi"/>
              <w:lang w:val="en-US"/>
            </w:rPr>
          </w:rPrChange>
        </w:rPr>
        <w:t>-eq</w:t>
      </w:r>
      <w:r w:rsidRPr="00C52832">
        <w:rPr>
          <w:rFonts w:eastAsiaTheme="minorEastAsia" w:cstheme="minorHAnsi"/>
          <w:iCs/>
          <w:lang w:val="en-GB"/>
          <w:rPrChange w:id="2335" w:author="Nabera  Abhinandan" w:date="2023-03-08T18:41:00Z">
            <w:rPr>
              <w:rFonts w:eastAsiaTheme="minorEastAsia" w:cstheme="minorHAnsi"/>
              <w:iCs/>
              <w:lang w:val="en-US"/>
            </w:rPr>
          </w:rPrChange>
        </w:rPr>
        <w:t xml:space="preserve"> t</w:t>
      </w:r>
      <w:r w:rsidRPr="00C52832">
        <w:rPr>
          <w:rFonts w:eastAsiaTheme="minorEastAsia" w:cstheme="minorHAnsi"/>
          <w:iCs/>
          <w:vertAlign w:val="superscript"/>
          <w:lang w:val="en-GB"/>
          <w:rPrChange w:id="2336" w:author="Nabera  Abhinandan" w:date="2023-03-08T18:41:00Z">
            <w:rPr>
              <w:rFonts w:eastAsiaTheme="minorEastAsia" w:cstheme="minorHAnsi"/>
              <w:iCs/>
              <w:vertAlign w:val="superscript"/>
              <w:lang w:val="en-US"/>
            </w:rPr>
          </w:rPrChange>
        </w:rPr>
        <w:t>−1</w:t>
      </w:r>
      <w:r w:rsidRPr="00C52832">
        <w:rPr>
          <w:rFonts w:eastAsiaTheme="minorEastAsia" w:cstheme="minorHAnsi"/>
          <w:iCs/>
          <w:lang w:val="en-GB"/>
          <w:rPrChange w:id="2337" w:author="Nabera  Abhinandan" w:date="2023-03-08T18:41:00Z">
            <w:rPr>
              <w:rFonts w:eastAsiaTheme="minorEastAsia" w:cstheme="minorHAnsi"/>
              <w:iCs/>
              <w:lang w:val="en-US"/>
            </w:rPr>
          </w:rPrChange>
        </w:rPr>
        <w:t>.</w:t>
      </w:r>
    </w:p>
    <w:p w14:paraId="2B67308F" w14:textId="1C35B8FB" w:rsidR="00E15608" w:rsidRPr="00C52832" w:rsidRDefault="00E15608" w:rsidP="00577897">
      <w:pPr>
        <w:jc w:val="both"/>
        <w:rPr>
          <w:lang w:val="en-GB"/>
          <w:rPrChange w:id="2338" w:author="Nabera  Abhinandan" w:date="2023-03-08T18:41:00Z">
            <w:rPr>
              <w:lang w:val="en-US"/>
            </w:rPr>
          </w:rPrChange>
        </w:rPr>
      </w:pPr>
      <w:r w:rsidRPr="00C52832">
        <w:rPr>
          <w:rFonts w:eastAsiaTheme="minorEastAsia" w:cstheme="minorHAnsi"/>
          <w:iCs/>
          <w:lang w:val="en-GB"/>
          <w:rPrChange w:id="2339" w:author="Nabera  Abhinandan" w:date="2023-03-08T18:41:00Z">
            <w:rPr>
              <w:rFonts w:eastAsiaTheme="minorEastAsia" w:cstheme="minorHAnsi"/>
              <w:iCs/>
              <w:lang w:val="en-US"/>
            </w:rPr>
          </w:rPrChange>
        </w:rPr>
        <w:t>We estimate the chemicals carbon footprint with an attributional life cycle assessment (LCA) in accordance with the ISO</w:t>
      </w:r>
      <w:ins w:id="2340" w:author="Nabera  Abhinandan" w:date="2023-03-08T19:14:00Z">
        <w:r w:rsidR="00A55822">
          <w:rPr>
            <w:rFonts w:eastAsiaTheme="minorEastAsia" w:cstheme="minorHAnsi"/>
            <w:iCs/>
            <w:lang w:val="en-GB"/>
          </w:rPr>
          <w:t> </w:t>
        </w:r>
      </w:ins>
      <w:del w:id="2341" w:author="Nabera  Abhinandan" w:date="2023-03-08T19:14:00Z">
        <w:r w:rsidRPr="00C52832" w:rsidDel="00A55822">
          <w:rPr>
            <w:rFonts w:eastAsiaTheme="minorEastAsia" w:cstheme="minorHAnsi"/>
            <w:iCs/>
            <w:lang w:val="en-GB"/>
            <w:rPrChange w:id="2342" w:author="Nabera  Abhinandan" w:date="2023-03-08T18:41:00Z">
              <w:rPr>
                <w:rFonts w:eastAsiaTheme="minorEastAsia" w:cstheme="minorHAnsi"/>
                <w:iCs/>
                <w:lang w:val="en-US"/>
              </w:rPr>
            </w:rPrChange>
          </w:rPr>
          <w:delText xml:space="preserve"> </w:delText>
        </w:r>
      </w:del>
      <w:r w:rsidRPr="00C52832">
        <w:rPr>
          <w:rFonts w:eastAsiaTheme="minorEastAsia" w:cstheme="minorHAnsi"/>
          <w:iCs/>
          <w:lang w:val="en-GB"/>
          <w:rPrChange w:id="2343" w:author="Nabera  Abhinandan" w:date="2023-03-08T18:41:00Z">
            <w:rPr>
              <w:rFonts w:eastAsiaTheme="minorEastAsia" w:cstheme="minorHAnsi"/>
              <w:iCs/>
              <w:lang w:val="en-US"/>
            </w:rPr>
          </w:rPrChange>
        </w:rPr>
        <w:t>14040/14044 standards</w:t>
      </w:r>
      <w:r w:rsidRPr="00C52832">
        <w:rPr>
          <w:lang w:val="en-GB"/>
          <w:rPrChange w:id="2344" w:author="Nabera  Abhinandan" w:date="2023-03-08T18:41:00Z">
            <w:rPr>
              <w:lang w:val="en-US"/>
            </w:rPr>
          </w:rPrChange>
        </w:rPr>
        <w:fldChar w:fldCharType="begin"/>
      </w:r>
      <w:r w:rsidR="00373CEC" w:rsidRPr="00C52832">
        <w:rPr>
          <w:lang w:val="en-GB"/>
          <w:rPrChange w:id="2345" w:author="Nabera  Abhinandan" w:date="2023-03-08T18:41:00Z">
            <w:rPr>
              <w:lang w:val="en-US"/>
            </w:rPr>
          </w:rPrChange>
        </w:rPr>
        <w:instrText xml:space="preserve"> ADDIN ZOTERO_ITEM CSL_CITATION {"citationID":"YqA10csG","properties":{"formattedCitation":"\\super 52,53\\nosupersub{}","plainCitation":"52,53","noteIndex":0},"citationItems":[{"id":20266,"uris":["http://zotero.org/users/9157291/items/8THP7CZS"],"itemData":{"id":20266,"type":"report","page":"2020","title":"Environmental management — Life cycle assessment — Principles and framework","author":[{"family":"ISO 14040:2006","given":""}]}},{"id":20265,"uris":["http://zotero.org/users/9157291/items/LVIHQH94"],"itemData":{"id":20265,"type":"report","page":"2020","title":"Environmental management — Life cycle assessment — Requirements and guidelines","author":[{"family":"ISO 14044:2006","given":""}]}}],"schema":"https://github.com/citation-style-language/schema/raw/master/csl-citation.json"} </w:instrText>
      </w:r>
      <w:r w:rsidRPr="00C52832">
        <w:rPr>
          <w:lang w:val="en-GB"/>
          <w:rPrChange w:id="2346" w:author="Nabera  Abhinandan" w:date="2023-03-08T18:41:00Z">
            <w:rPr>
              <w:lang w:val="en-US"/>
            </w:rPr>
          </w:rPrChange>
        </w:rPr>
        <w:fldChar w:fldCharType="separate"/>
      </w:r>
      <w:r w:rsidR="00373CEC" w:rsidRPr="00C52832">
        <w:rPr>
          <w:rFonts w:ascii="Calibri" w:hAnsi="Calibri" w:cs="Calibri"/>
          <w:szCs w:val="24"/>
          <w:vertAlign w:val="superscript"/>
          <w:lang w:val="en-GB"/>
          <w:rPrChange w:id="2347" w:author="Nabera  Abhinandan" w:date="2023-03-08T18:41:00Z">
            <w:rPr>
              <w:rFonts w:ascii="Calibri" w:hAnsi="Calibri" w:cs="Calibri"/>
              <w:szCs w:val="24"/>
              <w:vertAlign w:val="superscript"/>
              <w:lang w:val="en-US"/>
            </w:rPr>
          </w:rPrChange>
        </w:rPr>
        <w:t>52,53</w:t>
      </w:r>
      <w:r w:rsidRPr="00C52832">
        <w:rPr>
          <w:lang w:val="en-GB"/>
          <w:rPrChange w:id="2348" w:author="Nabera  Abhinandan" w:date="2023-03-08T18:41:00Z">
            <w:rPr>
              <w:lang w:val="en-US"/>
            </w:rPr>
          </w:rPrChange>
        </w:rPr>
        <w:fldChar w:fldCharType="end"/>
      </w:r>
      <w:r w:rsidRPr="00C52832">
        <w:rPr>
          <w:rFonts w:eastAsiaTheme="minorEastAsia" w:cstheme="minorHAnsi"/>
          <w:iCs/>
          <w:lang w:val="en-GB"/>
          <w:rPrChange w:id="2349" w:author="Nabera  Abhinandan" w:date="2023-03-08T18:41:00Z">
            <w:rPr>
              <w:rFonts w:eastAsiaTheme="minorEastAsia" w:cstheme="minorHAnsi"/>
              <w:iCs/>
              <w:lang w:val="en-US"/>
            </w:rPr>
          </w:rPrChange>
        </w:rPr>
        <w:t>. LCA quantifies environmental impacts over the life cycle of products, from raw materials extraction to end-user disposal</w:t>
      </w:r>
      <w:r w:rsidRPr="00C52832">
        <w:rPr>
          <w:lang w:val="en-GB"/>
          <w:rPrChange w:id="2350" w:author="Nabera  Abhinandan" w:date="2023-03-08T18:41:00Z">
            <w:rPr>
              <w:lang w:val="en-US"/>
            </w:rPr>
          </w:rPrChange>
        </w:rPr>
        <w:fldChar w:fldCharType="begin"/>
      </w:r>
      <w:r w:rsidR="00373CEC" w:rsidRPr="00C52832">
        <w:rPr>
          <w:lang w:val="en-GB"/>
          <w:rPrChange w:id="2351" w:author="Nabera  Abhinandan" w:date="2023-03-08T18:41:00Z">
            <w:rPr>
              <w:lang w:val="en-US"/>
            </w:rPr>
          </w:rPrChange>
        </w:rPr>
        <w:instrText xml:space="preserve"> ADDIN ZOTERO_ITEM CSL_CITATION {"citationID":"wYvYfYmm","properties":{"formattedCitation":"\\super 54\\nosupersub{}","plainCitation":"54","noteIndex":0},"citationItems":[{"id":20268,"uris":["http://zotero.org/users/9157291/items/5YE28A2T"],"itemData":{"id":20268,"type":"article-journal","abstract":"In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C52832">
        <w:rPr>
          <w:lang w:val="en-GB"/>
          <w:rPrChange w:id="2352" w:author="Nabera  Abhinandan" w:date="2023-03-08T18:41:00Z">
            <w:rPr>
              <w:lang w:val="en-US"/>
            </w:rPr>
          </w:rPrChange>
        </w:rPr>
        <w:fldChar w:fldCharType="separate"/>
      </w:r>
      <w:r w:rsidR="00373CEC" w:rsidRPr="00C52832">
        <w:rPr>
          <w:rFonts w:ascii="Calibri" w:hAnsi="Calibri" w:cs="Calibri"/>
          <w:szCs w:val="24"/>
          <w:vertAlign w:val="superscript"/>
          <w:lang w:val="en-GB"/>
          <w:rPrChange w:id="2353" w:author="Nabera  Abhinandan" w:date="2023-03-08T18:41:00Z">
            <w:rPr>
              <w:rFonts w:ascii="Calibri" w:hAnsi="Calibri" w:cs="Calibri"/>
              <w:szCs w:val="24"/>
              <w:vertAlign w:val="superscript"/>
              <w:lang w:val="en-US"/>
            </w:rPr>
          </w:rPrChange>
        </w:rPr>
        <w:t>54</w:t>
      </w:r>
      <w:r w:rsidRPr="00C52832">
        <w:rPr>
          <w:lang w:val="en-GB"/>
          <w:rPrChange w:id="2354" w:author="Nabera  Abhinandan" w:date="2023-03-08T18:41:00Z">
            <w:rPr>
              <w:lang w:val="en-US"/>
            </w:rPr>
          </w:rPrChange>
        </w:rPr>
        <w:fldChar w:fldCharType="end"/>
      </w:r>
      <w:r w:rsidRPr="00C52832">
        <w:rPr>
          <w:lang w:val="en-GB"/>
          <w:rPrChange w:id="2355" w:author="Nabera  Abhinandan" w:date="2023-03-08T18:41:00Z">
            <w:rPr>
              <w:lang w:val="en-US"/>
            </w:rPr>
          </w:rPrChange>
        </w:rPr>
        <w:t>. The functional unit for the LCA is defined as “the production of 1 kg chemicals (ammonia or methanol)”. The scope of the assessment is cradle-to-gate, meaning that the burdens considered cover all the stages from the extraction of raw materials (</w:t>
      </w:r>
      <w:r w:rsidRPr="00C52832">
        <w:rPr>
          <w:i/>
          <w:lang w:val="en-GB"/>
          <w:rPrChange w:id="2356" w:author="Nabera  Abhinandan" w:date="2023-03-08T18:41:00Z">
            <w:rPr>
              <w:i/>
              <w:lang w:val="en-US"/>
            </w:rPr>
          </w:rPrChange>
        </w:rPr>
        <w:t>e.g.</w:t>
      </w:r>
      <w:r w:rsidRPr="00C52832">
        <w:rPr>
          <w:lang w:val="en-GB"/>
          <w:rPrChange w:id="2357" w:author="Nabera  Abhinandan" w:date="2023-03-08T18:41:00Z">
            <w:rPr>
              <w:lang w:val="en-US"/>
            </w:rPr>
          </w:rPrChange>
        </w:rPr>
        <w:t xml:space="preserve">, natural gas) </w:t>
      </w:r>
      <w:del w:id="2358" w:author="Nabera  Abhinandan" w:date="2023-03-08T18:41:00Z">
        <w:r w:rsidRPr="00C52832" w:rsidDel="006B4C60">
          <w:rPr>
            <w:lang w:val="en-GB"/>
            <w:rPrChange w:id="2359" w:author="Nabera  Abhinandan" w:date="2023-03-08T18:41:00Z">
              <w:rPr>
                <w:lang w:val="en-US"/>
              </w:rPr>
            </w:rPrChange>
          </w:rPr>
          <w:delText xml:space="preserve">until </w:delText>
        </w:r>
      </w:del>
      <w:ins w:id="2360" w:author="Nabera  Abhinandan" w:date="2023-03-08T18:41:00Z">
        <w:r w:rsidR="006B4C60" w:rsidRPr="00D24C8D">
          <w:rPr>
            <w:lang w:val="en-GB"/>
          </w:rPr>
          <w:t>to</w:t>
        </w:r>
        <w:r w:rsidR="006B4C60" w:rsidRPr="00C52832">
          <w:rPr>
            <w:lang w:val="en-GB"/>
            <w:rPrChange w:id="2361" w:author="Nabera  Abhinandan" w:date="2023-03-08T18:41:00Z">
              <w:rPr>
                <w:lang w:val="en-US"/>
              </w:rPr>
            </w:rPrChange>
          </w:rPr>
          <w:t xml:space="preserve"> </w:t>
        </w:r>
      </w:ins>
      <w:r w:rsidRPr="00C52832">
        <w:rPr>
          <w:lang w:val="en-GB"/>
          <w:rPrChange w:id="2362" w:author="Nabera  Abhinandan" w:date="2023-03-08T18:41:00Z">
            <w:rPr>
              <w:lang w:val="en-US"/>
            </w:rPr>
          </w:rPrChange>
        </w:rPr>
        <w:t xml:space="preserve">the production of the chemicals. </w:t>
      </w:r>
      <w:del w:id="2363" w:author="Nabera  Abhinandan" w:date="2023-03-08T19:14:00Z">
        <w:r w:rsidRPr="00C52832" w:rsidDel="003B3162">
          <w:rPr>
            <w:lang w:val="en-GB"/>
            <w:rPrChange w:id="2364" w:author="Nabera  Abhinandan" w:date="2023-03-08T18:41:00Z">
              <w:rPr>
                <w:lang w:val="en-US"/>
              </w:rPr>
            </w:rPrChange>
          </w:rPr>
          <w:delText xml:space="preserve">We omit the use phase since it is assumed that impacts are the same for the fossil and green chemicals. </w:delText>
        </w:r>
      </w:del>
      <w:r w:rsidRPr="00C52832">
        <w:rPr>
          <w:lang w:val="en-GB"/>
          <w:rPrChange w:id="2365" w:author="Nabera  Abhinandan" w:date="2023-03-08T18:41:00Z">
            <w:rPr>
              <w:lang w:val="en-US"/>
            </w:rPr>
          </w:rPrChange>
        </w:rPr>
        <w:t xml:space="preserve">The mass and energy flows for the production routes were primarily obtained from </w:t>
      </w:r>
      <w:r w:rsidRPr="00C52832">
        <w:rPr>
          <w:rFonts w:cstheme="minorHAnsi"/>
          <w:lang w:val="en-GB"/>
          <w:rPrChange w:id="2366" w:author="Nabera  Abhinandan" w:date="2023-03-08T18:41:00Z">
            <w:rPr>
              <w:rFonts w:cstheme="minorHAnsi"/>
              <w:lang w:val="en-US"/>
            </w:rPr>
          </w:rPrChange>
        </w:rPr>
        <w:t xml:space="preserve">D’Angelo </w:t>
      </w:r>
      <w:r w:rsidRPr="00C52832">
        <w:rPr>
          <w:rFonts w:cstheme="minorHAnsi"/>
          <w:i/>
          <w:lang w:val="en-GB"/>
          <w:rPrChange w:id="2367" w:author="Nabera  Abhinandan" w:date="2023-03-08T18:41:00Z">
            <w:rPr>
              <w:rFonts w:cstheme="minorHAnsi"/>
              <w:i/>
              <w:lang w:val="en-US"/>
            </w:rPr>
          </w:rPrChange>
        </w:rPr>
        <w:t>et al.</w:t>
      </w:r>
      <w:r w:rsidRPr="00C52832">
        <w:rPr>
          <w:rFonts w:cstheme="minorHAnsi"/>
          <w:i/>
          <w:lang w:val="en-GB"/>
          <w:rPrChange w:id="2368" w:author="Nabera  Abhinandan" w:date="2023-03-08T18:41:00Z">
            <w:rPr>
              <w:rFonts w:cstheme="minorHAnsi"/>
              <w:i/>
              <w:lang w:val="en-US"/>
            </w:rPr>
          </w:rPrChange>
        </w:rPr>
        <w:fldChar w:fldCharType="begin"/>
      </w:r>
      <w:r w:rsidR="00373CEC" w:rsidRPr="00C52832">
        <w:rPr>
          <w:rFonts w:cstheme="minorHAnsi"/>
          <w:i/>
          <w:lang w:val="en-GB"/>
          <w:rPrChange w:id="2369" w:author="Nabera  Abhinandan" w:date="2023-03-08T18:41:00Z">
            <w:rPr>
              <w:rFonts w:cstheme="minorHAnsi"/>
              <w:i/>
              <w:lang w:val="en-US"/>
            </w:rPr>
          </w:rPrChange>
        </w:rPr>
        <w:instrText xml:space="preserve"> ADDIN ZOTERO_ITEM CSL_CITATION {"citationID":"VXxpLMcX","properties":{"formattedCitation":"\\super 11\\nosupersub{}","plainCitation":"11","noteIndex":0},"citationItems":[{"id":3216,"uris":["http://zotero.org/users/9157291/items/AFKW7KRC"],"itemData":{"id":3216,"type":"article-journal","abstract":"At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w:instrText>
      </w:r>
      <w:r w:rsidR="00373CEC" w:rsidRPr="00C52832">
        <w:rPr>
          <w:rFonts w:cstheme="minorHAnsi"/>
          <w:i/>
          <w:lang w:val="en-GB"/>
          <w:rPrChange w:id="2370" w:author="Nabera  Abhinandan" w:date="2023-03-08T18:41:00Z">
            <w:rPr>
              <w:rFonts w:cstheme="minorHAnsi"/>
              <w:i/>
              <w:lang w:val="es-ES"/>
            </w:rPr>
          </w:rPrChange>
        </w:rPr>
        <w:instrText xml:space="preserv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C52832">
        <w:rPr>
          <w:rFonts w:cstheme="minorHAnsi"/>
          <w:i/>
          <w:lang w:val="en-GB"/>
          <w:rPrChange w:id="2371" w:author="Nabera  Abhinandan" w:date="2023-03-08T18:41:00Z">
            <w:rPr>
              <w:rFonts w:cstheme="minorHAnsi"/>
              <w:i/>
              <w:lang w:val="en-US"/>
            </w:rPr>
          </w:rPrChange>
        </w:rPr>
        <w:fldChar w:fldCharType="separate"/>
      </w:r>
      <w:r w:rsidRPr="00C52832">
        <w:rPr>
          <w:rFonts w:ascii="Calibri" w:hAnsi="Calibri" w:cs="Calibri"/>
          <w:szCs w:val="24"/>
          <w:vertAlign w:val="superscript"/>
          <w:lang w:val="en-GB"/>
          <w:rPrChange w:id="2372" w:author="Nabera  Abhinandan" w:date="2023-03-08T18:41:00Z">
            <w:rPr>
              <w:rFonts w:ascii="Calibri" w:hAnsi="Calibri" w:cs="Calibri"/>
              <w:szCs w:val="24"/>
              <w:vertAlign w:val="superscript"/>
              <w:lang w:val="es-ES"/>
            </w:rPr>
          </w:rPrChange>
        </w:rPr>
        <w:t>11</w:t>
      </w:r>
      <w:r w:rsidRPr="00C52832">
        <w:rPr>
          <w:rFonts w:cstheme="minorHAnsi"/>
          <w:i/>
          <w:lang w:val="en-GB"/>
          <w:rPrChange w:id="2373" w:author="Nabera  Abhinandan" w:date="2023-03-08T18:41:00Z">
            <w:rPr>
              <w:rFonts w:cstheme="minorHAnsi"/>
              <w:i/>
              <w:lang w:val="en-US"/>
            </w:rPr>
          </w:rPrChange>
        </w:rPr>
        <w:fldChar w:fldCharType="end"/>
      </w:r>
      <w:r w:rsidRPr="00C52832">
        <w:rPr>
          <w:rFonts w:cstheme="minorHAnsi"/>
          <w:i/>
          <w:lang w:val="en-GB"/>
          <w:rPrChange w:id="2374" w:author="Nabera  Abhinandan" w:date="2023-03-08T18:41:00Z">
            <w:rPr>
              <w:rFonts w:cstheme="minorHAnsi"/>
              <w:i/>
              <w:lang w:val="es-ES"/>
            </w:rPr>
          </w:rPrChange>
        </w:rPr>
        <w:t xml:space="preserve"> </w:t>
      </w:r>
      <w:r w:rsidRPr="00C52832">
        <w:rPr>
          <w:lang w:val="en-GB"/>
          <w:rPrChange w:id="2375" w:author="Nabera  Abhinandan" w:date="2023-03-08T18:41:00Z">
            <w:rPr>
              <w:lang w:val="es-ES"/>
            </w:rPr>
          </w:rPrChange>
        </w:rPr>
        <w:t xml:space="preserve">and </w:t>
      </w:r>
      <w:r w:rsidRPr="00C52832">
        <w:rPr>
          <w:rFonts w:cstheme="minorHAnsi"/>
          <w:lang w:val="en-GB"/>
          <w:rPrChange w:id="2376" w:author="Nabera  Abhinandan" w:date="2023-03-08T18:41:00Z">
            <w:rPr>
              <w:rFonts w:cstheme="minorHAnsi"/>
              <w:lang w:val="es-ES"/>
            </w:rPr>
          </w:rPrChange>
        </w:rPr>
        <w:t xml:space="preserve">González-Garay </w:t>
      </w:r>
      <w:r w:rsidRPr="00C52832">
        <w:rPr>
          <w:rFonts w:cstheme="minorHAnsi"/>
          <w:i/>
          <w:lang w:val="en-GB"/>
          <w:rPrChange w:id="2377" w:author="Nabera  Abhinandan" w:date="2023-03-08T18:41:00Z">
            <w:rPr>
              <w:rFonts w:cstheme="minorHAnsi"/>
              <w:i/>
              <w:lang w:val="es-ES"/>
            </w:rPr>
          </w:rPrChange>
        </w:rPr>
        <w:t>et al.</w:t>
      </w:r>
      <w:r w:rsidRPr="00C52832">
        <w:rPr>
          <w:rFonts w:cstheme="minorHAnsi"/>
          <w:i/>
          <w:lang w:val="en-GB"/>
          <w:rPrChange w:id="2378" w:author="Nabera  Abhinandan" w:date="2023-03-08T18:41:00Z">
            <w:rPr>
              <w:rFonts w:cstheme="minorHAnsi"/>
              <w:i/>
              <w:lang w:val="en-US"/>
            </w:rPr>
          </w:rPrChange>
        </w:rPr>
        <w:fldChar w:fldCharType="begin"/>
      </w:r>
      <w:r w:rsidR="00373CEC" w:rsidRPr="00C52832">
        <w:rPr>
          <w:rFonts w:cstheme="minorHAnsi"/>
          <w:i/>
          <w:lang w:val="en-GB"/>
          <w:rPrChange w:id="2379" w:author="Nabera  Abhinandan" w:date="2023-03-08T18:41:00Z">
            <w:rPr>
              <w:rFonts w:cstheme="minorHAnsi"/>
              <w:i/>
              <w:lang w:val="es-ES"/>
            </w:rPr>
          </w:rPrChange>
        </w:rPr>
        <w:instrText xml:space="preserve"> ADDIN ZOTERO_ITEM CSL_CITATION {"citationID":"xRwYEfTg","properties":{"formattedCitation":"\\super 12\\nosupersub{}","plainCitation":"12","noteIndex":0},"citationItems":[{"id":637,"uris":["http://zotero.org/users/9157291/items/GTFADUPK"],"itemData":{"id":637,"type":"article-journal","abstract":"The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C52832">
        <w:rPr>
          <w:rFonts w:cstheme="minorHAnsi"/>
          <w:i/>
          <w:lang w:val="en-GB"/>
          <w:rPrChange w:id="2380" w:author="Nabera  Abhinandan" w:date="2023-03-08T18:41:00Z">
            <w:rPr>
              <w:rFonts w:cstheme="minorHAnsi"/>
              <w:i/>
              <w:lang w:val="en-US"/>
            </w:rPr>
          </w:rPrChange>
        </w:rPr>
        <w:fldChar w:fldCharType="separate"/>
      </w:r>
      <w:r w:rsidRPr="00C52832">
        <w:rPr>
          <w:rFonts w:ascii="Calibri" w:hAnsi="Calibri" w:cs="Calibri"/>
          <w:szCs w:val="24"/>
          <w:vertAlign w:val="superscript"/>
          <w:lang w:val="en-GB"/>
          <w:rPrChange w:id="2381" w:author="Nabera  Abhinandan" w:date="2023-03-08T18:41:00Z">
            <w:rPr>
              <w:rFonts w:ascii="Calibri" w:hAnsi="Calibri" w:cs="Calibri"/>
              <w:szCs w:val="24"/>
              <w:vertAlign w:val="superscript"/>
              <w:lang w:val="es-ES"/>
            </w:rPr>
          </w:rPrChange>
        </w:rPr>
        <w:t>12</w:t>
      </w:r>
      <w:r w:rsidRPr="00C52832">
        <w:rPr>
          <w:rFonts w:cstheme="minorHAnsi"/>
          <w:i/>
          <w:lang w:val="en-GB"/>
          <w:rPrChange w:id="2382" w:author="Nabera  Abhinandan" w:date="2023-03-08T18:41:00Z">
            <w:rPr>
              <w:rFonts w:cstheme="minorHAnsi"/>
              <w:i/>
              <w:lang w:val="en-US"/>
            </w:rPr>
          </w:rPrChange>
        </w:rPr>
        <w:fldChar w:fldCharType="end"/>
      </w:r>
      <w:r w:rsidR="00056AD3" w:rsidRPr="00C52832">
        <w:rPr>
          <w:rFonts w:cstheme="minorHAnsi"/>
          <w:i/>
          <w:lang w:val="en-GB"/>
          <w:rPrChange w:id="2383" w:author="Nabera  Abhinandan" w:date="2023-03-08T18:41:00Z">
            <w:rPr>
              <w:rFonts w:cstheme="minorHAnsi"/>
              <w:i/>
              <w:lang w:val="es-ES"/>
            </w:rPr>
          </w:rPrChange>
        </w:rPr>
        <w:t xml:space="preserve"> </w:t>
      </w:r>
      <w:r w:rsidR="00056AD3" w:rsidRPr="00C52832">
        <w:rPr>
          <w:rFonts w:cstheme="minorHAnsi"/>
          <w:lang w:val="en-GB"/>
          <w:rPrChange w:id="2384" w:author="Nabera  Abhinandan" w:date="2023-03-08T18:41:00Z">
            <w:rPr>
              <w:rFonts w:cstheme="minorHAnsi"/>
              <w:lang w:val="es-ES"/>
            </w:rPr>
          </w:rPrChange>
        </w:rPr>
        <w:t>(</w:t>
      </w:r>
      <w:del w:id="2385" w:author="Pérez-Ramirez  Javier" w:date="2023-03-02T07:43:00Z">
        <w:r w:rsidR="00056AD3" w:rsidRPr="00C52832" w:rsidDel="00CA7375">
          <w:rPr>
            <w:rFonts w:cstheme="minorHAnsi"/>
            <w:lang w:val="en-GB"/>
            <w:rPrChange w:id="2386" w:author="Nabera  Abhinandan" w:date="2023-03-08T18:41:00Z">
              <w:rPr>
                <w:rFonts w:cstheme="minorHAnsi"/>
                <w:lang w:val="es-ES"/>
              </w:rPr>
            </w:rPrChange>
          </w:rPr>
          <w:delText xml:space="preserve">see </w:delText>
        </w:r>
      </w:del>
      <w:r w:rsidR="00056AD3" w:rsidRPr="00C52832">
        <w:rPr>
          <w:rFonts w:cstheme="minorHAnsi"/>
          <w:lang w:val="en-GB"/>
          <w:rPrChange w:id="2387" w:author="Nabera  Abhinandan" w:date="2023-03-08T18:41:00Z">
            <w:rPr>
              <w:rFonts w:cstheme="minorHAnsi"/>
              <w:lang w:val="es-ES"/>
            </w:rPr>
          </w:rPrChange>
        </w:rPr>
        <w:t>Table</w:t>
      </w:r>
      <w:ins w:id="2388" w:author="Pérez-Ramirez  Javier" w:date="2023-03-02T07:43:00Z">
        <w:r w:rsidR="00CA7375" w:rsidRPr="00C52832">
          <w:rPr>
            <w:rFonts w:cstheme="minorHAnsi"/>
            <w:lang w:val="en-GB"/>
            <w:rPrChange w:id="2389" w:author="Nabera  Abhinandan" w:date="2023-03-08T18:41:00Z">
              <w:rPr>
                <w:rFonts w:cstheme="minorHAnsi"/>
                <w:lang w:val="es-ES"/>
              </w:rPr>
            </w:rPrChange>
          </w:rPr>
          <w:t>s</w:t>
        </w:r>
      </w:ins>
      <w:r w:rsidR="00056AD3" w:rsidRPr="00C52832">
        <w:rPr>
          <w:rFonts w:cstheme="minorHAnsi"/>
          <w:lang w:val="en-GB"/>
          <w:rPrChange w:id="2390" w:author="Nabera  Abhinandan" w:date="2023-03-08T18:41:00Z">
            <w:rPr>
              <w:rFonts w:cstheme="minorHAnsi"/>
              <w:lang w:val="es-ES"/>
            </w:rPr>
          </w:rPrChange>
        </w:rPr>
        <w:t xml:space="preserve"> S1</w:t>
      </w:r>
      <w:ins w:id="2391" w:author="Pérez-Ramirez  Javier" w:date="2023-03-02T07:43:00Z">
        <w:r w:rsidR="00CA7375" w:rsidRPr="00C52832">
          <w:rPr>
            <w:rFonts w:cstheme="minorHAnsi"/>
            <w:lang w:val="en-GB"/>
            <w:rPrChange w:id="2392" w:author="Nabera  Abhinandan" w:date="2023-03-08T18:41:00Z">
              <w:rPr>
                <w:rFonts w:cstheme="minorHAnsi"/>
                <w:lang w:val="es-ES"/>
              </w:rPr>
            </w:rPrChange>
          </w:rPr>
          <w:t>-</w:t>
        </w:r>
      </w:ins>
      <w:del w:id="2393" w:author="Pérez-Ramirez  Javier" w:date="2023-03-02T07:43:00Z">
        <w:r w:rsidR="00056AD3" w:rsidRPr="00C52832" w:rsidDel="00CA7375">
          <w:rPr>
            <w:rFonts w:cstheme="minorHAnsi"/>
            <w:lang w:val="en-GB"/>
            <w:rPrChange w:id="2394" w:author="Nabera  Abhinandan" w:date="2023-03-08T18:41:00Z">
              <w:rPr>
                <w:rFonts w:cstheme="minorHAnsi"/>
                <w:lang w:val="es-ES"/>
              </w:rPr>
            </w:rPrChange>
          </w:rPr>
          <w:delText xml:space="preserve"> and Table </w:delText>
        </w:r>
      </w:del>
      <w:r w:rsidR="00056AD3" w:rsidRPr="00C52832">
        <w:rPr>
          <w:rFonts w:cstheme="minorHAnsi"/>
          <w:lang w:val="en-GB"/>
          <w:rPrChange w:id="2395" w:author="Nabera  Abhinandan" w:date="2023-03-08T18:41:00Z">
            <w:rPr>
              <w:rFonts w:cstheme="minorHAnsi"/>
              <w:lang w:val="es-ES"/>
            </w:rPr>
          </w:rPrChange>
        </w:rPr>
        <w:t>S2 of the ESI)</w:t>
      </w:r>
      <w:r w:rsidRPr="00C52832">
        <w:rPr>
          <w:rFonts w:cstheme="minorHAnsi"/>
          <w:lang w:val="en-GB"/>
          <w:rPrChange w:id="2396" w:author="Nabera  Abhinandan" w:date="2023-03-08T18:41:00Z">
            <w:rPr>
              <w:rFonts w:cstheme="minorHAnsi"/>
              <w:lang w:val="es-ES"/>
            </w:rPr>
          </w:rPrChange>
        </w:rPr>
        <w:t>, as described above.</w:t>
      </w:r>
      <w:r w:rsidRPr="00C52832">
        <w:rPr>
          <w:lang w:val="en-GB"/>
          <w:rPrChange w:id="2397" w:author="Nabera  Abhinandan" w:date="2023-03-08T18:41:00Z">
            <w:rPr>
              <w:lang w:val="es-ES"/>
            </w:rPr>
          </w:rPrChange>
        </w:rPr>
        <w:t xml:space="preserve"> </w:t>
      </w:r>
      <w:r w:rsidRPr="00C52832">
        <w:rPr>
          <w:lang w:val="en-GB"/>
          <w:rPrChange w:id="2398" w:author="Nabera  Abhinandan" w:date="2023-03-08T18:41:00Z">
            <w:rPr>
              <w:lang w:val="en-US"/>
            </w:rPr>
          </w:rPrChange>
        </w:rPr>
        <w:t>Data for the background system (</w:t>
      </w:r>
      <w:r w:rsidRPr="00C52832">
        <w:rPr>
          <w:i/>
          <w:lang w:val="en-GB"/>
          <w:rPrChange w:id="2399" w:author="Nabera  Abhinandan" w:date="2023-03-08T18:41:00Z">
            <w:rPr>
              <w:i/>
              <w:lang w:val="en-US"/>
            </w:rPr>
          </w:rPrChange>
        </w:rPr>
        <w:t>e.g.</w:t>
      </w:r>
      <w:r w:rsidRPr="00C52832">
        <w:rPr>
          <w:lang w:val="en-GB"/>
          <w:rPrChange w:id="2400" w:author="Nabera  Abhinandan" w:date="2023-03-08T18:41:00Z">
            <w:rPr>
              <w:lang w:val="en-US"/>
            </w:rPr>
          </w:rPrChange>
        </w:rPr>
        <w:t>, natural gas and electricity supply) were obtained from the Ecoinvent v3.5 database</w:t>
      </w:r>
      <w:r w:rsidRPr="00C52832">
        <w:rPr>
          <w:lang w:val="en-GB"/>
          <w:rPrChange w:id="2401" w:author="Nabera  Abhinandan" w:date="2023-03-08T18:41:00Z">
            <w:rPr>
              <w:lang w:val="en-US"/>
            </w:rPr>
          </w:rPrChange>
        </w:rPr>
        <w:fldChar w:fldCharType="begin"/>
      </w:r>
      <w:r w:rsidR="00373CEC" w:rsidRPr="00C52832">
        <w:rPr>
          <w:lang w:val="en-GB"/>
          <w:rPrChange w:id="2402" w:author="Nabera  Abhinandan" w:date="2023-03-08T18:41:00Z">
            <w:rPr>
              <w:lang w:val="en-US"/>
            </w:rPr>
          </w:rPrChange>
        </w:rPr>
        <w:instrText xml:space="preserve"> ADDIN ZOTERO_ITEM CSL_CITATION {"citationID":"JU3ZCGo0","properties":{"formattedCitation":"\\super 55\\nosupersub{}","plainCitation":"55","noteIndex":0},"citationItems":[{"id":1139,"uris":["http://zotero.org/users/9157291/items/ED4WDBP2"],"itemData":{"id":1139,"type":"article-journal","abstract":"Purpose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Pr="00C52832">
        <w:rPr>
          <w:lang w:val="en-GB"/>
          <w:rPrChange w:id="2403" w:author="Nabera  Abhinandan" w:date="2023-03-08T18:41:00Z">
            <w:rPr>
              <w:lang w:val="en-US"/>
            </w:rPr>
          </w:rPrChange>
        </w:rPr>
        <w:fldChar w:fldCharType="separate"/>
      </w:r>
      <w:r w:rsidR="00373CEC" w:rsidRPr="00C52832">
        <w:rPr>
          <w:rFonts w:ascii="Calibri" w:hAnsi="Calibri" w:cs="Calibri"/>
          <w:szCs w:val="24"/>
          <w:vertAlign w:val="superscript"/>
          <w:lang w:val="en-GB"/>
          <w:rPrChange w:id="2404" w:author="Nabera  Abhinandan" w:date="2023-03-08T18:41:00Z">
            <w:rPr>
              <w:rFonts w:ascii="Calibri" w:hAnsi="Calibri" w:cs="Calibri"/>
              <w:szCs w:val="24"/>
              <w:vertAlign w:val="superscript"/>
              <w:lang w:val="en-US"/>
            </w:rPr>
          </w:rPrChange>
        </w:rPr>
        <w:t>55</w:t>
      </w:r>
      <w:r w:rsidRPr="00C52832">
        <w:rPr>
          <w:lang w:val="en-GB"/>
          <w:rPrChange w:id="2405" w:author="Nabera  Abhinandan" w:date="2023-03-08T18:41:00Z">
            <w:rPr>
              <w:lang w:val="en-US"/>
            </w:rPr>
          </w:rPrChange>
        </w:rPr>
        <w:fldChar w:fldCharType="end"/>
      </w:r>
      <w:r w:rsidR="00B60AC5" w:rsidRPr="00C52832">
        <w:rPr>
          <w:lang w:val="en-GB"/>
          <w:rPrChange w:id="2406" w:author="Nabera  Abhinandan" w:date="2023-03-08T18:41:00Z">
            <w:rPr>
              <w:lang w:val="en-US"/>
            </w:rPr>
          </w:rPrChange>
        </w:rPr>
        <w:t xml:space="preserve"> (</w:t>
      </w:r>
      <w:del w:id="2407" w:author="Pérez-Ramirez  Javier" w:date="2023-03-02T07:43:00Z">
        <w:r w:rsidR="00B60AC5" w:rsidRPr="00C52832" w:rsidDel="00CA7375">
          <w:rPr>
            <w:lang w:val="en-GB"/>
            <w:rPrChange w:id="2408" w:author="Nabera  Abhinandan" w:date="2023-03-08T18:41:00Z">
              <w:rPr>
                <w:lang w:val="en-US"/>
              </w:rPr>
            </w:rPrChange>
          </w:rPr>
          <w:delText xml:space="preserve">see </w:delText>
        </w:r>
      </w:del>
      <w:r w:rsidR="00B60AC5" w:rsidRPr="00C52832">
        <w:rPr>
          <w:lang w:val="en-GB"/>
          <w:rPrChange w:id="2409" w:author="Nabera  Abhinandan" w:date="2023-03-08T18:41:00Z">
            <w:rPr>
              <w:lang w:val="en-US"/>
            </w:rPr>
          </w:rPrChange>
        </w:rPr>
        <w:t>Table S8 of the ESI)</w:t>
      </w:r>
      <w:r w:rsidRPr="00C52832">
        <w:rPr>
          <w:lang w:val="en-GB"/>
          <w:rPrChange w:id="2410" w:author="Nabera  Abhinandan" w:date="2023-03-08T18:41:00Z">
            <w:rPr>
              <w:lang w:val="en-US"/>
            </w:rPr>
          </w:rPrChange>
        </w:rPr>
        <w:t>. Regarding the climate impact assessment, we consider the 100-year global warming potentials (GWPs) as implemented in the ReCiPe 2016 methodology</w:t>
      </w:r>
      <w:r w:rsidRPr="00C52832">
        <w:rPr>
          <w:lang w:val="en-GB"/>
          <w:rPrChange w:id="2411" w:author="Nabera  Abhinandan" w:date="2023-03-08T18:41:00Z">
            <w:rPr>
              <w:lang w:val="en-US"/>
            </w:rPr>
          </w:rPrChange>
        </w:rPr>
        <w:fldChar w:fldCharType="begin"/>
      </w:r>
      <w:r w:rsidR="00373CEC" w:rsidRPr="00C52832">
        <w:rPr>
          <w:lang w:val="en-GB"/>
          <w:rPrChange w:id="2412" w:author="Nabera  Abhinandan" w:date="2023-03-08T18:41:00Z">
            <w:rPr>
              <w:lang w:val="en-US"/>
            </w:rPr>
          </w:rPrChange>
        </w:rPr>
        <w:instrText xml:space="preserve"> ADDIN ZOTERO_ITEM CSL_CITATION {"citationID":"DBi8jiTE","properties":{"formattedCitation":"\\super 56\\nosupersub{}","plainCitation":"56","noteIndex":0},"citationItems":[{"id":21398,"uris":["http://zotero.org/users/9157291/items/BPUY94KP"],"itemData":{"id":21398,"type":"article-journal","abstract":"Life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Pr="00C52832">
        <w:rPr>
          <w:lang w:val="en-GB"/>
          <w:rPrChange w:id="2413" w:author="Nabera  Abhinandan" w:date="2023-03-08T18:41:00Z">
            <w:rPr>
              <w:lang w:val="en-US"/>
            </w:rPr>
          </w:rPrChange>
        </w:rPr>
        <w:fldChar w:fldCharType="separate"/>
      </w:r>
      <w:r w:rsidR="00373CEC" w:rsidRPr="00C52832">
        <w:rPr>
          <w:rFonts w:ascii="Calibri" w:hAnsi="Calibri" w:cs="Calibri"/>
          <w:szCs w:val="24"/>
          <w:vertAlign w:val="superscript"/>
          <w:lang w:val="en-GB"/>
          <w:rPrChange w:id="2414" w:author="Nabera  Abhinandan" w:date="2023-03-08T18:41:00Z">
            <w:rPr>
              <w:rFonts w:ascii="Calibri" w:hAnsi="Calibri" w:cs="Calibri"/>
              <w:szCs w:val="24"/>
              <w:vertAlign w:val="superscript"/>
              <w:lang w:val="en-US"/>
            </w:rPr>
          </w:rPrChange>
        </w:rPr>
        <w:t>56</w:t>
      </w:r>
      <w:r w:rsidRPr="00C52832">
        <w:rPr>
          <w:lang w:val="en-GB"/>
          <w:rPrChange w:id="2415" w:author="Nabera  Abhinandan" w:date="2023-03-08T18:41:00Z">
            <w:rPr>
              <w:lang w:val="en-US"/>
            </w:rPr>
          </w:rPrChange>
        </w:rPr>
        <w:fldChar w:fldCharType="end"/>
      </w:r>
      <w:r w:rsidRPr="00C52832">
        <w:rPr>
          <w:lang w:val="en-GB"/>
          <w:rPrChange w:id="2416" w:author="Nabera  Abhinandan" w:date="2023-03-08T18:41:00Z">
            <w:rPr>
              <w:lang w:val="en-US"/>
            </w:rPr>
          </w:rPrChange>
        </w:rPr>
        <w:t>.</w:t>
      </w:r>
    </w:p>
    <w:p w14:paraId="30BEA37C" w14:textId="77777777" w:rsidR="00E15608" w:rsidRPr="00D24C8D" w:rsidRDefault="00E15608" w:rsidP="00577897">
      <w:pPr>
        <w:pStyle w:val="Heading2"/>
        <w:jc w:val="both"/>
      </w:pPr>
      <w:commentRangeStart w:id="2417"/>
      <w:r w:rsidRPr="00D24C8D">
        <w:t>References</w:t>
      </w:r>
      <w:commentRangeEnd w:id="2417"/>
      <w:r w:rsidRPr="00D24C8D">
        <w:rPr>
          <w:rStyle w:val="CommentReference"/>
          <w:rFonts w:eastAsiaTheme="minorHAnsi" w:cstheme="minorBidi"/>
          <w:b w:val="0"/>
          <w:u w:val="none"/>
        </w:rPr>
        <w:commentReference w:id="2417"/>
      </w:r>
    </w:p>
    <w:p w14:paraId="4680E0CC" w14:textId="77777777" w:rsidR="00373CEC" w:rsidRPr="00547CC2" w:rsidRDefault="00E15608" w:rsidP="00373CEC">
      <w:pPr>
        <w:pStyle w:val="Bibliography"/>
      </w:pPr>
      <w:r w:rsidRPr="00C52832">
        <w:rPr>
          <w:rFonts w:cstheme="minorHAnsi"/>
        </w:rPr>
        <w:fldChar w:fldCharType="begin"/>
      </w:r>
      <w:r w:rsidR="00373CEC" w:rsidRPr="00C52832">
        <w:rPr>
          <w:rFonts w:cstheme="minorHAnsi"/>
        </w:rPr>
        <w:instrText xml:space="preserve"> ADDIN ZOTERO_BIBL {"uncited":[],"omitted":[],"custom":[]} CSL_BIBLIOGRAPHY </w:instrText>
      </w:r>
      <w:r w:rsidRPr="00C52832">
        <w:rPr>
          <w:rFonts w:cstheme="minorHAnsi"/>
          <w:rPrChange w:id="2418" w:author="Nabera  Abhinandan" w:date="2023-03-08T18:41:00Z">
            <w:rPr>
              <w:rFonts w:cstheme="minorHAnsi"/>
              <w:lang w:val="de-CH"/>
            </w:rPr>
          </w:rPrChange>
        </w:rPr>
        <w:fldChar w:fldCharType="separate"/>
      </w:r>
      <w:r w:rsidR="00373CEC" w:rsidRPr="00D24C8D">
        <w:t>1</w:t>
      </w:r>
      <w:r w:rsidR="00373CEC" w:rsidRPr="00D24C8D">
        <w:tab/>
        <w:t xml:space="preserve">IEA, </w:t>
      </w:r>
      <w:r w:rsidR="00373CEC" w:rsidRPr="00D24C8D">
        <w:rPr>
          <w:i/>
          <w:iCs/>
        </w:rPr>
        <w:t>The Future of Petrochemicals: Towards more sustainable plastics and fertilisers</w:t>
      </w:r>
      <w:r w:rsidR="00373CEC" w:rsidRPr="00547CC2">
        <w:t>, International Energy Agency, 2018.</w:t>
      </w:r>
    </w:p>
    <w:p w14:paraId="593CC2A8" w14:textId="77777777" w:rsidR="00373CEC" w:rsidRPr="00C52832" w:rsidRDefault="00373CEC" w:rsidP="00373CEC">
      <w:pPr>
        <w:pStyle w:val="Bibliography"/>
      </w:pPr>
      <w:r w:rsidRPr="00C52832">
        <w:t>2</w:t>
      </w:r>
      <w:r w:rsidRPr="00C52832">
        <w:tab/>
        <w:t xml:space="preserve">F. Bauer, J. P. Tilsted, S. Pfister, C. Oberschelp and V. Kulionis, </w:t>
      </w:r>
      <w:r w:rsidRPr="00C52832">
        <w:rPr>
          <w:i/>
          <w:iCs/>
        </w:rPr>
        <w:t>Current Opinion in Chemical Engineering</w:t>
      </w:r>
      <w:r w:rsidRPr="00C52832">
        <w:t xml:space="preserve">, 2023, </w:t>
      </w:r>
      <w:r w:rsidRPr="00C52832">
        <w:rPr>
          <w:b/>
          <w:bCs/>
        </w:rPr>
        <w:t>39</w:t>
      </w:r>
      <w:r w:rsidRPr="00C52832">
        <w:t>, 100881.</w:t>
      </w:r>
    </w:p>
    <w:p w14:paraId="0B048AFD" w14:textId="77777777" w:rsidR="00373CEC" w:rsidRPr="00C52832" w:rsidRDefault="00373CEC" w:rsidP="00373CEC">
      <w:pPr>
        <w:pStyle w:val="Bibliography"/>
      </w:pPr>
      <w:r w:rsidRPr="00C52832">
        <w:t>3</w:t>
      </w:r>
      <w:r w:rsidRPr="00C52832">
        <w:tab/>
        <w:t xml:space="preserve">F. Bauer, V. Kulionis, C. Oberschelp, S. Pfister, J. P. Tilsted, G. D. Finkill and S. Fjäll, </w:t>
      </w:r>
      <w:r w:rsidRPr="00C52832">
        <w:rPr>
          <w:i/>
          <w:iCs/>
        </w:rPr>
        <w:t>Petrochemicals and Climate Change: Tracing Globally Growing Emissions and Key Blind Spots in a Fossil-Based Industry</w:t>
      </w:r>
      <w:r w:rsidRPr="00C52832">
        <w:t>, Lund University, Lund, 2022.</w:t>
      </w:r>
    </w:p>
    <w:p w14:paraId="4854CB39" w14:textId="77777777" w:rsidR="00373CEC" w:rsidRPr="00C52832" w:rsidRDefault="00373CEC" w:rsidP="00373CEC">
      <w:pPr>
        <w:pStyle w:val="Bibliography"/>
      </w:pPr>
      <w:r w:rsidRPr="00C52832">
        <w:t>4</w:t>
      </w:r>
      <w:r w:rsidRPr="00C52832">
        <w:tab/>
        <w:t xml:space="preserve">J. W. Erisman, M. A. Sutton, J. Galloway, Z. Klimont and W. Winiwarter, </w:t>
      </w:r>
      <w:r w:rsidRPr="00C52832">
        <w:rPr>
          <w:i/>
          <w:iCs/>
        </w:rPr>
        <w:t>Nature Geosci</w:t>
      </w:r>
      <w:r w:rsidRPr="00C52832">
        <w:t xml:space="preserve">, 2008, </w:t>
      </w:r>
      <w:r w:rsidRPr="00C52832">
        <w:rPr>
          <w:b/>
          <w:bCs/>
        </w:rPr>
        <w:t>1</w:t>
      </w:r>
      <w:r w:rsidRPr="00C52832">
        <w:t>, 636–639.</w:t>
      </w:r>
    </w:p>
    <w:p w14:paraId="78053633" w14:textId="77777777" w:rsidR="00373CEC" w:rsidRPr="00C52832" w:rsidRDefault="00373CEC" w:rsidP="00373CEC">
      <w:pPr>
        <w:pStyle w:val="Bibliography"/>
        <w:rPr>
          <w:rPrChange w:id="2419" w:author="Nabera  Abhinandan" w:date="2023-03-08T18:41:00Z">
            <w:rPr>
              <w:lang w:val="de-CH"/>
            </w:rPr>
          </w:rPrChange>
        </w:rPr>
      </w:pPr>
      <w:r w:rsidRPr="00C52832">
        <w:rPr>
          <w:rPrChange w:id="2420" w:author="Nabera  Abhinandan" w:date="2023-03-08T18:41:00Z">
            <w:rPr>
              <w:lang w:val="en-US"/>
            </w:rPr>
          </w:rPrChange>
        </w:rPr>
        <w:t>5</w:t>
      </w:r>
      <w:r w:rsidRPr="00C52832">
        <w:rPr>
          <w:rPrChange w:id="2421" w:author="Nabera  Abhinandan" w:date="2023-03-08T18:41:00Z">
            <w:rPr>
              <w:lang w:val="en-US"/>
            </w:rPr>
          </w:rPrChange>
        </w:rPr>
        <w:tab/>
        <w:t xml:space="preserve">L. Rosa and P. Gabrielli, </w:t>
      </w:r>
      <w:r w:rsidRPr="00C52832">
        <w:rPr>
          <w:i/>
          <w:iCs/>
          <w:rPrChange w:id="2422" w:author="Nabera  Abhinandan" w:date="2023-03-08T18:41:00Z">
            <w:rPr>
              <w:i/>
              <w:iCs/>
              <w:lang w:val="en-US"/>
            </w:rPr>
          </w:rPrChange>
        </w:rPr>
        <w:t xml:space="preserve">Environ. </w:t>
      </w:r>
      <w:r w:rsidRPr="00C52832">
        <w:rPr>
          <w:i/>
          <w:iCs/>
          <w:rPrChange w:id="2423" w:author="Nabera  Abhinandan" w:date="2023-03-08T18:41:00Z">
            <w:rPr>
              <w:i/>
              <w:iCs/>
              <w:lang w:val="de-CH"/>
            </w:rPr>
          </w:rPrChange>
        </w:rPr>
        <w:t>Res. Lett.</w:t>
      </w:r>
      <w:r w:rsidRPr="00C52832">
        <w:rPr>
          <w:rPrChange w:id="2424" w:author="Nabera  Abhinandan" w:date="2023-03-08T18:41:00Z">
            <w:rPr>
              <w:lang w:val="de-CH"/>
            </w:rPr>
          </w:rPrChange>
        </w:rPr>
        <w:t xml:space="preserve">, 2022, </w:t>
      </w:r>
      <w:r w:rsidRPr="00C52832">
        <w:rPr>
          <w:b/>
          <w:bCs/>
          <w:rPrChange w:id="2425" w:author="Nabera  Abhinandan" w:date="2023-03-08T18:41:00Z">
            <w:rPr>
              <w:b/>
              <w:bCs/>
              <w:lang w:val="de-CH"/>
            </w:rPr>
          </w:rPrChange>
        </w:rPr>
        <w:t>18</w:t>
      </w:r>
      <w:r w:rsidRPr="00C52832">
        <w:rPr>
          <w:rPrChange w:id="2426" w:author="Nabera  Abhinandan" w:date="2023-03-08T18:41:00Z">
            <w:rPr>
              <w:lang w:val="de-CH"/>
            </w:rPr>
          </w:rPrChange>
        </w:rPr>
        <w:t>, 014008.</w:t>
      </w:r>
    </w:p>
    <w:p w14:paraId="7AFD4353" w14:textId="77777777" w:rsidR="00373CEC" w:rsidRPr="00C52832" w:rsidRDefault="00373CEC" w:rsidP="00373CEC">
      <w:pPr>
        <w:pStyle w:val="Bibliography"/>
        <w:rPr>
          <w:rPrChange w:id="2427" w:author="Nabera  Abhinandan" w:date="2023-03-08T18:41:00Z">
            <w:rPr>
              <w:lang w:val="de-CH"/>
            </w:rPr>
          </w:rPrChange>
        </w:rPr>
      </w:pPr>
      <w:r w:rsidRPr="00C52832">
        <w:rPr>
          <w:rPrChange w:id="2428" w:author="Nabera  Abhinandan" w:date="2023-03-08T18:41:00Z">
            <w:rPr>
              <w:lang w:val="de-CH"/>
            </w:rPr>
          </w:rPrChange>
        </w:rPr>
        <w:t>6</w:t>
      </w:r>
      <w:r w:rsidRPr="00C52832">
        <w:rPr>
          <w:rPrChange w:id="2429" w:author="Nabera  Abhinandan" w:date="2023-03-08T18:41:00Z">
            <w:rPr>
              <w:lang w:val="de-CH"/>
            </w:rPr>
          </w:rPrChange>
        </w:rPr>
        <w:tab/>
        <w:t xml:space="preserve">G. A. Olah, </w:t>
      </w:r>
      <w:r w:rsidRPr="00C52832">
        <w:rPr>
          <w:i/>
          <w:iCs/>
          <w:rPrChange w:id="2430" w:author="Nabera  Abhinandan" w:date="2023-03-08T18:41:00Z">
            <w:rPr>
              <w:i/>
              <w:iCs/>
              <w:lang w:val="de-CH"/>
            </w:rPr>
          </w:rPrChange>
        </w:rPr>
        <w:t>Angewandte Chemie International Edition</w:t>
      </w:r>
      <w:r w:rsidRPr="00C52832">
        <w:rPr>
          <w:rPrChange w:id="2431" w:author="Nabera  Abhinandan" w:date="2023-03-08T18:41:00Z">
            <w:rPr>
              <w:lang w:val="de-CH"/>
            </w:rPr>
          </w:rPrChange>
        </w:rPr>
        <w:t xml:space="preserve">, 2005, </w:t>
      </w:r>
      <w:r w:rsidRPr="00C52832">
        <w:rPr>
          <w:b/>
          <w:bCs/>
          <w:rPrChange w:id="2432" w:author="Nabera  Abhinandan" w:date="2023-03-08T18:41:00Z">
            <w:rPr>
              <w:b/>
              <w:bCs/>
              <w:lang w:val="de-CH"/>
            </w:rPr>
          </w:rPrChange>
        </w:rPr>
        <w:t>44</w:t>
      </w:r>
      <w:r w:rsidRPr="00C52832">
        <w:rPr>
          <w:rPrChange w:id="2433" w:author="Nabera  Abhinandan" w:date="2023-03-08T18:41:00Z">
            <w:rPr>
              <w:lang w:val="de-CH"/>
            </w:rPr>
          </w:rPrChange>
        </w:rPr>
        <w:t>, 2636–2639.</w:t>
      </w:r>
    </w:p>
    <w:p w14:paraId="610CD0A5" w14:textId="77777777" w:rsidR="00373CEC" w:rsidRPr="00C52832" w:rsidRDefault="00373CEC" w:rsidP="00373CEC">
      <w:pPr>
        <w:pStyle w:val="Bibliography"/>
      </w:pPr>
      <w:r w:rsidRPr="00547CC2">
        <w:t>7</w:t>
      </w:r>
      <w:r w:rsidRPr="00547CC2">
        <w:tab/>
        <w:t xml:space="preserve">J. Humphreys, R. Lan and S. Tao, </w:t>
      </w:r>
      <w:r w:rsidRPr="00547CC2">
        <w:rPr>
          <w:i/>
          <w:iCs/>
        </w:rPr>
        <w:t>Advanced Energy and Sustainability Research</w:t>
      </w:r>
      <w:r w:rsidRPr="00547CC2">
        <w:t xml:space="preserve">, 2021, </w:t>
      </w:r>
      <w:r w:rsidRPr="00547CC2">
        <w:rPr>
          <w:b/>
          <w:bCs/>
        </w:rPr>
        <w:t>2</w:t>
      </w:r>
      <w:r w:rsidRPr="00C52832">
        <w:t>, 2000043.</w:t>
      </w:r>
    </w:p>
    <w:p w14:paraId="43AD2FC5" w14:textId="77777777" w:rsidR="00373CEC" w:rsidRPr="00C52832" w:rsidRDefault="00373CEC" w:rsidP="00373CEC">
      <w:pPr>
        <w:pStyle w:val="Bibliography"/>
      </w:pPr>
      <w:r w:rsidRPr="00C52832">
        <w:t>8</w:t>
      </w:r>
      <w:r w:rsidRPr="00C52832">
        <w:tab/>
        <w:t xml:space="preserve">IEA, </w:t>
      </w:r>
      <w:r w:rsidRPr="00C52832">
        <w:rPr>
          <w:i/>
          <w:iCs/>
        </w:rPr>
        <w:t>Ammonia Technology Roadmap: Towards more sustainable nitrogen fertiliser production</w:t>
      </w:r>
      <w:r w:rsidRPr="00C52832">
        <w:t>, OECD, 2021.</w:t>
      </w:r>
    </w:p>
    <w:p w14:paraId="660E6CA2" w14:textId="77777777" w:rsidR="00373CEC" w:rsidRPr="00547CC2" w:rsidRDefault="00373CEC" w:rsidP="00373CEC">
      <w:pPr>
        <w:pStyle w:val="Bibliography"/>
      </w:pPr>
      <w:r w:rsidRPr="00C52832">
        <w:rPr>
          <w:rPrChange w:id="2434" w:author="Nabera  Abhinandan" w:date="2023-03-08T18:41:00Z">
            <w:rPr>
              <w:lang w:val="fr-CH"/>
            </w:rPr>
          </w:rPrChange>
        </w:rPr>
        <w:t>9</w:t>
      </w:r>
      <w:r w:rsidRPr="00C52832">
        <w:rPr>
          <w:rPrChange w:id="2435" w:author="Nabera  Abhinandan" w:date="2023-03-08T18:41:00Z">
            <w:rPr>
              <w:lang w:val="fr-CH"/>
            </w:rPr>
          </w:rPrChange>
        </w:rPr>
        <w:tab/>
        <w:t xml:space="preserve">O. Martin and J. Pérez-Ramírez, </w:t>
      </w:r>
      <w:r w:rsidRPr="00C52832">
        <w:rPr>
          <w:i/>
          <w:iCs/>
          <w:rPrChange w:id="2436" w:author="Nabera  Abhinandan" w:date="2023-03-08T18:41:00Z">
            <w:rPr>
              <w:i/>
              <w:iCs/>
              <w:lang w:val="fr-CH"/>
            </w:rPr>
          </w:rPrChange>
        </w:rPr>
        <w:t xml:space="preserve">Catal. </w:t>
      </w:r>
      <w:r w:rsidRPr="00D24C8D">
        <w:rPr>
          <w:i/>
          <w:iCs/>
        </w:rPr>
        <w:t>Sci. Technol.</w:t>
      </w:r>
      <w:r w:rsidRPr="00547CC2">
        <w:t xml:space="preserve">, 2013, </w:t>
      </w:r>
      <w:r w:rsidRPr="00547CC2">
        <w:rPr>
          <w:b/>
          <w:bCs/>
        </w:rPr>
        <w:t>3</w:t>
      </w:r>
      <w:r w:rsidRPr="00547CC2">
        <w:t>, 3343–3352.</w:t>
      </w:r>
    </w:p>
    <w:p w14:paraId="526A7B69" w14:textId="77777777" w:rsidR="00373CEC" w:rsidRPr="00C52832" w:rsidRDefault="00373CEC" w:rsidP="00373CEC">
      <w:pPr>
        <w:pStyle w:val="Bibliography"/>
      </w:pPr>
      <w:r w:rsidRPr="00C52832">
        <w:t>10</w:t>
      </w:r>
      <w:r w:rsidRPr="00C52832">
        <w:tab/>
        <w:t xml:space="preserve">IRENA, </w:t>
      </w:r>
      <w:r w:rsidRPr="00C52832">
        <w:rPr>
          <w:i/>
          <w:iCs/>
        </w:rPr>
        <w:t>Innovation Outlook: Renewable Methanol</w:t>
      </w:r>
      <w:r w:rsidRPr="00C52832">
        <w:t>, 2021.</w:t>
      </w:r>
    </w:p>
    <w:p w14:paraId="5A0D4EF3" w14:textId="77777777" w:rsidR="00373CEC" w:rsidRPr="00C52832" w:rsidRDefault="00373CEC" w:rsidP="00373CEC">
      <w:pPr>
        <w:pStyle w:val="Bibliography"/>
      </w:pPr>
      <w:r w:rsidRPr="00C52832">
        <w:t>11</w:t>
      </w:r>
      <w:r w:rsidRPr="00C52832">
        <w:tab/>
        <w:t>S. C. D’Angelo, S. Cobo, V. Tulus, A</w:t>
      </w:r>
      <w:bookmarkStart w:id="2437" w:name="_GoBack"/>
      <w:bookmarkEnd w:id="2437"/>
      <w:r w:rsidRPr="00C52832">
        <w:t xml:space="preserve">. Nabera, A. J. Martín, J. Pérez-Ramírez and G. Guillén-Gosálbez, </w:t>
      </w:r>
      <w:r w:rsidRPr="00C52832">
        <w:rPr>
          <w:i/>
          <w:iCs/>
        </w:rPr>
        <w:t>ACS Sustainable Chem. Eng.</w:t>
      </w:r>
      <w:r w:rsidRPr="00C52832">
        <w:t xml:space="preserve">, 2021, </w:t>
      </w:r>
      <w:r w:rsidRPr="00C52832">
        <w:rPr>
          <w:b/>
          <w:bCs/>
        </w:rPr>
        <w:t>9</w:t>
      </w:r>
      <w:r w:rsidRPr="00C52832">
        <w:t>, 9740–9749.</w:t>
      </w:r>
    </w:p>
    <w:p w14:paraId="4B9A9805" w14:textId="77777777" w:rsidR="00373CEC" w:rsidRPr="00C52832" w:rsidRDefault="00373CEC" w:rsidP="00373CEC">
      <w:pPr>
        <w:pStyle w:val="Bibliography"/>
      </w:pPr>
      <w:r w:rsidRPr="00C52832">
        <w:t>12</w:t>
      </w:r>
      <w:r w:rsidRPr="00C52832">
        <w:tab/>
        <w:t xml:space="preserve">A. González-Garay, M. S. Frei, A. Al-Qahtani, C. Mondelli, G. Guillén-Gosálbez and J. Pérez-Ramírez, </w:t>
      </w:r>
      <w:r w:rsidRPr="00C52832">
        <w:rPr>
          <w:i/>
          <w:iCs/>
        </w:rPr>
        <w:t>Energy Environ. Sci.</w:t>
      </w:r>
      <w:r w:rsidRPr="00C52832">
        <w:t xml:space="preserve">, 2019, </w:t>
      </w:r>
      <w:r w:rsidRPr="00C52832">
        <w:rPr>
          <w:b/>
          <w:bCs/>
        </w:rPr>
        <w:t>12</w:t>
      </w:r>
      <w:r w:rsidRPr="00C52832">
        <w:t>, 3425–3436.</w:t>
      </w:r>
    </w:p>
    <w:p w14:paraId="04C6C632" w14:textId="77777777" w:rsidR="00373CEC" w:rsidRPr="00C52832" w:rsidRDefault="00373CEC" w:rsidP="00373CEC">
      <w:pPr>
        <w:pStyle w:val="Bibliography"/>
      </w:pPr>
      <w:r w:rsidRPr="00C52832">
        <w:t>13</w:t>
      </w:r>
      <w:r w:rsidRPr="00C52832">
        <w:tab/>
        <w:t xml:space="preserve">Z. J. Schiffer and K. Manthiram, </w:t>
      </w:r>
      <w:r w:rsidRPr="00C52832">
        <w:rPr>
          <w:i/>
          <w:iCs/>
        </w:rPr>
        <w:t>Joule</w:t>
      </w:r>
      <w:r w:rsidRPr="00C52832">
        <w:t xml:space="preserve">, 2017, </w:t>
      </w:r>
      <w:r w:rsidRPr="00C52832">
        <w:rPr>
          <w:b/>
          <w:bCs/>
        </w:rPr>
        <w:t>1</w:t>
      </w:r>
      <w:r w:rsidRPr="00C52832">
        <w:t>, 10–14.</w:t>
      </w:r>
    </w:p>
    <w:p w14:paraId="58AE1F7D" w14:textId="77777777" w:rsidR="00373CEC" w:rsidRPr="00C52832" w:rsidRDefault="00373CEC" w:rsidP="00373CEC">
      <w:pPr>
        <w:pStyle w:val="Bibliography"/>
      </w:pPr>
      <w:r w:rsidRPr="00C52832">
        <w:t>14</w:t>
      </w:r>
      <w:r w:rsidRPr="00C52832">
        <w:tab/>
        <w:t xml:space="preserve">J.-P. Lange, </w:t>
      </w:r>
      <w:r w:rsidRPr="00C52832">
        <w:rPr>
          <w:i/>
          <w:iCs/>
        </w:rPr>
        <w:t>Energy Environ. Sci.</w:t>
      </w:r>
      <w:r w:rsidRPr="00C52832">
        <w:t xml:space="preserve">, 2021, </w:t>
      </w:r>
      <w:r w:rsidRPr="00C52832">
        <w:rPr>
          <w:b/>
          <w:bCs/>
        </w:rPr>
        <w:t>14</w:t>
      </w:r>
      <w:r w:rsidRPr="00C52832">
        <w:t>, 4358–4376.</w:t>
      </w:r>
    </w:p>
    <w:p w14:paraId="2AFAE883" w14:textId="77777777" w:rsidR="00373CEC" w:rsidRPr="00C52832" w:rsidRDefault="00373CEC" w:rsidP="00373CEC">
      <w:pPr>
        <w:pStyle w:val="Bibliography"/>
      </w:pPr>
      <w:r w:rsidRPr="00C52832">
        <w:t>15</w:t>
      </w:r>
      <w:r w:rsidRPr="00C52832">
        <w:tab/>
        <w:t xml:space="preserve">F. Ausfelder, E. O. Herrman and L. F. López González, </w:t>
      </w:r>
      <w:r w:rsidRPr="00C52832">
        <w:rPr>
          <w:i/>
          <w:iCs/>
        </w:rPr>
        <w:t>Technology options for CO2-emission reduction of hydrogen feedstock in ammonia production</w:t>
      </w:r>
      <w:r w:rsidRPr="00C52832">
        <w:t>, DECHEMA Gesellschaft für Chemische Technik und Biotechnologie e.V, 2022.</w:t>
      </w:r>
    </w:p>
    <w:p w14:paraId="76B6A4DB" w14:textId="77777777" w:rsidR="00373CEC" w:rsidRPr="00C52832" w:rsidRDefault="00373CEC" w:rsidP="00373CEC">
      <w:pPr>
        <w:pStyle w:val="Bibliography"/>
      </w:pPr>
      <w:r w:rsidRPr="00C52832">
        <w:t>16</w:t>
      </w:r>
      <w:r w:rsidRPr="00C52832">
        <w:tab/>
        <w:t xml:space="preserve">K. Smart, </w:t>
      </w:r>
      <w:r w:rsidRPr="00C52832">
        <w:rPr>
          <w:i/>
          <w:iCs/>
        </w:rPr>
        <w:t>Johnson Matthey Technology Review</w:t>
      </w:r>
      <w:r w:rsidRPr="00C52832">
        <w:t xml:space="preserve">, 2022, </w:t>
      </w:r>
      <w:r w:rsidRPr="00C52832">
        <w:rPr>
          <w:b/>
          <w:bCs/>
        </w:rPr>
        <w:t>66</w:t>
      </w:r>
      <w:r w:rsidRPr="00C52832">
        <w:t>, 230–244.</w:t>
      </w:r>
    </w:p>
    <w:p w14:paraId="57DF5966" w14:textId="77777777" w:rsidR="00373CEC" w:rsidRPr="00C52832" w:rsidRDefault="00373CEC" w:rsidP="00373CEC">
      <w:pPr>
        <w:pStyle w:val="Bibliography"/>
      </w:pPr>
      <w:r w:rsidRPr="00C52832">
        <w:t>17</w:t>
      </w:r>
      <w:r w:rsidRPr="00C52832">
        <w:tab/>
        <w:t xml:space="preserve">O. Martin, A. J. Martín, C. Mondelli, S. Mitchell, T. F. Segawa, R. Hauert, C. Drouilly, D. Curulla-Ferré and J. Pérez-Ramírez, </w:t>
      </w:r>
      <w:r w:rsidRPr="00C52832">
        <w:rPr>
          <w:i/>
          <w:iCs/>
        </w:rPr>
        <w:t>Angewandte Chemie</w:t>
      </w:r>
      <w:r w:rsidRPr="00C52832">
        <w:t xml:space="preserve">, 2016, </w:t>
      </w:r>
      <w:r w:rsidRPr="00C52832">
        <w:rPr>
          <w:b/>
          <w:bCs/>
        </w:rPr>
        <w:t>128</w:t>
      </w:r>
      <w:r w:rsidRPr="00C52832">
        <w:t>, 6369–6373.</w:t>
      </w:r>
    </w:p>
    <w:p w14:paraId="2E757100" w14:textId="77777777" w:rsidR="00373CEC" w:rsidRPr="00C52832" w:rsidRDefault="00373CEC" w:rsidP="00373CEC">
      <w:pPr>
        <w:pStyle w:val="Bibliography"/>
      </w:pPr>
      <w:r w:rsidRPr="00C52832">
        <w:t>18</w:t>
      </w:r>
      <w:r w:rsidRPr="00C52832">
        <w:tab/>
        <w:t xml:space="preserve">T. Pinheiro Araújo, C. Mondelli, M. Agrachev, T. Zou, P. O. Willi, K. M. Engel, R. N. Grass, W. J. Stark, O. V. Safonova, G. Jeschke, S. Mitchell and J. Pérez-Ramírez, </w:t>
      </w:r>
      <w:r w:rsidRPr="00C52832">
        <w:rPr>
          <w:i/>
          <w:iCs/>
        </w:rPr>
        <w:t>Nat Commun</w:t>
      </w:r>
      <w:r w:rsidRPr="00C52832">
        <w:t xml:space="preserve">, 2022, </w:t>
      </w:r>
      <w:r w:rsidRPr="00C52832">
        <w:rPr>
          <w:b/>
          <w:bCs/>
        </w:rPr>
        <w:t>13</w:t>
      </w:r>
      <w:r w:rsidRPr="00C52832">
        <w:t>, 5610.</w:t>
      </w:r>
    </w:p>
    <w:p w14:paraId="6A7CE9C2" w14:textId="77777777" w:rsidR="00373CEC" w:rsidRPr="00C52832" w:rsidRDefault="00373CEC" w:rsidP="00373CEC">
      <w:pPr>
        <w:pStyle w:val="Bibliography"/>
      </w:pPr>
      <w:r w:rsidRPr="00C52832">
        <w:t>19</w:t>
      </w:r>
      <w:r w:rsidRPr="00C52832">
        <w:tab/>
        <w:t xml:space="preserve">J. Wang, G. Li, Z. Li, C. Tang, Z. Feng, H. An, H. Liu, T. Liu and C. Li, </w:t>
      </w:r>
      <w:r w:rsidRPr="00C52832">
        <w:rPr>
          <w:i/>
          <w:iCs/>
        </w:rPr>
        <w:t>Science Advances</w:t>
      </w:r>
      <w:r w:rsidRPr="00C52832">
        <w:t xml:space="preserve">, 2017, </w:t>
      </w:r>
      <w:r w:rsidRPr="00C52832">
        <w:rPr>
          <w:b/>
          <w:bCs/>
        </w:rPr>
        <w:t>3</w:t>
      </w:r>
      <w:r w:rsidRPr="00C52832">
        <w:t>, e1701290.</w:t>
      </w:r>
    </w:p>
    <w:p w14:paraId="5520B2BC" w14:textId="77777777" w:rsidR="00373CEC" w:rsidRPr="00C52832" w:rsidRDefault="00373CEC" w:rsidP="00373CEC">
      <w:pPr>
        <w:pStyle w:val="Bibliography"/>
      </w:pPr>
      <w:r w:rsidRPr="00C52832">
        <w:lastRenderedPageBreak/>
        <w:t>20</w:t>
      </w:r>
      <w:r w:rsidRPr="00C52832">
        <w:tab/>
        <w:t xml:space="preserve">S. Nitopi, E. Bertheussen, S. B. Scott, X. Liu, A. K. Engstfeld, S. Horch, B. Seger, I. E. L. Stephens, K. Chan, C. Hahn, J. K. Nørskov, T. F. Jaramillo and I. Chorkendorff, </w:t>
      </w:r>
      <w:r w:rsidRPr="00C52832">
        <w:rPr>
          <w:i/>
          <w:iCs/>
        </w:rPr>
        <w:t>Chem. Rev.</w:t>
      </w:r>
      <w:r w:rsidRPr="00C52832">
        <w:t xml:space="preserve">, 2019, </w:t>
      </w:r>
      <w:r w:rsidRPr="00C52832">
        <w:rPr>
          <w:b/>
          <w:bCs/>
        </w:rPr>
        <w:t>119</w:t>
      </w:r>
      <w:r w:rsidRPr="00C52832">
        <w:t>, 7610–7672.</w:t>
      </w:r>
    </w:p>
    <w:p w14:paraId="6275A86B" w14:textId="77777777" w:rsidR="00373CEC" w:rsidRPr="00C52832" w:rsidRDefault="00373CEC" w:rsidP="00373CEC">
      <w:pPr>
        <w:pStyle w:val="Bibliography"/>
      </w:pPr>
      <w:r w:rsidRPr="00C52832">
        <w:t>21</w:t>
      </w:r>
      <w:r w:rsidRPr="00C52832">
        <w:tab/>
        <w:t xml:space="preserve">IEA, </w:t>
      </w:r>
      <w:r w:rsidRPr="00C52832">
        <w:rPr>
          <w:i/>
          <w:iCs/>
        </w:rPr>
        <w:t>Technology Roadmap Energy and GHG Reductions in the Chemical Industry via Catalytic Processes</w:t>
      </w:r>
      <w:r w:rsidRPr="00C52832">
        <w:t>, International Energy Agency, 2013.</w:t>
      </w:r>
    </w:p>
    <w:p w14:paraId="56CAEDB5" w14:textId="77777777" w:rsidR="00373CEC" w:rsidRPr="00C52832" w:rsidRDefault="00373CEC" w:rsidP="00373CEC">
      <w:pPr>
        <w:pStyle w:val="Bibliography"/>
      </w:pPr>
      <w:r w:rsidRPr="00C52832">
        <w:t>22</w:t>
      </w:r>
      <w:r w:rsidRPr="00C52832">
        <w:tab/>
        <w:t xml:space="preserve">J. Huo, Z. Wang, C. Oberschelp, G. Guillén-Gosálbez and S. Hellweg, </w:t>
      </w:r>
      <w:r w:rsidRPr="00C52832">
        <w:rPr>
          <w:i/>
          <w:iCs/>
        </w:rPr>
        <w:t>Green Chem.</w:t>
      </w:r>
      <w:r w:rsidRPr="00C52832">
        <w:t xml:space="preserve">, 2023, </w:t>
      </w:r>
      <w:r w:rsidRPr="00C52832">
        <w:rPr>
          <w:b/>
          <w:bCs/>
        </w:rPr>
        <w:t>25</w:t>
      </w:r>
      <w:r w:rsidRPr="00C52832">
        <w:t>, 415–430.</w:t>
      </w:r>
    </w:p>
    <w:p w14:paraId="420E149E" w14:textId="77777777" w:rsidR="00373CEC" w:rsidRPr="00C52832" w:rsidRDefault="00373CEC" w:rsidP="00373CEC">
      <w:pPr>
        <w:pStyle w:val="Bibliography"/>
      </w:pPr>
      <w:r w:rsidRPr="00C52832">
        <w:t>23</w:t>
      </w:r>
      <w:r w:rsidRPr="00C52832">
        <w:tab/>
        <w:t xml:space="preserve">Á. Galán-Martín, V. Tulus, I. Díaz, C. Pozo, J. Pérez-Ramírez and G. Guillén-Gosálbez, </w:t>
      </w:r>
      <w:r w:rsidRPr="00C52832">
        <w:rPr>
          <w:i/>
          <w:iCs/>
        </w:rPr>
        <w:t>One Earth</w:t>
      </w:r>
      <w:r w:rsidRPr="00C52832">
        <w:t xml:space="preserve">, 2021, </w:t>
      </w:r>
      <w:r w:rsidRPr="00C52832">
        <w:rPr>
          <w:b/>
          <w:bCs/>
        </w:rPr>
        <w:t>4</w:t>
      </w:r>
      <w:r w:rsidRPr="00C52832">
        <w:t>, 565–583.</w:t>
      </w:r>
    </w:p>
    <w:p w14:paraId="3139BF66" w14:textId="77777777" w:rsidR="00373CEC" w:rsidRPr="00C52832" w:rsidRDefault="00373CEC" w:rsidP="00373CEC">
      <w:pPr>
        <w:pStyle w:val="Bibliography"/>
      </w:pPr>
      <w:r w:rsidRPr="00C52832">
        <w:t>24</w:t>
      </w:r>
      <w:r w:rsidRPr="00C52832">
        <w:tab/>
        <w:t xml:space="preserve">I. Ioannou, Á. Galán-Martín, J. Pérez-Ramírez and G. Guillén-Gosálbez, </w:t>
      </w:r>
      <w:r w:rsidRPr="00C52832">
        <w:rPr>
          <w:i/>
          <w:iCs/>
        </w:rPr>
        <w:t>Energy Environ. Sci.</w:t>
      </w:r>
      <w:r w:rsidRPr="00C52832">
        <w:t>, , DOI:10.1039/D2EE01153K.</w:t>
      </w:r>
    </w:p>
    <w:p w14:paraId="0F708945" w14:textId="77777777" w:rsidR="00373CEC" w:rsidRPr="00C52832" w:rsidRDefault="00373CEC" w:rsidP="00373CEC">
      <w:pPr>
        <w:pStyle w:val="Bibliography"/>
      </w:pPr>
      <w:r w:rsidRPr="00C52832">
        <w:t>25</w:t>
      </w:r>
      <w:r w:rsidRPr="00C52832">
        <w:tab/>
        <w:t xml:space="preserve">A. Kätelhön, R. Meys, S. Deutz, S. Suh and A. Bardow, </w:t>
      </w:r>
      <w:r w:rsidRPr="00C52832">
        <w:rPr>
          <w:i/>
          <w:iCs/>
        </w:rPr>
        <w:t>Proceedings of the National Academy of Sciences</w:t>
      </w:r>
      <w:r w:rsidRPr="00C52832">
        <w:t xml:space="preserve">, 2019, </w:t>
      </w:r>
      <w:r w:rsidRPr="00C52832">
        <w:rPr>
          <w:b/>
          <w:bCs/>
        </w:rPr>
        <w:t>116</w:t>
      </w:r>
      <w:r w:rsidRPr="00C52832">
        <w:t>, 11187–11194.</w:t>
      </w:r>
    </w:p>
    <w:p w14:paraId="6B4ECE0B" w14:textId="77777777" w:rsidR="00373CEC" w:rsidRPr="00C52832" w:rsidRDefault="00373CEC" w:rsidP="00373CEC">
      <w:pPr>
        <w:pStyle w:val="Bibliography"/>
      </w:pPr>
      <w:r w:rsidRPr="00C52832">
        <w:t>26</w:t>
      </w:r>
      <w:r w:rsidRPr="00C52832">
        <w:tab/>
        <w:t xml:space="preserve">C. Hepburn, E. Adlen, J. Beddington, E. A. Carter, S. Fuss, N. Mac Dowell, J. C. Minx, P. Smith and C. K. Williams, </w:t>
      </w:r>
      <w:r w:rsidRPr="00C52832">
        <w:rPr>
          <w:i/>
          <w:iCs/>
        </w:rPr>
        <w:t>Nature</w:t>
      </w:r>
      <w:r w:rsidRPr="00C52832">
        <w:t xml:space="preserve">, 2019, </w:t>
      </w:r>
      <w:r w:rsidRPr="00C52832">
        <w:rPr>
          <w:b/>
          <w:bCs/>
        </w:rPr>
        <w:t>575</w:t>
      </w:r>
      <w:r w:rsidRPr="00C52832">
        <w:t>, 87–97.</w:t>
      </w:r>
    </w:p>
    <w:p w14:paraId="49435BC1" w14:textId="77777777" w:rsidR="00373CEC" w:rsidRPr="00C52832" w:rsidRDefault="00373CEC" w:rsidP="00373CEC">
      <w:pPr>
        <w:pStyle w:val="Bibliography"/>
      </w:pPr>
      <w:r w:rsidRPr="00C52832">
        <w:t>27</w:t>
      </w:r>
      <w:r w:rsidRPr="00C52832">
        <w:tab/>
        <w:t xml:space="preserve">The World Bank, </w:t>
      </w:r>
      <w:r w:rsidRPr="00C52832">
        <w:rPr>
          <w:i/>
          <w:iCs/>
        </w:rPr>
        <w:t>Commodity Markets Outlook: The Impact of the War in Ukraine on Commodity Markets</w:t>
      </w:r>
      <w:r w:rsidRPr="00C52832">
        <w:t>, The World Bank Group, Washington DC, 2022.</w:t>
      </w:r>
    </w:p>
    <w:p w14:paraId="3823DA59" w14:textId="77777777" w:rsidR="00373CEC" w:rsidRPr="00C52832" w:rsidRDefault="00373CEC" w:rsidP="00373CEC">
      <w:pPr>
        <w:pStyle w:val="Bibliography"/>
      </w:pPr>
      <w:r w:rsidRPr="00C52832">
        <w:t>28</w:t>
      </w:r>
      <w:r w:rsidRPr="00C52832">
        <w:tab/>
        <w:t xml:space="preserve">cefic, </w:t>
      </w:r>
      <w:r w:rsidRPr="00C52832">
        <w:rPr>
          <w:i/>
          <w:iCs/>
        </w:rPr>
        <w:t>Chemical Monthly Report (CMR) - High energy prices and economic uncertainty continue to drive down the chemicals output in the EU27 area</w:t>
      </w:r>
      <w:r w:rsidRPr="00C52832">
        <w:t>, European Chemical Industry Council, 2022.</w:t>
      </w:r>
    </w:p>
    <w:p w14:paraId="527C5D00" w14:textId="77777777" w:rsidR="00373CEC" w:rsidRPr="00C52832" w:rsidRDefault="00373CEC" w:rsidP="00373CEC">
      <w:pPr>
        <w:pStyle w:val="Bibliography"/>
      </w:pPr>
      <w:r w:rsidRPr="00C52832">
        <w:t>29</w:t>
      </w:r>
      <w:r w:rsidRPr="00C52832">
        <w:tab/>
        <w:t xml:space="preserve">A. de Sousa, S. Gebre and S. Treloar, </w:t>
      </w:r>
      <w:r w:rsidRPr="00C52832">
        <w:rPr>
          <w:i/>
          <w:iCs/>
        </w:rPr>
        <w:t>Bloomberg.com</w:t>
      </w:r>
      <w:r w:rsidRPr="00C52832">
        <w:t>, 2022.</w:t>
      </w:r>
    </w:p>
    <w:p w14:paraId="0808AC95" w14:textId="77777777" w:rsidR="00373CEC" w:rsidRPr="00C52832" w:rsidRDefault="00373CEC" w:rsidP="00373CEC">
      <w:pPr>
        <w:pStyle w:val="Bibliography"/>
      </w:pPr>
      <w:r w:rsidRPr="00C52832">
        <w:t>30</w:t>
      </w:r>
      <w:r w:rsidRPr="00C52832">
        <w:tab/>
        <w:t>J. Lopez, EPCA ’22, https://www.icis.com/explore/resources/news/2022/10/04/10811649/epca-22-european-shut-ammonia-production-unlikely-to-return-analyst, (accessed December 9, 2022).</w:t>
      </w:r>
    </w:p>
    <w:p w14:paraId="4FD192F7" w14:textId="77777777" w:rsidR="00373CEC" w:rsidRPr="00C52832" w:rsidRDefault="00373CEC" w:rsidP="00373CEC">
      <w:pPr>
        <w:pStyle w:val="Bibliography"/>
      </w:pPr>
      <w:r w:rsidRPr="00C52832">
        <w:t>31</w:t>
      </w:r>
      <w:r w:rsidRPr="00C52832">
        <w:tab/>
        <w:t xml:space="preserve">P. Heather, </w:t>
      </w:r>
      <w:r w:rsidRPr="00C52832">
        <w:rPr>
          <w:i/>
          <w:iCs/>
        </w:rPr>
        <w:t>European Traded Gas Hubs: the supremacy of TTF</w:t>
      </w:r>
      <w:r w:rsidRPr="00C52832">
        <w:t>, The Oxford Institute for Energy Studies, 2022.</w:t>
      </w:r>
    </w:p>
    <w:p w14:paraId="35FFE878" w14:textId="77777777" w:rsidR="00373CEC" w:rsidRPr="00C52832" w:rsidRDefault="00373CEC" w:rsidP="00373CEC">
      <w:pPr>
        <w:pStyle w:val="Bibliography"/>
      </w:pPr>
      <w:r w:rsidRPr="00C52832">
        <w:t>32</w:t>
      </w:r>
      <w:r w:rsidRPr="00C52832">
        <w:tab/>
        <w:t xml:space="preserve">IRENA, </w:t>
      </w:r>
      <w:r w:rsidRPr="00C52832">
        <w:rPr>
          <w:i/>
          <w:iCs/>
        </w:rPr>
        <w:t>Making the breakthrough: Green hydrogen policies and technology costs</w:t>
      </w:r>
      <w:r w:rsidRPr="00C52832">
        <w:t>, International Renewable Energy Agency, Abu Dhabi, 2021.</w:t>
      </w:r>
    </w:p>
    <w:p w14:paraId="35861C29" w14:textId="77777777" w:rsidR="00373CEC" w:rsidRPr="00C52832" w:rsidRDefault="00373CEC" w:rsidP="00373CEC">
      <w:pPr>
        <w:pStyle w:val="Bibliography"/>
      </w:pPr>
      <w:r w:rsidRPr="00C52832">
        <w:t>33</w:t>
      </w:r>
      <w:r w:rsidRPr="00C52832">
        <w:tab/>
        <w:t xml:space="preserve">B. Parkinson, P. Balcombe, J. F. Speirs, A. D. Hawkes and K. Hellgardt, </w:t>
      </w:r>
      <w:r w:rsidRPr="00C52832">
        <w:rPr>
          <w:i/>
          <w:iCs/>
        </w:rPr>
        <w:t>Energy Environ. Sci.</w:t>
      </w:r>
      <w:r w:rsidRPr="00C52832">
        <w:t xml:space="preserve">, 2019, </w:t>
      </w:r>
      <w:r w:rsidRPr="00C52832">
        <w:rPr>
          <w:b/>
          <w:bCs/>
        </w:rPr>
        <w:t>12</w:t>
      </w:r>
      <w:r w:rsidRPr="00C52832">
        <w:t>, 19–40.</w:t>
      </w:r>
    </w:p>
    <w:p w14:paraId="74F31F31" w14:textId="77777777" w:rsidR="00373CEC" w:rsidRPr="00C52832" w:rsidRDefault="00373CEC" w:rsidP="00373CEC">
      <w:pPr>
        <w:pStyle w:val="Bibliography"/>
      </w:pPr>
      <w:r w:rsidRPr="00C52832">
        <w:t>34</w:t>
      </w:r>
      <w:r w:rsidRPr="00C52832">
        <w:tab/>
        <w:t xml:space="preserve">D. W. Keith, G. Holmes, D. St. Angelo and K. Heidel, </w:t>
      </w:r>
      <w:r w:rsidRPr="00C52832">
        <w:rPr>
          <w:i/>
          <w:iCs/>
        </w:rPr>
        <w:t>Joule</w:t>
      </w:r>
      <w:r w:rsidRPr="00C52832">
        <w:t xml:space="preserve">, 2018, </w:t>
      </w:r>
      <w:r w:rsidRPr="00C52832">
        <w:rPr>
          <w:b/>
          <w:bCs/>
        </w:rPr>
        <w:t>2</w:t>
      </w:r>
      <w:r w:rsidRPr="00C52832">
        <w:t>, 1573–1594.</w:t>
      </w:r>
    </w:p>
    <w:p w14:paraId="2E0093E3" w14:textId="77777777" w:rsidR="00373CEC" w:rsidRPr="00C52832" w:rsidRDefault="00373CEC" w:rsidP="00373CEC">
      <w:pPr>
        <w:pStyle w:val="Bibliography"/>
      </w:pPr>
      <w:r w:rsidRPr="00C52832">
        <w:t>35</w:t>
      </w:r>
      <w:r w:rsidRPr="00C52832">
        <w:tab/>
        <w:t xml:space="preserve">S. Cobo, Á. Galán-Martín, V. Tulus, M. A. J. Huijbregts and G. Guillén-Gosálbez, </w:t>
      </w:r>
      <w:r w:rsidRPr="00C52832">
        <w:rPr>
          <w:i/>
          <w:iCs/>
        </w:rPr>
        <w:t>Nat Commun</w:t>
      </w:r>
      <w:r w:rsidRPr="00C52832">
        <w:t xml:space="preserve">, 2022, </w:t>
      </w:r>
      <w:r w:rsidRPr="00C52832">
        <w:rPr>
          <w:b/>
          <w:bCs/>
        </w:rPr>
        <w:t>13</w:t>
      </w:r>
      <w:r w:rsidRPr="00C52832">
        <w:t>, 2535.</w:t>
      </w:r>
    </w:p>
    <w:p w14:paraId="67363352" w14:textId="77777777" w:rsidR="00373CEC" w:rsidRPr="00C52832" w:rsidRDefault="00373CEC" w:rsidP="00373CEC">
      <w:pPr>
        <w:pStyle w:val="Bibliography"/>
      </w:pPr>
      <w:r w:rsidRPr="00C52832">
        <w:t>36</w:t>
      </w:r>
      <w:r w:rsidRPr="00C52832">
        <w:tab/>
        <w:t xml:space="preserve">S. Fuss, W. F. Lamb, M. W. Callaghan, J. Hilaire, F. Creutzig, T. Amann, T. Beringer, W. de O. Garcia, J. Hartmann, T. Khanna, G. Luderer, G. F. Nemet, J. Rogelj, P. Smith, J. L. V. Vicente, J. Wilcox, M. del M. Z. Dominguez and J. C. Minx, </w:t>
      </w:r>
      <w:r w:rsidRPr="00C52832">
        <w:rPr>
          <w:i/>
          <w:iCs/>
        </w:rPr>
        <w:t>Environ. Res. Lett.</w:t>
      </w:r>
      <w:r w:rsidRPr="00C52832">
        <w:t xml:space="preserve">, 2018, </w:t>
      </w:r>
      <w:r w:rsidRPr="00C52832">
        <w:rPr>
          <w:b/>
          <w:bCs/>
        </w:rPr>
        <w:t>13</w:t>
      </w:r>
      <w:r w:rsidRPr="00C52832">
        <w:t>, 063002.</w:t>
      </w:r>
    </w:p>
    <w:p w14:paraId="255BB20C" w14:textId="77777777" w:rsidR="00373CEC" w:rsidRPr="00C52832" w:rsidRDefault="00373CEC" w:rsidP="00373CEC">
      <w:pPr>
        <w:pStyle w:val="Bibliography"/>
      </w:pPr>
      <w:r w:rsidRPr="00C52832">
        <w:t>37</w:t>
      </w:r>
      <w:r w:rsidRPr="00C52832">
        <w:tab/>
        <w:t>The World Bank, Commodity Markets, https://www.worldbank.org/en/research/commodity-markets, (accessed January 12, 2023).</w:t>
      </w:r>
    </w:p>
    <w:p w14:paraId="49CA475B" w14:textId="77777777" w:rsidR="00373CEC" w:rsidRPr="00C52832" w:rsidRDefault="00373CEC" w:rsidP="00373CEC">
      <w:pPr>
        <w:pStyle w:val="Bibliography"/>
      </w:pPr>
      <w:r w:rsidRPr="00C52832">
        <w:t>38</w:t>
      </w:r>
      <w:r w:rsidRPr="00C52832">
        <w:tab/>
        <w:t xml:space="preserve">IEA, </w:t>
      </w:r>
      <w:r w:rsidRPr="00C52832">
        <w:rPr>
          <w:i/>
          <w:iCs/>
        </w:rPr>
        <w:t>How to Avoid Gas Shortages in the European Union in 2023</w:t>
      </w:r>
      <w:r w:rsidRPr="00C52832">
        <w:t>, 2022.</w:t>
      </w:r>
    </w:p>
    <w:p w14:paraId="70205575" w14:textId="77777777" w:rsidR="00373CEC" w:rsidRPr="00C52832" w:rsidRDefault="00373CEC" w:rsidP="00373CEC">
      <w:pPr>
        <w:pStyle w:val="Bibliography"/>
      </w:pPr>
      <w:r w:rsidRPr="00C52832">
        <w:t>39</w:t>
      </w:r>
      <w:r w:rsidRPr="00C52832">
        <w:tab/>
        <w:t xml:space="preserve">R. Way, M. C. Ives, P. Mealy and J. D. Farmer, </w:t>
      </w:r>
      <w:r w:rsidRPr="00C52832">
        <w:rPr>
          <w:i/>
          <w:iCs/>
        </w:rPr>
        <w:t>Joule</w:t>
      </w:r>
      <w:r w:rsidRPr="00C52832">
        <w:t xml:space="preserve">, 2022, </w:t>
      </w:r>
      <w:r w:rsidRPr="00C52832">
        <w:rPr>
          <w:b/>
          <w:bCs/>
        </w:rPr>
        <w:t>6</w:t>
      </w:r>
      <w:r w:rsidRPr="00C52832">
        <w:t>, 2057–2082.</w:t>
      </w:r>
    </w:p>
    <w:p w14:paraId="237B5CD2" w14:textId="77777777" w:rsidR="00373CEC" w:rsidRPr="00C52832" w:rsidRDefault="00373CEC" w:rsidP="00373CEC">
      <w:pPr>
        <w:pStyle w:val="Bibliography"/>
      </w:pPr>
      <w:r w:rsidRPr="00C52832">
        <w:t>40</w:t>
      </w:r>
      <w:r w:rsidRPr="00C52832">
        <w:tab/>
        <w:t xml:space="preserve">T. N. Do, C. You and J. Kim, </w:t>
      </w:r>
      <w:r w:rsidRPr="00C52832">
        <w:rPr>
          <w:i/>
          <w:iCs/>
        </w:rPr>
        <w:t>Energy Environ. Sci.</w:t>
      </w:r>
      <w:r w:rsidRPr="00C52832">
        <w:t xml:space="preserve">, 2022, </w:t>
      </w:r>
      <w:r w:rsidRPr="00C52832">
        <w:rPr>
          <w:b/>
          <w:bCs/>
        </w:rPr>
        <w:t>15</w:t>
      </w:r>
      <w:r w:rsidRPr="00C52832">
        <w:t>, 169–184.</w:t>
      </w:r>
    </w:p>
    <w:p w14:paraId="4EA4ACBF" w14:textId="77777777" w:rsidR="00373CEC" w:rsidRPr="00C52832" w:rsidRDefault="00373CEC" w:rsidP="00373CEC">
      <w:pPr>
        <w:pStyle w:val="Bibliography"/>
      </w:pPr>
      <w:r w:rsidRPr="00C52832">
        <w:t>41</w:t>
      </w:r>
      <w:r w:rsidRPr="00C52832">
        <w:tab/>
        <w:t xml:space="preserve">A. Boulamanti and J. A. Moya, </w:t>
      </w:r>
      <w:r w:rsidRPr="00C52832">
        <w:rPr>
          <w:i/>
          <w:iCs/>
        </w:rPr>
        <w:t>Renewable and Sustainable Energy Reviews</w:t>
      </w:r>
      <w:r w:rsidRPr="00C52832">
        <w:t xml:space="preserve">, 2017, </w:t>
      </w:r>
      <w:r w:rsidRPr="00C52832">
        <w:rPr>
          <w:b/>
          <w:bCs/>
        </w:rPr>
        <w:t>68</w:t>
      </w:r>
      <w:r w:rsidRPr="00C52832">
        <w:t>, 1205–1212.</w:t>
      </w:r>
    </w:p>
    <w:p w14:paraId="1E83E7AB" w14:textId="77777777" w:rsidR="00373CEC" w:rsidRPr="00C52832" w:rsidRDefault="00373CEC" w:rsidP="00373CEC">
      <w:pPr>
        <w:pStyle w:val="Bibliography"/>
      </w:pPr>
      <w:r w:rsidRPr="00C52832">
        <w:t>42</w:t>
      </w:r>
      <w:r w:rsidRPr="00C52832">
        <w:tab/>
        <w:t xml:space="preserve">cefic, </w:t>
      </w:r>
      <w:r w:rsidRPr="00C52832">
        <w:rPr>
          <w:i/>
          <w:iCs/>
        </w:rPr>
        <w:t>The European Chemical Industry - Facts &amp; Figures 2022</w:t>
      </w:r>
      <w:r w:rsidRPr="00C52832">
        <w:t>, 2022.</w:t>
      </w:r>
    </w:p>
    <w:p w14:paraId="455B3B26" w14:textId="77777777" w:rsidR="00373CEC" w:rsidRPr="00C52832" w:rsidRDefault="00373CEC" w:rsidP="00373CEC">
      <w:pPr>
        <w:pStyle w:val="Bibliography"/>
      </w:pPr>
      <w:r w:rsidRPr="00C52832">
        <w:t>43</w:t>
      </w:r>
      <w:r w:rsidRPr="00C52832">
        <w:tab/>
        <w:t xml:space="preserve">European Commission, </w:t>
      </w:r>
      <w:r w:rsidRPr="00C52832">
        <w:rPr>
          <w:i/>
          <w:iCs/>
        </w:rPr>
        <w:t>“Fit for 55”: delivering the EU’s 2030 Climate Target on the way to climate neutrality</w:t>
      </w:r>
      <w:r w:rsidRPr="00C52832">
        <w:t>, COM(2021) 550 final, Brussels, 2021.</w:t>
      </w:r>
    </w:p>
    <w:p w14:paraId="57F90B34" w14:textId="77777777" w:rsidR="00373CEC" w:rsidRPr="00C52832" w:rsidRDefault="00373CEC" w:rsidP="00373CEC">
      <w:pPr>
        <w:pStyle w:val="Bibliography"/>
        <w:rPr>
          <w:rPrChange w:id="2438" w:author="Nabera  Abhinandan" w:date="2023-03-08T18:41:00Z">
            <w:rPr>
              <w:lang w:val="de-CH"/>
            </w:rPr>
          </w:rPrChange>
        </w:rPr>
      </w:pPr>
      <w:r w:rsidRPr="00C52832">
        <w:rPr>
          <w:rPrChange w:id="2439" w:author="Nabera  Abhinandan" w:date="2023-03-08T18:41:00Z">
            <w:rPr>
              <w:lang w:val="de-CH"/>
            </w:rPr>
          </w:rPrChange>
        </w:rPr>
        <w:t>44</w:t>
      </w:r>
      <w:r w:rsidRPr="00C52832">
        <w:rPr>
          <w:rPrChange w:id="2440" w:author="Nabera  Abhinandan" w:date="2023-03-08T18:41:00Z">
            <w:rPr>
              <w:lang w:val="de-CH"/>
            </w:rPr>
          </w:rPrChange>
        </w:rPr>
        <w:tab/>
        <w:t xml:space="preserve">L. Klaaßen and B. Steffen, </w:t>
      </w:r>
      <w:r w:rsidRPr="00C52832">
        <w:rPr>
          <w:i/>
          <w:iCs/>
          <w:rPrChange w:id="2441" w:author="Nabera  Abhinandan" w:date="2023-03-08T18:41:00Z">
            <w:rPr>
              <w:i/>
              <w:iCs/>
              <w:lang w:val="de-CH"/>
            </w:rPr>
          </w:rPrChange>
        </w:rPr>
        <w:t>Nat. Clim. Chang.</w:t>
      </w:r>
      <w:r w:rsidRPr="00C52832">
        <w:rPr>
          <w:rPrChange w:id="2442" w:author="Nabera  Abhinandan" w:date="2023-03-08T18:41:00Z">
            <w:rPr>
              <w:lang w:val="de-CH"/>
            </w:rPr>
          </w:rPrChange>
        </w:rPr>
        <w:t>, 2023, 1–9.</w:t>
      </w:r>
    </w:p>
    <w:p w14:paraId="082FA109" w14:textId="77777777" w:rsidR="00373CEC" w:rsidRPr="00C52832" w:rsidRDefault="00373CEC" w:rsidP="00373CEC">
      <w:pPr>
        <w:pStyle w:val="Bibliography"/>
        <w:rPr>
          <w:rPrChange w:id="2443" w:author="Nabera  Abhinandan" w:date="2023-03-08T18:41:00Z">
            <w:rPr>
              <w:lang w:val="de-CH"/>
            </w:rPr>
          </w:rPrChange>
        </w:rPr>
      </w:pPr>
      <w:r w:rsidRPr="00C52832">
        <w:rPr>
          <w:rPrChange w:id="2444" w:author="Nabera  Abhinandan" w:date="2023-03-08T18:41:00Z">
            <w:rPr>
              <w:lang w:val="de-CH"/>
            </w:rPr>
          </w:rPrChange>
        </w:rPr>
        <w:t>45</w:t>
      </w:r>
      <w:r w:rsidRPr="00C52832">
        <w:rPr>
          <w:rPrChange w:id="2445" w:author="Nabera  Abhinandan" w:date="2023-03-08T18:41:00Z">
            <w:rPr>
              <w:lang w:val="de-CH"/>
            </w:rPr>
          </w:rPrChange>
        </w:rPr>
        <w:tab/>
        <w:t xml:space="preserve">A. J. Shih, M. C. O. Monteiro, F. Dattila, D. Pavesi, M. Philips, A. H. M. da Silva, R. E. Vos, K. Ojha, S. Park, O. van der Heijden, G. Marcandalli, A. Goyal, M. Villalba, X. Chen, G. T. K. K. Gunasooriya, I. McCrum, R. Mom, N. López and M. T. M. Koper, </w:t>
      </w:r>
      <w:r w:rsidRPr="00C52832">
        <w:rPr>
          <w:i/>
          <w:iCs/>
          <w:rPrChange w:id="2446" w:author="Nabera  Abhinandan" w:date="2023-03-08T18:41:00Z">
            <w:rPr>
              <w:i/>
              <w:iCs/>
              <w:lang w:val="de-CH"/>
            </w:rPr>
          </w:rPrChange>
        </w:rPr>
        <w:t>Nat Rev Methods Primers</w:t>
      </w:r>
      <w:r w:rsidRPr="00C52832">
        <w:rPr>
          <w:rPrChange w:id="2447" w:author="Nabera  Abhinandan" w:date="2023-03-08T18:41:00Z">
            <w:rPr>
              <w:lang w:val="de-CH"/>
            </w:rPr>
          </w:rPrChange>
        </w:rPr>
        <w:t xml:space="preserve">, 2022, </w:t>
      </w:r>
      <w:r w:rsidRPr="00C52832">
        <w:rPr>
          <w:b/>
          <w:bCs/>
          <w:rPrChange w:id="2448" w:author="Nabera  Abhinandan" w:date="2023-03-08T18:41:00Z">
            <w:rPr>
              <w:b/>
              <w:bCs/>
              <w:lang w:val="de-CH"/>
            </w:rPr>
          </w:rPrChange>
        </w:rPr>
        <w:t>2</w:t>
      </w:r>
      <w:r w:rsidRPr="00C52832">
        <w:rPr>
          <w:rPrChange w:id="2449" w:author="Nabera  Abhinandan" w:date="2023-03-08T18:41:00Z">
            <w:rPr>
              <w:lang w:val="de-CH"/>
            </w:rPr>
          </w:rPrChange>
        </w:rPr>
        <w:t>, 1–19.</w:t>
      </w:r>
    </w:p>
    <w:p w14:paraId="26419343" w14:textId="77777777" w:rsidR="00373CEC" w:rsidRPr="00C52832" w:rsidRDefault="00373CEC" w:rsidP="00373CEC">
      <w:pPr>
        <w:pStyle w:val="Bibliography"/>
        <w:rPr>
          <w:rPrChange w:id="2450" w:author="Nabera  Abhinandan" w:date="2023-03-08T18:41:00Z">
            <w:rPr>
              <w:lang w:val="de-CH"/>
            </w:rPr>
          </w:rPrChange>
        </w:rPr>
      </w:pPr>
      <w:r w:rsidRPr="00C52832">
        <w:rPr>
          <w:rPrChange w:id="2451" w:author="Nabera  Abhinandan" w:date="2023-03-08T18:41:00Z">
            <w:rPr>
              <w:lang w:val="de-CH"/>
            </w:rPr>
          </w:rPrChange>
        </w:rPr>
        <w:t>46</w:t>
      </w:r>
      <w:r w:rsidRPr="00C52832">
        <w:rPr>
          <w:rPrChange w:id="2452" w:author="Nabera  Abhinandan" w:date="2023-03-08T18:41:00Z">
            <w:rPr>
              <w:lang w:val="de-CH"/>
            </w:rPr>
          </w:rPrChange>
        </w:rPr>
        <w:tab/>
        <w:t xml:space="preserve">M. Chatenet, B. G. Pollet, D. R. Dekel, F. Dionigi, J. Deseure, P. Millet, R. D. Braatz, M. Z. Bazant, M. Eikerling, I. Staffell, P. Balcombe, Y. Shao-Horn and H. Schäfer, </w:t>
      </w:r>
      <w:r w:rsidRPr="00C52832">
        <w:rPr>
          <w:i/>
          <w:iCs/>
          <w:rPrChange w:id="2453" w:author="Nabera  Abhinandan" w:date="2023-03-08T18:41:00Z">
            <w:rPr>
              <w:i/>
              <w:iCs/>
              <w:lang w:val="de-CH"/>
            </w:rPr>
          </w:rPrChange>
        </w:rPr>
        <w:t>Chem. Soc. Rev.</w:t>
      </w:r>
      <w:r w:rsidRPr="00C52832">
        <w:rPr>
          <w:rPrChange w:id="2454" w:author="Nabera  Abhinandan" w:date="2023-03-08T18:41:00Z">
            <w:rPr>
              <w:lang w:val="de-CH"/>
            </w:rPr>
          </w:rPrChange>
        </w:rPr>
        <w:t xml:space="preserve">, 2022, </w:t>
      </w:r>
      <w:r w:rsidRPr="00C52832">
        <w:rPr>
          <w:b/>
          <w:bCs/>
          <w:rPrChange w:id="2455" w:author="Nabera  Abhinandan" w:date="2023-03-08T18:41:00Z">
            <w:rPr>
              <w:b/>
              <w:bCs/>
              <w:lang w:val="de-CH"/>
            </w:rPr>
          </w:rPrChange>
        </w:rPr>
        <w:t>51</w:t>
      </w:r>
      <w:r w:rsidRPr="00C52832">
        <w:rPr>
          <w:rPrChange w:id="2456" w:author="Nabera  Abhinandan" w:date="2023-03-08T18:41:00Z">
            <w:rPr>
              <w:lang w:val="de-CH"/>
            </w:rPr>
          </w:rPrChange>
        </w:rPr>
        <w:t>, 4583–4762.</w:t>
      </w:r>
    </w:p>
    <w:p w14:paraId="3CBB45A2" w14:textId="77777777" w:rsidR="00373CEC" w:rsidRPr="00C52832" w:rsidRDefault="00373CEC" w:rsidP="00373CEC">
      <w:pPr>
        <w:pStyle w:val="Bibliography"/>
        <w:rPr>
          <w:rPrChange w:id="2457" w:author="Nabera  Abhinandan" w:date="2023-03-08T18:41:00Z">
            <w:rPr>
              <w:lang w:val="de-CH"/>
            </w:rPr>
          </w:rPrChange>
        </w:rPr>
      </w:pPr>
      <w:r w:rsidRPr="00C52832">
        <w:rPr>
          <w:rPrChange w:id="2458" w:author="Nabera  Abhinandan" w:date="2023-03-08T18:41:00Z">
            <w:rPr>
              <w:lang w:val="de-CH"/>
            </w:rPr>
          </w:rPrChange>
        </w:rPr>
        <w:t>47</w:t>
      </w:r>
      <w:r w:rsidRPr="00C52832">
        <w:rPr>
          <w:rPrChange w:id="2459" w:author="Nabera  Abhinandan" w:date="2023-03-08T18:41:00Z">
            <w:rPr>
              <w:lang w:val="de-CH"/>
            </w:rPr>
          </w:rPrChange>
        </w:rPr>
        <w:tab/>
        <w:t xml:space="preserve">T. Pinheiro Araújo, J. Morales-Vidal, T. Zou, R. García-Muelas, P. O. Willi, K. M. Engel, O. V. Safonova, D. Faust Akl, F. Krumeich, R. N. Grass, C. Mondelli, N. López and J. Pérez-Ramírez, </w:t>
      </w:r>
      <w:r w:rsidRPr="00C52832">
        <w:rPr>
          <w:i/>
          <w:iCs/>
          <w:rPrChange w:id="2460" w:author="Nabera  Abhinandan" w:date="2023-03-08T18:41:00Z">
            <w:rPr>
              <w:i/>
              <w:iCs/>
              <w:lang w:val="de-CH"/>
            </w:rPr>
          </w:rPrChange>
        </w:rPr>
        <w:t>Advanced Energy Materials</w:t>
      </w:r>
      <w:r w:rsidRPr="00C52832">
        <w:rPr>
          <w:rPrChange w:id="2461" w:author="Nabera  Abhinandan" w:date="2023-03-08T18:41:00Z">
            <w:rPr>
              <w:lang w:val="de-CH"/>
            </w:rPr>
          </w:rPrChange>
        </w:rPr>
        <w:t xml:space="preserve">, 2022, </w:t>
      </w:r>
      <w:r w:rsidRPr="00C52832">
        <w:rPr>
          <w:b/>
          <w:bCs/>
          <w:rPrChange w:id="2462" w:author="Nabera  Abhinandan" w:date="2023-03-08T18:41:00Z">
            <w:rPr>
              <w:b/>
              <w:bCs/>
              <w:lang w:val="de-CH"/>
            </w:rPr>
          </w:rPrChange>
        </w:rPr>
        <w:t>12</w:t>
      </w:r>
      <w:r w:rsidRPr="00C52832">
        <w:rPr>
          <w:rPrChange w:id="2463" w:author="Nabera  Abhinandan" w:date="2023-03-08T18:41:00Z">
            <w:rPr>
              <w:lang w:val="de-CH"/>
            </w:rPr>
          </w:rPrChange>
        </w:rPr>
        <w:t>, 2270056.</w:t>
      </w:r>
    </w:p>
    <w:p w14:paraId="776B3EF3" w14:textId="77777777" w:rsidR="00373CEC" w:rsidRPr="00C52832" w:rsidRDefault="00373CEC" w:rsidP="00373CEC">
      <w:pPr>
        <w:pStyle w:val="Bibliography"/>
        <w:rPr>
          <w:rPrChange w:id="2464" w:author="Nabera  Abhinandan" w:date="2023-03-08T18:41:00Z">
            <w:rPr>
              <w:lang w:val="fr-CH"/>
            </w:rPr>
          </w:rPrChange>
        </w:rPr>
      </w:pPr>
      <w:r w:rsidRPr="00C52832">
        <w:rPr>
          <w:rPrChange w:id="2465" w:author="Nabera  Abhinandan" w:date="2023-03-08T18:41:00Z">
            <w:rPr>
              <w:lang w:val="fr-CH"/>
            </w:rPr>
          </w:rPrChange>
        </w:rPr>
        <w:t>48</w:t>
      </w:r>
      <w:r w:rsidRPr="00C52832">
        <w:rPr>
          <w:rPrChange w:id="2466" w:author="Nabera  Abhinandan" w:date="2023-03-08T18:41:00Z">
            <w:rPr>
              <w:lang w:val="fr-CH"/>
            </w:rPr>
          </w:rPrChange>
        </w:rPr>
        <w:tab/>
        <w:t xml:space="preserve">A. J. Martín and J. Pérez-Ramírez, </w:t>
      </w:r>
      <w:r w:rsidRPr="00C52832">
        <w:rPr>
          <w:i/>
          <w:iCs/>
          <w:rPrChange w:id="2467" w:author="Nabera  Abhinandan" w:date="2023-03-08T18:41:00Z">
            <w:rPr>
              <w:i/>
              <w:iCs/>
              <w:lang w:val="fr-CH"/>
            </w:rPr>
          </w:rPrChange>
        </w:rPr>
        <w:t>Joule</w:t>
      </w:r>
      <w:r w:rsidRPr="00C52832">
        <w:rPr>
          <w:rPrChange w:id="2468" w:author="Nabera  Abhinandan" w:date="2023-03-08T18:41:00Z">
            <w:rPr>
              <w:lang w:val="fr-CH"/>
            </w:rPr>
          </w:rPrChange>
        </w:rPr>
        <w:t xml:space="preserve">, 2019, </w:t>
      </w:r>
      <w:r w:rsidRPr="00C52832">
        <w:rPr>
          <w:b/>
          <w:bCs/>
          <w:rPrChange w:id="2469" w:author="Nabera  Abhinandan" w:date="2023-03-08T18:41:00Z">
            <w:rPr>
              <w:b/>
              <w:bCs/>
              <w:lang w:val="fr-CH"/>
            </w:rPr>
          </w:rPrChange>
        </w:rPr>
        <w:t>3</w:t>
      </w:r>
      <w:r w:rsidRPr="00C52832">
        <w:rPr>
          <w:rPrChange w:id="2470" w:author="Nabera  Abhinandan" w:date="2023-03-08T18:41:00Z">
            <w:rPr>
              <w:lang w:val="fr-CH"/>
            </w:rPr>
          </w:rPrChange>
        </w:rPr>
        <w:t>, 2602–2621.</w:t>
      </w:r>
    </w:p>
    <w:p w14:paraId="685AEE14" w14:textId="77777777" w:rsidR="00373CEC" w:rsidRPr="00C52832" w:rsidRDefault="00373CEC" w:rsidP="00373CEC">
      <w:pPr>
        <w:pStyle w:val="Bibliography"/>
      </w:pPr>
      <w:r w:rsidRPr="00D24C8D">
        <w:t>49</w:t>
      </w:r>
      <w:r w:rsidRPr="00D24C8D">
        <w:tab/>
        <w:t>B. K. Sovacool, S. H. Ali, M. Bazilian,</w:t>
      </w:r>
      <w:r w:rsidRPr="00547CC2">
        <w:t xml:space="preserve"> B. Radley, B. Nemery, J. Okatz and D. Mulvaney, </w:t>
      </w:r>
      <w:r w:rsidRPr="00547CC2">
        <w:rPr>
          <w:i/>
          <w:iCs/>
        </w:rPr>
        <w:t>Science</w:t>
      </w:r>
      <w:r w:rsidRPr="00C52832">
        <w:t xml:space="preserve">, 2020, </w:t>
      </w:r>
      <w:r w:rsidRPr="00C52832">
        <w:rPr>
          <w:b/>
          <w:bCs/>
        </w:rPr>
        <w:t>367</w:t>
      </w:r>
      <w:r w:rsidRPr="00C52832">
        <w:t>, 30–33.</w:t>
      </w:r>
    </w:p>
    <w:p w14:paraId="036C7493" w14:textId="77777777" w:rsidR="00373CEC" w:rsidRPr="00C52832" w:rsidRDefault="00373CEC" w:rsidP="00373CEC">
      <w:pPr>
        <w:pStyle w:val="Bibliography"/>
      </w:pPr>
      <w:r w:rsidRPr="00C52832">
        <w:t>50</w:t>
      </w:r>
      <w:r w:rsidRPr="00C52832">
        <w:tab/>
        <w:t xml:space="preserve">M. Appl, in </w:t>
      </w:r>
      <w:r w:rsidRPr="00C52832">
        <w:rPr>
          <w:i/>
          <w:iCs/>
        </w:rPr>
        <w:t>Ullmann’s Encyclopedia of Industrial Chemistry</w:t>
      </w:r>
      <w:r w:rsidRPr="00C52832">
        <w:t>, John Wiley &amp; Sons, Ltd, 2011.</w:t>
      </w:r>
    </w:p>
    <w:p w14:paraId="72C0CFD1" w14:textId="77777777" w:rsidR="00373CEC" w:rsidRPr="00C52832" w:rsidRDefault="00373CEC" w:rsidP="00373CEC">
      <w:pPr>
        <w:pStyle w:val="Bibliography"/>
      </w:pPr>
      <w:r w:rsidRPr="00C52832">
        <w:t>51</w:t>
      </w:r>
      <w:r w:rsidRPr="00C52832">
        <w:tab/>
        <w:t xml:space="preserve">K. M. V. Bussche and G. F. Froment, </w:t>
      </w:r>
      <w:r w:rsidRPr="00C52832">
        <w:rPr>
          <w:i/>
          <w:iCs/>
        </w:rPr>
        <w:t>Journal of Catalysis</w:t>
      </w:r>
      <w:r w:rsidRPr="00C52832">
        <w:t xml:space="preserve">, 1996, </w:t>
      </w:r>
      <w:r w:rsidRPr="00C52832">
        <w:rPr>
          <w:b/>
          <w:bCs/>
        </w:rPr>
        <w:t>161</w:t>
      </w:r>
      <w:r w:rsidRPr="00C52832">
        <w:t>, 1–10.</w:t>
      </w:r>
    </w:p>
    <w:p w14:paraId="69F16967" w14:textId="77777777" w:rsidR="00373CEC" w:rsidRPr="00C52832" w:rsidRDefault="00373CEC" w:rsidP="00373CEC">
      <w:pPr>
        <w:pStyle w:val="Bibliography"/>
      </w:pPr>
      <w:r w:rsidRPr="00C52832">
        <w:t>52</w:t>
      </w:r>
      <w:r w:rsidRPr="00C52832">
        <w:tab/>
        <w:t xml:space="preserve">ISO 14040:2006, </w:t>
      </w:r>
      <w:r w:rsidRPr="00C52832">
        <w:rPr>
          <w:i/>
          <w:iCs/>
        </w:rPr>
        <w:t>Environmental management — Life cycle assessment — Principles and framework</w:t>
      </w:r>
      <w:r w:rsidRPr="00C52832">
        <w:t>, .</w:t>
      </w:r>
    </w:p>
    <w:p w14:paraId="6D658495" w14:textId="77777777" w:rsidR="00373CEC" w:rsidRPr="00C52832" w:rsidRDefault="00373CEC" w:rsidP="00373CEC">
      <w:pPr>
        <w:pStyle w:val="Bibliography"/>
      </w:pPr>
      <w:r w:rsidRPr="00C52832">
        <w:t>53</w:t>
      </w:r>
      <w:r w:rsidRPr="00C52832">
        <w:tab/>
        <w:t xml:space="preserve">ISO 14044:2006, </w:t>
      </w:r>
      <w:r w:rsidRPr="00C52832">
        <w:rPr>
          <w:i/>
          <w:iCs/>
        </w:rPr>
        <w:t>Environmental management — Life cycle assessment — Requirements and guidelines</w:t>
      </w:r>
      <w:r w:rsidRPr="00C52832">
        <w:t>, .</w:t>
      </w:r>
    </w:p>
    <w:p w14:paraId="6A9C451B" w14:textId="77777777" w:rsidR="00373CEC" w:rsidRPr="00C52832" w:rsidRDefault="00373CEC" w:rsidP="00373CEC">
      <w:pPr>
        <w:pStyle w:val="Bibliography"/>
      </w:pPr>
      <w:r w:rsidRPr="00C52832">
        <w:lastRenderedPageBreak/>
        <w:t>54</w:t>
      </w:r>
      <w:r w:rsidRPr="00C52832">
        <w:tab/>
        <w:t xml:space="preserve">S. Hellweg and L. Milà i Canals, </w:t>
      </w:r>
      <w:r w:rsidRPr="00C52832">
        <w:rPr>
          <w:i/>
          <w:iCs/>
        </w:rPr>
        <w:t>Science</w:t>
      </w:r>
      <w:r w:rsidRPr="00C52832">
        <w:t xml:space="preserve">, 2014, </w:t>
      </w:r>
      <w:r w:rsidRPr="00C52832">
        <w:rPr>
          <w:b/>
          <w:bCs/>
        </w:rPr>
        <w:t>344</w:t>
      </w:r>
      <w:r w:rsidRPr="00C52832">
        <w:t>, 1109–1113.</w:t>
      </w:r>
    </w:p>
    <w:p w14:paraId="08141C1E" w14:textId="77777777" w:rsidR="00373CEC" w:rsidRPr="00C52832" w:rsidRDefault="00373CEC" w:rsidP="00373CEC">
      <w:pPr>
        <w:pStyle w:val="Bibliography"/>
      </w:pPr>
      <w:r w:rsidRPr="00C52832">
        <w:t>55</w:t>
      </w:r>
      <w:r w:rsidRPr="00C52832">
        <w:tab/>
        <w:t xml:space="preserve">G. Wernet, C. Bauer, B. Steubing, J. Reinhard, E. Moreno-Ruiz and B. Weidema, </w:t>
      </w:r>
      <w:r w:rsidRPr="00C52832">
        <w:rPr>
          <w:i/>
          <w:iCs/>
        </w:rPr>
        <w:t>Int J Life Cycle Assess</w:t>
      </w:r>
      <w:r w:rsidRPr="00C52832">
        <w:t xml:space="preserve">, 2016, </w:t>
      </w:r>
      <w:r w:rsidRPr="00C52832">
        <w:rPr>
          <w:b/>
          <w:bCs/>
        </w:rPr>
        <w:t>21</w:t>
      </w:r>
      <w:r w:rsidRPr="00C52832">
        <w:t>, 1218–1230.</w:t>
      </w:r>
    </w:p>
    <w:p w14:paraId="06874F51" w14:textId="77777777" w:rsidR="00373CEC" w:rsidRPr="00C52832" w:rsidRDefault="00373CEC" w:rsidP="00373CEC">
      <w:pPr>
        <w:pStyle w:val="Bibliography"/>
      </w:pPr>
      <w:r w:rsidRPr="00C52832">
        <w:t>56</w:t>
      </w:r>
      <w:r w:rsidRPr="00C52832">
        <w:tab/>
        <w:t xml:space="preserve">M. A. J. Huijbregts, Z. J. N. Steinmann, P. M. F. Elshout, G. Stam, F. Verones, M. Vieira, M. Zijp, A. Hollander and R. van Zelm, </w:t>
      </w:r>
      <w:r w:rsidRPr="00C52832">
        <w:rPr>
          <w:i/>
          <w:iCs/>
        </w:rPr>
        <w:t>Int J Life Cycle Assess</w:t>
      </w:r>
      <w:r w:rsidRPr="00C52832">
        <w:t xml:space="preserve">, 2017, </w:t>
      </w:r>
      <w:r w:rsidRPr="00C52832">
        <w:rPr>
          <w:b/>
          <w:bCs/>
        </w:rPr>
        <w:t>22</w:t>
      </w:r>
      <w:r w:rsidRPr="00C52832">
        <w:t>, 138–147.</w:t>
      </w:r>
    </w:p>
    <w:p w14:paraId="290BA85B" w14:textId="1B21623A" w:rsidR="00E15608" w:rsidRPr="00D24C8D" w:rsidDel="00CA7375" w:rsidRDefault="00E15608" w:rsidP="00577897">
      <w:pPr>
        <w:jc w:val="both"/>
        <w:rPr>
          <w:del w:id="2471" w:author="Pérez-Ramirez  Javier" w:date="2023-03-02T07:44:00Z"/>
          <w:rFonts w:cstheme="minorHAnsi"/>
          <w:lang w:val="en-GB"/>
        </w:rPr>
      </w:pPr>
      <w:r w:rsidRPr="00C52832">
        <w:rPr>
          <w:rFonts w:cstheme="minorHAnsi"/>
          <w:lang w:val="en-GB"/>
          <w:rPrChange w:id="2472" w:author="Nabera  Abhinandan" w:date="2023-03-08T18:41:00Z">
            <w:rPr>
              <w:rFonts w:cstheme="minorHAnsi"/>
            </w:rPr>
          </w:rPrChange>
        </w:rPr>
        <w:fldChar w:fldCharType="end"/>
      </w:r>
    </w:p>
    <w:p w14:paraId="3F467C48" w14:textId="77777777" w:rsidR="00E15608" w:rsidRPr="00547CC2" w:rsidDel="00CA7375" w:rsidRDefault="00E15608" w:rsidP="00577897">
      <w:pPr>
        <w:jc w:val="both"/>
        <w:rPr>
          <w:del w:id="2473" w:author="Pérez-Ramirez  Javier" w:date="2023-03-02T07:44:00Z"/>
          <w:rFonts w:cstheme="minorHAnsi"/>
          <w:lang w:val="en-GB"/>
        </w:rPr>
      </w:pPr>
    </w:p>
    <w:p w14:paraId="0E1AAC1A" w14:textId="77777777" w:rsidR="00E15608" w:rsidRPr="00C52832" w:rsidDel="00CA7375" w:rsidRDefault="00E15608" w:rsidP="00577897">
      <w:pPr>
        <w:jc w:val="both"/>
        <w:rPr>
          <w:del w:id="2474" w:author="Pérez-Ramirez  Javier" w:date="2023-03-02T07:44:00Z"/>
          <w:rFonts w:cstheme="minorHAnsi"/>
          <w:lang w:val="en-GB"/>
        </w:rPr>
      </w:pPr>
    </w:p>
    <w:p w14:paraId="30492209" w14:textId="77777777" w:rsidR="00E15608" w:rsidRPr="00C52832" w:rsidDel="00CA7375" w:rsidRDefault="00E15608" w:rsidP="00577897">
      <w:pPr>
        <w:jc w:val="both"/>
        <w:rPr>
          <w:del w:id="2475" w:author="Pérez-Ramirez  Javier" w:date="2023-03-02T07:44:00Z"/>
          <w:rFonts w:cstheme="minorHAnsi"/>
          <w:lang w:val="en-GB"/>
        </w:rPr>
      </w:pPr>
    </w:p>
    <w:p w14:paraId="00AB7CC7" w14:textId="77777777" w:rsidR="00E15608" w:rsidRPr="00C52832" w:rsidDel="00CA7375" w:rsidRDefault="00E15608" w:rsidP="00577897">
      <w:pPr>
        <w:jc w:val="both"/>
        <w:rPr>
          <w:del w:id="2476" w:author="Pérez-Ramirez  Javier" w:date="2023-03-02T07:44:00Z"/>
          <w:rFonts w:cstheme="minorHAnsi"/>
          <w:lang w:val="en-GB"/>
        </w:rPr>
      </w:pPr>
    </w:p>
    <w:p w14:paraId="4DDE9909" w14:textId="77777777" w:rsidR="00E15608" w:rsidRPr="00C52832" w:rsidDel="00CA7375" w:rsidRDefault="00E15608" w:rsidP="00577897">
      <w:pPr>
        <w:jc w:val="both"/>
        <w:rPr>
          <w:del w:id="2477" w:author="Pérez-Ramirez  Javier" w:date="2023-03-02T07:44:00Z"/>
          <w:rFonts w:cstheme="minorHAnsi"/>
          <w:lang w:val="en-GB"/>
        </w:rPr>
      </w:pPr>
    </w:p>
    <w:p w14:paraId="6FA1D7B1" w14:textId="77777777" w:rsidR="00E15608" w:rsidRPr="00C52832" w:rsidDel="00CA7375" w:rsidRDefault="00E15608" w:rsidP="00577897">
      <w:pPr>
        <w:jc w:val="both"/>
        <w:rPr>
          <w:del w:id="2478" w:author="Pérez-Ramirez  Javier" w:date="2023-03-02T07:44:00Z"/>
          <w:rFonts w:cstheme="minorHAnsi"/>
          <w:lang w:val="en-GB"/>
        </w:rPr>
      </w:pPr>
    </w:p>
    <w:p w14:paraId="2EDC9C69" w14:textId="77777777" w:rsidR="00E15608" w:rsidRPr="00C52832" w:rsidDel="00CA7375" w:rsidRDefault="00E15608" w:rsidP="00577897">
      <w:pPr>
        <w:jc w:val="both"/>
        <w:rPr>
          <w:del w:id="2479" w:author="Pérez-Ramirez  Javier" w:date="2023-03-02T07:44:00Z"/>
          <w:rFonts w:cstheme="minorHAnsi"/>
          <w:lang w:val="en-GB"/>
        </w:rPr>
      </w:pPr>
    </w:p>
    <w:p w14:paraId="60692C67" w14:textId="77777777" w:rsidR="00E15608" w:rsidRPr="00C52832" w:rsidDel="00CA7375" w:rsidRDefault="00E15608" w:rsidP="00577897">
      <w:pPr>
        <w:jc w:val="both"/>
        <w:rPr>
          <w:del w:id="2480" w:author="Pérez-Ramirez  Javier" w:date="2023-03-02T07:44:00Z"/>
          <w:rFonts w:cstheme="minorHAnsi"/>
          <w:lang w:val="en-GB"/>
        </w:rPr>
      </w:pPr>
    </w:p>
    <w:bookmarkEnd w:id="1"/>
    <w:p w14:paraId="3DD95777" w14:textId="77777777" w:rsidR="00E15608" w:rsidRPr="00C52832" w:rsidDel="00CA7375" w:rsidRDefault="00E15608" w:rsidP="00577897">
      <w:pPr>
        <w:jc w:val="both"/>
        <w:rPr>
          <w:del w:id="2481" w:author="Pérez-Ramirez  Javier" w:date="2023-03-02T07:44:00Z"/>
          <w:rFonts w:cstheme="minorHAnsi"/>
          <w:b/>
          <w:bCs/>
          <w:u w:val="single"/>
          <w:lang w:val="en-GB"/>
        </w:rPr>
      </w:pPr>
    </w:p>
    <w:bookmarkEnd w:id="2"/>
    <w:p w14:paraId="55FD4739" w14:textId="77777777" w:rsidR="00E15608" w:rsidRPr="00C52832" w:rsidRDefault="00E15608" w:rsidP="00577897">
      <w:pPr>
        <w:jc w:val="both"/>
        <w:rPr>
          <w:lang w:val="en-GB"/>
        </w:rPr>
      </w:pPr>
    </w:p>
    <w:sectPr w:rsidR="00E15608" w:rsidRPr="00C52832" w:rsidSect="00E15608">
      <w:footerReference w:type="default" r:id="rId19"/>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Pérez-Ramirez  Javier" w:date="2023-03-01T15:43:00Z" w:initials="JP">
    <w:p w14:paraId="45329090" w14:textId="77777777" w:rsidR="00900904" w:rsidRPr="00AB03AD" w:rsidRDefault="00900904" w:rsidP="0070232E">
      <w:pPr>
        <w:rPr>
          <w:lang w:val="en-US"/>
        </w:rPr>
      </w:pPr>
      <w:r>
        <w:rPr>
          <w:rStyle w:val="CommentReference"/>
        </w:rPr>
        <w:annotationRef/>
      </w:r>
      <w:r>
        <w:rPr>
          <w:sz w:val="20"/>
          <w:szCs w:val="20"/>
          <w:lang w:val="en-GB"/>
        </w:rPr>
        <w:t xml:space="preserve">Because this is a pretty generic article, I would send it for quick inspection by a professional that eliminates repetitive statements. </w:t>
      </w:r>
    </w:p>
  </w:comment>
  <w:comment w:id="73" w:author="Pérez-Ramirez  Javier" w:date="2023-03-01T15:29:00Z" w:initials="JP">
    <w:p w14:paraId="243B028E" w14:textId="6CED3C9A" w:rsidR="00900904" w:rsidRPr="00AB03AD" w:rsidRDefault="00900904" w:rsidP="0070232E">
      <w:pPr>
        <w:rPr>
          <w:lang w:val="en-US"/>
        </w:rPr>
      </w:pPr>
      <w:r>
        <w:rPr>
          <w:rStyle w:val="CommentReference"/>
        </w:rPr>
        <w:annotationRef/>
      </w:r>
      <w:r>
        <w:rPr>
          <w:sz w:val="20"/>
          <w:szCs w:val="20"/>
          <w:lang w:val="en-GB"/>
        </w:rPr>
        <w:t>This sentence is not very strong</w:t>
      </w:r>
    </w:p>
  </w:comment>
  <w:comment w:id="81" w:author="Pérez-Ramirez  Javier" w:date="2023-03-01T14:27:00Z" w:initials="JP">
    <w:p w14:paraId="3425C77A" w14:textId="0A102AEC" w:rsidR="00900904" w:rsidRPr="00AB03AD" w:rsidRDefault="00900904" w:rsidP="0070232E">
      <w:pPr>
        <w:rPr>
          <w:lang w:val="en-US"/>
        </w:rPr>
      </w:pPr>
      <w:r>
        <w:rPr>
          <w:rStyle w:val="CommentReference"/>
        </w:rPr>
        <w:annotationRef/>
      </w:r>
      <w:r>
        <w:rPr>
          <w:sz w:val="20"/>
          <w:szCs w:val="20"/>
          <w:lang w:val="en-GB"/>
        </w:rPr>
        <w:t>We should say something about methanol too</w:t>
      </w:r>
    </w:p>
  </w:comment>
  <w:comment w:id="96" w:author="Pérez-Ramirez  Javier" w:date="2023-03-01T14:28:00Z" w:initials="JP">
    <w:p w14:paraId="004FE1B0" w14:textId="77777777" w:rsidR="00900904" w:rsidRPr="00AB03AD" w:rsidRDefault="00900904" w:rsidP="0070232E">
      <w:pPr>
        <w:rPr>
          <w:lang w:val="en-US"/>
        </w:rPr>
      </w:pPr>
      <w:r>
        <w:rPr>
          <w:rStyle w:val="CommentReference"/>
        </w:rPr>
        <w:annotationRef/>
      </w:r>
      <w:r>
        <w:rPr>
          <w:sz w:val="20"/>
          <w:szCs w:val="20"/>
          <w:lang w:val="en-GB"/>
        </w:rPr>
        <w:t>Needed? Sounds repetitive</w:t>
      </w:r>
    </w:p>
  </w:comment>
  <w:comment w:id="133" w:author="Pérez-Ramirez  Javier" w:date="2023-03-01T14:45:00Z" w:initials="JP">
    <w:p w14:paraId="779A4611" w14:textId="77777777" w:rsidR="00900904" w:rsidRPr="00AB03AD" w:rsidRDefault="00900904" w:rsidP="0070232E">
      <w:pPr>
        <w:rPr>
          <w:lang w:val="en-US"/>
        </w:rPr>
      </w:pPr>
      <w:r>
        <w:rPr>
          <w:rStyle w:val="CommentReference"/>
        </w:rPr>
        <w:annotationRef/>
      </w:r>
      <w:r>
        <w:rPr>
          <w:sz w:val="20"/>
          <w:szCs w:val="20"/>
          <w:lang w:val="en-GB"/>
        </w:rPr>
        <w:t>Why do we mention these? Should we focus on methanol and ammonia as the core of our paper?</w:t>
      </w:r>
    </w:p>
  </w:comment>
  <w:comment w:id="183" w:author="Pérez-Ramirez  Javier" w:date="2023-03-01T14:39:00Z" w:initials="JP">
    <w:p w14:paraId="30B24CF0" w14:textId="31C43D9F" w:rsidR="00900904" w:rsidRPr="00AB03AD" w:rsidRDefault="00900904" w:rsidP="0070232E">
      <w:pPr>
        <w:rPr>
          <w:lang w:val="en-US"/>
        </w:rPr>
      </w:pPr>
      <w:r>
        <w:rPr>
          <w:rStyle w:val="CommentReference"/>
        </w:rPr>
        <w:annotationRef/>
      </w:r>
      <w:r>
        <w:rPr>
          <w:sz w:val="20"/>
          <w:szCs w:val="20"/>
          <w:lang w:val="en-GB"/>
        </w:rPr>
        <w:t>What about olefins?</w:t>
      </w:r>
    </w:p>
  </w:comment>
  <w:comment w:id="92" w:author="Nabera  Abhinandan" w:date="2023-03-08T10:11:00Z" w:initials="NA">
    <w:p w14:paraId="77CA6C94" w14:textId="40FBF820" w:rsidR="00900904" w:rsidRDefault="00900904">
      <w:pPr>
        <w:pStyle w:val="CommentText"/>
      </w:pPr>
      <w:r>
        <w:rPr>
          <w:rStyle w:val="CommentReference"/>
        </w:rPr>
        <w:annotationRef/>
      </w:r>
      <w:r>
        <w:t>The importance of ammonia and methanol and the current usage of natural gas in the chemical industry.</w:t>
      </w:r>
    </w:p>
  </w:comment>
  <w:comment w:id="271" w:author="Pérez-Ramirez  Javier" w:date="2023-03-01T15:00:00Z" w:initials="JP">
    <w:p w14:paraId="2F646213" w14:textId="77777777" w:rsidR="00900904" w:rsidRPr="00AB03AD" w:rsidRDefault="00900904" w:rsidP="0070232E">
      <w:pPr>
        <w:rPr>
          <w:lang w:val="en-US"/>
        </w:rPr>
      </w:pPr>
      <w:r>
        <w:rPr>
          <w:rStyle w:val="CommentReference"/>
        </w:rPr>
        <w:annotationRef/>
      </w:r>
      <w:r>
        <w:rPr>
          <w:sz w:val="20"/>
          <w:szCs w:val="20"/>
          <w:lang w:val="en-GB"/>
        </w:rPr>
        <w:t>Confusing</w:t>
      </w:r>
    </w:p>
  </w:comment>
  <w:comment w:id="205" w:author="Nabera  Abhinandan" w:date="2023-03-08T10:11:00Z" w:initials="NA">
    <w:p w14:paraId="1D6AB693" w14:textId="0E9C04C1" w:rsidR="00900904" w:rsidRDefault="00900904">
      <w:pPr>
        <w:pStyle w:val="CommentText"/>
      </w:pPr>
      <w:r>
        <w:rPr>
          <w:rStyle w:val="CommentReference"/>
        </w:rPr>
        <w:annotationRef/>
      </w:r>
      <w:r>
        <w:t>BAU process conditions and emissions of ammonia and methanol.</w:t>
      </w:r>
    </w:p>
  </w:comment>
  <w:comment w:id="354" w:author="Pérez-Ramirez  Javier" w:date="2023-03-01T15:03:00Z" w:initials="JP">
    <w:p w14:paraId="613C54CD" w14:textId="77777777" w:rsidR="00900904" w:rsidRPr="00AB03AD" w:rsidRDefault="00900904" w:rsidP="0070232E">
      <w:pPr>
        <w:rPr>
          <w:lang w:val="en-US"/>
        </w:rPr>
      </w:pPr>
      <w:r>
        <w:rPr>
          <w:rStyle w:val="CommentReference"/>
        </w:rPr>
        <w:annotationRef/>
      </w:r>
      <w:r>
        <w:rPr>
          <w:sz w:val="20"/>
          <w:szCs w:val="20"/>
          <w:lang w:val="en-GB"/>
        </w:rPr>
        <w:t>Where is the concept of increased production to the steep population increase?  And what are the prospects of increase capacity for methanol production?</w:t>
      </w:r>
    </w:p>
  </w:comment>
  <w:comment w:id="441" w:author="Pérez-Ramirez  Javier" w:date="2023-03-01T15:33:00Z" w:initials="JP">
    <w:p w14:paraId="47DBF026" w14:textId="77777777" w:rsidR="00900904" w:rsidRPr="00AB03AD" w:rsidRDefault="00900904" w:rsidP="0070232E">
      <w:pPr>
        <w:rPr>
          <w:lang w:val="en-US"/>
        </w:rPr>
      </w:pPr>
      <w:r>
        <w:rPr>
          <w:rStyle w:val="CommentReference"/>
        </w:rPr>
        <w:annotationRef/>
      </w:r>
      <w:r>
        <w:rPr>
          <w:sz w:val="20"/>
          <w:szCs w:val="20"/>
          <w:lang w:val="en-GB"/>
        </w:rPr>
        <w:t>Not well written ;</w:t>
      </w:r>
      <w:r>
        <w:rPr>
          <w:sz w:val="20"/>
          <w:szCs w:val="20"/>
          <w:lang w:val="en-GB"/>
        </w:rPr>
        <w:t>0( (still far from practical at a relevant scale)</w:t>
      </w:r>
    </w:p>
  </w:comment>
  <w:comment w:id="351" w:author="Nabera  Abhinandan" w:date="2023-03-08T10:11:00Z" w:initials="NA">
    <w:p w14:paraId="4C129D68" w14:textId="03512BE0" w:rsidR="00900904" w:rsidRDefault="00900904">
      <w:pPr>
        <w:pStyle w:val="CommentText"/>
      </w:pPr>
      <w:r>
        <w:rPr>
          <w:rStyle w:val="CommentReference"/>
        </w:rPr>
        <w:annotationRef/>
      </w:r>
      <w:r>
        <w:t>Current low carbon production pathways available for ammonia and methanol.</w:t>
      </w:r>
    </w:p>
  </w:comment>
  <w:comment w:id="720" w:author="Pérez-Ramirez  Javier" w:date="2023-03-01T15:39:00Z" w:initials="JP">
    <w:p w14:paraId="03F91AE4" w14:textId="77777777" w:rsidR="00900904" w:rsidRPr="00AB03AD" w:rsidRDefault="00900904" w:rsidP="0070232E">
      <w:pPr>
        <w:rPr>
          <w:lang w:val="en-US"/>
        </w:rPr>
      </w:pPr>
      <w:r>
        <w:rPr>
          <w:rStyle w:val="CommentReference"/>
        </w:rPr>
        <w:annotationRef/>
      </w:r>
      <w:bookmarkStart w:id="723" w:name="_Hlk128681548"/>
      <w:r>
        <w:rPr>
          <w:sz w:val="20"/>
          <w:szCs w:val="20"/>
          <w:lang w:val="en-GB"/>
        </w:rPr>
        <w:t>The threat vs opportunity dichotomy would be very elegant here</w:t>
      </w:r>
      <w:bookmarkEnd w:id="723"/>
    </w:p>
  </w:comment>
  <w:comment w:id="506" w:author="Nabera  Abhinandan" w:date="2023-03-08T11:41:00Z" w:initials="NA">
    <w:p w14:paraId="0FE2D38B" w14:textId="77777777" w:rsidR="00900904" w:rsidRDefault="00900904">
      <w:pPr>
        <w:pStyle w:val="CommentText"/>
      </w:pPr>
      <w:r>
        <w:rPr>
          <w:rStyle w:val="CommentReference"/>
        </w:rPr>
        <w:annotationRef/>
      </w:r>
      <w:r>
        <w:t xml:space="preserve">Drawbacks of current research on low-carbon technology. Threat </w:t>
      </w:r>
      <w:r w:rsidRPr="004B4E73">
        <w:rPr>
          <w:i/>
        </w:rPr>
        <w:t>vs.</w:t>
      </w:r>
      <w:r>
        <w:t xml:space="preserve"> opportunity of the current situation in Europe.</w:t>
      </w:r>
    </w:p>
    <w:p w14:paraId="4CF27080" w14:textId="77777777" w:rsidR="00900904" w:rsidRDefault="00900904">
      <w:pPr>
        <w:pStyle w:val="CommentText"/>
      </w:pPr>
    </w:p>
    <w:p w14:paraId="666D937C" w14:textId="0BDA3365" w:rsidR="00900904" w:rsidRDefault="00900904">
      <w:pPr>
        <w:pStyle w:val="CommentText"/>
      </w:pPr>
    </w:p>
  </w:comment>
  <w:comment w:id="751" w:author="Nabera  Abhinandan" w:date="2023-03-08T12:56:00Z" w:initials="NA">
    <w:p w14:paraId="68B0E314" w14:textId="48883638" w:rsidR="00900904" w:rsidRDefault="00900904">
      <w:pPr>
        <w:pStyle w:val="CommentText"/>
      </w:pPr>
      <w:r>
        <w:rPr>
          <w:rStyle w:val="CommentReference"/>
        </w:rPr>
        <w:annotationRef/>
      </w:r>
      <w:r>
        <w:t>Scenarios definition</w:t>
      </w:r>
    </w:p>
  </w:comment>
  <w:comment w:id="816" w:author="Pérez-Ramirez  Javier" w:date="2023-03-01T15:44:00Z" w:initials="JP">
    <w:p w14:paraId="2FBA1092" w14:textId="77777777" w:rsidR="00900904" w:rsidRPr="00AB03AD" w:rsidRDefault="00900904" w:rsidP="0070232E">
      <w:pPr>
        <w:rPr>
          <w:lang w:val="en-US"/>
        </w:rPr>
      </w:pPr>
      <w:r>
        <w:rPr>
          <w:rStyle w:val="CommentReference"/>
        </w:rPr>
        <w:annotationRef/>
      </w:r>
      <w:r>
        <w:rPr>
          <w:sz w:val="20"/>
          <w:szCs w:val="20"/>
          <w:lang w:val="en-GB"/>
        </w:rPr>
        <w:t>Dramatic is stronger!</w:t>
      </w:r>
    </w:p>
  </w:comment>
  <w:comment w:id="819" w:author="Pérez-Ramirez  Javier" w:date="2023-03-02T07:38:00Z" w:initials="JP">
    <w:p w14:paraId="74A459D1" w14:textId="77777777" w:rsidR="00900904" w:rsidRPr="00AB03AD" w:rsidRDefault="00900904" w:rsidP="0070232E">
      <w:pPr>
        <w:rPr>
          <w:lang w:val="en-US"/>
        </w:rPr>
      </w:pPr>
      <w:r>
        <w:rPr>
          <w:rStyle w:val="CommentReference"/>
        </w:rPr>
        <w:annotationRef/>
      </w:r>
      <w:r>
        <w:rPr>
          <w:sz w:val="20"/>
          <w:szCs w:val="20"/>
          <w:lang w:val="en-GB"/>
        </w:rPr>
        <w:t>Section titles are quite descriptive but overly long (and as noted below, tend to be repetitive)</w:t>
      </w:r>
    </w:p>
  </w:comment>
  <w:comment w:id="957" w:author="Martin Fernandez  Antonio José" w:date="2023-02-22T17:55:00Z" w:initials="MFAJ">
    <w:p w14:paraId="048B0E2E" w14:textId="04FD80D4" w:rsidR="00900904" w:rsidRDefault="00900904" w:rsidP="00E15608">
      <w:pPr>
        <w:pStyle w:val="CommentText"/>
      </w:pPr>
      <w:r>
        <w:rPr>
          <w:rStyle w:val="CommentReference"/>
        </w:rPr>
        <w:annotationRef/>
      </w:r>
      <w:r w:rsidRPr="00F22A5A">
        <w:t>Just from a strategic point of view, i suggest finishing paragraphs with the cases bringing the good news</w:t>
      </w:r>
    </w:p>
  </w:comment>
  <w:comment w:id="958" w:author="Nabera  Abhinandan" w:date="2023-02-24T15:42:00Z" w:initials="NA">
    <w:p w14:paraId="24BCE8B4" w14:textId="6FB74282" w:rsidR="00900904" w:rsidRDefault="00900904">
      <w:pPr>
        <w:pStyle w:val="CommentText"/>
      </w:pPr>
      <w:r>
        <w:rPr>
          <w:rStyle w:val="CommentReference"/>
        </w:rPr>
        <w:annotationRef/>
      </w:r>
      <w:r>
        <w:t>For now, we follow the order in the figure. Should we also change the order in the figure or is there some other way to do it?</w:t>
      </w:r>
    </w:p>
  </w:comment>
  <w:comment w:id="1555" w:author="Pérez-Ramirez  Javier" w:date="2023-03-01T17:49:00Z" w:initials="JP">
    <w:p w14:paraId="49C92A29" w14:textId="2A0BF19B" w:rsidR="00900904" w:rsidRPr="00AB03AD" w:rsidRDefault="00900904" w:rsidP="0070232E">
      <w:pPr>
        <w:rPr>
          <w:lang w:val="en-US"/>
        </w:rPr>
      </w:pPr>
      <w:r>
        <w:rPr>
          <w:rStyle w:val="CommentReference"/>
        </w:rPr>
        <w:annotationRef/>
      </w:r>
      <w:r>
        <w:rPr>
          <w:sz w:val="20"/>
          <w:szCs w:val="20"/>
          <w:lang w:val="en-GB"/>
        </w:rPr>
        <w:t>This section has a very similar message as the previous one</w:t>
      </w:r>
    </w:p>
  </w:comment>
  <w:comment w:id="2044" w:author="Pérez-Ramirez  Javier" w:date="2023-03-02T07:54:00Z" w:initials="JP">
    <w:p w14:paraId="2D662BE3" w14:textId="77777777" w:rsidR="00900904" w:rsidRPr="00AB03AD" w:rsidRDefault="00900904" w:rsidP="0070232E">
      <w:pPr>
        <w:rPr>
          <w:lang w:val="en-US"/>
        </w:rPr>
      </w:pPr>
      <w:r>
        <w:rPr>
          <w:rStyle w:val="CommentReference"/>
        </w:rPr>
        <w:annotationRef/>
      </w:r>
      <w:r>
        <w:rPr>
          <w:sz w:val="20"/>
          <w:szCs w:val="20"/>
          <w:lang w:val="en-GB"/>
        </w:rPr>
        <w:t>Is electrocatalytic CO2 conversion out of the question within this context?</w:t>
      </w:r>
    </w:p>
  </w:comment>
  <w:comment w:id="2068" w:author="Pérez-Ramirez  Javier" w:date="2023-03-02T08:20:00Z" w:initials="JP">
    <w:p w14:paraId="59B77FB4" w14:textId="77777777" w:rsidR="00900904" w:rsidRPr="00AB03AD" w:rsidRDefault="00900904" w:rsidP="0070232E">
      <w:pPr>
        <w:rPr>
          <w:lang w:val="en-US"/>
        </w:rPr>
      </w:pPr>
      <w:r>
        <w:rPr>
          <w:rStyle w:val="CommentReference"/>
        </w:rPr>
        <w:annotationRef/>
      </w:r>
      <w:r>
        <w:rPr>
          <w:sz w:val="20"/>
          <w:szCs w:val="20"/>
          <w:lang w:val="en-GB"/>
        </w:rPr>
        <w:t>This is not true, it actually depends on the catalyst family. This would apply to In2O3 and ZnZrOx systems, on the other hand, copper systems have no problem with activity but rather selectivity and stability! Try to be more inclusive. Antonio, ask Thaylan if you have questions.</w:t>
      </w:r>
    </w:p>
  </w:comment>
  <w:comment w:id="2121" w:author="Robert Istrate" w:date="2023-02-27T16:06:00Z" w:initials="RI">
    <w:p w14:paraId="069341A9" w14:textId="714F334A" w:rsidR="00900904" w:rsidRDefault="00900904" w:rsidP="0070232E">
      <w:pPr>
        <w:pStyle w:val="CommentText"/>
      </w:pPr>
      <w:r>
        <w:rPr>
          <w:rStyle w:val="CommentReference"/>
        </w:rPr>
        <w:annotationRef/>
      </w:r>
      <w:r>
        <w:t>Repetitive?</w:t>
      </w:r>
    </w:p>
  </w:comment>
  <w:comment w:id="2122" w:author="Pérez-Ramirez  Javier" w:date="2023-03-02T07:40:00Z" w:initials="JP">
    <w:p w14:paraId="43A06DC6" w14:textId="77777777" w:rsidR="00900904" w:rsidRPr="00AB03AD" w:rsidRDefault="00900904" w:rsidP="0070232E">
      <w:pPr>
        <w:rPr>
          <w:lang w:val="en-US"/>
        </w:rPr>
      </w:pPr>
      <w:r>
        <w:rPr>
          <w:rStyle w:val="CommentReference"/>
        </w:rPr>
        <w:annotationRef/>
      </w:r>
      <w:r>
        <w:rPr>
          <w:sz w:val="20"/>
          <w:szCs w:val="20"/>
          <w:lang w:val="en-GB"/>
        </w:rPr>
        <w:t>Fully agree with Ioan-Robert, the paper tends to be repetitive ;-(</w:t>
      </w:r>
    </w:p>
  </w:comment>
  <w:comment w:id="2159" w:author="Istrate  Ioan-Robert" w:date="2023-02-20T15:45:00Z" w:initials="II">
    <w:p w14:paraId="030C7CD7" w14:textId="232354CF" w:rsidR="00900904" w:rsidRDefault="00900904" w:rsidP="00E15608">
      <w:pPr>
        <w:pStyle w:val="CommentText"/>
      </w:pPr>
      <w:r>
        <w:rPr>
          <w:rStyle w:val="CommentReference"/>
        </w:rPr>
        <w:annotationRef/>
      </w:r>
      <w:r>
        <w:t>Not sure if this Section should be more detailed and right after the Introduction (according to Green Chemistry style)</w:t>
      </w:r>
    </w:p>
  </w:comment>
  <w:comment w:id="2160" w:author="Nabera  Abhinandan" w:date="2023-03-08T16:40:00Z" w:initials="NA">
    <w:p w14:paraId="4551860C" w14:textId="559AFF3F" w:rsidR="00900904" w:rsidRDefault="00900904">
      <w:pPr>
        <w:pStyle w:val="CommentText"/>
      </w:pPr>
      <w:r>
        <w:rPr>
          <w:rStyle w:val="CommentReference"/>
        </w:rPr>
        <w:annotationRef/>
      </w:r>
      <w:r>
        <w:t>I think this can be moved to the supplementary section except some details about the economic and environmental assessment calculations.</w:t>
      </w:r>
    </w:p>
  </w:comment>
  <w:comment w:id="2161" w:author="Nabera  Abhinandan" w:date="2023-03-08T16:41:00Z" w:initials="NA">
    <w:p w14:paraId="0BA1C4B9" w14:textId="6FE6A9EC" w:rsidR="00900904" w:rsidRDefault="00900904">
      <w:pPr>
        <w:pStyle w:val="CommentText"/>
      </w:pPr>
      <w:r>
        <w:rPr>
          <w:rStyle w:val="CommentReference"/>
        </w:rPr>
        <w:annotationRef/>
      </w:r>
      <w:r>
        <w:t>In fact, I don’t know if we should describe the flowsheet in detail.</w:t>
      </w:r>
    </w:p>
  </w:comment>
  <w:comment w:id="2417" w:author="Istrate  Ioan-Robert" w:date="2023-01-18T12:42:00Z" w:initials="II">
    <w:p w14:paraId="111DF6AF" w14:textId="77777777" w:rsidR="00900904" w:rsidRDefault="00900904" w:rsidP="00E15608">
      <w:pPr>
        <w:pStyle w:val="CommentText"/>
      </w:pPr>
      <w:r>
        <w:rPr>
          <w:rStyle w:val="CommentReference"/>
        </w:rPr>
        <w:annotationRef/>
      </w:r>
      <w:r>
        <w:t>To be checked with the last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5329090" w15:done="0"/>
  <w15:commentEx w15:paraId="243B028E" w15:done="0"/>
  <w15:commentEx w15:paraId="3425C77A" w15:done="0"/>
  <w15:commentEx w15:paraId="004FE1B0" w15:done="0"/>
  <w15:commentEx w15:paraId="779A4611" w15:done="0"/>
  <w15:commentEx w15:paraId="30B24CF0" w15:done="0"/>
  <w15:commentEx w15:paraId="77CA6C94" w15:done="0"/>
  <w15:commentEx w15:paraId="2F646213" w15:done="0"/>
  <w15:commentEx w15:paraId="1D6AB693" w15:done="0"/>
  <w15:commentEx w15:paraId="613C54CD" w15:done="0"/>
  <w15:commentEx w15:paraId="47DBF026" w15:done="0"/>
  <w15:commentEx w15:paraId="4C129D68" w15:done="0"/>
  <w15:commentEx w15:paraId="03F91AE4" w15:done="0"/>
  <w15:commentEx w15:paraId="666D937C" w15:done="0"/>
  <w15:commentEx w15:paraId="68B0E314" w15:done="0"/>
  <w15:commentEx w15:paraId="2FBA1092" w15:done="0"/>
  <w15:commentEx w15:paraId="74A459D1" w15:done="0"/>
  <w15:commentEx w15:paraId="048B0E2E" w15:done="0"/>
  <w15:commentEx w15:paraId="24BCE8B4" w15:paraIdParent="048B0E2E" w15:done="0"/>
  <w15:commentEx w15:paraId="49C92A29" w15:done="0"/>
  <w15:commentEx w15:paraId="2D662BE3" w15:done="0"/>
  <w15:commentEx w15:paraId="59B77FB4" w15:done="0"/>
  <w15:commentEx w15:paraId="069341A9" w15:done="0"/>
  <w15:commentEx w15:paraId="43A06DC6" w15:paraIdParent="069341A9" w15:done="0"/>
  <w15:commentEx w15:paraId="030C7CD7" w15:done="0"/>
  <w15:commentEx w15:paraId="4551860C" w15:paraIdParent="030C7CD7" w15:done="0"/>
  <w15:commentEx w15:paraId="0BA1C4B9" w15:paraIdParent="030C7CD7" w15:done="0"/>
  <w15:commentEx w15:paraId="111DF6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9E920" w16cex:dateUtc="2023-03-01T14:09:00Z"/>
  <w16cex:commentExtensible w16cex:durableId="27A9F10E" w16cex:dateUtc="2023-03-01T14:43:00Z"/>
  <w16cex:commentExtensible w16cex:durableId="27A9EDC2" w16cex:dateUtc="2023-03-01T14:29:00Z"/>
  <w16cex:commentExtensible w16cex:durableId="27A9DF60" w16cex:dateUtc="2023-03-01T13:27:00Z"/>
  <w16cex:commentExtensible w16cex:durableId="27A9DF9E" w16cex:dateUtc="2023-03-01T13:28:00Z"/>
  <w16cex:commentExtensible w16cex:durableId="27A9E36E" w16cex:dateUtc="2023-03-01T13:45:00Z"/>
  <w16cex:commentExtensible w16cex:durableId="27A9E226" w16cex:dateUtc="2023-03-01T13:39:00Z"/>
  <w16cex:commentExtensible w16cex:durableId="27A9E6FB" w16cex:dateUtc="2023-03-01T14:00:00Z"/>
  <w16cex:commentExtensible w16cex:durableId="27A9E71B" w16cex:dateUtc="2023-03-01T14:00:00Z"/>
  <w16cex:commentExtensible w16cex:durableId="27A9E761" w16cex:dateUtc="2023-03-01T14:01:00Z"/>
  <w16cex:commentExtensible w16cex:durableId="27A9E7AC" w16cex:dateUtc="2023-03-01T14:03:00Z"/>
  <w16cex:commentExtensible w16cex:durableId="27A9EE43" w16cex:dateUtc="2023-03-01T14:31:00Z"/>
  <w16cex:commentExtensible w16cex:durableId="27A9EED7" w16cex:dateUtc="2023-03-01T14:33:00Z"/>
  <w16cex:commentExtensible w16cex:durableId="27A9EFEC" w16cex:dateUtc="2023-03-01T14:38:00Z"/>
  <w16cex:commentExtensible w16cex:durableId="27A9F039" w16cex:dateUtc="2023-03-01T14:39:00Z"/>
  <w16cex:commentExtensible w16cex:durableId="27A9F140" w16cex:dateUtc="2023-03-01T14:44:00Z"/>
  <w16cex:commentExtensible w16cex:durableId="27AAD0E2" w16cex:dateUtc="2023-03-02T06:38:00Z"/>
  <w16cex:commentExtensible w16cex:durableId="27A9F312" w16cex:dateUtc="2023-03-01T14:51:00Z"/>
  <w16cex:commentExtensible w16cex:durableId="27A9F345" w16cex:dateUtc="2023-03-01T14:52:00Z"/>
  <w16cex:commentExtensible w16cex:durableId="27AAD206" w16cex:dateUtc="2023-03-02T06:43:00Z"/>
  <w16cex:commentExtensible w16cex:durableId="27A9F36E" w16cex:dateUtc="2023-03-01T14:53:00Z"/>
  <w16cex:commentExtensible w16cex:durableId="27A9F44F" w16cex:dateUtc="2023-03-01T14:57:00Z"/>
  <w16cex:commentExtensible w16cex:durableId="27A9F463" w16cex:dateUtc="2023-03-01T14:57:00Z"/>
  <w16cex:commentExtensible w16cex:durableId="27A9F398" w16cex:dateUtc="2023-03-01T14:54:00Z"/>
  <w16cex:commentExtensible w16cex:durableId="27AAD1B7" w16cex:dateUtc="2023-03-02T06:41:00Z"/>
  <w16cex:commentExtensible w16cex:durableId="27AAD287" w16cex:dateUtc="2023-03-02T06:45:00Z"/>
  <w16cex:commentExtensible w16cex:durableId="27AA0EAE" w16cex:dateUtc="2023-03-01T16:49:00Z"/>
  <w16cex:commentExtensible w16cex:durableId="27AAD2AC" w16cex:dateUtc="2023-03-02T06:45:00Z"/>
  <w16cex:commentExtensible w16cex:durableId="27AAD33A" w16cex:dateUtc="2023-03-02T06:48:00Z"/>
  <w16cex:commentExtensible w16cex:durableId="27A75366" w16cex:dateUtc="2023-02-27T15:05:00Z"/>
  <w16cex:commentExtensible w16cex:durableId="27AAD4B3" w16cex:dateUtc="2023-03-02T06:54:00Z"/>
  <w16cex:commentExtensible w16cex:durableId="27AADAC7" w16cex:dateUtc="2023-03-02T07:20:00Z"/>
  <w16cex:commentExtensible w16cex:durableId="27A7538F" w16cex:dateUtc="2023-02-27T15:06:00Z"/>
  <w16cex:commentExtensible w16cex:durableId="27AAD16B" w16cex:dateUtc="2023-03-02T0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329090" w16cid:durableId="27A9F10E"/>
  <w16cid:commentId w16cid:paraId="243B028E" w16cid:durableId="27A9EDC2"/>
  <w16cid:commentId w16cid:paraId="3425C77A" w16cid:durableId="27A9DF60"/>
  <w16cid:commentId w16cid:paraId="004FE1B0" w16cid:durableId="27A9DF9E"/>
  <w16cid:commentId w16cid:paraId="779A4611" w16cid:durableId="27A9E36E"/>
  <w16cid:commentId w16cid:paraId="30B24CF0" w16cid:durableId="27A9E226"/>
  <w16cid:commentId w16cid:paraId="77CA6C94" w16cid:durableId="27B2DDB8"/>
  <w16cid:commentId w16cid:paraId="2F646213" w16cid:durableId="27A9E6FB"/>
  <w16cid:commentId w16cid:paraId="1D6AB693" w16cid:durableId="27B2DDCC"/>
  <w16cid:commentId w16cid:paraId="613C54CD" w16cid:durableId="27A9E7AC"/>
  <w16cid:commentId w16cid:paraId="47DBF026" w16cid:durableId="27A9EED7"/>
  <w16cid:commentId w16cid:paraId="4C129D68" w16cid:durableId="27B2DDE0"/>
  <w16cid:commentId w16cid:paraId="03F91AE4" w16cid:durableId="27A9F039"/>
  <w16cid:commentId w16cid:paraId="666D937C" w16cid:durableId="27B2F2CF"/>
  <w16cid:commentId w16cid:paraId="68B0E314" w16cid:durableId="27B30499"/>
  <w16cid:commentId w16cid:paraId="2FBA1092" w16cid:durableId="27A9F140"/>
  <w16cid:commentId w16cid:paraId="74A459D1" w16cid:durableId="27AAD0E2"/>
  <w16cid:commentId w16cid:paraId="048B0E2E" w16cid:durableId="27A0D580"/>
  <w16cid:commentId w16cid:paraId="24BCE8B4" w16cid:durableId="27A3594D"/>
  <w16cid:commentId w16cid:paraId="49C92A29" w16cid:durableId="27AA0EAE"/>
  <w16cid:commentId w16cid:paraId="2D662BE3" w16cid:durableId="27AAD4B3"/>
  <w16cid:commentId w16cid:paraId="59B77FB4" w16cid:durableId="27AADAC7"/>
  <w16cid:commentId w16cid:paraId="069341A9" w16cid:durableId="27A7538F"/>
  <w16cid:commentId w16cid:paraId="43A06DC6" w16cid:durableId="27AAD16B"/>
  <w16cid:commentId w16cid:paraId="030C7CD7" w16cid:durableId="279E13FC"/>
  <w16cid:commentId w16cid:paraId="4551860C" w16cid:durableId="27B3390C"/>
  <w16cid:commentId w16cid:paraId="0BA1C4B9" w16cid:durableId="27B33933"/>
  <w16cid:commentId w16cid:paraId="111DF6AF" w16cid:durableId="277267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03ED8B" w14:textId="77777777" w:rsidR="001C0B94" w:rsidRDefault="001C0B94">
      <w:pPr>
        <w:spacing w:after="0" w:line="240" w:lineRule="auto"/>
      </w:pPr>
      <w:r>
        <w:separator/>
      </w:r>
    </w:p>
  </w:endnote>
  <w:endnote w:type="continuationSeparator" w:id="0">
    <w:p w14:paraId="622D02F6" w14:textId="77777777" w:rsidR="001C0B94" w:rsidRDefault="001C0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Shell Dlg 2">
    <w:altName w:val="Sylfaen"/>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6417495"/>
      <w:docPartObj>
        <w:docPartGallery w:val="Page Numbers (Bottom of Page)"/>
        <w:docPartUnique/>
      </w:docPartObj>
    </w:sdtPr>
    <w:sdtEndPr>
      <w:rPr>
        <w:noProof/>
      </w:rPr>
    </w:sdtEndPr>
    <w:sdtContent>
      <w:p w14:paraId="5C03122D" w14:textId="77777777" w:rsidR="00900904" w:rsidRDefault="00900904">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CDD2F5F" w14:textId="77777777" w:rsidR="00900904" w:rsidRDefault="00900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4E0FD2" w14:textId="77777777" w:rsidR="001C0B94" w:rsidRDefault="001C0B94">
      <w:pPr>
        <w:spacing w:after="0" w:line="240" w:lineRule="auto"/>
      </w:pPr>
      <w:r>
        <w:separator/>
      </w:r>
    </w:p>
  </w:footnote>
  <w:footnote w:type="continuationSeparator" w:id="0">
    <w:p w14:paraId="6E9A4A50" w14:textId="77777777" w:rsidR="001C0B94" w:rsidRDefault="001C0B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181124"/>
    <w:multiLevelType w:val="hybridMultilevel"/>
    <w:tmpl w:val="77626364"/>
    <w:lvl w:ilvl="0" w:tplc="8BE673BE">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1636FFA"/>
    <w:multiLevelType w:val="hybridMultilevel"/>
    <w:tmpl w:val="CF044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bera  Abhinandan">
    <w15:presenceInfo w15:providerId="AD" w15:userId="S-1-5-21-2025429265-764733703-1417001333-531263"/>
  </w15:person>
  <w15:person w15:author="Pérez-Ramirez  Javier">
    <w15:presenceInfo w15:providerId="AD" w15:userId="S::jpr@ethz.ch::592cf504-c664-4b26-b115-e9ff9989dc69"/>
  </w15:person>
  <w15:person w15:author="Martin Fernandez  Antonio José">
    <w15:presenceInfo w15:providerId="AD" w15:userId="S::maantoni@ethz.ch::e34b8c64-7386-4c87-9b46-9a39c3cfb56e"/>
  </w15:person>
  <w15:person w15:author="Robert Istrate">
    <w15:presenceInfo w15:providerId="Windows Live" w15:userId="d512028a0b141f84"/>
  </w15:person>
  <w15:person w15:author="Istrate  Ioan-Robert">
    <w15:presenceInfo w15:providerId="AD" w15:userId="S-1-5-21-2025429265-764733703-1417001333-6186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trackRevisions/>
  <w:documentProtection w:edit="trackedChanges" w:enforcement="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608"/>
    <w:rsid w:val="00007F0A"/>
    <w:rsid w:val="00010747"/>
    <w:rsid w:val="00014CDC"/>
    <w:rsid w:val="00021880"/>
    <w:rsid w:val="00024236"/>
    <w:rsid w:val="00030418"/>
    <w:rsid w:val="00030972"/>
    <w:rsid w:val="000441B2"/>
    <w:rsid w:val="000453ED"/>
    <w:rsid w:val="0004689D"/>
    <w:rsid w:val="000478E5"/>
    <w:rsid w:val="000526A4"/>
    <w:rsid w:val="00052D07"/>
    <w:rsid w:val="00053B45"/>
    <w:rsid w:val="0005457C"/>
    <w:rsid w:val="000559ED"/>
    <w:rsid w:val="000559F1"/>
    <w:rsid w:val="00056AD3"/>
    <w:rsid w:val="000609A7"/>
    <w:rsid w:val="00063753"/>
    <w:rsid w:val="00063764"/>
    <w:rsid w:val="000666A6"/>
    <w:rsid w:val="00066FF7"/>
    <w:rsid w:val="00067556"/>
    <w:rsid w:val="000710CE"/>
    <w:rsid w:val="00073397"/>
    <w:rsid w:val="000767AB"/>
    <w:rsid w:val="000772CA"/>
    <w:rsid w:val="000772EB"/>
    <w:rsid w:val="00081D50"/>
    <w:rsid w:val="000835F9"/>
    <w:rsid w:val="000850F6"/>
    <w:rsid w:val="00091F05"/>
    <w:rsid w:val="00097077"/>
    <w:rsid w:val="000A0C40"/>
    <w:rsid w:val="000B3838"/>
    <w:rsid w:val="000B3F88"/>
    <w:rsid w:val="000B42DE"/>
    <w:rsid w:val="000B64E2"/>
    <w:rsid w:val="000C06DD"/>
    <w:rsid w:val="000C2636"/>
    <w:rsid w:val="000C6050"/>
    <w:rsid w:val="000D0BA9"/>
    <w:rsid w:val="000D5342"/>
    <w:rsid w:val="000D5CB4"/>
    <w:rsid w:val="000D7CB3"/>
    <w:rsid w:val="000E0D11"/>
    <w:rsid w:val="000E1A0C"/>
    <w:rsid w:val="000E22BF"/>
    <w:rsid w:val="000F187F"/>
    <w:rsid w:val="000F6315"/>
    <w:rsid w:val="000F7E01"/>
    <w:rsid w:val="00102A51"/>
    <w:rsid w:val="00102E69"/>
    <w:rsid w:val="00112FD3"/>
    <w:rsid w:val="0011425D"/>
    <w:rsid w:val="00115BAD"/>
    <w:rsid w:val="00115DDB"/>
    <w:rsid w:val="00116204"/>
    <w:rsid w:val="0011697D"/>
    <w:rsid w:val="001224CE"/>
    <w:rsid w:val="00124E9E"/>
    <w:rsid w:val="00126E59"/>
    <w:rsid w:val="00132CC9"/>
    <w:rsid w:val="00133668"/>
    <w:rsid w:val="00135E06"/>
    <w:rsid w:val="001400EA"/>
    <w:rsid w:val="00143F55"/>
    <w:rsid w:val="00144DB6"/>
    <w:rsid w:val="00145969"/>
    <w:rsid w:val="00151EC4"/>
    <w:rsid w:val="0015361E"/>
    <w:rsid w:val="001548C8"/>
    <w:rsid w:val="001564B0"/>
    <w:rsid w:val="001620F5"/>
    <w:rsid w:val="00162542"/>
    <w:rsid w:val="001646CE"/>
    <w:rsid w:val="00167BF4"/>
    <w:rsid w:val="00170C53"/>
    <w:rsid w:val="001712F8"/>
    <w:rsid w:val="001719C1"/>
    <w:rsid w:val="00172548"/>
    <w:rsid w:val="00181805"/>
    <w:rsid w:val="00183E10"/>
    <w:rsid w:val="00184D72"/>
    <w:rsid w:val="0018534D"/>
    <w:rsid w:val="0018642F"/>
    <w:rsid w:val="001912BF"/>
    <w:rsid w:val="001913B5"/>
    <w:rsid w:val="00191B7F"/>
    <w:rsid w:val="00192A59"/>
    <w:rsid w:val="00193738"/>
    <w:rsid w:val="00197D6D"/>
    <w:rsid w:val="001A0497"/>
    <w:rsid w:val="001A04AE"/>
    <w:rsid w:val="001A6CD2"/>
    <w:rsid w:val="001B3EE5"/>
    <w:rsid w:val="001B4155"/>
    <w:rsid w:val="001B651E"/>
    <w:rsid w:val="001C0B94"/>
    <w:rsid w:val="001C24E0"/>
    <w:rsid w:val="001E1634"/>
    <w:rsid w:val="001E2D63"/>
    <w:rsid w:val="001E74CF"/>
    <w:rsid w:val="001F107A"/>
    <w:rsid w:val="001F54B9"/>
    <w:rsid w:val="001F644F"/>
    <w:rsid w:val="001F66E8"/>
    <w:rsid w:val="001F6791"/>
    <w:rsid w:val="00203769"/>
    <w:rsid w:val="0022245D"/>
    <w:rsid w:val="002230F9"/>
    <w:rsid w:val="00223B25"/>
    <w:rsid w:val="00227C8E"/>
    <w:rsid w:val="00227D6F"/>
    <w:rsid w:val="0023505F"/>
    <w:rsid w:val="0023622A"/>
    <w:rsid w:val="0024424E"/>
    <w:rsid w:val="002561FE"/>
    <w:rsid w:val="00271036"/>
    <w:rsid w:val="00271141"/>
    <w:rsid w:val="00271464"/>
    <w:rsid w:val="00272438"/>
    <w:rsid w:val="0027787C"/>
    <w:rsid w:val="002778B7"/>
    <w:rsid w:val="00285FC5"/>
    <w:rsid w:val="002A0CA4"/>
    <w:rsid w:val="002A11CF"/>
    <w:rsid w:val="002A6534"/>
    <w:rsid w:val="002B0A42"/>
    <w:rsid w:val="002B1BCD"/>
    <w:rsid w:val="002B2136"/>
    <w:rsid w:val="002B3F6B"/>
    <w:rsid w:val="002B4A1E"/>
    <w:rsid w:val="002C2BAC"/>
    <w:rsid w:val="002C3C68"/>
    <w:rsid w:val="002E2D6D"/>
    <w:rsid w:val="002E730F"/>
    <w:rsid w:val="002F10FD"/>
    <w:rsid w:val="002F309F"/>
    <w:rsid w:val="002F4FAD"/>
    <w:rsid w:val="002F5859"/>
    <w:rsid w:val="002F7C10"/>
    <w:rsid w:val="00301BA7"/>
    <w:rsid w:val="003034FA"/>
    <w:rsid w:val="00303986"/>
    <w:rsid w:val="003049DA"/>
    <w:rsid w:val="0030594D"/>
    <w:rsid w:val="00306A95"/>
    <w:rsid w:val="00314034"/>
    <w:rsid w:val="00314664"/>
    <w:rsid w:val="003148DA"/>
    <w:rsid w:val="0032143F"/>
    <w:rsid w:val="00326312"/>
    <w:rsid w:val="003303FC"/>
    <w:rsid w:val="003323F2"/>
    <w:rsid w:val="0033252A"/>
    <w:rsid w:val="0033500E"/>
    <w:rsid w:val="003371AA"/>
    <w:rsid w:val="00337F2C"/>
    <w:rsid w:val="003538F3"/>
    <w:rsid w:val="00354978"/>
    <w:rsid w:val="003633B7"/>
    <w:rsid w:val="00373CEC"/>
    <w:rsid w:val="00377C36"/>
    <w:rsid w:val="00385BF5"/>
    <w:rsid w:val="003866CB"/>
    <w:rsid w:val="003914F6"/>
    <w:rsid w:val="00395628"/>
    <w:rsid w:val="00397146"/>
    <w:rsid w:val="003B1025"/>
    <w:rsid w:val="003B3162"/>
    <w:rsid w:val="003B5526"/>
    <w:rsid w:val="003B742D"/>
    <w:rsid w:val="003C1465"/>
    <w:rsid w:val="003C4DFE"/>
    <w:rsid w:val="003C5B16"/>
    <w:rsid w:val="003D15EB"/>
    <w:rsid w:val="003D1E8D"/>
    <w:rsid w:val="003E15F0"/>
    <w:rsid w:val="003E2877"/>
    <w:rsid w:val="003F4C9D"/>
    <w:rsid w:val="003F518C"/>
    <w:rsid w:val="00403A05"/>
    <w:rsid w:val="00403E94"/>
    <w:rsid w:val="00404685"/>
    <w:rsid w:val="004057C3"/>
    <w:rsid w:val="00410F95"/>
    <w:rsid w:val="00417F1C"/>
    <w:rsid w:val="00420382"/>
    <w:rsid w:val="004203E7"/>
    <w:rsid w:val="00420831"/>
    <w:rsid w:val="00420AF7"/>
    <w:rsid w:val="00421CE7"/>
    <w:rsid w:val="00421EA6"/>
    <w:rsid w:val="00427F37"/>
    <w:rsid w:val="00431009"/>
    <w:rsid w:val="00431C0F"/>
    <w:rsid w:val="00432B03"/>
    <w:rsid w:val="00433EF7"/>
    <w:rsid w:val="004343B3"/>
    <w:rsid w:val="004364A9"/>
    <w:rsid w:val="004376C5"/>
    <w:rsid w:val="00443B0E"/>
    <w:rsid w:val="00443C80"/>
    <w:rsid w:val="004464C8"/>
    <w:rsid w:val="00447892"/>
    <w:rsid w:val="00454A3B"/>
    <w:rsid w:val="0045685E"/>
    <w:rsid w:val="0046001C"/>
    <w:rsid w:val="004618C5"/>
    <w:rsid w:val="004662AA"/>
    <w:rsid w:val="00466F7D"/>
    <w:rsid w:val="004824F5"/>
    <w:rsid w:val="0049226B"/>
    <w:rsid w:val="00493D39"/>
    <w:rsid w:val="00495C2D"/>
    <w:rsid w:val="004968B2"/>
    <w:rsid w:val="00497035"/>
    <w:rsid w:val="004A0E97"/>
    <w:rsid w:val="004A363A"/>
    <w:rsid w:val="004A51EB"/>
    <w:rsid w:val="004B4E73"/>
    <w:rsid w:val="004B7467"/>
    <w:rsid w:val="004C0313"/>
    <w:rsid w:val="004C2E93"/>
    <w:rsid w:val="004C54A2"/>
    <w:rsid w:val="004C7701"/>
    <w:rsid w:val="004D0FC8"/>
    <w:rsid w:val="004D5DE7"/>
    <w:rsid w:val="004D708F"/>
    <w:rsid w:val="004D77C0"/>
    <w:rsid w:val="004E10A2"/>
    <w:rsid w:val="004E5A5A"/>
    <w:rsid w:val="004E6E97"/>
    <w:rsid w:val="004F2EDC"/>
    <w:rsid w:val="004F43AE"/>
    <w:rsid w:val="004F4F85"/>
    <w:rsid w:val="004F5BEE"/>
    <w:rsid w:val="00500B1A"/>
    <w:rsid w:val="005030FE"/>
    <w:rsid w:val="00505F12"/>
    <w:rsid w:val="00506135"/>
    <w:rsid w:val="00506EE5"/>
    <w:rsid w:val="00516D83"/>
    <w:rsid w:val="0052058A"/>
    <w:rsid w:val="00520F34"/>
    <w:rsid w:val="00525F1E"/>
    <w:rsid w:val="00530D91"/>
    <w:rsid w:val="00532388"/>
    <w:rsid w:val="00534226"/>
    <w:rsid w:val="00534FFD"/>
    <w:rsid w:val="0053735F"/>
    <w:rsid w:val="005407DC"/>
    <w:rsid w:val="00541701"/>
    <w:rsid w:val="005437BA"/>
    <w:rsid w:val="00547CC2"/>
    <w:rsid w:val="005518DF"/>
    <w:rsid w:val="0055239C"/>
    <w:rsid w:val="00555AA2"/>
    <w:rsid w:val="00560E7A"/>
    <w:rsid w:val="00572BE4"/>
    <w:rsid w:val="00572C57"/>
    <w:rsid w:val="00574F91"/>
    <w:rsid w:val="0057631C"/>
    <w:rsid w:val="00576C7A"/>
    <w:rsid w:val="00577897"/>
    <w:rsid w:val="005805C0"/>
    <w:rsid w:val="00582861"/>
    <w:rsid w:val="00587524"/>
    <w:rsid w:val="005916B3"/>
    <w:rsid w:val="00591D15"/>
    <w:rsid w:val="00592DAD"/>
    <w:rsid w:val="005959DA"/>
    <w:rsid w:val="00597798"/>
    <w:rsid w:val="00597AC4"/>
    <w:rsid w:val="005A00AF"/>
    <w:rsid w:val="005A3AB8"/>
    <w:rsid w:val="005C503A"/>
    <w:rsid w:val="005C6114"/>
    <w:rsid w:val="005C7D8F"/>
    <w:rsid w:val="005D1474"/>
    <w:rsid w:val="005D2931"/>
    <w:rsid w:val="005D56C1"/>
    <w:rsid w:val="005D5EF0"/>
    <w:rsid w:val="005E0846"/>
    <w:rsid w:val="005E1CD5"/>
    <w:rsid w:val="005E27AD"/>
    <w:rsid w:val="005E3548"/>
    <w:rsid w:val="005E40D2"/>
    <w:rsid w:val="005E4282"/>
    <w:rsid w:val="005E7EE9"/>
    <w:rsid w:val="005F1798"/>
    <w:rsid w:val="005F2655"/>
    <w:rsid w:val="005F551D"/>
    <w:rsid w:val="005F563E"/>
    <w:rsid w:val="00603A35"/>
    <w:rsid w:val="00617EAB"/>
    <w:rsid w:val="00621987"/>
    <w:rsid w:val="00623B63"/>
    <w:rsid w:val="0063007F"/>
    <w:rsid w:val="00630B84"/>
    <w:rsid w:val="00632D88"/>
    <w:rsid w:val="00633100"/>
    <w:rsid w:val="0064637A"/>
    <w:rsid w:val="006526C3"/>
    <w:rsid w:val="006543EB"/>
    <w:rsid w:val="006572FE"/>
    <w:rsid w:val="0065766F"/>
    <w:rsid w:val="00662592"/>
    <w:rsid w:val="00664F2F"/>
    <w:rsid w:val="00667E87"/>
    <w:rsid w:val="00670C32"/>
    <w:rsid w:val="00676637"/>
    <w:rsid w:val="00680DC1"/>
    <w:rsid w:val="00695622"/>
    <w:rsid w:val="006A1523"/>
    <w:rsid w:val="006B0DEB"/>
    <w:rsid w:val="006B2020"/>
    <w:rsid w:val="006B2E71"/>
    <w:rsid w:val="006B4C60"/>
    <w:rsid w:val="006C5343"/>
    <w:rsid w:val="006C66E9"/>
    <w:rsid w:val="006D0B5B"/>
    <w:rsid w:val="006D2F94"/>
    <w:rsid w:val="006D6815"/>
    <w:rsid w:val="006D6F8E"/>
    <w:rsid w:val="006E19C6"/>
    <w:rsid w:val="006E3A21"/>
    <w:rsid w:val="006E4EFA"/>
    <w:rsid w:val="006E53F0"/>
    <w:rsid w:val="006F3E1F"/>
    <w:rsid w:val="006F7F58"/>
    <w:rsid w:val="0070232E"/>
    <w:rsid w:val="00702794"/>
    <w:rsid w:val="0070632C"/>
    <w:rsid w:val="00710501"/>
    <w:rsid w:val="00715E57"/>
    <w:rsid w:val="00716504"/>
    <w:rsid w:val="00717506"/>
    <w:rsid w:val="00717834"/>
    <w:rsid w:val="00721B94"/>
    <w:rsid w:val="007238FC"/>
    <w:rsid w:val="007248B4"/>
    <w:rsid w:val="007272CE"/>
    <w:rsid w:val="00730699"/>
    <w:rsid w:val="007308C5"/>
    <w:rsid w:val="00732363"/>
    <w:rsid w:val="007370D4"/>
    <w:rsid w:val="00741C00"/>
    <w:rsid w:val="00743375"/>
    <w:rsid w:val="00744596"/>
    <w:rsid w:val="00750111"/>
    <w:rsid w:val="00752EBD"/>
    <w:rsid w:val="00753411"/>
    <w:rsid w:val="007573C3"/>
    <w:rsid w:val="00772CCD"/>
    <w:rsid w:val="00772CF3"/>
    <w:rsid w:val="0077341E"/>
    <w:rsid w:val="00776EEF"/>
    <w:rsid w:val="007845FF"/>
    <w:rsid w:val="0078636C"/>
    <w:rsid w:val="007864CC"/>
    <w:rsid w:val="007865E5"/>
    <w:rsid w:val="00786BCA"/>
    <w:rsid w:val="00797D41"/>
    <w:rsid w:val="007A4BDF"/>
    <w:rsid w:val="007A6331"/>
    <w:rsid w:val="007B006E"/>
    <w:rsid w:val="007B0589"/>
    <w:rsid w:val="007B09B0"/>
    <w:rsid w:val="007B2EEF"/>
    <w:rsid w:val="007B788D"/>
    <w:rsid w:val="007C0D67"/>
    <w:rsid w:val="007C2DC8"/>
    <w:rsid w:val="007C38EE"/>
    <w:rsid w:val="007C3CBA"/>
    <w:rsid w:val="007D1080"/>
    <w:rsid w:val="007D2021"/>
    <w:rsid w:val="007D2127"/>
    <w:rsid w:val="007D28CE"/>
    <w:rsid w:val="007D3F94"/>
    <w:rsid w:val="007D4BFB"/>
    <w:rsid w:val="007D6B84"/>
    <w:rsid w:val="007D6C3E"/>
    <w:rsid w:val="007E0BE9"/>
    <w:rsid w:val="007E0C93"/>
    <w:rsid w:val="007F2EBB"/>
    <w:rsid w:val="007F5B63"/>
    <w:rsid w:val="007F6EDA"/>
    <w:rsid w:val="00800890"/>
    <w:rsid w:val="008013E2"/>
    <w:rsid w:val="008020F2"/>
    <w:rsid w:val="00802686"/>
    <w:rsid w:val="00803B54"/>
    <w:rsid w:val="008074E2"/>
    <w:rsid w:val="008100B6"/>
    <w:rsid w:val="00812746"/>
    <w:rsid w:val="00812AE3"/>
    <w:rsid w:val="008157F5"/>
    <w:rsid w:val="0082453E"/>
    <w:rsid w:val="00824CB1"/>
    <w:rsid w:val="00827281"/>
    <w:rsid w:val="0083551D"/>
    <w:rsid w:val="0084347B"/>
    <w:rsid w:val="00850086"/>
    <w:rsid w:val="00853074"/>
    <w:rsid w:val="00860C05"/>
    <w:rsid w:val="008620AD"/>
    <w:rsid w:val="00864259"/>
    <w:rsid w:val="00864D60"/>
    <w:rsid w:val="00865327"/>
    <w:rsid w:val="00871A2A"/>
    <w:rsid w:val="008735B8"/>
    <w:rsid w:val="008822C8"/>
    <w:rsid w:val="008826CE"/>
    <w:rsid w:val="00882E8D"/>
    <w:rsid w:val="00883690"/>
    <w:rsid w:val="0088651C"/>
    <w:rsid w:val="00897723"/>
    <w:rsid w:val="008A27FB"/>
    <w:rsid w:val="008B1EF5"/>
    <w:rsid w:val="008B1FC1"/>
    <w:rsid w:val="008B3A80"/>
    <w:rsid w:val="008B4A86"/>
    <w:rsid w:val="008B6718"/>
    <w:rsid w:val="008C00C8"/>
    <w:rsid w:val="008C1076"/>
    <w:rsid w:val="008C3CBE"/>
    <w:rsid w:val="008C4553"/>
    <w:rsid w:val="008C6F67"/>
    <w:rsid w:val="008C6FD3"/>
    <w:rsid w:val="008D2670"/>
    <w:rsid w:val="008D4B27"/>
    <w:rsid w:val="008D5EF3"/>
    <w:rsid w:val="008E19D0"/>
    <w:rsid w:val="008E4CD2"/>
    <w:rsid w:val="00900904"/>
    <w:rsid w:val="0091087C"/>
    <w:rsid w:val="009146E8"/>
    <w:rsid w:val="009174A7"/>
    <w:rsid w:val="00917FD2"/>
    <w:rsid w:val="009207A1"/>
    <w:rsid w:val="00925875"/>
    <w:rsid w:val="00925E72"/>
    <w:rsid w:val="009330C8"/>
    <w:rsid w:val="00936543"/>
    <w:rsid w:val="0093670D"/>
    <w:rsid w:val="00940F00"/>
    <w:rsid w:val="009420FD"/>
    <w:rsid w:val="00954FF5"/>
    <w:rsid w:val="00956364"/>
    <w:rsid w:val="009601F0"/>
    <w:rsid w:val="00960709"/>
    <w:rsid w:val="00972966"/>
    <w:rsid w:val="00973133"/>
    <w:rsid w:val="009751FF"/>
    <w:rsid w:val="009758DC"/>
    <w:rsid w:val="009820B9"/>
    <w:rsid w:val="009843F8"/>
    <w:rsid w:val="00990CF0"/>
    <w:rsid w:val="009A00B2"/>
    <w:rsid w:val="009A088A"/>
    <w:rsid w:val="009A1576"/>
    <w:rsid w:val="009A2213"/>
    <w:rsid w:val="009A3FA8"/>
    <w:rsid w:val="009A54A3"/>
    <w:rsid w:val="009A610F"/>
    <w:rsid w:val="009B3089"/>
    <w:rsid w:val="009B607B"/>
    <w:rsid w:val="009B60B4"/>
    <w:rsid w:val="009B7113"/>
    <w:rsid w:val="009C14B6"/>
    <w:rsid w:val="009D0658"/>
    <w:rsid w:val="009D1187"/>
    <w:rsid w:val="009D1DD6"/>
    <w:rsid w:val="009D3B5E"/>
    <w:rsid w:val="009D7292"/>
    <w:rsid w:val="009E12D3"/>
    <w:rsid w:val="009E31AE"/>
    <w:rsid w:val="009E35D4"/>
    <w:rsid w:val="009F182F"/>
    <w:rsid w:val="009F38C5"/>
    <w:rsid w:val="009F56C7"/>
    <w:rsid w:val="009F60E0"/>
    <w:rsid w:val="009F6242"/>
    <w:rsid w:val="00A049A9"/>
    <w:rsid w:val="00A07932"/>
    <w:rsid w:val="00A10FB0"/>
    <w:rsid w:val="00A1489F"/>
    <w:rsid w:val="00A16F01"/>
    <w:rsid w:val="00A2043B"/>
    <w:rsid w:val="00A22E15"/>
    <w:rsid w:val="00A25D42"/>
    <w:rsid w:val="00A319DE"/>
    <w:rsid w:val="00A33C05"/>
    <w:rsid w:val="00A55822"/>
    <w:rsid w:val="00A61DBB"/>
    <w:rsid w:val="00A64978"/>
    <w:rsid w:val="00A6670A"/>
    <w:rsid w:val="00A71815"/>
    <w:rsid w:val="00A72A39"/>
    <w:rsid w:val="00A773F2"/>
    <w:rsid w:val="00A82DB7"/>
    <w:rsid w:val="00A84798"/>
    <w:rsid w:val="00A868B1"/>
    <w:rsid w:val="00AA57B2"/>
    <w:rsid w:val="00AB02ED"/>
    <w:rsid w:val="00AB03AD"/>
    <w:rsid w:val="00AB0780"/>
    <w:rsid w:val="00AB0816"/>
    <w:rsid w:val="00AB0881"/>
    <w:rsid w:val="00AB3714"/>
    <w:rsid w:val="00AB44CC"/>
    <w:rsid w:val="00AB456F"/>
    <w:rsid w:val="00AB5D57"/>
    <w:rsid w:val="00AC3DEF"/>
    <w:rsid w:val="00AC7A5A"/>
    <w:rsid w:val="00AD0EEA"/>
    <w:rsid w:val="00AD3B93"/>
    <w:rsid w:val="00AD3D85"/>
    <w:rsid w:val="00AD714C"/>
    <w:rsid w:val="00AD78D8"/>
    <w:rsid w:val="00AF2A89"/>
    <w:rsid w:val="00AF6480"/>
    <w:rsid w:val="00AF7EC2"/>
    <w:rsid w:val="00B0582C"/>
    <w:rsid w:val="00B11801"/>
    <w:rsid w:val="00B1263F"/>
    <w:rsid w:val="00B15EE4"/>
    <w:rsid w:val="00B17B1D"/>
    <w:rsid w:val="00B2043E"/>
    <w:rsid w:val="00B23877"/>
    <w:rsid w:val="00B26ADC"/>
    <w:rsid w:val="00B376A4"/>
    <w:rsid w:val="00B4504B"/>
    <w:rsid w:val="00B47193"/>
    <w:rsid w:val="00B47402"/>
    <w:rsid w:val="00B523FD"/>
    <w:rsid w:val="00B537F6"/>
    <w:rsid w:val="00B53B5C"/>
    <w:rsid w:val="00B60AC5"/>
    <w:rsid w:val="00B6217C"/>
    <w:rsid w:val="00B63427"/>
    <w:rsid w:val="00B63CF5"/>
    <w:rsid w:val="00B67424"/>
    <w:rsid w:val="00B72CD1"/>
    <w:rsid w:val="00B7342F"/>
    <w:rsid w:val="00B738E3"/>
    <w:rsid w:val="00B73B32"/>
    <w:rsid w:val="00B76508"/>
    <w:rsid w:val="00B836BE"/>
    <w:rsid w:val="00B8611B"/>
    <w:rsid w:val="00B867B3"/>
    <w:rsid w:val="00B87411"/>
    <w:rsid w:val="00B90444"/>
    <w:rsid w:val="00B92EB3"/>
    <w:rsid w:val="00B9482C"/>
    <w:rsid w:val="00B969AB"/>
    <w:rsid w:val="00B9763A"/>
    <w:rsid w:val="00BA00B0"/>
    <w:rsid w:val="00BB285A"/>
    <w:rsid w:val="00BC411F"/>
    <w:rsid w:val="00BC7D61"/>
    <w:rsid w:val="00BD4FBA"/>
    <w:rsid w:val="00BD5D54"/>
    <w:rsid w:val="00BD63AF"/>
    <w:rsid w:val="00BD7447"/>
    <w:rsid w:val="00BE4068"/>
    <w:rsid w:val="00BE4B36"/>
    <w:rsid w:val="00BE54E9"/>
    <w:rsid w:val="00BE58AC"/>
    <w:rsid w:val="00BE7051"/>
    <w:rsid w:val="00BE7D92"/>
    <w:rsid w:val="00BF3920"/>
    <w:rsid w:val="00BF4CAD"/>
    <w:rsid w:val="00BF68CC"/>
    <w:rsid w:val="00C00765"/>
    <w:rsid w:val="00C02986"/>
    <w:rsid w:val="00C0748F"/>
    <w:rsid w:val="00C07559"/>
    <w:rsid w:val="00C118C5"/>
    <w:rsid w:val="00C170C5"/>
    <w:rsid w:val="00C2058C"/>
    <w:rsid w:val="00C24596"/>
    <w:rsid w:val="00C25A49"/>
    <w:rsid w:val="00C26EF3"/>
    <w:rsid w:val="00C30CA7"/>
    <w:rsid w:val="00C33B62"/>
    <w:rsid w:val="00C35D47"/>
    <w:rsid w:val="00C37881"/>
    <w:rsid w:val="00C42DC2"/>
    <w:rsid w:val="00C44919"/>
    <w:rsid w:val="00C454DD"/>
    <w:rsid w:val="00C510C9"/>
    <w:rsid w:val="00C517E7"/>
    <w:rsid w:val="00C52832"/>
    <w:rsid w:val="00C53BEB"/>
    <w:rsid w:val="00C54CEF"/>
    <w:rsid w:val="00C57A8C"/>
    <w:rsid w:val="00C623A3"/>
    <w:rsid w:val="00C643E4"/>
    <w:rsid w:val="00C6442D"/>
    <w:rsid w:val="00C6644D"/>
    <w:rsid w:val="00C678B2"/>
    <w:rsid w:val="00C713AA"/>
    <w:rsid w:val="00C74D48"/>
    <w:rsid w:val="00C74FBB"/>
    <w:rsid w:val="00C762F0"/>
    <w:rsid w:val="00C80E0D"/>
    <w:rsid w:val="00C9499C"/>
    <w:rsid w:val="00C96F97"/>
    <w:rsid w:val="00C97228"/>
    <w:rsid w:val="00CA1CDA"/>
    <w:rsid w:val="00CA1ED9"/>
    <w:rsid w:val="00CA3E0C"/>
    <w:rsid w:val="00CA4F4E"/>
    <w:rsid w:val="00CA583E"/>
    <w:rsid w:val="00CA7375"/>
    <w:rsid w:val="00CB02DD"/>
    <w:rsid w:val="00CB04F9"/>
    <w:rsid w:val="00CB2564"/>
    <w:rsid w:val="00CB382F"/>
    <w:rsid w:val="00CB51DC"/>
    <w:rsid w:val="00CC3E2C"/>
    <w:rsid w:val="00CC4A80"/>
    <w:rsid w:val="00CD234E"/>
    <w:rsid w:val="00CD6287"/>
    <w:rsid w:val="00CD7F12"/>
    <w:rsid w:val="00CE048B"/>
    <w:rsid w:val="00CE06D3"/>
    <w:rsid w:val="00CE7582"/>
    <w:rsid w:val="00CF02D4"/>
    <w:rsid w:val="00CF0EAC"/>
    <w:rsid w:val="00CF1B2E"/>
    <w:rsid w:val="00CF1FDC"/>
    <w:rsid w:val="00CF659C"/>
    <w:rsid w:val="00D01C53"/>
    <w:rsid w:val="00D13452"/>
    <w:rsid w:val="00D16E92"/>
    <w:rsid w:val="00D17994"/>
    <w:rsid w:val="00D2017B"/>
    <w:rsid w:val="00D21844"/>
    <w:rsid w:val="00D24C8D"/>
    <w:rsid w:val="00D25B20"/>
    <w:rsid w:val="00D25F89"/>
    <w:rsid w:val="00D269CE"/>
    <w:rsid w:val="00D27242"/>
    <w:rsid w:val="00D33063"/>
    <w:rsid w:val="00D34229"/>
    <w:rsid w:val="00D36D6C"/>
    <w:rsid w:val="00D37431"/>
    <w:rsid w:val="00D41498"/>
    <w:rsid w:val="00D43607"/>
    <w:rsid w:val="00D455B4"/>
    <w:rsid w:val="00D46314"/>
    <w:rsid w:val="00D46FEE"/>
    <w:rsid w:val="00D56B40"/>
    <w:rsid w:val="00D63612"/>
    <w:rsid w:val="00D65FD1"/>
    <w:rsid w:val="00D6691C"/>
    <w:rsid w:val="00D70D8C"/>
    <w:rsid w:val="00D71D8D"/>
    <w:rsid w:val="00D73302"/>
    <w:rsid w:val="00D81513"/>
    <w:rsid w:val="00D82DAE"/>
    <w:rsid w:val="00D8516A"/>
    <w:rsid w:val="00D871CF"/>
    <w:rsid w:val="00D90E64"/>
    <w:rsid w:val="00D91059"/>
    <w:rsid w:val="00D93ADB"/>
    <w:rsid w:val="00DA15A0"/>
    <w:rsid w:val="00DA3990"/>
    <w:rsid w:val="00DA5862"/>
    <w:rsid w:val="00DA5D4F"/>
    <w:rsid w:val="00DB4B01"/>
    <w:rsid w:val="00DB527E"/>
    <w:rsid w:val="00DB588B"/>
    <w:rsid w:val="00DC0FF6"/>
    <w:rsid w:val="00DC10D0"/>
    <w:rsid w:val="00DC4968"/>
    <w:rsid w:val="00DC52A2"/>
    <w:rsid w:val="00DC5D33"/>
    <w:rsid w:val="00DC65E3"/>
    <w:rsid w:val="00DC6E40"/>
    <w:rsid w:val="00DC6FCD"/>
    <w:rsid w:val="00DD74F6"/>
    <w:rsid w:val="00DE0401"/>
    <w:rsid w:val="00DE1099"/>
    <w:rsid w:val="00DE1C89"/>
    <w:rsid w:val="00DE797E"/>
    <w:rsid w:val="00DF190A"/>
    <w:rsid w:val="00DF6494"/>
    <w:rsid w:val="00E000AD"/>
    <w:rsid w:val="00E016A6"/>
    <w:rsid w:val="00E0652D"/>
    <w:rsid w:val="00E07AD8"/>
    <w:rsid w:val="00E07F7F"/>
    <w:rsid w:val="00E126DB"/>
    <w:rsid w:val="00E15608"/>
    <w:rsid w:val="00E16584"/>
    <w:rsid w:val="00E2012F"/>
    <w:rsid w:val="00E21F54"/>
    <w:rsid w:val="00E25B0D"/>
    <w:rsid w:val="00E30515"/>
    <w:rsid w:val="00E32B8E"/>
    <w:rsid w:val="00E3407F"/>
    <w:rsid w:val="00E351AF"/>
    <w:rsid w:val="00E36927"/>
    <w:rsid w:val="00E37056"/>
    <w:rsid w:val="00E40643"/>
    <w:rsid w:val="00E40D08"/>
    <w:rsid w:val="00E41F5A"/>
    <w:rsid w:val="00E50177"/>
    <w:rsid w:val="00E50A9E"/>
    <w:rsid w:val="00E560C1"/>
    <w:rsid w:val="00E561A8"/>
    <w:rsid w:val="00E57962"/>
    <w:rsid w:val="00E60736"/>
    <w:rsid w:val="00E6237D"/>
    <w:rsid w:val="00E63665"/>
    <w:rsid w:val="00E675DE"/>
    <w:rsid w:val="00E714A6"/>
    <w:rsid w:val="00E721D1"/>
    <w:rsid w:val="00E72C10"/>
    <w:rsid w:val="00E761AC"/>
    <w:rsid w:val="00E83243"/>
    <w:rsid w:val="00E8572C"/>
    <w:rsid w:val="00E86F34"/>
    <w:rsid w:val="00E90BC2"/>
    <w:rsid w:val="00E90EBB"/>
    <w:rsid w:val="00E91A8C"/>
    <w:rsid w:val="00E93497"/>
    <w:rsid w:val="00E95824"/>
    <w:rsid w:val="00EA38DD"/>
    <w:rsid w:val="00EA44BB"/>
    <w:rsid w:val="00EB0CED"/>
    <w:rsid w:val="00EB14CD"/>
    <w:rsid w:val="00EB7D88"/>
    <w:rsid w:val="00EC0643"/>
    <w:rsid w:val="00EC09AB"/>
    <w:rsid w:val="00EC28EA"/>
    <w:rsid w:val="00EC5042"/>
    <w:rsid w:val="00EC7B51"/>
    <w:rsid w:val="00ED003D"/>
    <w:rsid w:val="00ED4B0B"/>
    <w:rsid w:val="00ED50F3"/>
    <w:rsid w:val="00ED7172"/>
    <w:rsid w:val="00EE2DB6"/>
    <w:rsid w:val="00EE773B"/>
    <w:rsid w:val="00EF0A8C"/>
    <w:rsid w:val="00EF310E"/>
    <w:rsid w:val="00EF650D"/>
    <w:rsid w:val="00F03B76"/>
    <w:rsid w:val="00F054C5"/>
    <w:rsid w:val="00F07AAF"/>
    <w:rsid w:val="00F11D0A"/>
    <w:rsid w:val="00F13D6E"/>
    <w:rsid w:val="00F20C33"/>
    <w:rsid w:val="00F237E1"/>
    <w:rsid w:val="00F24E46"/>
    <w:rsid w:val="00F25785"/>
    <w:rsid w:val="00F33E1F"/>
    <w:rsid w:val="00F40AD5"/>
    <w:rsid w:val="00F50DED"/>
    <w:rsid w:val="00F51ADC"/>
    <w:rsid w:val="00F52619"/>
    <w:rsid w:val="00F535BE"/>
    <w:rsid w:val="00F616EC"/>
    <w:rsid w:val="00F6319C"/>
    <w:rsid w:val="00F63F9A"/>
    <w:rsid w:val="00F70843"/>
    <w:rsid w:val="00F73D2B"/>
    <w:rsid w:val="00F778AD"/>
    <w:rsid w:val="00F779BE"/>
    <w:rsid w:val="00F86707"/>
    <w:rsid w:val="00F87941"/>
    <w:rsid w:val="00F91C51"/>
    <w:rsid w:val="00F9276A"/>
    <w:rsid w:val="00F92B57"/>
    <w:rsid w:val="00FA087E"/>
    <w:rsid w:val="00FA0C55"/>
    <w:rsid w:val="00FA7566"/>
    <w:rsid w:val="00FB0FF0"/>
    <w:rsid w:val="00FB1814"/>
    <w:rsid w:val="00FB2990"/>
    <w:rsid w:val="00FB39F7"/>
    <w:rsid w:val="00FC6535"/>
    <w:rsid w:val="00FD02DF"/>
    <w:rsid w:val="00FD55F9"/>
    <w:rsid w:val="00FE0227"/>
    <w:rsid w:val="00FE0331"/>
    <w:rsid w:val="00FE3B65"/>
    <w:rsid w:val="00FE52A8"/>
    <w:rsid w:val="00FE5A4F"/>
    <w:rsid w:val="00FE67B8"/>
    <w:rsid w:val="00FF2397"/>
    <w:rsid w:val="00FF24D3"/>
    <w:rsid w:val="00FF2696"/>
    <w:rsid w:val="00FF311C"/>
    <w:rsid w:val="00FF5F4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0125"/>
  <w15:chartTrackingRefBased/>
  <w15:docId w15:val="{57B746B0-A44B-4CB5-8DED-EA0677BC7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608"/>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E15608"/>
    <w:pPr>
      <w:keepNext/>
      <w:keepLines/>
      <w:outlineLvl w:val="1"/>
    </w:pPr>
    <w:rPr>
      <w:rFonts w:eastAsiaTheme="majorEastAsia" w:cstheme="majorBidi"/>
      <w:b/>
      <w:szCs w:val="26"/>
      <w:u w:val="single"/>
      <w:lang w:val="en-GB"/>
    </w:rPr>
  </w:style>
  <w:style w:type="paragraph" w:styleId="Heading3">
    <w:name w:val="heading 3"/>
    <w:basedOn w:val="Normal"/>
    <w:next w:val="Normal"/>
    <w:link w:val="Heading3Char"/>
    <w:uiPriority w:val="9"/>
    <w:unhideWhenUsed/>
    <w:qFormat/>
    <w:rsid w:val="00E15608"/>
    <w:pPr>
      <w:keepNext/>
      <w:keepLines/>
      <w:spacing w:before="160" w:after="120"/>
      <w:outlineLvl w:val="2"/>
    </w:pPr>
    <w:rPr>
      <w:rFonts w:ascii="Calibri" w:eastAsiaTheme="majorEastAsia" w:hAnsi="Calibri" w:cstheme="majorBidi"/>
      <w:b/>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608"/>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E15608"/>
    <w:rPr>
      <w:rFonts w:eastAsiaTheme="majorEastAsia" w:cstheme="majorBidi"/>
      <w:b/>
      <w:szCs w:val="26"/>
      <w:u w:val="single"/>
      <w:lang w:val="en-GB"/>
    </w:rPr>
  </w:style>
  <w:style w:type="character" w:customStyle="1" w:styleId="Heading3Char">
    <w:name w:val="Heading 3 Char"/>
    <w:basedOn w:val="DefaultParagraphFont"/>
    <w:link w:val="Heading3"/>
    <w:uiPriority w:val="9"/>
    <w:rsid w:val="00E15608"/>
    <w:rPr>
      <w:rFonts w:ascii="Calibri" w:eastAsiaTheme="majorEastAsia" w:hAnsi="Calibri" w:cstheme="majorBidi"/>
      <w:b/>
      <w:szCs w:val="24"/>
      <w:lang w:val="en-GB"/>
    </w:rPr>
  </w:style>
  <w:style w:type="character" w:styleId="Hyperlink">
    <w:name w:val="Hyperlink"/>
    <w:basedOn w:val="DefaultParagraphFont"/>
    <w:uiPriority w:val="99"/>
    <w:unhideWhenUsed/>
    <w:rsid w:val="00E15608"/>
    <w:rPr>
      <w:color w:val="0563C1" w:themeColor="hyperlink"/>
      <w:u w:val="single"/>
    </w:rPr>
  </w:style>
  <w:style w:type="character" w:styleId="CommentReference">
    <w:name w:val="annotation reference"/>
    <w:basedOn w:val="DefaultParagraphFont"/>
    <w:uiPriority w:val="99"/>
    <w:semiHidden/>
    <w:unhideWhenUsed/>
    <w:rsid w:val="00E15608"/>
    <w:rPr>
      <w:sz w:val="16"/>
      <w:szCs w:val="16"/>
    </w:rPr>
  </w:style>
  <w:style w:type="paragraph" w:styleId="CommentText">
    <w:name w:val="annotation text"/>
    <w:basedOn w:val="Normal"/>
    <w:link w:val="CommentTextChar"/>
    <w:uiPriority w:val="99"/>
    <w:unhideWhenUsed/>
    <w:rsid w:val="00E15608"/>
    <w:pPr>
      <w:spacing w:line="240" w:lineRule="auto"/>
    </w:pPr>
    <w:rPr>
      <w:sz w:val="20"/>
      <w:szCs w:val="20"/>
      <w:lang w:val="en-GB"/>
    </w:rPr>
  </w:style>
  <w:style w:type="character" w:customStyle="1" w:styleId="CommentTextChar">
    <w:name w:val="Comment Text Char"/>
    <w:basedOn w:val="DefaultParagraphFont"/>
    <w:link w:val="CommentText"/>
    <w:uiPriority w:val="99"/>
    <w:rsid w:val="00E15608"/>
    <w:rPr>
      <w:sz w:val="20"/>
      <w:szCs w:val="20"/>
      <w:lang w:val="en-GB"/>
    </w:rPr>
  </w:style>
  <w:style w:type="paragraph" w:styleId="Header">
    <w:name w:val="header"/>
    <w:basedOn w:val="Normal"/>
    <w:link w:val="HeaderChar"/>
    <w:uiPriority w:val="99"/>
    <w:unhideWhenUsed/>
    <w:rsid w:val="00E15608"/>
    <w:pPr>
      <w:tabs>
        <w:tab w:val="center" w:pos="4703"/>
        <w:tab w:val="right" w:pos="9406"/>
      </w:tabs>
      <w:spacing w:after="0" w:line="240" w:lineRule="auto"/>
    </w:pPr>
    <w:rPr>
      <w:lang w:val="en-GB"/>
    </w:rPr>
  </w:style>
  <w:style w:type="character" w:customStyle="1" w:styleId="HeaderChar">
    <w:name w:val="Header Char"/>
    <w:basedOn w:val="DefaultParagraphFont"/>
    <w:link w:val="Header"/>
    <w:uiPriority w:val="99"/>
    <w:rsid w:val="00E15608"/>
    <w:rPr>
      <w:lang w:val="en-GB"/>
    </w:rPr>
  </w:style>
  <w:style w:type="paragraph" w:styleId="Footer">
    <w:name w:val="footer"/>
    <w:basedOn w:val="Normal"/>
    <w:link w:val="FooterChar"/>
    <w:uiPriority w:val="99"/>
    <w:unhideWhenUsed/>
    <w:rsid w:val="00E15608"/>
    <w:pPr>
      <w:tabs>
        <w:tab w:val="center" w:pos="4703"/>
        <w:tab w:val="right" w:pos="9406"/>
      </w:tabs>
      <w:spacing w:after="0" w:line="240" w:lineRule="auto"/>
    </w:pPr>
    <w:rPr>
      <w:lang w:val="en-GB"/>
    </w:rPr>
  </w:style>
  <w:style w:type="character" w:customStyle="1" w:styleId="FooterChar">
    <w:name w:val="Footer Char"/>
    <w:basedOn w:val="DefaultParagraphFont"/>
    <w:link w:val="Footer"/>
    <w:uiPriority w:val="99"/>
    <w:rsid w:val="00E15608"/>
    <w:rPr>
      <w:lang w:val="en-GB"/>
    </w:rPr>
  </w:style>
  <w:style w:type="paragraph" w:styleId="Bibliography">
    <w:name w:val="Bibliography"/>
    <w:basedOn w:val="Normal"/>
    <w:next w:val="Normal"/>
    <w:uiPriority w:val="37"/>
    <w:unhideWhenUsed/>
    <w:rsid w:val="00E15608"/>
    <w:pPr>
      <w:tabs>
        <w:tab w:val="left" w:pos="264"/>
      </w:tabs>
      <w:spacing w:after="0" w:line="240" w:lineRule="auto"/>
      <w:ind w:left="264" w:hanging="264"/>
    </w:pPr>
    <w:rPr>
      <w:lang w:val="en-GB"/>
    </w:rPr>
  </w:style>
  <w:style w:type="paragraph" w:styleId="Caption">
    <w:name w:val="caption"/>
    <w:basedOn w:val="Normal"/>
    <w:next w:val="Normal"/>
    <w:uiPriority w:val="35"/>
    <w:unhideWhenUsed/>
    <w:qFormat/>
    <w:rsid w:val="00E15608"/>
    <w:pPr>
      <w:spacing w:after="200" w:line="240" w:lineRule="auto"/>
    </w:pPr>
    <w:rPr>
      <w:i/>
      <w:iCs/>
      <w:color w:val="44546A" w:themeColor="text2"/>
      <w:sz w:val="18"/>
      <w:szCs w:val="18"/>
      <w:lang w:val="en-GB"/>
    </w:rPr>
  </w:style>
  <w:style w:type="paragraph" w:styleId="ListParagraph">
    <w:name w:val="List Paragraph"/>
    <w:basedOn w:val="Normal"/>
    <w:uiPriority w:val="34"/>
    <w:qFormat/>
    <w:rsid w:val="00E15608"/>
    <w:pPr>
      <w:ind w:left="720"/>
      <w:contextualSpacing/>
    </w:pPr>
    <w:rPr>
      <w:lang w:val="en-GB"/>
    </w:rPr>
  </w:style>
  <w:style w:type="paragraph" w:styleId="CommentSubject">
    <w:name w:val="annotation subject"/>
    <w:basedOn w:val="CommentText"/>
    <w:next w:val="CommentText"/>
    <w:link w:val="CommentSubjectChar"/>
    <w:uiPriority w:val="99"/>
    <w:semiHidden/>
    <w:unhideWhenUsed/>
    <w:rsid w:val="00E15608"/>
    <w:rPr>
      <w:b/>
      <w:bCs/>
    </w:rPr>
  </w:style>
  <w:style w:type="character" w:customStyle="1" w:styleId="CommentSubjectChar">
    <w:name w:val="Comment Subject Char"/>
    <w:basedOn w:val="CommentTextChar"/>
    <w:link w:val="CommentSubject"/>
    <w:uiPriority w:val="99"/>
    <w:semiHidden/>
    <w:rsid w:val="00E15608"/>
    <w:rPr>
      <w:b/>
      <w:bCs/>
      <w:sz w:val="20"/>
      <w:szCs w:val="20"/>
      <w:lang w:val="en-GB"/>
    </w:rPr>
  </w:style>
  <w:style w:type="paragraph" w:styleId="BalloonText">
    <w:name w:val="Balloon Text"/>
    <w:basedOn w:val="Normal"/>
    <w:link w:val="BalloonTextChar"/>
    <w:uiPriority w:val="99"/>
    <w:semiHidden/>
    <w:unhideWhenUsed/>
    <w:rsid w:val="00E15608"/>
    <w:pPr>
      <w:spacing w:after="0" w:line="240" w:lineRule="auto"/>
    </w:pPr>
    <w:rPr>
      <w:rFonts w:ascii="Segoe UI" w:hAnsi="Segoe UI" w:cs="Segoe UI"/>
      <w:sz w:val="18"/>
      <w:szCs w:val="18"/>
      <w:lang w:val="en-GB"/>
    </w:rPr>
  </w:style>
  <w:style w:type="character" w:customStyle="1" w:styleId="BalloonTextChar">
    <w:name w:val="Balloon Text Char"/>
    <w:basedOn w:val="DefaultParagraphFont"/>
    <w:link w:val="BalloonText"/>
    <w:uiPriority w:val="99"/>
    <w:semiHidden/>
    <w:rsid w:val="00E15608"/>
    <w:rPr>
      <w:rFonts w:ascii="Segoe UI" w:hAnsi="Segoe UI" w:cs="Segoe UI"/>
      <w:sz w:val="18"/>
      <w:szCs w:val="18"/>
      <w:lang w:val="en-GB"/>
    </w:rPr>
  </w:style>
  <w:style w:type="character" w:styleId="Emphasis">
    <w:name w:val="Emphasis"/>
    <w:basedOn w:val="DefaultParagraphFont"/>
    <w:uiPriority w:val="20"/>
    <w:qFormat/>
    <w:rsid w:val="00E15608"/>
    <w:rPr>
      <w:i/>
      <w:iCs/>
    </w:rPr>
  </w:style>
  <w:style w:type="paragraph" w:styleId="Revision">
    <w:name w:val="Revision"/>
    <w:hidden/>
    <w:uiPriority w:val="99"/>
    <w:semiHidden/>
    <w:rsid w:val="009B308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jpeg"/><Relationship Id="rId23" Type="http://schemas.microsoft.com/office/2018/08/relationships/commentsExtensible" Target="commentsExtensible.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72FEF-8FA0-427D-B594-723713575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26435</Words>
  <Characters>166545</Characters>
  <Application>Microsoft Office Word</Application>
  <DocSecurity>0</DocSecurity>
  <Lines>1387</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588</cp:revision>
  <cp:lastPrinted>2023-03-08T17:46:00Z</cp:lastPrinted>
  <dcterms:created xsi:type="dcterms:W3CDTF">2023-03-03T09:36:00Z</dcterms:created>
  <dcterms:modified xsi:type="dcterms:W3CDTF">2023-03-08T18:24:00Z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zotero-version="6.0.22"&gt;&lt;session id="5YbvEaOG"/&gt;&lt;style id="http://www.zotero.org/styles/green-chemistry" hasBibliography="1" bibliographyStyleHasBeenSet="1"/&gt;&lt;prefs&gt;&lt;pref name="fieldType" value="Field"/&gt;&lt;/prefs&gt;&lt;/data&gt;</vt:lpwstr>
  </property>
</Properties>
</file>