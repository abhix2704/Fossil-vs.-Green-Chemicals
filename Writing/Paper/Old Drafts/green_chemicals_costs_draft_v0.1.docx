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6EC52E" w14:textId="4E991044" w:rsidR="00BC776A" w:rsidRPr="00BC776A" w:rsidRDefault="008D4263" w:rsidP="00B940B2">
      <w:pPr>
        <w:pStyle w:val="Heading1"/>
        <w:spacing w:after="240"/>
        <w:jc w:val="left"/>
        <w:rPr>
          <w:rFonts w:asciiTheme="minorHAnsi" w:hAnsiTheme="minorHAnsi" w:cstheme="minorHAnsi"/>
          <w:lang w:val="en-US"/>
        </w:rPr>
      </w:pPr>
      <w:commentRangeStart w:id="0"/>
      <w:r>
        <w:rPr>
          <w:rFonts w:asciiTheme="minorHAnsi" w:hAnsiTheme="minorHAnsi" w:cstheme="minorHAnsi"/>
          <w:lang w:val="en-US"/>
        </w:rPr>
        <w:t xml:space="preserve">Natural gas crisis in Europe </w:t>
      </w:r>
      <w:r w:rsidR="00C00FE0">
        <w:rPr>
          <w:rFonts w:asciiTheme="minorHAnsi" w:hAnsiTheme="minorHAnsi" w:cstheme="minorHAnsi"/>
          <w:lang w:val="en-US"/>
        </w:rPr>
        <w:t xml:space="preserve">makes green </w:t>
      </w:r>
      <w:r w:rsidR="00712832">
        <w:rPr>
          <w:rFonts w:asciiTheme="minorHAnsi" w:hAnsiTheme="minorHAnsi" w:cstheme="minorHAnsi"/>
          <w:lang w:val="en-US"/>
        </w:rPr>
        <w:t>chemicals</w:t>
      </w:r>
      <w:r w:rsidR="00C00FE0">
        <w:rPr>
          <w:rFonts w:asciiTheme="minorHAnsi" w:hAnsiTheme="minorHAnsi" w:cstheme="minorHAnsi"/>
          <w:lang w:val="en-US"/>
        </w:rPr>
        <w:t xml:space="preserve"> win-win solutions</w:t>
      </w:r>
      <w:commentRangeEnd w:id="0"/>
      <w:r w:rsidR="00712832">
        <w:rPr>
          <w:rStyle w:val="CommentReference"/>
          <w:rFonts w:asciiTheme="minorHAnsi" w:eastAsiaTheme="minorHAnsi" w:hAnsiTheme="minorHAnsi" w:cstheme="minorBidi"/>
          <w:b w:val="0"/>
          <w:lang w:val="en-GB"/>
        </w:rPr>
        <w:commentReference w:id="0"/>
      </w:r>
    </w:p>
    <w:p w14:paraId="478F41EA" w14:textId="5AFD6B10" w:rsidR="00BC776A" w:rsidRPr="00D71975" w:rsidRDefault="00A93850" w:rsidP="00FE7B52">
      <w:pPr>
        <w:rPr>
          <w:rFonts w:cstheme="minorHAnsi"/>
          <w:vertAlign w:val="superscript"/>
        </w:rPr>
      </w:pPr>
      <w:r>
        <w:rPr>
          <w:rFonts w:cstheme="minorHAnsi"/>
        </w:rPr>
        <w:t xml:space="preserve">Abhinandan Nabera, </w:t>
      </w:r>
      <w:r w:rsidR="00BC776A" w:rsidRPr="00D71975">
        <w:rPr>
          <w:rFonts w:cstheme="minorHAnsi"/>
        </w:rPr>
        <w:t xml:space="preserve">Ioan-Robert Istrate, </w:t>
      </w:r>
      <w:r>
        <w:rPr>
          <w:rFonts w:cstheme="minorHAnsi"/>
        </w:rPr>
        <w:t>Javier Pérez-Ramírez</w:t>
      </w:r>
      <w:r w:rsidR="00BC776A" w:rsidRPr="00D71975">
        <w:rPr>
          <w:rFonts w:cstheme="minorHAnsi"/>
        </w:rPr>
        <w:t xml:space="preserve"> </w:t>
      </w:r>
      <w:r w:rsidR="00585D68">
        <w:rPr>
          <w:rFonts w:cstheme="minorHAnsi"/>
        </w:rPr>
        <w:t>and</w:t>
      </w:r>
      <w:r w:rsidR="00D71975" w:rsidRPr="00D71975">
        <w:rPr>
          <w:rFonts w:cstheme="minorHAnsi"/>
        </w:rPr>
        <w:t xml:space="preserve"> </w:t>
      </w:r>
      <w:r w:rsidR="00BC776A" w:rsidRPr="00D71975">
        <w:rPr>
          <w:rFonts w:cstheme="minorHAnsi"/>
        </w:rPr>
        <w:t>Gonzalo Guillén-Gosálbez</w:t>
      </w:r>
      <w:r w:rsidR="00BC776A" w:rsidRPr="00D71975">
        <w:rPr>
          <w:rFonts w:cstheme="minorHAnsi"/>
          <w:vertAlign w:val="superscript"/>
        </w:rPr>
        <w:t>*</w:t>
      </w:r>
    </w:p>
    <w:p w14:paraId="5DE07D6E" w14:textId="1420DA64" w:rsidR="00BC776A" w:rsidRPr="00BC776A" w:rsidRDefault="00BC776A" w:rsidP="00FE7B52">
      <w:pPr>
        <w:rPr>
          <w:rFonts w:cstheme="minorHAnsi"/>
          <w:sz w:val="20"/>
          <w:szCs w:val="20"/>
        </w:rPr>
      </w:pPr>
      <w:r w:rsidRPr="00BC776A">
        <w:rPr>
          <w:rFonts w:cstheme="minorHAnsi"/>
          <w:sz w:val="20"/>
          <w:szCs w:val="20"/>
        </w:rPr>
        <w:t>Institute for Chemical and Bioengineering, Department of Chemistry and Applied Biosciences, ETH Zürich, Vladimir-Prelog-</w:t>
      </w:r>
      <w:proofErr w:type="spellStart"/>
      <w:r w:rsidRPr="00BC776A">
        <w:rPr>
          <w:rFonts w:cstheme="minorHAnsi"/>
          <w:sz w:val="20"/>
          <w:szCs w:val="20"/>
        </w:rPr>
        <w:t>Weg</w:t>
      </w:r>
      <w:proofErr w:type="spellEnd"/>
      <w:r w:rsidRPr="00BC776A">
        <w:rPr>
          <w:rFonts w:cstheme="minorHAnsi"/>
          <w:sz w:val="20"/>
          <w:szCs w:val="20"/>
        </w:rPr>
        <w:t xml:space="preserve"> 1, Zürich 8093, Switzerland</w:t>
      </w:r>
    </w:p>
    <w:p w14:paraId="0838D37C" w14:textId="77777777" w:rsidR="00BC776A" w:rsidRPr="00BC776A" w:rsidRDefault="00BC776A" w:rsidP="00FE7B52">
      <w:pPr>
        <w:rPr>
          <w:rFonts w:cstheme="minorHAnsi"/>
          <w:sz w:val="20"/>
          <w:szCs w:val="20"/>
        </w:rPr>
      </w:pPr>
      <w:r w:rsidRPr="00BC776A">
        <w:rPr>
          <w:rFonts w:cstheme="minorHAnsi"/>
          <w:sz w:val="20"/>
          <w:szCs w:val="20"/>
        </w:rPr>
        <w:t xml:space="preserve">*Corresponding author: </w:t>
      </w:r>
      <w:hyperlink r:id="rId11" w:history="1">
        <w:r w:rsidRPr="00BC776A">
          <w:rPr>
            <w:rStyle w:val="Hyperlink"/>
            <w:rFonts w:cstheme="minorHAnsi"/>
            <w:sz w:val="20"/>
            <w:szCs w:val="20"/>
          </w:rPr>
          <w:t>gonzalo.guillen.gosalbez@chem.ethz.ch</w:t>
        </w:r>
      </w:hyperlink>
    </w:p>
    <w:p w14:paraId="25A44893" w14:textId="7EC1B385" w:rsidR="007C6349" w:rsidRDefault="007C6349" w:rsidP="00607B43">
      <w:pPr>
        <w:pStyle w:val="Heading2"/>
      </w:pPr>
      <w:bookmarkStart w:id="1" w:name="_GoBack"/>
      <w:bookmarkEnd w:id="1"/>
      <w:r>
        <w:t>Context and scale</w:t>
      </w:r>
    </w:p>
    <w:p w14:paraId="3930DDD7" w14:textId="77777777" w:rsidR="007C6349" w:rsidRDefault="007C6349" w:rsidP="007C6349">
      <w:pPr>
        <w:rPr>
          <w:rFonts w:cs="Arial"/>
          <w:bCs/>
          <w:szCs w:val="28"/>
        </w:rPr>
      </w:pPr>
      <w:r>
        <w:rPr>
          <w:rFonts w:cs="Arial"/>
          <w:bCs/>
          <w:szCs w:val="28"/>
        </w:rPr>
        <w:t xml:space="preserve">Text </w:t>
      </w:r>
      <w:proofErr w:type="spellStart"/>
      <w:r>
        <w:rPr>
          <w:rFonts w:cs="Arial"/>
          <w:bCs/>
          <w:szCs w:val="28"/>
        </w:rPr>
        <w:t>text</w:t>
      </w:r>
      <w:proofErr w:type="spellEnd"/>
      <w:r>
        <w:rPr>
          <w:rFonts w:cs="Arial"/>
          <w:bCs/>
          <w:szCs w:val="28"/>
        </w:rPr>
        <w:t xml:space="preserve"> </w:t>
      </w:r>
      <w:proofErr w:type="spellStart"/>
      <w:r>
        <w:rPr>
          <w:rFonts w:cs="Arial"/>
          <w:bCs/>
          <w:szCs w:val="28"/>
        </w:rPr>
        <w:t>text</w:t>
      </w:r>
      <w:proofErr w:type="spellEnd"/>
      <w:r>
        <w:rPr>
          <w:rFonts w:cs="Arial"/>
          <w:bCs/>
          <w:szCs w:val="28"/>
        </w:rPr>
        <w:t>.</w:t>
      </w:r>
    </w:p>
    <w:p w14:paraId="3335AC35" w14:textId="32DB6451" w:rsidR="00D215B7" w:rsidRPr="00BC78B3" w:rsidRDefault="002F35CA" w:rsidP="00BC78B3">
      <w:pPr>
        <w:pStyle w:val="Heading2"/>
      </w:pPr>
      <w:r>
        <w:t>Summary</w:t>
      </w:r>
    </w:p>
    <w:p w14:paraId="2D1C4585" w14:textId="640FD6D3" w:rsidR="00D215B7" w:rsidRDefault="002D1EA7" w:rsidP="00D215B7">
      <w:pPr>
        <w:rPr>
          <w:rFonts w:cs="Arial"/>
          <w:bCs/>
          <w:szCs w:val="28"/>
        </w:rPr>
      </w:pPr>
      <w:r>
        <w:rPr>
          <w:rFonts w:cs="Arial"/>
          <w:bCs/>
          <w:szCs w:val="28"/>
        </w:rPr>
        <w:t xml:space="preserve">Text </w:t>
      </w:r>
      <w:proofErr w:type="spellStart"/>
      <w:r>
        <w:rPr>
          <w:rFonts w:cs="Arial"/>
          <w:bCs/>
          <w:szCs w:val="28"/>
        </w:rPr>
        <w:t>text</w:t>
      </w:r>
      <w:proofErr w:type="spellEnd"/>
      <w:r>
        <w:rPr>
          <w:rFonts w:cs="Arial"/>
          <w:bCs/>
          <w:szCs w:val="28"/>
        </w:rPr>
        <w:t xml:space="preserve"> </w:t>
      </w:r>
      <w:proofErr w:type="spellStart"/>
      <w:r>
        <w:rPr>
          <w:rFonts w:cs="Arial"/>
          <w:bCs/>
          <w:szCs w:val="28"/>
        </w:rPr>
        <w:t>text</w:t>
      </w:r>
      <w:proofErr w:type="spellEnd"/>
      <w:r>
        <w:rPr>
          <w:rFonts w:cs="Arial"/>
          <w:bCs/>
          <w:szCs w:val="28"/>
        </w:rPr>
        <w:t>.</w:t>
      </w:r>
    </w:p>
    <w:p w14:paraId="242C23B8" w14:textId="36653AF3" w:rsidR="00F039D2" w:rsidRPr="00AF4FF5" w:rsidRDefault="00F039D2" w:rsidP="00BC78B3">
      <w:pPr>
        <w:pStyle w:val="Heading2"/>
      </w:pPr>
      <w:r>
        <w:t>Introduction</w:t>
      </w:r>
    </w:p>
    <w:p w14:paraId="4C0D1569" w14:textId="44146D7D" w:rsidR="00A93850" w:rsidRDefault="00805C88" w:rsidP="00A93850">
      <w:ins w:id="2" w:author="Istrate  Ioan-Robert" w:date="2022-12-09T11:36:00Z">
        <w:r>
          <w:t xml:space="preserve">The chemical industry is the industrial sector with the highest energy demand </w:t>
        </w:r>
      </w:ins>
      <w:ins w:id="3" w:author="Istrate  Ioan-Robert" w:date="2022-12-09T11:37:00Z">
        <w:r w:rsidR="003E529C">
          <w:t>as</w:t>
        </w:r>
      </w:ins>
      <w:ins w:id="4" w:author="Istrate  Ioan-Robert" w:date="2022-12-09T11:36:00Z">
        <w:r>
          <w:t xml:space="preserve"> it uses fossil fuels</w:t>
        </w:r>
      </w:ins>
      <w:ins w:id="5" w:author="Istrate  Ioan-Robert" w:date="2022-12-12T12:24:00Z">
        <w:r w:rsidR="003D6301">
          <w:t xml:space="preserve"> both</w:t>
        </w:r>
      </w:ins>
      <w:ins w:id="6" w:author="Istrate  Ioan-Robert" w:date="2022-12-09T11:37:00Z">
        <w:r>
          <w:t xml:space="preserve"> as feedstock and </w:t>
        </w:r>
      </w:ins>
      <w:ins w:id="7" w:author="Istrate  Ioan-Robert" w:date="2022-12-12T12:27:00Z">
        <w:r w:rsidR="0086510B">
          <w:t>fuel</w:t>
        </w:r>
      </w:ins>
      <w:ins w:id="8" w:author="Istrate  Ioan-Robert" w:date="2022-12-09T11:37:00Z">
        <w:r>
          <w:t xml:space="preserve">. </w:t>
        </w:r>
      </w:ins>
      <w:commentRangeStart w:id="9"/>
      <w:del w:id="10" w:author="Istrate  Ioan-Robert" w:date="2022-12-09T11:40:00Z">
        <w:r w:rsidR="00A93850" w:rsidDel="006B3FB9">
          <w:delText>As of 2018,</w:delText>
        </w:r>
      </w:del>
      <w:ins w:id="11" w:author="Istrate  Ioan-Robert" w:date="2022-12-09T11:40:00Z">
        <w:r w:rsidR="006B3FB9">
          <w:t>About</w:t>
        </w:r>
      </w:ins>
      <w:r w:rsidR="00A93850">
        <w:t xml:space="preserve"> 14% and 8% of global oil and gas, respectively, are consumed </w:t>
      </w:r>
      <w:del w:id="12" w:author="Istrate  Ioan-Robert" w:date="2022-12-09T11:41:00Z">
        <w:r w:rsidR="00A93850" w:rsidDel="006B3FB9">
          <w:delText>as feedstock for</w:delText>
        </w:r>
      </w:del>
      <w:ins w:id="13" w:author="Istrate  Ioan-Robert" w:date="2022-12-12T12:24:00Z">
        <w:r w:rsidR="00C42681">
          <w:t>by</w:t>
        </w:r>
      </w:ins>
      <w:r w:rsidR="00A93850">
        <w:t xml:space="preserve"> </w:t>
      </w:r>
      <w:commentRangeEnd w:id="9"/>
      <w:r w:rsidR="00184EFB">
        <w:rPr>
          <w:rStyle w:val="CommentReference"/>
        </w:rPr>
        <w:commentReference w:id="9"/>
      </w:r>
      <w:r w:rsidR="00A93850">
        <w:t>the chemical industry</w:t>
      </w:r>
      <w:r w:rsidR="003D115B">
        <w:fldChar w:fldCharType="begin"/>
      </w:r>
      <w:r w:rsidR="003D115B">
        <w:instrText xml:space="preserve"> ADDIN ZOTERO_ITEM CSL_CITATION {"citationID":"QIEZZeot","properties":{"formattedCitation":"\\super 1\\nosupersub{}","plainCitation":"1","noteIndex":0},"citationItems":[{"id":26013,"uris":["http://zotero.org/users/9157291/items/T22NA9KH"],"itemData":{"id":26013,"type":"report","language":"en","page":"132","publisher":"International Energy Agency","source":"Zotero","title":"The Future of Petrochemicals: Towards more sustainable plastics and fertilisers","URL":"www.iea.org","author":[{"family":"IEA","given":""}],"issued":{"date-parts":[["2018"]]}}}],"schema":"https://github.com/citation-style-language/schema/raw/master/csl-citation.json"} </w:instrText>
      </w:r>
      <w:r w:rsidR="003D115B">
        <w:fldChar w:fldCharType="separate"/>
      </w:r>
      <w:r w:rsidR="003D115B" w:rsidRPr="003D115B">
        <w:rPr>
          <w:rFonts w:ascii="Calibri" w:hAnsi="Calibri" w:cs="Calibri"/>
          <w:szCs w:val="24"/>
          <w:vertAlign w:val="superscript"/>
        </w:rPr>
        <w:t>1</w:t>
      </w:r>
      <w:r w:rsidR="003D115B">
        <w:fldChar w:fldCharType="end"/>
      </w:r>
      <w:ins w:id="14" w:author="Istrate  Ioan-Robert" w:date="2022-12-09T11:42:00Z">
        <w:r w:rsidR="006531B2">
          <w:t>, which is also re</w:t>
        </w:r>
      </w:ins>
      <w:ins w:id="15" w:author="Istrate  Ioan-Robert" w:date="2022-12-09T11:43:00Z">
        <w:r w:rsidR="006531B2">
          <w:t>sponsible for 5.6</w:t>
        </w:r>
      </w:ins>
      <w:r w:rsidR="00693CAD">
        <w:t> </w:t>
      </w:r>
      <w:ins w:id="16" w:author="Istrate  Ioan-Robert" w:date="2022-12-09T11:43:00Z">
        <w:r w:rsidR="006531B2">
          <w:t>Gt</w:t>
        </w:r>
      </w:ins>
      <w:r w:rsidR="00693CAD">
        <w:t> </w:t>
      </w:r>
      <w:ins w:id="17" w:author="Istrate  Ioan-Robert" w:date="2022-12-09T11:43:00Z">
        <w:r w:rsidR="006531B2">
          <w:t>CO</w:t>
        </w:r>
        <w:r w:rsidR="006531B2" w:rsidRPr="00777BB0">
          <w:rPr>
            <w:vertAlign w:val="subscript"/>
          </w:rPr>
          <w:t>2</w:t>
        </w:r>
        <w:r w:rsidR="006531B2">
          <w:t>-eq per year</w:t>
        </w:r>
      </w:ins>
      <w:ins w:id="18" w:author="Istrate  Ioan-Robert" w:date="2022-12-09T11:47:00Z">
        <w:r w:rsidR="00BC5F83">
          <w:t xml:space="preserve"> (</w:t>
        </w:r>
      </w:ins>
      <w:ins w:id="19" w:author="Istrate  Ioan-Robert" w:date="2022-12-09T11:49:00Z">
        <w:r w:rsidR="00244540">
          <w:t xml:space="preserve">including </w:t>
        </w:r>
      </w:ins>
      <w:ins w:id="20" w:author="Istrate  Ioan-Robert" w:date="2022-12-12T12:24:00Z">
        <w:r w:rsidR="00F278D5">
          <w:t>direct</w:t>
        </w:r>
      </w:ins>
      <w:ins w:id="21" w:author="Istrate  Ioan-Robert" w:date="2022-12-09T11:49:00Z">
        <w:r w:rsidR="00244540">
          <w:t xml:space="preserve"> and </w:t>
        </w:r>
      </w:ins>
      <w:ins w:id="22" w:author="Istrate  Ioan-Robert" w:date="2022-12-12T12:28:00Z">
        <w:r w:rsidR="005656D2">
          <w:t>indirect</w:t>
        </w:r>
      </w:ins>
      <w:ins w:id="23" w:author="Istrate  Ioan-Robert" w:date="2022-12-09T11:49:00Z">
        <w:r w:rsidR="00244540">
          <w:t xml:space="preserve"> emissions</w:t>
        </w:r>
      </w:ins>
      <w:ins w:id="24" w:author="Istrate  Ioan-Robert" w:date="2022-12-09T11:47:00Z">
        <w:r w:rsidR="00BC5F83">
          <w:t>)</w:t>
        </w:r>
      </w:ins>
      <w:ins w:id="25" w:author="Istrate  Ioan-Robert" w:date="2022-12-09T11:45:00Z">
        <w:r w:rsidR="00B94264">
          <w:t xml:space="preserve">, equivalent to </w:t>
        </w:r>
      </w:ins>
      <w:ins w:id="26" w:author="Istrate  Ioan-Robert" w:date="2022-12-09T11:48:00Z">
        <w:r w:rsidR="00244540">
          <w:t xml:space="preserve">roughly </w:t>
        </w:r>
      </w:ins>
      <w:ins w:id="27" w:author="Istrate  Ioan-Robert" w:date="2022-12-09T11:45:00Z">
        <w:r w:rsidR="00B94264">
          <w:t xml:space="preserve">10% of global </w:t>
        </w:r>
      </w:ins>
      <w:ins w:id="28" w:author="Istrate  Ioan-Robert" w:date="2022-12-09T11:46:00Z">
        <w:r w:rsidR="00B94264">
          <w:t>anthropogenic</w:t>
        </w:r>
      </w:ins>
      <w:ins w:id="29" w:author="Istrate  Ioan-Robert" w:date="2022-12-09T11:45:00Z">
        <w:r w:rsidR="00B94264">
          <w:t xml:space="preserve"> </w:t>
        </w:r>
      </w:ins>
      <w:ins w:id="30" w:author="Istrate  Ioan-Robert" w:date="2022-12-09T15:45:00Z">
        <w:r w:rsidR="00965A11">
          <w:t>greenhouse gas (</w:t>
        </w:r>
      </w:ins>
      <w:ins w:id="31" w:author="Istrate  Ioan-Robert" w:date="2022-12-09T11:45:00Z">
        <w:r w:rsidR="00B94264">
          <w:t>GHG</w:t>
        </w:r>
      </w:ins>
      <w:ins w:id="32" w:author="Istrate  Ioan-Robert" w:date="2022-12-09T15:45:00Z">
        <w:r w:rsidR="00965A11">
          <w:t>)</w:t>
        </w:r>
      </w:ins>
      <w:ins w:id="33" w:author="Istrate  Ioan-Robert" w:date="2022-12-09T11:45:00Z">
        <w:r w:rsidR="00B94264">
          <w:t xml:space="preserve"> emissions</w:t>
        </w:r>
      </w:ins>
      <w:r w:rsidR="00B94264">
        <w:fldChar w:fldCharType="begin"/>
      </w:r>
      <w:r w:rsidR="00B94264">
        <w:instrText xml:space="preserve"> ADDIN ZOTERO_ITEM CSL_CITATION {"citationID":"aVZ4QBdk","properties":{"formattedCitation":"\\super 2,3\\nosupersub{}","plainCitation":"2,3","noteIndex":0},"citationItems":[{"id":25858,"uris":["http://zotero.org/users/9157291/items/PW4PTV2I"],"itemData":{"id":25858,"type":"article-journal","abstract":"Chemicals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Engineering","DOI":"10.1016/j.coche.2022.100881","ISSN":"2211-3398","journalAbbreviation":"Current Opinion in Chemical Engineering","language":"en","page":"100881","source":"ScienceDirect","title":"Mapping GHG emissions and prospects for renewable energy in the chemical industry","volume":"39","author":[{"family":"Bauer","given":"Fredric"},{"family":"Tilsted","given":"Joachim P"},{"family":"Pfister","given":"Stephan"},{"family":"Oberschelp","given":"Christopher"},{"family":"Kulionis","given":"Viktoras"}],"issued":{"date-parts":[["2023",3,1]]}}},{"id":26002,"uris":["http://zotero.org/users/9157291/items/8IVAJAL9"],"itemData":{"id":26002,"type":"report","abstract":"With the risk of climate breakdown becoming ever more pressing as the world is on track for 2.7 degrees warming, pressure is increasing on all sectors of the economy to break with fossil fuel dependence and reduce greenhouse gas (GHG) emissions. In this context, the chemical industry and the production of important basic chemicals is a key sector to consider. Although historically a driver of economic development, the sector is highly dependent on fossil resources for use as both feedstock and fuel in the production of as well organic as inorganic chemicals. The chemical industry demands both petroleum fractions and natural gas. Petroleum fractions such as naphtha and petroleum gases are used as feedstocks for building block chemicals and polymers (e.g., benzene and polyethylene), while natural gas is used for methanol and ammonia. Indeed, the sector is associated with both large process emissions as well as energy related emissions. Our results demonstrate that in 2020 direct GHG emissions from the petrochemical sector amounted to 1.8 Gt CO2eq which is equivalent to 4% of global GHG emissions. Indirect GHG emissions resulting from the activities in other industries supplying inputs for the petrochemical industry accounted for another 3.8 Gt CO2eq. The petrochemical industry is thus associated with a total of 5.6Gt CO2eq of GHG emissions, equivalent to ~10% of global emissions. Over the past 25 years, emissions associated with petrochemicals have doubled and the sector is the third most GHG emitting industry. This increase is fueled by large growth of petrochemicals production as well as growth in regions with high indirect emissions, i.e., in energy systems with high dependence on coal and other fossil fuels. Over the past decades, the industry has grown rapidly in the Asia-Pacific region especially in China which in 2020 was the source for about 47% of global GHG emissions associated with petrochemicals. USA accounts for 6% of the emissions from the industry and Europe for 5%. The BRIC group of countries, which except for China also includes Brazil, India, and Russia, currently accounts for 57% of GHG emissions from petrochemicals, showing that the emissions from this sector are more geographically clustered in these countries than emissions from other sectors.Proper disaggregated and comparative analyses of key products is currently not possible. Data confidentiality and a high reliance on proxy data limit the reliability of LCA and stands in the way of mapping climate impacts. A strong demand of chemicals life cycle inventory (LCI) data for environmental footprinting has resulted in a general increase of chemicals data in many LCI databases, but the energy demands both for heat and electricity are typically not well-documented for production processes outside the main bulk chemicals. If incinerated at end-of-life plastics and other chemical products will emit embodied carbon as CO2 and if landfilled there is a risk of slow degradation with associated methane emissions. Global estimates based on most LCA datasets will thus significantly underestimate emissions from the chemical industry.The multitude of value chains dependent on the petrochemical industry makes it an important contribution to life cycle emissions in many sectors of the economy. Petrochemicals are used as an intermediate input in many industries and the emissions associated with them thus propagate through the economy, with final demand in manufacturing industries and services being associated with the largest shares of emissions from chemicals. The impacts and emissions downstream in value chains is however poorly understood and disclosure by petrochemical producers is lacking and insufficient. While disclosure of emissions in the industry has increased over the past decades, it remains partial and shows inconsistencies over time. This is due to issues such as different reporting standards, large discrepancies in the extent of disclosure as well as various other gaps and inconsistencies in reporting. This holds for all scopes, although Scope 1 emissions are better covered. Only some firms disclose information about downstream Scope 3 emissions including end-of-life for final products. Emission targets set by firms in the industry do not correspond to the challenge of large and rapid emission reductions. Many targets include only parts of operations and transparent, standardized target-setting is lacking. Reported emission reduction initiatives to achieve targets are far from sufficient focusing mainly on efficiency improvements or insubstantial parts of the operation. Shifting to renewable energy is a key for rapid emission reductions in the industry, yet few firms report strategic targets for this shift. As the industry has historically been closely linked to and integrated with the energy sector it holds a great potential for engaging with the deployment and adoption of renewable energy, although this implies a transformation of the knowledge base and resource allocation in the industry which is still focused on fossil fuels. Roadmaps and scenario analyses show that apart from a shift to renewable energy, a transformation of the industry relies on the deployment of key technologies which are not yet fully developed. This includes new technologies for hydrogen production, e.g., electrolytic (green) hydrogen or hydrogen produced with carbon capture and storage (CCS). New chemical synthesis pathways based on captured carbon, so called carbon capture and utilization (CCU) is also highlighted, but the massive demand for renewable energy associated with this pathway is a significant barrier to its adoption in the near term. The report shows how efficiency improvements continues to be the main focus for reducing the climate impact of petrochemicals, but that this is a completely inadequate approach for achieving the emissions reductions necessary in the coming decades. Breakthrough technologies are unlikely to be deployed at a rate consistent with international climate targets, and there is a great risk in relying on the promises of technologies which are yet to be proven at scale. The large knowledge gaps that remain are key barriers for effective governance of the transition.","event-place":"Lund","publisher":"Lund University","publisher-place":"Lund","source":"Lund University","title":"Petrochemicals and Climate Change: Tracing Globally Growing Emissions and Key Blind Spots in a Fossil-Based Industry","title-short":"Petrochemicals and Climate Change","author":[{"family":"Bauer","given":"Fredric"},{"family":"Kulionis","given":"Viktoras"},{"family":"Oberschelp","given":"Christopher"},{"family":"Pfister","given":"Stephan"},{"family":"Tilsted","given":"Joachim Peter"},{"family":"Finkill","given":"Guy David"},{"family":"Fjäll","given":"Stephanie"}],"issued":{"date-parts":[["2022"]]}}}],"schema":"https://github.com/citation-style-language/schema/raw/master/csl-citation.json"} </w:instrText>
      </w:r>
      <w:r w:rsidR="00B94264">
        <w:fldChar w:fldCharType="separate"/>
      </w:r>
      <w:r w:rsidR="00B94264" w:rsidRPr="00B94264">
        <w:rPr>
          <w:rFonts w:ascii="Calibri" w:hAnsi="Calibri" w:cs="Calibri"/>
          <w:szCs w:val="24"/>
          <w:vertAlign w:val="superscript"/>
        </w:rPr>
        <w:t>2,3</w:t>
      </w:r>
      <w:r w:rsidR="00B94264">
        <w:fldChar w:fldCharType="end"/>
      </w:r>
      <w:r w:rsidR="00A93850">
        <w:t xml:space="preserve">. Out of all the chemicals, ammonia, methanol, ethylene, and propylene are the major building blocks of the chemical industry which are further used as raw materials for the production of valuable products. </w:t>
      </w:r>
      <w:commentRangeStart w:id="34"/>
      <w:r w:rsidR="006A0308">
        <w:t>Notably</w:t>
      </w:r>
      <w:r w:rsidR="001F21ED">
        <w:t xml:space="preserve">, ammonia is </w:t>
      </w:r>
      <w:r w:rsidR="00085A8D">
        <w:t>critical to the</w:t>
      </w:r>
      <w:r w:rsidR="001F21ED">
        <w:t xml:space="preserve"> production of fertilizers</w:t>
      </w:r>
      <w:r w:rsidR="00085A8D">
        <w:t xml:space="preserve"> and to ensure global food security</w:t>
      </w:r>
      <w:r w:rsidR="00572DC6">
        <w:fldChar w:fldCharType="begin"/>
      </w:r>
      <w:r w:rsidR="00572DC6">
        <w:instrText xml:space="preserve"> ADDIN ZOTERO_ITEM CSL_CITATION {"citationID":"poBLUvak","properties":{"formattedCitation":"\\super 4\\nosupersub{}","plainCitation":"4","noteIndex":0},"citationItems":[{"id":26332,"uris":["http://zotero.org/users/9157291/items/IIB456LG"],"itemData":{"id":26332,"type":"article-journal","abstract":"On 13 October 1908, Fritz Haber filed his patent on the “synthesis of ammonia from its elements” for which he was later awarded the 1918 Nobel Prize in Chemistry. A hundred years on we live in a world transformed by and highly dependent upon Haber–Bosch nitrogen.","container-title":"Nature Geoscience","DOI":"10.1038/ngeo325","ISSN":"1752-0908","issue":"10","journalAbbreviation":"Nature Geosci","language":"en","license":"2008 Nature Publishing Group","note":"number: 10\npublisher: Nature Publishing Group","page":"636-639","source":"www.nature.com","title":"How a century of ammonia synthesis changed the world","volume":"1","author":[{"family":"Erisman","given":"Jan Willem"},{"family":"Sutton","given":"Mark A."},{"family":"Galloway","given":"James"},{"family":"Klimont","given":"Zbigniew"},{"family":"Winiwarter","given":"Wilfried"}],"issued":{"date-parts":[["2008",10]]}}}],"schema":"https://github.com/citation-style-language/schema/raw/master/csl-citation.json"} </w:instrText>
      </w:r>
      <w:r w:rsidR="00572DC6">
        <w:fldChar w:fldCharType="separate"/>
      </w:r>
      <w:r w:rsidR="00572DC6" w:rsidRPr="00572DC6">
        <w:rPr>
          <w:rFonts w:ascii="Calibri" w:hAnsi="Calibri" w:cs="Calibri"/>
          <w:szCs w:val="24"/>
          <w:vertAlign w:val="superscript"/>
        </w:rPr>
        <w:t>4</w:t>
      </w:r>
      <w:r w:rsidR="00572DC6">
        <w:fldChar w:fldCharType="end"/>
      </w:r>
      <w:r w:rsidR="001F21ED">
        <w:t xml:space="preserve">, while methanol is largely used for the production of valuable products </w:t>
      </w:r>
      <w:r w:rsidR="00C94791">
        <w:t>(e.g.,</w:t>
      </w:r>
      <w:r w:rsidR="001F21ED">
        <w:t xml:space="preserve"> formic acid, acetic acid, dimethyl ether, </w:t>
      </w:r>
      <w:r w:rsidR="00FA14F9">
        <w:t xml:space="preserve">and </w:t>
      </w:r>
      <w:r w:rsidR="001F21ED">
        <w:t>methylamine</w:t>
      </w:r>
      <w:r w:rsidR="00C94791">
        <w:t>) and can serve as an intermediate to olefins and aromatics</w:t>
      </w:r>
      <w:r w:rsidR="00FA14F9">
        <w:fldChar w:fldCharType="begin"/>
      </w:r>
      <w:r w:rsidR="00572DC6">
        <w:instrText xml:space="preserve"> ADDIN ZOTERO_ITEM CSL_CITATION {"citationID":"aKzH7OoY","properties":{"formattedCitation":"\\super 5\\nosupersub{}","plainCitation":"5","noteIndex":0},"citationItems":[{"id":26329,"uris":["http://zotero.org/users/9157291/items/RURRENJ6"],"itemData":{"id":26329,"type":"article-journal","abstract":"Methanol, a convenient liquid fuel and raw material for synthetic hydrocarbons, offers an alternative to depleting sources of fossil fuels and can be produced, for example, by reacting H2 with CO2 from industrial effluents or the atmosphere—good news with regards to global-warming concerns. This Essay discusses various aspects of current and alternative energy sources, with a particular focus on the “methanol economy” (see scheme).","container-title":"Angewandte Chemie International Edition","DOI":"10.1002/anie.200462121","ISSN":"1521-3773","issue":"18","note":"_eprint: https://onlinelibrary.wiley.com/doi/pdf/10.1002/anie.200462121","page":"2636-2639","source":"Wiley Online Library","title":"Beyond Oil and Gas: The Methanol Economy","title-short":"Beyond Oil and Gas","volume":"44","author":[{"family":"Olah","given":"George A."}],"issued":{"date-parts":[["2005"]]}}}],"schema":"https://github.com/citation-style-language/schema/raw/master/csl-citation.json"} </w:instrText>
      </w:r>
      <w:r w:rsidR="00FA14F9">
        <w:fldChar w:fldCharType="separate"/>
      </w:r>
      <w:r w:rsidR="00572DC6" w:rsidRPr="00572DC6">
        <w:rPr>
          <w:rFonts w:ascii="Calibri" w:hAnsi="Calibri" w:cs="Calibri"/>
          <w:szCs w:val="24"/>
          <w:vertAlign w:val="superscript"/>
        </w:rPr>
        <w:t>5</w:t>
      </w:r>
      <w:r w:rsidR="00FA14F9">
        <w:fldChar w:fldCharType="end"/>
      </w:r>
      <w:r w:rsidR="001F21ED">
        <w:t>.</w:t>
      </w:r>
      <w:commentRangeEnd w:id="34"/>
      <w:r w:rsidR="001859A1">
        <w:t xml:space="preserve"> </w:t>
      </w:r>
      <w:r w:rsidR="009B381E">
        <w:rPr>
          <w:rStyle w:val="CommentReference"/>
        </w:rPr>
        <w:commentReference w:id="34"/>
      </w:r>
      <w:r w:rsidR="00A93850">
        <w:t xml:space="preserve">Ammonia is predominantly produced via the Haber-Bosch process using natural gas as feedstock and </w:t>
      </w:r>
      <w:commentRangeStart w:id="35"/>
      <w:r w:rsidR="00A93850">
        <w:t>is responsible for one-fourth of the total fossil fuel consumption in the chemical industry</w:t>
      </w:r>
      <w:r w:rsidR="001177F5">
        <w:fldChar w:fldCharType="begin"/>
      </w:r>
      <w:r w:rsidR="00572DC6">
        <w:instrText xml:space="preserve"> ADDIN ZOTERO_ITEM CSL_CITATION {"citationID":"wuvxhbT6","properties":{"formattedCitation":"\\super 6\\nosupersub{}","plainCitation":"6","noteIndex":0},"citationItems":[{"id":26142,"uris":["http://zotero.org/users/9157291/items/RJPGI88N"],"itemData":{"id":26142,"type":"article-journal","abstract":"Chemical products are ubiquitous in modern society. The chemical sector is the largest industrial energy consumer and the third largest industrial emitter of carbon dioxide. The current portfolio of mitigation options for the chemical sector emphasizes upstream “supply side” solutions, whereas downstream mitigation options, such as material efficiency, are given comparatively short shrift. Key reasons for this are the scarcity of data on the sector’s material flows, and the highly intertwined nature of its complex supply chains. We provide the most up to date, comprehensive and transparent data set available publicly, on virgin production routes in the chemical sector: from fossil fuel feedstocks to chemical products. We map global mass flows for the year 2013 through a complex network of transformation processes, and by taking account of secondary reactants and by-products, we maintain a full mass balance throughout. The resulting data set partially addresses the dearth of publicly available information on the chemical sector’s supply chain, and can be used to prioritise downstream mitigation options.","container-title":"Environmental Science &amp; Technology","DOI":"10.1021/acs.est.7b04573","ISSN":"0013-936X","issue":"4","journalAbbreviation":"Environ. Sci. Technol.","note":"publisher: American Chemical Society","page":"1725-1734","source":"ACS Publications","title":"Mapping Global Flows of Chemicals: From Fossil Fuel Feedstocks to Chemical Products","title-short":"Mapping Global Flows of Chemicals","volume":"52","author":[{"family":"Levi","given":"Peter G."},{"family":"Cullen","given":"Jonathan M."}],"issued":{"date-parts":[["2018",2,20]]}}}],"schema":"https://github.com/citation-style-language/schema/raw/master/csl-citation.json"} </w:instrText>
      </w:r>
      <w:r w:rsidR="001177F5">
        <w:fldChar w:fldCharType="separate"/>
      </w:r>
      <w:r w:rsidR="00572DC6" w:rsidRPr="00572DC6">
        <w:rPr>
          <w:rFonts w:ascii="Calibri" w:hAnsi="Calibri" w:cs="Calibri"/>
          <w:szCs w:val="24"/>
          <w:vertAlign w:val="superscript"/>
        </w:rPr>
        <w:t>6</w:t>
      </w:r>
      <w:r w:rsidR="001177F5">
        <w:fldChar w:fldCharType="end"/>
      </w:r>
      <w:commentRangeEnd w:id="35"/>
      <w:r w:rsidR="001177F5">
        <w:rPr>
          <w:rStyle w:val="CommentReference"/>
        </w:rPr>
        <w:commentReference w:id="35"/>
      </w:r>
      <w:r w:rsidR="00A93850">
        <w:t>.</w:t>
      </w:r>
      <w:del w:id="36" w:author="Istrate  Ioan-Robert" w:date="2022-12-09T12:33:00Z">
        <w:r w:rsidR="00A93850" w:rsidDel="00955E3A">
          <w:delText xml:space="preserve"> </w:delText>
        </w:r>
      </w:del>
      <w:commentRangeStart w:id="37"/>
      <w:del w:id="38" w:author="Istrate  Ioan-Robert" w:date="2022-12-09T11:57:00Z">
        <w:r w:rsidR="00A93850" w:rsidDel="005E2E7E">
          <w:delText>Ammonia alone is responsible for the release of approximately</w:delText>
        </w:r>
      </w:del>
      <w:del w:id="39" w:author="Istrate  Ioan-Robert" w:date="2022-12-09T12:33:00Z">
        <w:r w:rsidR="00A93850" w:rsidDel="00955E3A">
          <w:delText xml:space="preserve"> 550 Mt CO</w:delText>
        </w:r>
        <w:r w:rsidR="005E2E7E" w:rsidRPr="005E2E7E" w:rsidDel="00955E3A">
          <w:rPr>
            <w:vertAlign w:val="subscript"/>
          </w:rPr>
          <w:delText>2</w:delText>
        </w:r>
        <w:r w:rsidR="005E2E7E" w:rsidDel="00955E3A">
          <w:delText>-</w:delText>
        </w:r>
        <w:r w:rsidR="00A93850" w:rsidDel="00955E3A">
          <w:delText xml:space="preserve">eq </w:delText>
        </w:r>
      </w:del>
      <w:del w:id="40" w:author="Istrate  Ioan-Robert" w:date="2022-12-09T11:58:00Z">
        <w:r w:rsidR="00A93850" w:rsidDel="00EB16CD">
          <w:delText xml:space="preserve">which accounts for </w:delText>
        </w:r>
      </w:del>
      <w:del w:id="41" w:author="Istrate  Ioan-Robert" w:date="2022-12-09T12:33:00Z">
        <w:r w:rsidR="00A93850" w:rsidDel="00955E3A">
          <w:delText xml:space="preserve">1.5% of global </w:delText>
        </w:r>
      </w:del>
      <w:del w:id="42" w:author="Istrate  Ioan-Robert" w:date="2022-12-09T11:58:00Z">
        <w:r w:rsidR="00A93850" w:rsidDel="00266D09">
          <w:delText>carbon emissions</w:delText>
        </w:r>
      </w:del>
      <w:commentRangeEnd w:id="37"/>
      <w:r w:rsidR="00955E3A">
        <w:rPr>
          <w:rStyle w:val="CommentReference"/>
        </w:rPr>
        <w:commentReference w:id="37"/>
      </w:r>
      <w:r w:rsidR="00A93850">
        <w:t xml:space="preserve"> </w:t>
      </w:r>
      <w:del w:id="43" w:author="Istrate  Ioan-Robert" w:date="2022-12-09T12:00:00Z">
        <w:r w:rsidR="00A93850" w:rsidDel="00AA5FA1">
          <w:delText xml:space="preserve">The major source of these emissions is the hydrogen required for ammonia synthesis which is produced via Steam Methane Reforming (SMR) [Carlo D’Angelo et al. 2021]. </w:delText>
        </w:r>
      </w:del>
      <w:commentRangeStart w:id="44"/>
      <w:r w:rsidR="00A93850">
        <w:t xml:space="preserve">Similarly, methanol </w:t>
      </w:r>
      <w:r w:rsidR="00AA5FA1">
        <w:t>relies on n</w:t>
      </w:r>
      <w:r w:rsidR="00A93850">
        <w:t>atural gas or coal for the production of syngas which is then converted to methanol via the water-gas shift reaction</w:t>
      </w:r>
      <w:commentRangeEnd w:id="44"/>
      <w:r w:rsidR="00955E3A">
        <w:rPr>
          <w:rStyle w:val="CommentReference"/>
        </w:rPr>
        <w:commentReference w:id="44"/>
      </w:r>
      <w:r w:rsidR="00A93850">
        <w:t>.</w:t>
      </w:r>
    </w:p>
    <w:p w14:paraId="2CFB3629" w14:textId="00DA8DC0" w:rsidR="00A93850" w:rsidDel="0055055A" w:rsidRDefault="00A93850" w:rsidP="00A93850">
      <w:pPr>
        <w:rPr>
          <w:del w:id="45" w:author="Istrate  Ioan-Robert" w:date="2022-12-09T12:06:00Z"/>
        </w:rPr>
      </w:pPr>
      <w:commentRangeStart w:id="46"/>
      <w:del w:id="47" w:author="Istrate  Ioan-Robert" w:date="2022-12-09T12:06:00Z">
        <w:r w:rsidDel="0055055A">
          <w:delText>Ethylene is majorly produced via high temperature (750 – 900°C) steam cracking of hydrocarbons [Kirk Othmer]. It is the world’s largest chemical produced on a volume basis, with a global capacity of 214 Mt (2021) annually [GlobalData]. Steam cracking of hydrocarbons for the production of ethylene yields various by-products such as propylene, butadiene, benzene, etc. Both ethylene and propylene are regarded as the most important olefins as they are used for the production of plastics and resins [Kirk Othmer]. Ethylene and propylene together are responsible for 1.2% of global carbon emissions [IEA 2013]. Therefore, owing to climate change and the targets set by the Paris Agreement, it is important to find alternative ways for the production of these four chemicals which currently account for 3% of the total global carbon emissions [González</w:delText>
        </w:r>
        <w:r w:rsidDel="0055055A">
          <w:rPr>
            <w:rFonts w:ascii="Cambria Math" w:hAnsi="Cambria Math" w:cs="Cambria Math"/>
          </w:rPr>
          <w:delText>‑</w:delText>
        </w:r>
        <w:r w:rsidDel="0055055A">
          <w:delText xml:space="preserve">Garay et al. 2021]. </w:delText>
        </w:r>
        <w:commentRangeEnd w:id="46"/>
        <w:r w:rsidR="0055055A" w:rsidDel="0055055A">
          <w:rPr>
            <w:rStyle w:val="CommentReference"/>
          </w:rPr>
          <w:commentReference w:id="46"/>
        </w:r>
      </w:del>
    </w:p>
    <w:p w14:paraId="6ACEEF52" w14:textId="7268B573" w:rsidR="00371874" w:rsidRDefault="00F647FE" w:rsidP="00A93850">
      <w:pPr>
        <w:rPr>
          <w:ins w:id="48" w:author="Istrate  Ioan-Robert" w:date="2022-12-09T14:15:00Z"/>
        </w:rPr>
      </w:pPr>
      <w:commentRangeStart w:id="49"/>
      <w:ins w:id="50" w:author="Istrate  Ioan-Robert" w:date="2022-12-09T12:57:00Z">
        <w:r>
          <w:t>A</w:t>
        </w:r>
      </w:ins>
      <w:ins w:id="51" w:author="Istrate  Ioan-Robert" w:date="2022-12-09T12:47:00Z">
        <w:r w:rsidR="00D21EBE">
          <w:t>mmonia</w:t>
        </w:r>
      </w:ins>
      <w:commentRangeEnd w:id="49"/>
      <w:ins w:id="52" w:author="Istrate  Ioan-Robert" w:date="2022-12-09T14:10:00Z">
        <w:r w:rsidR="00A72D29">
          <w:rPr>
            <w:rStyle w:val="CommentReference"/>
          </w:rPr>
          <w:commentReference w:id="49"/>
        </w:r>
      </w:ins>
      <w:ins w:id="53" w:author="Istrate  Ioan-Robert" w:date="2022-12-09T12:47:00Z">
        <w:r w:rsidR="00D21EBE">
          <w:t xml:space="preserve"> and methanol are </w:t>
        </w:r>
      </w:ins>
      <w:ins w:id="54" w:author="Istrate  Ioan-Robert" w:date="2022-12-09T12:48:00Z">
        <w:r w:rsidR="001B3AFE">
          <w:t xml:space="preserve">two </w:t>
        </w:r>
      </w:ins>
      <w:ins w:id="55" w:author="Istrate  Ioan-Robert" w:date="2022-12-09T12:47:00Z">
        <w:r w:rsidR="00D21EBE">
          <w:t xml:space="preserve">hard-to-abate </w:t>
        </w:r>
      </w:ins>
      <w:ins w:id="56" w:author="Istrate  Ioan-Robert" w:date="2022-12-12T17:03:00Z">
        <w:r w:rsidR="00FD5CD7">
          <w:t>chemicals</w:t>
        </w:r>
      </w:ins>
      <w:ins w:id="57" w:author="Istrate  Ioan-Robert" w:date="2022-12-09T12:57:00Z">
        <w:r>
          <w:t xml:space="preserve"> </w:t>
        </w:r>
      </w:ins>
      <w:ins w:id="58" w:author="Istrate  Ioan-Robert" w:date="2022-12-09T12:58:00Z">
        <w:r w:rsidR="00CD398D">
          <w:t xml:space="preserve">primarily </w:t>
        </w:r>
      </w:ins>
      <w:ins w:id="59" w:author="Istrate  Ioan-Robert" w:date="2022-12-09T12:57:00Z">
        <w:r>
          <w:t>due to their strong dependence on natural gas as a feedstock</w:t>
        </w:r>
      </w:ins>
      <w:ins w:id="60" w:author="Istrate  Ioan-Robert" w:date="2022-12-09T12:47:00Z">
        <w:r w:rsidR="00D21EBE">
          <w:t>.</w:t>
        </w:r>
      </w:ins>
      <w:ins w:id="61" w:author="Istrate  Ioan-Robert" w:date="2022-12-09T12:51:00Z">
        <w:r w:rsidR="00C42CB3">
          <w:t xml:space="preserve"> </w:t>
        </w:r>
      </w:ins>
      <w:ins w:id="62" w:author="Istrate  Ioan-Robert" w:date="2022-12-09T12:57:00Z">
        <w:r w:rsidR="000B2A0D">
          <w:t xml:space="preserve">Hence, </w:t>
        </w:r>
      </w:ins>
      <w:ins w:id="63" w:author="Istrate  Ioan-Robert" w:date="2022-12-09T12:56:00Z">
        <w:r w:rsidR="008C5738">
          <w:t xml:space="preserve">shifting to renewable feedstocks </w:t>
        </w:r>
      </w:ins>
      <w:ins w:id="64" w:author="Istrate  Ioan-Robert" w:date="2022-12-09T12:57:00Z">
        <w:r w:rsidR="000B2A0D">
          <w:t xml:space="preserve">is paramount to </w:t>
        </w:r>
      </w:ins>
      <w:ins w:id="65" w:author="Istrate  Ioan-Robert" w:date="2022-12-09T12:58:00Z">
        <w:r w:rsidR="00CD398D">
          <w:t>mitigate</w:t>
        </w:r>
      </w:ins>
      <w:ins w:id="66" w:author="Istrate  Ioan-Robert" w:date="2022-12-09T12:57:00Z">
        <w:r w:rsidR="000B2A0D">
          <w:t xml:space="preserve"> </w:t>
        </w:r>
      </w:ins>
      <w:ins w:id="67" w:author="Istrate  Ioan-Robert" w:date="2022-12-09T13:46:00Z">
        <w:r w:rsidR="00CA387B">
          <w:t>the</w:t>
        </w:r>
      </w:ins>
      <w:ins w:id="68" w:author="Istrate  Ioan-Robert" w:date="2022-12-09T14:01:00Z">
        <w:r w:rsidR="0074002E">
          <w:t>ir</w:t>
        </w:r>
      </w:ins>
      <w:ins w:id="69" w:author="Istrate  Ioan-Robert" w:date="2022-12-09T13:46:00Z">
        <w:r w:rsidR="00CA387B">
          <w:t xml:space="preserve"> climate impacts</w:t>
        </w:r>
      </w:ins>
      <w:r w:rsidR="00DC3CAA">
        <w:fldChar w:fldCharType="begin"/>
      </w:r>
      <w:r w:rsidR="00726DD0">
        <w:instrText xml:space="preserve"> ADDIN ZOTERO_ITEM CSL_CITATION {"citationID":"edT6R6TJ","properties":{"formattedCitation":"\\super 7,8\\nosupersub{}","plainCitation":"7,8","noteIndex":0},"citationItems":[{"id":14350,"uris":["http://zotero.org/users/9157291/items/DJ8S6JBW"],"itemData":{"id":14350,"type":"article-journal","abstract":"The petrochemical industry grew to become one of the world's largest industries during the 20th century. It is expected that it will continue to grow, as the world's population gets wealthier, social dynamics change and people demand more affordable and useful materials. The industry recognises that the Earth's carrying capacity is limited. It is adapting to seek to become a truly sustainable ‘carbo’-chemical industry. This paper will address the three main challenges of this transition: shifting hydrocarbon stock, climate change and circular economy. As the energy sector transitions from oil, coal and eventually natural gas, it is expected that the chemical industry will have access to abundant hydrocarbon stocks for which it can find valuable uses. But rising CO2 prices and increasing upgrading costs will likely encourage greater use of alternative, low-carbon feedstocks. In particular, there may be a development of biomass for manufacturing oxygenated chemical intermediates and bio-based materials. To help tackle climate change, the industry will need to reduce the CO2 emissions of its processes and utilities (energy sources). Ways to achieve this will include efficiency improvements, electrification of utilities and processes and switching to renewable H2; upgrading by-products to chemicals; and CO2 capture and storage or utilisation (CCS/CCU). The issue of plastic waste pollution is combining with the challenges discussed above to push society and governments towards a more circular economy. Customer demand for sustainable products is growing. New regulations (and technologies) are being rolled out for waste collection, sorting and recycling. In addition, the industry is making pledges to produce and use more sustainably. However, it is expected that fresh carbon will still have to enter the material cycle. It will be needed to feed the growth of the chemical industry and to compensate for inevitable recycling losses. For a truly circular industry, this fresh carbon would come from a renewable source, i.e. from atmospheric CO2, initially via biomass and later possibly from direct CO2 capture and utilisation (CCU).","container-title":"Energy &amp; Environmental Science","DOI":"10.1039/D1EE00532D","ISSN":"1754-5706","issue":"8","journalAbbreviation":"Energy Environ. Sci.","language":"en","note":"publisher: The Royal Society of Chemistry","page":"4358-4376","source":"pubs.rsc.org","title":"Towards circular carbo-chemicals – the metamorphosis of petrochemicals","volume":"14","author":[{"family":"Lange","given":"J.-P."}],"issued":{"date-parts":[["2021",8,11]]}}},{"id":16183,"uris":["http://zotero.org/users/9157291/items/8ISWY7WE"],"itemData":{"id":16183,"type":"article-journal","abstract":"Zachary Schiffer is currently a doctoral student in the Chemical Engineering Department at MIT. An NSF Graduate Research Fellow and an MIT Presidential Fellow, he is studying applications of electrochemistry to the nitrogen cycle in the Manthiram Lab. Zachary received a B.S.E. from Princeton University in Chemical and Biological Engineering with minors in applications of computing and materials science. As an undergraduate, he worked in Dr. Craig Arnold's lab studying the coupling of mechanics and electrochemistry in lithium ion batteries.  Karthish Manthiram is an Assistant Professor of Chemical Engineering at MIT. The Manthiram Lab develops technologies that enable modular and sustainable transformations of molecules. The lab is currently focused on the conversion of distributed feedstocks, such as air, water, carbon dioxide, and renewable electricity, into molecules that have an impact on our everyday lives. Examples include catalytic technologies through which farmers in developing countries can produce their own ammonia fertilizers and conversion of carbon dioxide into methanol to mitigate emissions that would otherwise contribute to global warming. Karthish received his bachelor's degree from Stanford University in 2010 and his Ph.D. from UC Berkeley in 2015, both in Chemical Engineering. Most recently, he was a postdoctoral researcher at the California Institute of Technology.","container-title":"Joule","DOI":"10.1016/j.joule.2017.07.008","ISSN":"2542-4351","issue":"1","journalAbbreviation":"Joule","language":"en","page":"10-14","source":"ScienceDirect","title":"Electrification and Decarbonization of the Chemical Industry","volume":"1","author":[{"family":"Schiffer","given":"Zachary J."},{"family":"Manthiram","given":"Karthish"}],"issued":{"date-parts":[["2017",9,6]]}}}],"schema":"https://github.com/citation-style-language/schema/raw/master/csl-citation.json"} </w:instrText>
      </w:r>
      <w:r w:rsidR="00DC3CAA">
        <w:fldChar w:fldCharType="separate"/>
      </w:r>
      <w:r w:rsidR="00726DD0" w:rsidRPr="00726DD0">
        <w:rPr>
          <w:rFonts w:ascii="Calibri" w:hAnsi="Calibri" w:cs="Times New Roman"/>
          <w:szCs w:val="24"/>
          <w:vertAlign w:val="superscript"/>
        </w:rPr>
        <w:t>7,8</w:t>
      </w:r>
      <w:r w:rsidR="00DC3CAA">
        <w:fldChar w:fldCharType="end"/>
      </w:r>
      <w:ins w:id="70" w:author="Istrate  Ioan-Robert" w:date="2022-12-09T13:46:00Z">
        <w:r w:rsidR="00CA387B">
          <w:t xml:space="preserve">. </w:t>
        </w:r>
      </w:ins>
      <w:ins w:id="71" w:author="Istrate  Ioan-Robert" w:date="2022-12-09T13:52:00Z">
        <w:r w:rsidR="00DA5217">
          <w:t xml:space="preserve">Low-carbon ammonia production </w:t>
        </w:r>
      </w:ins>
      <w:ins w:id="72" w:author="Istrate  Ioan-Robert" w:date="2022-12-09T13:53:00Z">
        <w:r w:rsidR="00835187">
          <w:t xml:space="preserve">is </w:t>
        </w:r>
      </w:ins>
      <w:ins w:id="73" w:author="Istrate  Ioan-Robert" w:date="2022-12-09T14:13:00Z">
        <w:r w:rsidR="00203926">
          <w:t>possible</w:t>
        </w:r>
      </w:ins>
      <w:ins w:id="74" w:author="Istrate  Ioan-Robert" w:date="2022-12-09T13:52:00Z">
        <w:r w:rsidR="00DA5217">
          <w:t xml:space="preserve"> by </w:t>
        </w:r>
      </w:ins>
      <w:ins w:id="75" w:author="Istrate  Ioan-Robert" w:date="2022-12-09T13:54:00Z">
        <w:r w:rsidR="00835187">
          <w:t>replacing the</w:t>
        </w:r>
      </w:ins>
      <w:ins w:id="76" w:author="Istrate  Ioan-Robert" w:date="2022-12-09T13:52:00Z">
        <w:r w:rsidR="00DA5217">
          <w:t xml:space="preserve"> </w:t>
        </w:r>
      </w:ins>
      <w:ins w:id="77" w:author="Istrate  Ioan-Robert" w:date="2022-12-09T13:55:00Z">
        <w:r w:rsidR="00603E02">
          <w:t>steam methane reforming (SMR)</w:t>
        </w:r>
      </w:ins>
      <w:ins w:id="78" w:author="Istrate  Ioan-Robert" w:date="2022-12-09T13:53:00Z">
        <w:r w:rsidR="00DA5217">
          <w:t xml:space="preserve">-based hydrogen </w:t>
        </w:r>
      </w:ins>
      <w:ins w:id="79" w:author="Istrate  Ioan-Robert" w:date="2022-12-09T13:54:00Z">
        <w:r w:rsidR="00835187">
          <w:t>with</w:t>
        </w:r>
      </w:ins>
      <w:ins w:id="80" w:author="Istrate  Ioan-Robert" w:date="2022-12-09T13:53:00Z">
        <w:r w:rsidR="00DA5217">
          <w:t xml:space="preserve"> electrolytic hydrogen powered by wind or solar energy</w:t>
        </w:r>
      </w:ins>
      <w:r w:rsidR="00835187">
        <w:fldChar w:fldCharType="begin"/>
      </w:r>
      <w:r w:rsidR="00726DD0">
        <w:instrText xml:space="preserve"> ADDIN ZOTERO_ITEM CSL_CITATION {"citationID":"YaB7wvmM","properties":{"formattedCitation":"\\super 9\\nosupersub{}","plainCitation":"9","noteIndex":0},"citationItems":[{"id":3860,"uris":["http://zotero.org/users/9157291/items/AFKW7KRC"],"itemData":{"id":3860,"type":"article-journal","abstract":"At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835187">
        <w:fldChar w:fldCharType="separate"/>
      </w:r>
      <w:r w:rsidR="00726DD0" w:rsidRPr="00726DD0">
        <w:rPr>
          <w:rFonts w:ascii="Calibri" w:hAnsi="Calibri" w:cs="Times New Roman"/>
          <w:szCs w:val="24"/>
          <w:vertAlign w:val="superscript"/>
        </w:rPr>
        <w:t>9</w:t>
      </w:r>
      <w:r w:rsidR="00835187">
        <w:fldChar w:fldCharType="end"/>
      </w:r>
      <w:ins w:id="81" w:author="Istrate  Ioan-Robert" w:date="2022-12-09T13:53:00Z">
        <w:r w:rsidR="00DA5217">
          <w:t>.</w:t>
        </w:r>
      </w:ins>
      <w:ins w:id="82" w:author="Istrate  Ioan-Robert" w:date="2022-12-09T13:55:00Z">
        <w:r w:rsidR="003C181A">
          <w:t xml:space="preserve"> Moreover, </w:t>
        </w:r>
      </w:ins>
      <w:ins w:id="83" w:author="Istrate  Ioan-Robert" w:date="2022-12-09T13:57:00Z">
        <w:r w:rsidR="003C181A">
          <w:t xml:space="preserve">carbon capture and utilization (CCU) offers a route </w:t>
        </w:r>
      </w:ins>
      <w:ins w:id="84" w:author="Istrate  Ioan-Robert" w:date="2022-12-09T14:02:00Z">
        <w:r w:rsidR="00357A2E">
          <w:t>to</w:t>
        </w:r>
      </w:ins>
      <w:ins w:id="85" w:author="Istrate  Ioan-Robert" w:date="2022-12-09T13:57:00Z">
        <w:r w:rsidR="003C181A">
          <w:t xml:space="preserve"> decarboni</w:t>
        </w:r>
      </w:ins>
      <w:ins w:id="86" w:author="Istrate  Ioan-Robert" w:date="2022-12-09T14:02:00Z">
        <w:r w:rsidR="00357A2E">
          <w:t>ze</w:t>
        </w:r>
      </w:ins>
      <w:ins w:id="87" w:author="Istrate  Ioan-Robert" w:date="2022-12-09T13:57:00Z">
        <w:r w:rsidR="003C181A">
          <w:t xml:space="preserve"> </w:t>
        </w:r>
      </w:ins>
      <w:ins w:id="88" w:author="Istrate  Ioan-Robert" w:date="2022-12-09T13:56:00Z">
        <w:r w:rsidR="003C181A">
          <w:t>methanol production</w:t>
        </w:r>
      </w:ins>
      <w:ins w:id="89" w:author="Istrate  Ioan-Robert" w:date="2022-12-09T14:25:00Z">
        <w:r w:rsidR="00522F5A">
          <w:t xml:space="preserve"> via CO</w:t>
        </w:r>
        <w:r w:rsidR="00522F5A" w:rsidRPr="00875E35">
          <w:rPr>
            <w:vertAlign w:val="subscript"/>
          </w:rPr>
          <w:t>2</w:t>
        </w:r>
        <w:r w:rsidR="00522F5A">
          <w:t xml:space="preserve"> hydrogenation</w:t>
        </w:r>
      </w:ins>
      <w:r w:rsidR="003C181A">
        <w:fldChar w:fldCharType="begin"/>
      </w:r>
      <w:r w:rsidR="00726DD0">
        <w:instrText xml:space="preserve"> ADDIN ZOTERO_ITEM CSL_CITATION {"citationID":"pgGSlPTE","properties":{"formattedCitation":"\\super 10\\nosupersub{}","plainCitation":"10","noteIndex":0},"citationItems":[{"id":272,"uris":["http://zotero.org/users/9157291/items/GTFADUPK"],"itemData":{"id":272,"type":"article-journal","abstract":"The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3C181A">
        <w:fldChar w:fldCharType="separate"/>
      </w:r>
      <w:r w:rsidR="00726DD0" w:rsidRPr="00726DD0">
        <w:rPr>
          <w:rFonts w:ascii="Calibri" w:hAnsi="Calibri" w:cs="Times New Roman"/>
          <w:szCs w:val="24"/>
          <w:vertAlign w:val="superscript"/>
        </w:rPr>
        <w:t>10</w:t>
      </w:r>
      <w:r w:rsidR="003C181A">
        <w:fldChar w:fldCharType="end"/>
      </w:r>
      <w:ins w:id="90" w:author="Istrate  Ioan-Robert" w:date="2022-12-09T13:57:00Z">
        <w:r w:rsidR="003C181A">
          <w:t>.</w:t>
        </w:r>
      </w:ins>
      <w:ins w:id="91" w:author="Istrate  Ioan-Robert" w:date="2022-12-09T13:59:00Z">
        <w:r w:rsidR="00041987">
          <w:t xml:space="preserve"> Prior works have demonstrated </w:t>
        </w:r>
      </w:ins>
      <w:ins w:id="92" w:author="Istrate  Ioan-Robert" w:date="2022-12-09T14:04:00Z">
        <w:r w:rsidR="00DC3CAA">
          <w:t>the technical feasibility</w:t>
        </w:r>
      </w:ins>
      <w:r w:rsidR="00A438FD">
        <w:fldChar w:fldCharType="begin"/>
      </w:r>
      <w:r w:rsidR="00726DD0">
        <w:instrText xml:space="preserve"> ADDIN ZOTERO_ITEM CSL_CITATION {"citationID":"lY9DeuNE","properties":{"formattedCitation":"\\super 11\\nosupersub{}","plainCitation":"11","noteIndex":0},"citationItems":[{"id":7397,"uris":["http://zotero.org/users/9157291/items/VCI52L9Z"],"itemData":{"id":7397,"type":"report","language":"en","page":"60","publisher":"International Energy Agency","source":"Zotero","title":"Technology Roadmap Energy and GHG Reductions in the Chemical Industry via Catalytic Processes","author":[{"family":"IEA","given":""}],"issued":{"date-parts":[["2013"]]}}}],"schema":"https://github.com/citation-style-language/schema/raw/master/csl-citation.json"} </w:instrText>
      </w:r>
      <w:r w:rsidR="00A438FD">
        <w:fldChar w:fldCharType="separate"/>
      </w:r>
      <w:r w:rsidR="00726DD0" w:rsidRPr="00726DD0">
        <w:rPr>
          <w:rFonts w:ascii="Calibri" w:hAnsi="Calibri" w:cs="Times New Roman"/>
          <w:szCs w:val="24"/>
          <w:vertAlign w:val="superscript"/>
        </w:rPr>
        <w:t>11</w:t>
      </w:r>
      <w:r w:rsidR="00A438FD">
        <w:fldChar w:fldCharType="end"/>
      </w:r>
      <w:ins w:id="93" w:author="Istrate  Ioan-Robert" w:date="2022-12-09T14:04:00Z">
        <w:r w:rsidR="00DC3CAA">
          <w:t xml:space="preserve"> and </w:t>
        </w:r>
      </w:ins>
      <w:ins w:id="94" w:author="Istrate  Ioan-Robert" w:date="2022-12-09T13:59:00Z">
        <w:r w:rsidR="00041987">
          <w:t>potential climate benefits</w:t>
        </w:r>
      </w:ins>
      <w:ins w:id="95" w:author="Istrate  Ioan-Robert" w:date="2022-12-09T14:10:00Z">
        <w:r w:rsidR="00137EC5">
          <w:fldChar w:fldCharType="begin"/>
        </w:r>
      </w:ins>
      <w:r w:rsidR="00726DD0">
        <w:instrText xml:space="preserve"> ADDIN ZOTERO_ITEM CSL_CITATION {"citationID":"flQsp37z","properties":{"formattedCitation":"\\super 9,12\\uc0\\u8211{}14\\nosupersub{}","plainCitation":"9,12–14","noteIndex":0},"citationItems":[{"id":3860,"uris":["http://zotero.org/users/9157291/items/AFKW7KRC"],"itemData":{"id":3860,"type":"article-journal","abstract":"At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José"},{"family":"Pérez-Ramírez","given":"Javier"},{"family":"Guillén-Gosálbez","given":"Gonzalo"}],"issued":{"date-parts":[["2021",7,26]]}}},{"id":117,"uris":["http://zotero.org/users/9157291/items/VK4IQBHF"],"itemData":{"id":117,"type":"article-journal","abstract":"The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id":19313,"uris":["http://zotero.org/users/9157291/items/9MFRQVYI"],"itemData":{"id":19313,"type":"article-journal","abstract":"Carbon capture and utilisation (CCU) provides an appealing framework to turn carbon emissions into valuable fuels and chemicals. However, given the vast energy required to activate the CO2 molecule, CCU may have implications on sustainable development that are still poorly understood due to the narrow scope of current carbon footprint-oriented assessments lacking absolute sustainability thresholds. To bridge this gap, we developed a power-chemicals nexus model to look into the future and understand how we could produce 22 net-zero bulk chemicals of crucial importance in a sustainable manner by integrating fossil, CCU routes and power technologies, often assessed separately. We evaluated the environmental performance of these technologies in terms of their contribution to 5 Sustainable Development Goals (SDGs), using 16 life cycle assessment metrics and 9 planetary boundaries (PB) to quantify and interpret the impact values. We found that fossil chemicals could hamper the attainment of SDG 3 on good health and well-being and SDG 13 on climate change. CCU could help meet SDG 13 but would damage other SDGs due to burden-shifting to human health, water scarcity, and minerals and metals depletion impacts. The collateral damage could be mitigated by judiciously combining fossil and CCU routes with carbon-negative power sources guided by optimisation models incorporating SDGs-based performance criteria explicitly. Our work highlights the importance of embracing the SDGs in technology development to sensibly support the low-carbon energy and chemicals transition.","container-title":"Energy &amp; Environmental Science","DOI":"10.1039/D2EE01153K","ISSN":"1754-5706","journalAbbreviation":"Energy Environ. Sci.","language":"en","note":"publisher: The Royal Society of Chemistry","source":"pubs.rsc.org","title":"Trade-offs between Sustainable Development Goals in carbon capture and utilisation","URL":"https://pubs.rsc.org/en/content/articlelanding/2022/ee/d2ee01153k","author":[{"family":"Ioannou","given":"Iasonas"},{"family":"Galán-Martín","given":"Ángel"},{"family":"Pérez-Ramírez","given":"Javier"},{"family":"Guillén-Gosálbez","given":"Gonzalo"}],"accessed":{"date-parts":[["2022",9,19]]},"issued":{"date-parts":[["2022",8,31]]}}},{"id":3571,"uris":["http://zotero.org/users/9157291/items/F2TCR293"],"itemData":{"id":3571,"type":"article-journal","container-title":"Proceedings of the National Academy of Sciences","DOI":"10.1073/pnas.1821029116","issue":"23","note":"publisher: Proceedings of the National Academy of Sciences","page":"11187-11194","source":"pnas.org (Atypon)","title":"Climate change mitigation potential of carbon capture and utilization in the chemical industry","volume":"116","author":[{"family":"Kätelhön","given":"Arne"},{"family":"Meys","given":"Raoul"},{"family":"Deutz","given":"Sarah"},{"family":"Suh","given":"Sangwon"},{"family":"Bardow","given":"André"}],"issued":{"date-parts":[["2019",6,4]]}}}],"schema":"https://github.com/citation-style-language/schema/raw/master/csl-citation.json"} </w:instrText>
      </w:r>
      <w:ins w:id="96" w:author="Istrate  Ioan-Robert" w:date="2022-12-09T14:10:00Z">
        <w:r w:rsidR="00137EC5">
          <w:fldChar w:fldCharType="separate"/>
        </w:r>
      </w:ins>
      <w:r w:rsidR="00726DD0" w:rsidRPr="00726DD0">
        <w:rPr>
          <w:rFonts w:ascii="Calibri" w:hAnsi="Calibri" w:cs="Times New Roman"/>
          <w:szCs w:val="24"/>
          <w:vertAlign w:val="superscript"/>
        </w:rPr>
        <w:t>9,12–14</w:t>
      </w:r>
      <w:ins w:id="97" w:author="Istrate  Ioan-Robert" w:date="2022-12-09T14:10:00Z">
        <w:r w:rsidR="00137EC5">
          <w:fldChar w:fldCharType="end"/>
        </w:r>
      </w:ins>
      <w:ins w:id="98" w:author="Istrate  Ioan-Robert" w:date="2022-12-09T13:59:00Z">
        <w:r w:rsidR="00041987">
          <w:t xml:space="preserve"> of </w:t>
        </w:r>
      </w:ins>
      <w:ins w:id="99" w:author="Istrate  Ioan-Robert" w:date="2022-12-09T14:00:00Z">
        <w:r w:rsidR="00041987">
          <w:t xml:space="preserve">green </w:t>
        </w:r>
      </w:ins>
      <w:ins w:id="100" w:author="Istrate  Ioan-Robert" w:date="2022-12-12T08:59:00Z">
        <w:r w:rsidR="00F214A5">
          <w:t xml:space="preserve">chemicals </w:t>
        </w:r>
      </w:ins>
      <w:ins w:id="101" w:author="Istrate  Ioan-Robert" w:date="2022-12-09T14:00:00Z">
        <w:r w:rsidR="00041987">
          <w:t>production routes</w:t>
        </w:r>
      </w:ins>
      <w:ins w:id="102" w:author="Istrate  Ioan-Robert" w:date="2022-12-09T14:03:00Z">
        <w:r w:rsidR="00783AD4">
          <w:t xml:space="preserve">, but </w:t>
        </w:r>
      </w:ins>
      <w:ins w:id="103" w:author="Istrate  Ioan-Robert" w:date="2022-12-09T14:08:00Z">
        <w:r w:rsidR="00F64E19">
          <w:t xml:space="preserve">the high costs </w:t>
        </w:r>
      </w:ins>
      <w:ins w:id="104" w:author="Istrate  Ioan-Robert" w:date="2022-12-09T14:03:00Z">
        <w:r w:rsidR="00783AD4">
          <w:t xml:space="preserve">remain a </w:t>
        </w:r>
      </w:ins>
      <w:ins w:id="105" w:author="Istrate  Ioan-Robert" w:date="2022-12-09T14:08:00Z">
        <w:r w:rsidR="00F64E19">
          <w:t xml:space="preserve">major </w:t>
        </w:r>
      </w:ins>
      <w:ins w:id="106" w:author="Istrate  Ioan-Robert" w:date="2022-12-09T14:03:00Z">
        <w:r w:rsidR="00783AD4">
          <w:t>barrier</w:t>
        </w:r>
      </w:ins>
      <w:ins w:id="107" w:author="Istrate  Ioan-Robert" w:date="2022-12-09T14:08:00Z">
        <w:r w:rsidR="00F64E19">
          <w:t xml:space="preserve"> to their implementation</w:t>
        </w:r>
      </w:ins>
      <w:r w:rsidR="00F64E19">
        <w:fldChar w:fldCharType="begin"/>
      </w:r>
      <w:r w:rsidR="00F64E19">
        <w:instrText xml:space="preserve"> ADDIN ZOTERO_ITEM CSL_CITATION {"citationID":"LY6tPD2R","properties":{"formattedCitation":"\\super 15\\nosupersub{}","plainCitation":"15","noteIndex":0},"citationItems":[{"id":4242,"uris":["http://zotero.org/users/9157291/items/69SKN82T"],"itemData":{"id":4242,"type":"article-journal","abstract":"The capture and use of carbon dioxide to create valuable products might lower the net costs of reducing emissions or removing carbon dioxide from the atmosphere. Here we review ten pathways for the utilization of carbon dioxide. Pathways that involve chemicals, fuels and microalgae might reduce emissions of carbon dioxide but have limited potential for its removal, whereas pathways that involve construction materials can both utilize and remove carbon dioxide. Land-based pathways can increase agricultural output and remove carbon dioxide. Our assessment suggests that each pathway could scale to over 0.5 gigatonnes of carbon dioxide utilization annually. However, barriers to implementation remain substantial and resource constraints prevent the simultaneous deployment of all pathways.","container-title":"Nature","DOI":"10.1038/s41586-019-1681-6","ISSN":"1476-4687","issue":"7781","language":"en","license":"2019 Springer Nature Limited","note":"number: 7781\npublisher: Nature Publishing Group","page":"87-97","source":"www.nature.com","title":"The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K."}],"issued":{"date-parts":[["2019",11]]}}}],"schema":"https://github.com/citation-style-language/schema/raw/master/csl-citation.json"} </w:instrText>
      </w:r>
      <w:r w:rsidR="00F64E19">
        <w:fldChar w:fldCharType="separate"/>
      </w:r>
      <w:r w:rsidR="00F64E19" w:rsidRPr="00F64E19">
        <w:rPr>
          <w:rFonts w:ascii="Calibri" w:hAnsi="Calibri" w:cs="Calibri"/>
          <w:szCs w:val="24"/>
          <w:vertAlign w:val="superscript"/>
        </w:rPr>
        <w:t>15</w:t>
      </w:r>
      <w:r w:rsidR="00F64E19">
        <w:fldChar w:fldCharType="end"/>
      </w:r>
      <w:ins w:id="108" w:author="Istrate  Ioan-Robert" w:date="2022-12-09T14:08:00Z">
        <w:r w:rsidR="00F64E19">
          <w:t>.</w:t>
        </w:r>
      </w:ins>
      <w:ins w:id="109" w:author="Istrate  Ioan-Robert" w:date="2022-12-09T14:18:00Z">
        <w:r w:rsidR="00DB6694">
          <w:t xml:space="preserve"> </w:t>
        </w:r>
      </w:ins>
      <w:ins w:id="110" w:author="Istrate  Ioan-Robert" w:date="2022-12-09T14:22:00Z">
        <w:r w:rsidR="00E002C2">
          <w:t xml:space="preserve">Literature estimates </w:t>
        </w:r>
      </w:ins>
      <w:ins w:id="111" w:author="Istrate  Ioan-Robert" w:date="2022-12-09T14:23:00Z">
        <w:r w:rsidR="00E002C2">
          <w:t>suggest</w:t>
        </w:r>
      </w:ins>
      <w:ins w:id="112" w:author="Istrate  Ioan-Robert" w:date="2022-12-09T14:22:00Z">
        <w:r w:rsidR="00E002C2">
          <w:t xml:space="preserve"> tha</w:t>
        </w:r>
      </w:ins>
      <w:ins w:id="113" w:author="Istrate  Ioan-Robert" w:date="2022-12-09T14:23:00Z">
        <w:r w:rsidR="00E002C2">
          <w:t>t g</w:t>
        </w:r>
      </w:ins>
      <w:ins w:id="114" w:author="Istrate  Ioan-Robert" w:date="2022-12-09T14:21:00Z">
        <w:r w:rsidR="00F24DE8">
          <w:t>reen</w:t>
        </w:r>
      </w:ins>
      <w:ins w:id="115" w:author="Istrate  Ioan-Robert" w:date="2022-12-09T14:18:00Z">
        <w:r w:rsidR="00DB6694">
          <w:t xml:space="preserve"> ammonia </w:t>
        </w:r>
      </w:ins>
      <w:ins w:id="116" w:author="Istrate  Ioan-Robert" w:date="2022-12-09T14:21:00Z">
        <w:r w:rsidR="00DB6694">
          <w:t xml:space="preserve">and methanol cost </w:t>
        </w:r>
        <w:r w:rsidR="00F24DE8">
          <w:t xml:space="preserve">twice as much as </w:t>
        </w:r>
      </w:ins>
      <w:ins w:id="117" w:author="Istrate  Ioan-Robert" w:date="2022-12-09T14:23:00Z">
        <w:r w:rsidR="00E002C2">
          <w:t xml:space="preserve">the </w:t>
        </w:r>
      </w:ins>
      <w:ins w:id="118" w:author="Istrate  Ioan-Robert" w:date="2022-12-09T14:21:00Z">
        <w:r w:rsidR="00F24DE8">
          <w:t xml:space="preserve">natural gas-based </w:t>
        </w:r>
      </w:ins>
      <w:ins w:id="119" w:author="Istrate  Ioan-Robert" w:date="2022-12-09T14:23:00Z">
        <w:r w:rsidR="00E002C2">
          <w:t>counterpart</w:t>
        </w:r>
      </w:ins>
      <w:r w:rsidR="00F24DE8">
        <w:fldChar w:fldCharType="begin"/>
      </w:r>
      <w:r w:rsidR="00726DD0">
        <w:instrText xml:space="preserve"> ADDIN ZOTERO_ITEM CSL_CITATION {"citationID":"tK05lv11","properties":{"formattedCitation":"\\super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F24DE8">
        <w:fldChar w:fldCharType="separate"/>
      </w:r>
      <w:r w:rsidR="00726DD0" w:rsidRPr="00726DD0">
        <w:rPr>
          <w:rFonts w:ascii="Calibri" w:hAnsi="Calibri" w:cs="Times New Roman"/>
          <w:szCs w:val="24"/>
          <w:vertAlign w:val="superscript"/>
        </w:rPr>
        <w:t>9,10</w:t>
      </w:r>
      <w:r w:rsidR="00F24DE8">
        <w:fldChar w:fldCharType="end"/>
      </w:r>
      <w:ins w:id="120" w:author="Istrate  Ioan-Robert" w:date="2022-12-09T14:22:00Z">
        <w:r w:rsidR="00F24DE8">
          <w:t>.</w:t>
        </w:r>
      </w:ins>
    </w:p>
    <w:p w14:paraId="3EED46EC" w14:textId="3411E8A3" w:rsidR="00920079" w:rsidRDefault="00591AE4" w:rsidP="00A93850">
      <w:ins w:id="121" w:author="Istrate  Ioan-Robert" w:date="2022-12-09T14:15:00Z">
        <w:r>
          <w:t xml:space="preserve">The economic viability of green </w:t>
        </w:r>
      </w:ins>
      <w:ins w:id="122" w:author="Istrate  Ioan-Robert" w:date="2022-12-09T14:24:00Z">
        <w:r w:rsidR="00C71E34">
          <w:t>chemicals</w:t>
        </w:r>
      </w:ins>
      <w:ins w:id="123" w:author="Istrate  Ioan-Robert" w:date="2022-12-09T14:15:00Z">
        <w:r>
          <w:t xml:space="preserve"> </w:t>
        </w:r>
      </w:ins>
      <w:ins w:id="124" w:author="Istrate  Ioan-Robert" w:date="2022-12-09T14:16:00Z">
        <w:r>
          <w:t>has been</w:t>
        </w:r>
      </w:ins>
      <w:ins w:id="125" w:author="Istrate  Ioan-Robert" w:date="2022-12-09T14:15:00Z">
        <w:r>
          <w:t xml:space="preserve"> </w:t>
        </w:r>
      </w:ins>
      <w:ins w:id="126" w:author="Istrate  Ioan-Robert" w:date="2022-12-09T14:23:00Z">
        <w:r w:rsidR="007D04EE">
          <w:t xml:space="preserve">largely </w:t>
        </w:r>
      </w:ins>
      <w:ins w:id="127" w:author="Istrate  Ioan-Robert" w:date="2022-12-09T14:17:00Z">
        <w:r>
          <w:t>hampered</w:t>
        </w:r>
      </w:ins>
      <w:ins w:id="128" w:author="Istrate  Ioan-Robert" w:date="2022-12-09T14:16:00Z">
        <w:r>
          <w:t xml:space="preserve"> by the high costs of renewable feedstocks </w:t>
        </w:r>
      </w:ins>
      <w:ins w:id="129" w:author="Istrate  Ioan-Robert" w:date="2022-12-09T14:24:00Z">
        <w:r w:rsidR="003062D2">
          <w:t>(i.e., hydrogen and captured CO</w:t>
        </w:r>
        <w:r w:rsidR="003062D2" w:rsidRPr="00875E35">
          <w:rPr>
            <w:vertAlign w:val="subscript"/>
          </w:rPr>
          <w:t>2</w:t>
        </w:r>
        <w:r w:rsidR="003062D2">
          <w:t xml:space="preserve">) </w:t>
        </w:r>
      </w:ins>
      <w:ins w:id="130" w:author="Istrate  Ioan-Robert" w:date="2022-12-09T14:16:00Z">
        <w:r>
          <w:t>compared with natural gas</w:t>
        </w:r>
      </w:ins>
      <w:ins w:id="131" w:author="Istrate  Ioan-Robert" w:date="2022-12-09T14:26:00Z">
        <w:r w:rsidR="004128F4">
          <w:fldChar w:fldCharType="begin"/>
        </w:r>
      </w:ins>
      <w:r w:rsidR="00726DD0">
        <w:instrText xml:space="preserve"> ADDIN ZOTERO_ITEM CSL_CITATION {"citationID":"rZTcZeeM","properties":{"formattedCitation":"\\super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ins w:id="132" w:author="Istrate  Ioan-Robert" w:date="2022-12-09T14:26:00Z">
        <w:r w:rsidR="004128F4">
          <w:fldChar w:fldCharType="separate"/>
        </w:r>
      </w:ins>
      <w:r w:rsidR="00726DD0" w:rsidRPr="00726DD0">
        <w:rPr>
          <w:rFonts w:ascii="Calibri" w:hAnsi="Calibri" w:cs="Times New Roman"/>
          <w:szCs w:val="24"/>
          <w:vertAlign w:val="superscript"/>
        </w:rPr>
        <w:t>9,10</w:t>
      </w:r>
      <w:ins w:id="133" w:author="Istrate  Ioan-Robert" w:date="2022-12-09T14:26:00Z">
        <w:r w:rsidR="004128F4">
          <w:fldChar w:fldCharType="end"/>
        </w:r>
      </w:ins>
      <w:ins w:id="134" w:author="Istrate  Ioan-Robert" w:date="2022-12-09T14:16:00Z">
        <w:r>
          <w:t>.</w:t>
        </w:r>
      </w:ins>
      <w:ins w:id="135" w:author="Istrate  Ioan-Robert" w:date="2022-12-09T14:26:00Z">
        <w:r w:rsidR="00D65721">
          <w:t xml:space="preserve"> However,</w:t>
        </w:r>
      </w:ins>
      <w:ins w:id="136" w:author="Istrate  Ioan-Robert" w:date="2022-12-09T14:28:00Z">
        <w:r w:rsidR="00875E35">
          <w:t xml:space="preserve"> </w:t>
        </w:r>
      </w:ins>
      <w:del w:id="137" w:author="Istrate  Ioan-Robert" w:date="2022-12-09T14:30:00Z">
        <w:r w:rsidR="00A93850" w:rsidDel="00875E35">
          <w:delText>In Europe, since July 2021,</w:delText>
        </w:r>
      </w:del>
      <w:del w:id="138" w:author="Istrate  Ioan-Robert" w:date="2022-12-09T14:33:00Z">
        <w:r w:rsidR="00A93850" w:rsidDel="00C13B91">
          <w:delText xml:space="preserve"> </w:delText>
        </w:r>
      </w:del>
      <w:r w:rsidR="00A93850">
        <w:t xml:space="preserve">natural gas </w:t>
      </w:r>
      <w:del w:id="139" w:author="Istrate  Ioan-Robert" w:date="2022-12-09T14:30:00Z">
        <w:r w:rsidR="00A93850" w:rsidDel="00875E35">
          <w:delText>which is used as a chemical feedstock for the production of ammonia and methanol</w:delText>
        </w:r>
      </w:del>
      <w:del w:id="140" w:author="Istrate  Ioan-Robert" w:date="2022-12-09T14:33:00Z">
        <w:r w:rsidR="00A93850" w:rsidDel="00C13B91">
          <w:delText xml:space="preserve"> </w:delText>
        </w:r>
      </w:del>
      <w:r w:rsidR="00A93850">
        <w:t>has seen a sharp increase in prices</w:t>
      </w:r>
      <w:ins w:id="141" w:author="Istrate  Ioan-Robert" w:date="2022-12-09T14:33:00Z">
        <w:r w:rsidR="00E7604F">
          <w:t xml:space="preserve"> over </w:t>
        </w:r>
        <w:r w:rsidR="00E7604F">
          <w:lastRenderedPageBreak/>
          <w:t>the last two years</w:t>
        </w:r>
      </w:ins>
      <w:ins w:id="142" w:author="Istrate  Ioan-Robert" w:date="2022-12-09T14:39:00Z">
        <w:r w:rsidR="00B376DA">
          <w:t>, primarily due to</w:t>
        </w:r>
      </w:ins>
      <w:del w:id="143" w:author="Istrate  Ioan-Robert" w:date="2022-12-09T14:39:00Z">
        <w:r w:rsidR="00A93850" w:rsidDel="00B376DA">
          <w:delText>. The major reasons for this trend are the impact of</w:delText>
        </w:r>
      </w:del>
      <w:r w:rsidR="00A93850">
        <w:t xml:space="preserve"> </w:t>
      </w:r>
      <w:ins w:id="144" w:author="Istrate  Ioan-Robert" w:date="2022-12-09T14:34:00Z">
        <w:r w:rsidR="00C13B91">
          <w:t xml:space="preserve">the </w:t>
        </w:r>
      </w:ins>
      <w:r w:rsidR="00A93850">
        <w:t>COVID</w:t>
      </w:r>
      <w:ins w:id="145" w:author="Istrate  Ioan-Robert" w:date="2022-12-09T14:34:00Z">
        <w:r w:rsidR="00C13B91">
          <w:t>-19 pandemic</w:t>
        </w:r>
      </w:ins>
      <w:r w:rsidR="00A93850">
        <w:t xml:space="preserve">, skyrocketing inflation, and </w:t>
      </w:r>
      <w:ins w:id="146" w:author="Istrate  Ioan-Robert" w:date="2022-12-09T14:34:00Z">
        <w:r w:rsidR="00C13B91">
          <w:t xml:space="preserve">the global energy </w:t>
        </w:r>
      </w:ins>
      <w:ins w:id="147" w:author="Istrate  Ioan-Robert" w:date="2022-12-09T14:39:00Z">
        <w:r w:rsidR="000A216A">
          <w:t>crisis</w:t>
        </w:r>
      </w:ins>
      <w:ins w:id="148" w:author="Istrate  Ioan-Robert" w:date="2022-12-09T14:34:00Z">
        <w:r w:rsidR="00C13B91">
          <w:t xml:space="preserve"> caused by </w:t>
        </w:r>
      </w:ins>
      <w:ins w:id="149" w:author="Istrate  Ioan-Robert" w:date="2022-12-09T14:36:00Z">
        <w:r w:rsidR="00C134BA">
          <w:t xml:space="preserve">the </w:t>
        </w:r>
      </w:ins>
      <w:ins w:id="150" w:author="Istrate  Ioan-Robert" w:date="2022-12-09T14:34:00Z">
        <w:r w:rsidR="00C13B91">
          <w:t>Russia</w:t>
        </w:r>
      </w:ins>
      <w:ins w:id="151" w:author="Istrate  Ioan-Robert" w:date="2022-12-09T14:36:00Z">
        <w:r w:rsidR="00C134BA">
          <w:t>n</w:t>
        </w:r>
      </w:ins>
      <w:ins w:id="152" w:author="Istrate  Ioan-Robert" w:date="2022-12-09T14:34:00Z">
        <w:r w:rsidR="00C13B91">
          <w:t xml:space="preserve"> invasion of Ukraine</w:t>
        </w:r>
      </w:ins>
      <w:ins w:id="153" w:author="Istrate  Ioan-Robert" w:date="2022-12-09T14:37:00Z">
        <w:r w:rsidR="00E951B5">
          <w:t xml:space="preserve">. In Europe, which is particularly affected by the </w:t>
        </w:r>
      </w:ins>
      <w:ins w:id="154" w:author="Istrate  Ioan-Robert" w:date="2022-12-09T14:38:00Z">
        <w:r w:rsidR="00E951B5">
          <w:t xml:space="preserve">new </w:t>
        </w:r>
      </w:ins>
      <w:r w:rsidR="00A93850">
        <w:t>geopolitical scenarios</w:t>
      </w:r>
      <w:del w:id="155" w:author="Istrate  Ioan-Robert" w:date="2022-12-09T14:38:00Z">
        <w:r w:rsidR="00A93850" w:rsidDel="00E951B5">
          <w:delText xml:space="preserve"> that exist today</w:delText>
        </w:r>
        <w:r w:rsidR="00A93850" w:rsidDel="000217D1">
          <w:delText>. In the past year</w:delText>
        </w:r>
      </w:del>
      <w:r w:rsidR="00A93850">
        <w:t xml:space="preserve">, monthly </w:t>
      </w:r>
      <w:commentRangeStart w:id="156"/>
      <w:r w:rsidR="00A93850">
        <w:t xml:space="preserve">average natural gas </w:t>
      </w:r>
      <w:ins w:id="157" w:author="Istrate  Ioan-Robert" w:date="2022-12-12T09:01:00Z">
        <w:r w:rsidR="004162BF">
          <w:t xml:space="preserve">spot </w:t>
        </w:r>
      </w:ins>
      <w:commentRangeEnd w:id="156"/>
      <w:ins w:id="158" w:author="Istrate  Ioan-Robert" w:date="2022-12-13T11:06:00Z">
        <w:r w:rsidR="001B4E7A">
          <w:rPr>
            <w:rStyle w:val="CommentReference"/>
          </w:rPr>
          <w:commentReference w:id="156"/>
        </w:r>
      </w:ins>
      <w:r w:rsidR="00A93850">
        <w:t>prices have increased from 560</w:t>
      </w:r>
      <w:r w:rsidR="007C24F8">
        <w:t xml:space="preserve"> </w:t>
      </w:r>
      <w:commentRangeStart w:id="159"/>
      <w:r w:rsidR="007C24F8">
        <w:t>USD</w:t>
      </w:r>
      <w:r w:rsidR="00A93850">
        <w:t xml:space="preserve"> </w:t>
      </w:r>
      <w:commentRangeEnd w:id="159"/>
      <w:r w:rsidR="007C24F8">
        <w:rPr>
          <w:rStyle w:val="CommentReference"/>
        </w:rPr>
        <w:commentReference w:id="159"/>
      </w:r>
      <w:r w:rsidR="00A93850">
        <w:t>t</w:t>
      </w:r>
      <w:r w:rsidR="00A93850" w:rsidRPr="007C24F8">
        <w:rPr>
          <w:vertAlign w:val="superscript"/>
        </w:rPr>
        <w:t>-1</w:t>
      </w:r>
      <w:r w:rsidR="00A93850">
        <w:t xml:space="preserve"> in July 2021 to 2</w:t>
      </w:r>
      <w:r w:rsidR="007C24F8">
        <w:t>,</w:t>
      </w:r>
      <w:r w:rsidR="00A93850">
        <w:t>300</w:t>
      </w:r>
      <w:r w:rsidR="007C24F8">
        <w:t xml:space="preserve"> USD</w:t>
      </w:r>
      <w:r w:rsidR="00A93850">
        <w:t xml:space="preserve"> t</w:t>
      </w:r>
      <w:r w:rsidR="00A93850" w:rsidRPr="007C24F8">
        <w:rPr>
          <w:vertAlign w:val="superscript"/>
        </w:rPr>
        <w:t>-1</w:t>
      </w:r>
      <w:r w:rsidR="00A93850">
        <w:t xml:space="preserve"> as of July 2022</w:t>
      </w:r>
      <w:r w:rsidR="007C24F8">
        <w:fldChar w:fldCharType="begin"/>
      </w:r>
      <w:r w:rsidR="007C24F8">
        <w:instrText xml:space="preserve"> ADDIN ZOTERO_ITEM CSL_CITATION {"citationID":"CQtfC3R1","properties":{"formattedCitation":"\\super 16\\nosupersub{}","plainCitation":"16","noteIndex":0},"citationItems":[{"id":26341,"uris":["http://zotero.org/users/9157291/items/ASL4MQPD"],"itemData":{"id":26341,"type":"report","event-place":"Washington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7C24F8">
        <w:fldChar w:fldCharType="separate"/>
      </w:r>
      <w:r w:rsidR="007C24F8" w:rsidRPr="007C24F8">
        <w:rPr>
          <w:rFonts w:ascii="Calibri" w:hAnsi="Calibri" w:cs="Calibri"/>
          <w:szCs w:val="24"/>
          <w:vertAlign w:val="superscript"/>
        </w:rPr>
        <w:t>16</w:t>
      </w:r>
      <w:r w:rsidR="007C24F8">
        <w:fldChar w:fldCharType="end"/>
      </w:r>
      <w:r w:rsidR="00A93850">
        <w:t xml:space="preserve">. Similarly, the price of grid electricity has almost quadrupled </w:t>
      </w:r>
      <w:commentRangeStart w:id="160"/>
      <w:r w:rsidR="00A93850">
        <w:t>[Ember]</w:t>
      </w:r>
      <w:commentRangeEnd w:id="160"/>
      <w:r w:rsidR="00F371E9">
        <w:rPr>
          <w:rStyle w:val="CommentReference"/>
        </w:rPr>
        <w:commentReference w:id="160"/>
      </w:r>
      <w:r w:rsidR="00A93850">
        <w:t xml:space="preserve">. </w:t>
      </w:r>
      <w:ins w:id="161" w:author="Istrate  Ioan-Robert" w:date="2022-12-09T15:02:00Z">
        <w:r w:rsidR="005E2C08">
          <w:t>The drastic increase in natural gas and electricity prices has severe consequences for the European chemical industry</w:t>
        </w:r>
      </w:ins>
      <w:del w:id="162" w:author="Istrate  Ioan-Robert" w:date="2022-12-12T09:03:00Z">
        <w:r w:rsidR="00A93850" w:rsidDel="004162BF">
          <w:delText>For Europe, the annual demand is around 19 Mt for ammonia</w:delText>
        </w:r>
        <w:r w:rsidR="004162BF" w:rsidDel="004162BF">
          <w:delText xml:space="preserve"> </w:delText>
        </w:r>
        <w:r w:rsidR="004162BF" w:rsidRPr="004162BF" w:rsidDel="004162BF">
          <w:delText xml:space="preserve">[IEA 2020] </w:delText>
        </w:r>
        <w:r w:rsidR="00A93850" w:rsidDel="004162BF">
          <w:delText xml:space="preserve"> and </w:delText>
        </w:r>
        <w:r w:rsidR="004162BF" w:rsidRPr="004162BF" w:rsidDel="004162BF">
          <w:delText>5</w:delText>
        </w:r>
        <w:r w:rsidR="00A93850" w:rsidDel="004162BF">
          <w:delText xml:space="preserve"> Mt for methanol [Hung Vo et al. 2021, MMSA 2020]</w:delText>
        </w:r>
      </w:del>
      <w:r w:rsidR="00A93850">
        <w:t>.</w:t>
      </w:r>
      <w:ins w:id="163" w:author="Istrate  Ioan-Robert" w:date="2022-12-09T15:11:00Z">
        <w:r w:rsidR="00FA7B58">
          <w:t xml:space="preserve"> For example, </w:t>
        </w:r>
      </w:ins>
      <w:ins w:id="164" w:author="Istrate  Ioan-Robert" w:date="2022-12-09T15:12:00Z">
        <w:r w:rsidR="00FA7B58">
          <w:t xml:space="preserve">recent news suggest that more than half of the Europe’s ammonia production capacity </w:t>
        </w:r>
      </w:ins>
      <w:ins w:id="165" w:author="Istrate  Ioan-Robert" w:date="2022-12-12T09:01:00Z">
        <w:r w:rsidR="004162BF">
          <w:t>(estimated at around 19</w:t>
        </w:r>
      </w:ins>
      <w:ins w:id="166" w:author="Istrate  Ioan-Robert" w:date="2022-12-12T09:02:00Z">
        <w:r w:rsidR="004162BF">
          <w:t xml:space="preserve"> Mt year</w:t>
        </w:r>
        <w:r w:rsidR="004162BF" w:rsidRPr="005C61FE">
          <w:rPr>
            <w:vertAlign w:val="superscript"/>
          </w:rPr>
          <w:t>-1</w:t>
        </w:r>
        <w:r w:rsidR="004162BF">
          <w:t>)</w:t>
        </w:r>
      </w:ins>
      <w:ins w:id="167" w:author="Istrate  Ioan-Robert" w:date="2022-12-12T17:05:00Z">
        <w:r w:rsidR="0077656B">
          <w:fldChar w:fldCharType="begin"/>
        </w:r>
        <w:r w:rsidR="0077656B">
          <w:instrText xml:space="preserve"> ADDIN ZOTERO_ITEM CSL_CITATION {"citationID":"w0IFkmbJ","properties":{"formattedCitation":"\\super 17\\nosupersub{}","plainCitation":"17","noteIndex":0},"citationItems":[{"id":26343,"uris":["http://zotero.org/users/9157291/items/86IUUBD4"],"itemData":{"id":26343,"type":"report","publisher":"DECHEMA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77656B">
          <w:fldChar w:fldCharType="separate"/>
        </w:r>
        <w:r w:rsidR="0077656B" w:rsidRPr="00D46F52">
          <w:rPr>
            <w:rFonts w:ascii="Calibri" w:hAnsi="Calibri" w:cs="Calibri"/>
            <w:szCs w:val="24"/>
            <w:vertAlign w:val="superscript"/>
          </w:rPr>
          <w:t>17</w:t>
        </w:r>
        <w:r w:rsidR="0077656B">
          <w:fldChar w:fldCharType="end"/>
        </w:r>
      </w:ins>
      <w:ins w:id="168" w:author="Istrate  Ioan-Robert" w:date="2022-12-12T09:02:00Z">
        <w:r w:rsidR="004162BF">
          <w:t xml:space="preserve"> </w:t>
        </w:r>
      </w:ins>
      <w:ins w:id="169" w:author="Istrate  Ioan-Robert" w:date="2022-12-09T15:13:00Z">
        <w:r w:rsidR="00FA7B58">
          <w:t>has been shut down due to gas prices</w:t>
        </w:r>
      </w:ins>
      <w:r w:rsidR="00FA7B58">
        <w:fldChar w:fldCharType="begin"/>
      </w:r>
      <w:r w:rsidR="00BC44FA">
        <w:instrText xml:space="preserve"> ADDIN ZOTERO_ITEM CSL_CITATION {"citationID":"qhWhL70H","properties":{"formattedCitation":"\\super 18,19\\nosupersub{}","plainCitation":"18,19","noteIndex":0},"citationItems":[{"id":26351,"uris":["http://zotero.org/users/9157291/items/ZNIINMHR"],"itemData":{"id":26351,"type":"article-newspaper","abstract":"Europe’s fertilizer crunch tightened after Yara International ASA cut output in the face of soaring gas prices, putting more pressure on food supplies as a cost-of-living crisis intensifies.","container-title":"Bloomberg.com","language":"en","source":"www.bloomberg.com","title":"Europe’s Widening Fertilizer Crisis Threatens Food Supplies","URL":"https://www.bloomberg.com/news/articles/2022-08-25/yara-to-further-cut-european-ammonia-production-due-to-gas-spike","author":[{"family":"Sousa","given":"Agnieszka","non-dropping-particle":"de"},{"family":"Gebre","given":"Samuel"},{"family":"Treloar","given":"Stephen"}],"accessed":{"date-parts":[["2022",12,9]]},"issued":{"date-parts":[["2022",8,25]]}}},{"id":26353,"uris":["http://zotero.org/users/9157291/items/J9GLHR82"],"itemData":{"id":26353,"type":"post-weblog","abstract":"Individual news pages","container-title":"ICIS Explore","language":"en-US","title":"EPCA ’22: European shut ammonia production unlikely to return - analyst","title-short":"EPCA ’22","URL":"https://www.icis.com/explore/resources/news/2022/10/04/10811649/epca-22-european-shut-ammonia-production-unlikely-to-return-analyst","author":[{"family":"Lopez","given":"Jonathan"}],"accessed":{"date-parts":[["2022",12,9]]},"issued":{"date-parts":[["2022",11,4]]}}}],"schema":"https://github.com/citation-style-language/schema/raw/master/csl-citation.json"} </w:instrText>
      </w:r>
      <w:r w:rsidR="00FA7B58">
        <w:fldChar w:fldCharType="separate"/>
      </w:r>
      <w:r w:rsidR="00BC44FA" w:rsidRPr="00BC44FA">
        <w:rPr>
          <w:rFonts w:ascii="Calibri" w:hAnsi="Calibri" w:cs="Calibri"/>
          <w:szCs w:val="24"/>
          <w:vertAlign w:val="superscript"/>
        </w:rPr>
        <w:t>18,19</w:t>
      </w:r>
      <w:r w:rsidR="00FA7B58">
        <w:fldChar w:fldCharType="end"/>
      </w:r>
      <w:ins w:id="170" w:author="Istrate  Ioan-Robert" w:date="2022-12-09T15:21:00Z">
        <w:r w:rsidR="00191C52">
          <w:t>.</w:t>
        </w:r>
      </w:ins>
    </w:p>
    <w:p w14:paraId="4F7C5D9B" w14:textId="51B1DA77" w:rsidR="00BE66CF" w:rsidRPr="00F17B89" w:rsidRDefault="00277BBE" w:rsidP="00A93850">
      <w:ins w:id="171" w:author="Istrate  Ioan-Robert" w:date="2022-12-09T15:36:00Z">
        <w:r>
          <w:t xml:space="preserve">The energy crisis in Europe can </w:t>
        </w:r>
      </w:ins>
      <w:ins w:id="172" w:author="Istrate  Ioan-Robert" w:date="2022-12-09T15:46:00Z">
        <w:r w:rsidR="00A54D3F">
          <w:t xml:space="preserve">in </w:t>
        </w:r>
        <w:r w:rsidR="0043240D">
          <w:t>principle</w:t>
        </w:r>
        <w:r w:rsidR="00A54D3F">
          <w:t xml:space="preserve"> </w:t>
        </w:r>
      </w:ins>
      <w:ins w:id="173" w:author="Istrate  Ioan-Robert" w:date="2022-12-09T15:37:00Z">
        <w:r w:rsidR="00700740">
          <w:t xml:space="preserve">help </w:t>
        </w:r>
      </w:ins>
      <w:ins w:id="174" w:author="Istrate  Ioan-Robert" w:date="2022-12-09T15:36:00Z">
        <w:r>
          <w:t>mak</w:t>
        </w:r>
      </w:ins>
      <w:ins w:id="175" w:author="Istrate  Ioan-Robert" w:date="2022-12-09T15:37:00Z">
        <w:r w:rsidR="00700740">
          <w:t>ing</w:t>
        </w:r>
      </w:ins>
      <w:ins w:id="176" w:author="Istrate  Ioan-Robert" w:date="2022-12-09T15:36:00Z">
        <w:r>
          <w:t xml:space="preserve"> green chemicals more </w:t>
        </w:r>
      </w:ins>
      <w:ins w:id="177" w:author="Istrate  Ioan-Robert" w:date="2022-12-09T15:37:00Z">
        <w:r w:rsidR="00700740">
          <w:t xml:space="preserve">economically </w:t>
        </w:r>
      </w:ins>
      <w:ins w:id="178" w:author="Istrate  Ioan-Robert" w:date="2022-12-09T15:36:00Z">
        <w:r>
          <w:t xml:space="preserve">appealing </w:t>
        </w:r>
      </w:ins>
      <w:ins w:id="179" w:author="Istrate  Ioan-Robert" w:date="2022-12-09T15:37:00Z">
        <w:r w:rsidR="00700740">
          <w:t>while laying</w:t>
        </w:r>
      </w:ins>
      <w:ins w:id="180" w:author="Istrate  Ioan-Robert" w:date="2022-12-09T15:36:00Z">
        <w:r>
          <w:t xml:space="preserve"> the foundation </w:t>
        </w:r>
      </w:ins>
      <w:ins w:id="181" w:author="Istrate  Ioan-Robert" w:date="2022-12-09T15:37:00Z">
        <w:r>
          <w:t xml:space="preserve">for a renewable transition </w:t>
        </w:r>
      </w:ins>
      <w:ins w:id="182" w:author="Istrate  Ioan-Robert" w:date="2022-12-09T15:38:00Z">
        <w:r w:rsidR="0060255C">
          <w:t>in</w:t>
        </w:r>
      </w:ins>
      <w:ins w:id="183" w:author="Istrate  Ioan-Robert" w:date="2022-12-09T15:37:00Z">
        <w:r>
          <w:t xml:space="preserve"> the </w:t>
        </w:r>
      </w:ins>
      <w:ins w:id="184" w:author="Istrate  Ioan-Robert" w:date="2022-12-09T15:38:00Z">
        <w:r w:rsidR="0060255C">
          <w:t xml:space="preserve">European </w:t>
        </w:r>
      </w:ins>
      <w:ins w:id="185" w:author="Istrate  Ioan-Robert" w:date="2022-12-09T15:37:00Z">
        <w:r>
          <w:t>chemical industry</w:t>
        </w:r>
      </w:ins>
      <w:ins w:id="186" w:author="Istrate  Ioan-Robert" w:date="2022-12-09T15:36:00Z">
        <w:r>
          <w:t xml:space="preserve">. </w:t>
        </w:r>
      </w:ins>
      <w:ins w:id="187" w:author="Istrate  Ioan-Robert" w:date="2022-12-09T15:42:00Z">
        <w:r w:rsidR="0034368E">
          <w:t xml:space="preserve">However, whether </w:t>
        </w:r>
      </w:ins>
      <w:ins w:id="188" w:author="Istrate  Ioan-Robert" w:date="2022-12-09T15:44:00Z">
        <w:r w:rsidR="00965A11">
          <w:t xml:space="preserve">green </w:t>
        </w:r>
      </w:ins>
      <w:ins w:id="189" w:author="Istrate  Ioan-Robert" w:date="2022-12-09T15:45:00Z">
        <w:r w:rsidR="00965A11">
          <w:t xml:space="preserve">chemicals </w:t>
        </w:r>
      </w:ins>
      <w:ins w:id="190" w:author="Istrate  Ioan-Robert" w:date="2022-12-09T15:44:00Z">
        <w:r w:rsidR="00965A11">
          <w:t xml:space="preserve">represent win-win solutions </w:t>
        </w:r>
      </w:ins>
      <w:ins w:id="191" w:author="Istrate  Ioan-Robert" w:date="2022-12-09T15:45:00Z">
        <w:r w:rsidR="00965A11">
          <w:t>(</w:t>
        </w:r>
      </w:ins>
      <w:ins w:id="192" w:author="Istrate  Ioan-Robert" w:date="2022-12-09T16:50:00Z">
        <w:r w:rsidR="00EF1A5B">
          <w:t>understood as a Pareto improvement</w:t>
        </w:r>
      </w:ins>
      <w:r w:rsidR="00EF1A5B">
        <w:fldChar w:fldCharType="begin"/>
      </w:r>
      <w:r w:rsidR="004223B3">
        <w:instrText xml:space="preserve"> ADDIN ZOTERO_ITEM CSL_CITATION {"citationID":"PJp4UfxM","properties":{"formattedCitation":"\\super 20\\nosupersub{}","plainCitation":"20","noteIndex":0},"citationItems":[{"id":"GSeClv3u/RsHGlfuH","uris":["http://zotero.org/users/9157291/items/VXFCJLYJ"],"itemData":{"id":26355,"type":"article-journal","abstract":"High-profile modelling studies often project that large-scale win–win solutions are widely available, but practitioners are often sceptical of win–win narratives, due to real-world complexity. Here we bridge this divide by showing mathematically why complexity makes win–wins elusive. We provide a general proof that increasing the number of objectives, the number of stakeholders or the number of constraints decreases the availability of win–win outcomes (here meaning Pareto improvements). We also show that a measure of tradeoff severity increases in the number of objectives. As the number of objectives approaches infinity, we show that this tradeoff severity measure approaches a limit unaffected by the curvature of the tradeoff surface. This is surprising because concave tradeoff-surface curvature results in less severe tradeoffs with fewer objectives. Our theory suggests that this difference gradually dissipates as objectives are added. In a meta-analysis, we show that 77% of empirically estimated two-objective tradeoff surfaces are concave. We then show how to approximately extrapolate our tradeoff severity measure to higher numbers of objectives, starting from estimated tradeoffs between fewer objectives. Our results provide modellers with precise intuition into practitioners’ scepticism of win–win narratives and practitioners with guidance for assessing the implications of simple tradeoff models.","container-title":"Nature Sustainability","DOI":"10.1038/s41893-022-00866-z","ISSN":"2398-9629","issue":"8","journalAbbreviation":"Nat Sustain","language":"en","license":"2022 The Author(s), under exclusive licence to Springer Nature Limited","note":"number: 8\npublisher: Nature Publishing Group","page":"674-680","source":"www.nature.com","title":"Why win–wins are rare in complex environmental management","volume":"5","author":[{"family":"Hegwood","given":"Margaret"},{"family":"Langendorf","given":"Ryan E."},{"family":"Burgess","given":"Matthew G."}],"issued":{"date-parts":[["2022",8]]}}}],"schema":"https://github.com/citation-style-language/schema/raw/master/csl-citation.json"} </w:instrText>
      </w:r>
      <w:r w:rsidR="00EF1A5B">
        <w:fldChar w:fldCharType="separate"/>
      </w:r>
      <w:r w:rsidR="00EF1A5B" w:rsidRPr="00EF1A5B">
        <w:rPr>
          <w:rFonts w:ascii="Calibri" w:hAnsi="Calibri" w:cs="Calibri"/>
          <w:szCs w:val="24"/>
          <w:vertAlign w:val="superscript"/>
        </w:rPr>
        <w:t>20</w:t>
      </w:r>
      <w:r w:rsidR="00EF1A5B">
        <w:fldChar w:fldCharType="end"/>
      </w:r>
      <w:ins w:id="193" w:author="Istrate  Ioan-Robert" w:date="2022-12-09T16:50:00Z">
        <w:r w:rsidR="00EF1A5B">
          <w:t>:</w:t>
        </w:r>
      </w:ins>
      <w:ins w:id="194" w:author="Istrate  Ioan-Robert" w:date="2022-12-09T15:45:00Z">
        <w:r w:rsidR="00965A11">
          <w:t xml:space="preserve"> </w:t>
        </w:r>
      </w:ins>
      <w:ins w:id="195" w:author="Istrate  Ioan-Robert" w:date="2022-12-09T16:51:00Z">
        <w:r w:rsidR="00EE2C0A">
          <w:t xml:space="preserve">simultaneous reduction of </w:t>
        </w:r>
      </w:ins>
      <w:ins w:id="196" w:author="Istrate  Ioan-Robert" w:date="2022-12-09T16:50:00Z">
        <w:r w:rsidR="00EF1A5B">
          <w:t xml:space="preserve">costs </w:t>
        </w:r>
      </w:ins>
      <w:ins w:id="197" w:author="Istrate  Ioan-Robert" w:date="2022-12-09T16:51:00Z">
        <w:r w:rsidR="00EE2C0A">
          <w:t xml:space="preserve">and </w:t>
        </w:r>
      </w:ins>
      <w:ins w:id="198" w:author="Istrate  Ioan-Robert" w:date="2022-12-09T15:45:00Z">
        <w:r w:rsidR="00965A11">
          <w:t xml:space="preserve">GHG emissions) </w:t>
        </w:r>
      </w:ins>
      <w:ins w:id="199" w:author="Istrate  Ioan-Robert" w:date="2022-12-09T15:48:00Z">
        <w:r w:rsidR="00911A4E">
          <w:t>in the present state of affairs</w:t>
        </w:r>
      </w:ins>
      <w:ins w:id="200" w:author="Istrate  Ioan-Robert" w:date="2022-12-09T15:43:00Z">
        <w:r w:rsidR="00A27690">
          <w:t xml:space="preserve"> </w:t>
        </w:r>
      </w:ins>
      <w:ins w:id="201" w:author="Istrate  Ioan-Robert" w:date="2022-12-09T15:45:00Z">
        <w:r w:rsidR="00965A11">
          <w:t xml:space="preserve">has not been </w:t>
        </w:r>
      </w:ins>
      <w:ins w:id="202" w:author="Istrate  Ioan-Robert" w:date="2022-12-09T15:46:00Z">
        <w:r w:rsidR="0043240D">
          <w:t>explored</w:t>
        </w:r>
      </w:ins>
      <w:ins w:id="203" w:author="Istrate  Ioan-Robert" w:date="2022-12-09T15:45:00Z">
        <w:r w:rsidR="00965A11">
          <w:t xml:space="preserve"> yet. </w:t>
        </w:r>
      </w:ins>
      <w:del w:id="204" w:author="Istrate  Ioan-Robert" w:date="2022-12-09T15:39:00Z">
        <w:r w:rsidR="00A93850" w:rsidDel="0060255C">
          <w:delText xml:space="preserve">Therefore, increasing natural gas prices and global carbon emissions provide us with a great opportunity to look for alternative routes of production for chemicals and invest in future technologies. </w:delText>
        </w:r>
      </w:del>
      <w:r w:rsidR="00A93850">
        <w:t xml:space="preserve">In this work, we </w:t>
      </w:r>
      <w:ins w:id="205" w:author="Istrate  Ioan-Robert" w:date="2022-12-12T17:09:00Z">
        <w:r w:rsidR="008C5EBC">
          <w:t xml:space="preserve">calculate the </w:t>
        </w:r>
      </w:ins>
      <w:ins w:id="206" w:author="Istrate  Ioan-Robert" w:date="2022-12-12T17:07:00Z">
        <w:r w:rsidR="00414248">
          <w:t xml:space="preserve">production </w:t>
        </w:r>
      </w:ins>
      <w:ins w:id="207" w:author="Istrate  Ioan-Robert" w:date="2022-12-12T17:11:00Z">
        <w:r w:rsidR="00266DF1">
          <w:t>and CO</w:t>
        </w:r>
        <w:r w:rsidR="00266DF1" w:rsidRPr="00266DF1">
          <w:rPr>
            <w:vertAlign w:val="subscript"/>
          </w:rPr>
          <w:t>2</w:t>
        </w:r>
        <w:r w:rsidR="00266DF1">
          <w:t xml:space="preserve"> avoidance </w:t>
        </w:r>
      </w:ins>
      <w:ins w:id="208" w:author="Istrate  Ioan-Robert" w:date="2022-12-12T17:07:00Z">
        <w:r w:rsidR="00414248">
          <w:t>c</w:t>
        </w:r>
      </w:ins>
      <w:ins w:id="209" w:author="Istrate  Ioan-Robert" w:date="2022-12-12T17:08:00Z">
        <w:r w:rsidR="00414248">
          <w:t xml:space="preserve">osts </w:t>
        </w:r>
      </w:ins>
      <w:ins w:id="210" w:author="Istrate  Ioan-Robert" w:date="2022-12-12T17:09:00Z">
        <w:r w:rsidR="008C5EBC">
          <w:t>for</w:t>
        </w:r>
      </w:ins>
      <w:ins w:id="211" w:author="Istrate  Ioan-Robert" w:date="2022-12-12T17:08:00Z">
        <w:r w:rsidR="00414248">
          <w:t xml:space="preserve"> </w:t>
        </w:r>
      </w:ins>
      <w:del w:id="212" w:author="Istrate  Ioan-Robert" w:date="2022-12-12T17:08:00Z">
        <w:r w:rsidR="00A93850" w:rsidDel="00414248">
          <w:delText>focus on</w:delText>
        </w:r>
      </w:del>
      <w:ins w:id="213" w:author="Istrate  Ioan-Robert" w:date="2022-12-12T17:08:00Z">
        <w:r w:rsidR="00414248">
          <w:t>fossil and</w:t>
        </w:r>
      </w:ins>
      <w:r w:rsidR="00A93850">
        <w:t xml:space="preserve"> green </w:t>
      </w:r>
      <w:del w:id="214" w:author="Istrate  Ioan-Robert" w:date="2022-12-12T17:09:00Z">
        <w:r w:rsidR="00A93850" w:rsidDel="008C5EBC">
          <w:delText xml:space="preserve">routes for the production of </w:delText>
        </w:r>
      </w:del>
      <w:r w:rsidR="00A93850">
        <w:t xml:space="preserve">ammonia and methanol </w:t>
      </w:r>
      <w:ins w:id="215" w:author="Istrate  Ioan-Robert" w:date="2022-12-12T17:08:00Z">
        <w:r w:rsidR="00414248">
          <w:t>in Europe</w:t>
        </w:r>
      </w:ins>
      <w:ins w:id="216" w:author="Istrate  Ioan-Robert" w:date="2022-12-12T17:09:00Z">
        <w:r w:rsidR="008C5EBC">
          <w:t xml:space="preserve"> considering th</w:t>
        </w:r>
      </w:ins>
      <w:ins w:id="217" w:author="Istrate  Ioan-Robert" w:date="2022-12-12T17:10:00Z">
        <w:r w:rsidR="008C5EBC">
          <w:t xml:space="preserve">e </w:t>
        </w:r>
        <w:r w:rsidR="00266DF1">
          <w:t>impact of</w:t>
        </w:r>
        <w:r w:rsidR="008C5EBC">
          <w:t xml:space="preserve"> natural gas price</w:t>
        </w:r>
        <w:r w:rsidR="00266DF1">
          <w:t xml:space="preserve"> fluctuation</w:t>
        </w:r>
      </w:ins>
      <w:del w:id="218" w:author="Istrate  Ioan-Robert" w:date="2022-12-12T17:08:00Z">
        <w:r w:rsidR="00A93850" w:rsidDel="00414248">
          <w:delText>and compare them with conventional technologies</w:delText>
        </w:r>
      </w:del>
      <w:del w:id="219" w:author="Istrate  Ioan-Robert" w:date="2022-12-09T15:49:00Z">
        <w:r w:rsidR="00A93850" w:rsidDel="00145D5B">
          <w:delText xml:space="preserve"> in the present state of affairs</w:delText>
        </w:r>
      </w:del>
      <w:r w:rsidR="00A93850">
        <w:t>.</w:t>
      </w:r>
    </w:p>
    <w:p w14:paraId="3738DEEF" w14:textId="346B71DD" w:rsidR="002E3551" w:rsidRPr="00546705" w:rsidRDefault="002E3551" w:rsidP="00BC78B3">
      <w:pPr>
        <w:pStyle w:val="Heading2"/>
        <w:rPr>
          <w:lang w:val="en-US"/>
        </w:rPr>
      </w:pPr>
      <w:r w:rsidRPr="00546705">
        <w:rPr>
          <w:lang w:val="en-US"/>
        </w:rPr>
        <w:t>Results</w:t>
      </w:r>
    </w:p>
    <w:p w14:paraId="18FBE894" w14:textId="7B83EAF0" w:rsidR="005E4A5E" w:rsidRDefault="00BC703C" w:rsidP="001142C5">
      <w:pPr>
        <w:pStyle w:val="Heading3"/>
      </w:pPr>
      <w:commentRangeStart w:id="220"/>
      <w:r w:rsidRPr="00BC703C">
        <w:t xml:space="preserve">Cost comparison between the fossil and </w:t>
      </w:r>
      <w:r w:rsidR="0079439B">
        <w:t>green</w:t>
      </w:r>
      <w:r w:rsidRPr="00BC703C">
        <w:t xml:space="preserve"> routes of production</w:t>
      </w:r>
      <w:commentRangeEnd w:id="220"/>
      <w:r w:rsidR="00342B97">
        <w:rPr>
          <w:rStyle w:val="CommentReference"/>
          <w:rFonts w:eastAsiaTheme="minorHAnsi" w:cstheme="minorBidi"/>
          <w:b w:val="0"/>
          <w:lang w:val="en-GB"/>
        </w:rPr>
        <w:commentReference w:id="220"/>
      </w:r>
    </w:p>
    <w:p w14:paraId="5FF1A364" w14:textId="01142EFB" w:rsidR="00E554CF" w:rsidRDefault="00EC2EA3" w:rsidP="004659A2">
      <w:pPr>
        <w:spacing w:before="240" w:after="0"/>
      </w:pPr>
      <w:commentRangeStart w:id="221"/>
      <w:ins w:id="222" w:author="Istrate  Ioan-Robert" w:date="2022-12-09T16:14:00Z">
        <w:r>
          <w:t>Considering</w:t>
        </w:r>
        <w:r w:rsidR="007E63FB">
          <w:t xml:space="preserve"> the natural gas spot price in Europe</w:t>
        </w:r>
      </w:ins>
      <w:r w:rsidR="00FB1753">
        <w:t xml:space="preserve"> </w:t>
      </w:r>
      <w:del w:id="223" w:author="Istrate  Ioan-Robert" w:date="2022-12-09T16:16:00Z">
        <w:r w:rsidR="00BC703C" w:rsidDel="00FB1753">
          <w:delText xml:space="preserve">As </w:delText>
        </w:r>
      </w:del>
      <w:ins w:id="224" w:author="Istrate  Ioan-Robert" w:date="2022-12-09T16:16:00Z">
        <w:r w:rsidR="00FB1753">
          <w:t xml:space="preserve">as </w:t>
        </w:r>
      </w:ins>
      <w:r w:rsidR="00BC703C">
        <w:t xml:space="preserve">of September 2022, </w:t>
      </w:r>
      <w:ins w:id="225" w:author="Istrate  Ioan-Robert" w:date="2022-12-09T16:11:00Z">
        <w:r w:rsidR="00421819">
          <w:t xml:space="preserve">we estimate </w:t>
        </w:r>
      </w:ins>
      <w:r w:rsidR="00BC703C">
        <w:t xml:space="preserve">the </w:t>
      </w:r>
      <w:ins w:id="226" w:author="Istrate  Ioan-Robert" w:date="2022-12-09T16:11:00Z">
        <w:r w:rsidR="00421819">
          <w:t xml:space="preserve">production </w:t>
        </w:r>
      </w:ins>
      <w:r w:rsidR="00BC703C">
        <w:t xml:space="preserve">cost </w:t>
      </w:r>
      <w:del w:id="227" w:author="Istrate  Ioan-Robert" w:date="2022-12-09T16:28:00Z">
        <w:r w:rsidR="00BC703C" w:rsidDel="00CD18D7">
          <w:delText xml:space="preserve">of </w:delText>
        </w:r>
      </w:del>
      <w:del w:id="228" w:author="Istrate  Ioan-Robert" w:date="2022-12-09T16:11:00Z">
        <w:r w:rsidR="00BC703C" w:rsidDel="00421819">
          <w:delText xml:space="preserve">production </w:delText>
        </w:r>
      </w:del>
      <w:r w:rsidR="00BC703C">
        <w:t>for</w:t>
      </w:r>
      <w:r w:rsidR="00CD18D7">
        <w:t xml:space="preserve"> </w:t>
      </w:r>
      <w:commentRangeStart w:id="229"/>
      <w:del w:id="230" w:author="Istrate  Ioan-Robert" w:date="2022-12-09T16:11:00Z">
        <w:r w:rsidR="00BC703C" w:rsidDel="00421819">
          <w:delText>BAU</w:delText>
        </w:r>
      </w:del>
      <w:ins w:id="231" w:author="Istrate  Ioan-Robert" w:date="2022-12-09T16:11:00Z">
        <w:r w:rsidR="00421819">
          <w:t>fossil</w:t>
        </w:r>
      </w:ins>
      <w:commentRangeEnd w:id="229"/>
      <w:r w:rsidR="00E20AF6">
        <w:rPr>
          <w:rStyle w:val="CommentReference"/>
        </w:rPr>
        <w:commentReference w:id="229"/>
      </w:r>
      <w:r w:rsidR="00BC703C">
        <w:t xml:space="preserve"> ammonia </w:t>
      </w:r>
      <w:del w:id="232" w:author="Istrate  Ioan-Robert" w:date="2022-12-09T16:11:00Z">
        <w:r w:rsidR="00BC703C" w:rsidDel="00421819">
          <w:delText xml:space="preserve">was </w:delText>
        </w:r>
      </w:del>
      <w:ins w:id="233" w:author="Istrate  Ioan-Robert" w:date="2022-12-09T16:17:00Z">
        <w:r w:rsidR="00900E5A">
          <w:t>at</w:t>
        </w:r>
      </w:ins>
      <w:ins w:id="234" w:author="Istrate  Ioan-Robert" w:date="2022-12-09T16:11:00Z">
        <w:r w:rsidR="00421819">
          <w:t xml:space="preserve"> </w:t>
        </w:r>
      </w:ins>
      <w:r w:rsidR="00BC703C">
        <w:t>around 1</w:t>
      </w:r>
      <w:r w:rsidR="00421819">
        <w:t>,</w:t>
      </w:r>
      <w:r w:rsidR="00BC703C">
        <w:t>965</w:t>
      </w:r>
      <w:r w:rsidR="00421819">
        <w:t xml:space="preserve"> USD</w:t>
      </w:r>
      <w:r w:rsidR="00BC703C">
        <w:t xml:space="preserve"> t</w:t>
      </w:r>
      <w:r w:rsidR="00421819" w:rsidRPr="00421819">
        <w:rPr>
          <w:vertAlign w:val="superscript"/>
        </w:rPr>
        <w:t>-</w:t>
      </w:r>
      <w:r w:rsidR="00BC703C" w:rsidRPr="00421819">
        <w:rPr>
          <w:vertAlign w:val="superscript"/>
        </w:rPr>
        <w:t>1</w:t>
      </w:r>
      <w:del w:id="235" w:author="Istrate  Ioan-Robert" w:date="2022-12-09T16:16:00Z">
        <w:r w:rsidR="00BC703C" w:rsidDel="00272BFE">
          <w:delText xml:space="preserve"> </w:delText>
        </w:r>
      </w:del>
      <w:commentRangeEnd w:id="221"/>
      <w:r w:rsidR="00272BFE">
        <w:rPr>
          <w:rStyle w:val="CommentReference"/>
        </w:rPr>
        <w:commentReference w:id="221"/>
      </w:r>
      <w:ins w:id="236" w:author="Istrate  Ioan-Robert" w:date="2022-12-09T16:14:00Z">
        <w:r w:rsidR="00306207">
          <w:t xml:space="preserve">, </w:t>
        </w:r>
      </w:ins>
      <w:r w:rsidR="00BC703C">
        <w:t xml:space="preserve">which is three times higher </w:t>
      </w:r>
      <w:commentRangeStart w:id="237"/>
      <w:r w:rsidR="00BC703C">
        <w:t>in comparison to July 2021</w:t>
      </w:r>
      <w:commentRangeEnd w:id="237"/>
      <w:r w:rsidR="004D4CEF">
        <w:rPr>
          <w:rStyle w:val="CommentReference"/>
        </w:rPr>
        <w:commentReference w:id="237"/>
      </w:r>
      <w:r w:rsidR="00BC703C">
        <w:t>.</w:t>
      </w:r>
      <w:r w:rsidR="004C016A">
        <w:t xml:space="preserve"> </w:t>
      </w:r>
      <w:del w:id="238" w:author="Istrate  Ioan-Robert" w:date="2022-12-09T16:24:00Z">
        <w:r w:rsidR="006B77DF" w:rsidDel="009D27F5">
          <w:delText>In Figure 1a, w</w:delText>
        </w:r>
      </w:del>
      <w:ins w:id="239" w:author="Istrate  Ioan-Robert" w:date="2022-12-09T16:24:00Z">
        <w:r w:rsidR="009D27F5">
          <w:t>W</w:t>
        </w:r>
      </w:ins>
      <w:r w:rsidR="006B77DF">
        <w:t>hen natural gas prices reach around 1</w:t>
      </w:r>
      <w:r w:rsidR="009D27F5">
        <w:t>,</w:t>
      </w:r>
      <w:r w:rsidR="006B77DF">
        <w:t>400</w:t>
      </w:r>
      <w:r w:rsidR="009D27F5">
        <w:t xml:space="preserve"> USD</w:t>
      </w:r>
      <w:r w:rsidR="006B77DF">
        <w:t xml:space="preserve"> t</w:t>
      </w:r>
      <w:r w:rsidR="006B77DF" w:rsidRPr="009D27F5">
        <w:rPr>
          <w:vertAlign w:val="superscript"/>
        </w:rPr>
        <w:t>-1</w:t>
      </w:r>
      <w:ins w:id="240" w:author="Istrate  Ioan-Robert" w:date="2022-12-13T10:39:00Z">
        <w:r w:rsidR="002E6622">
          <w:t xml:space="preserve"> (</w:t>
        </w:r>
      </w:ins>
      <w:commentRangeStart w:id="241"/>
      <w:ins w:id="242" w:author="Istrate  Ioan-Robert" w:date="2022-12-13T10:40:00Z">
        <w:r w:rsidR="002E6622">
          <w:t>September</w:t>
        </w:r>
      </w:ins>
      <w:ins w:id="243" w:author="Istrate  Ioan-Robert" w:date="2022-12-13T10:39:00Z">
        <w:r w:rsidR="002E6622">
          <w:t xml:space="preserve"> 2021</w:t>
        </w:r>
      </w:ins>
      <w:commentRangeEnd w:id="241"/>
      <w:ins w:id="244" w:author="Istrate  Ioan-Robert" w:date="2022-12-13T10:40:00Z">
        <w:r w:rsidR="002E6622">
          <w:rPr>
            <w:rStyle w:val="CommentReference"/>
          </w:rPr>
          <w:commentReference w:id="241"/>
        </w:r>
      </w:ins>
      <w:ins w:id="245" w:author="Istrate  Ioan-Robert" w:date="2022-12-13T10:39:00Z">
        <w:r w:rsidR="002E6622">
          <w:t>)</w:t>
        </w:r>
      </w:ins>
      <w:r w:rsidR="006B77DF">
        <w:t xml:space="preserve">, </w:t>
      </w:r>
      <w:ins w:id="246" w:author="Istrate  Ioan-Robert" w:date="2022-12-09T16:24:00Z">
        <w:r w:rsidR="009D27F5">
          <w:t xml:space="preserve">green </w:t>
        </w:r>
      </w:ins>
      <w:r w:rsidR="006B77DF">
        <w:t xml:space="preserve">ammonia </w:t>
      </w:r>
      <w:ins w:id="247" w:author="Istrate  Ioan-Robert" w:date="2022-12-09T16:24:00Z">
        <w:r w:rsidR="009D27F5">
          <w:t xml:space="preserve">produced </w:t>
        </w:r>
      </w:ins>
      <w:r w:rsidR="006B77DF">
        <w:t xml:space="preserve">with hydrogen from water electrolysis using on-shore wind electricity turns cost-competitive with </w:t>
      </w:r>
      <w:del w:id="248" w:author="Istrate  Ioan-Robert" w:date="2022-12-09T16:24:00Z">
        <w:r w:rsidR="006B77DF" w:rsidDel="009D27F5">
          <w:delText xml:space="preserve">BAU </w:delText>
        </w:r>
      </w:del>
      <w:ins w:id="249" w:author="Istrate  Ioan-Robert" w:date="2022-12-09T16:24:00Z">
        <w:r w:rsidR="009D27F5">
          <w:t xml:space="preserve">fossil </w:t>
        </w:r>
      </w:ins>
      <w:r w:rsidR="006B77DF">
        <w:t>ammonia</w:t>
      </w:r>
      <w:r w:rsidR="00DE38F1">
        <w:t xml:space="preserve"> (</w:t>
      </w:r>
      <w:r w:rsidR="00DE38F1" w:rsidRPr="00DE38F1">
        <w:fldChar w:fldCharType="begin"/>
      </w:r>
      <w:r w:rsidR="00DE38F1" w:rsidRPr="00DE38F1">
        <w:instrText xml:space="preserve"> REF _Ref121495662 \h  \* MERGEFORMAT </w:instrText>
      </w:r>
      <w:r w:rsidR="00DE38F1" w:rsidRPr="00DE38F1">
        <w:fldChar w:fldCharType="separate"/>
      </w:r>
      <w:r w:rsidR="00DE38F1" w:rsidRPr="00DE38F1">
        <w:t xml:space="preserve">Fig. </w:t>
      </w:r>
      <w:r w:rsidR="00DE38F1" w:rsidRPr="00DE38F1">
        <w:rPr>
          <w:noProof/>
        </w:rPr>
        <w:t>1</w:t>
      </w:r>
      <w:r w:rsidR="00DE38F1" w:rsidRPr="00DE38F1">
        <w:fldChar w:fldCharType="end"/>
      </w:r>
      <w:r w:rsidR="00DE38F1">
        <w:t>a)</w:t>
      </w:r>
      <w:r w:rsidR="006B77DF">
        <w:t xml:space="preserve">. Based on monthly average natural gas </w:t>
      </w:r>
      <w:ins w:id="250" w:author="Istrate  Ioan-Robert" w:date="2022-12-09T16:25:00Z">
        <w:r w:rsidR="00E46462">
          <w:t xml:space="preserve">spot </w:t>
        </w:r>
      </w:ins>
      <w:r w:rsidR="006B77DF">
        <w:t xml:space="preserve">prices, ammonia production via wind electrolysis has been cheaper than or similar to </w:t>
      </w:r>
      <w:del w:id="251" w:author="Istrate  Ioan-Robert" w:date="2022-12-09T16:26:00Z">
        <w:r w:rsidR="006B77DF" w:rsidDel="00DE38F1">
          <w:delText xml:space="preserve">BAU </w:delText>
        </w:r>
      </w:del>
      <w:ins w:id="252" w:author="Istrate  Ioan-Robert" w:date="2022-12-09T16:26:00Z">
        <w:r w:rsidR="00DE38F1">
          <w:t xml:space="preserve">fossil </w:t>
        </w:r>
      </w:ins>
      <w:r w:rsidR="006B77DF">
        <w:t>ammonia for seven months since October 2021</w:t>
      </w:r>
      <w:del w:id="253" w:author="Istrate  Ioan-Robert" w:date="2022-12-09T16:28:00Z">
        <w:r w:rsidR="006B77DF" w:rsidDel="002D2755">
          <w:delText xml:space="preserve"> (table xx)</w:delText>
        </w:r>
      </w:del>
      <w:r w:rsidR="006B77DF">
        <w:t xml:space="preserve">. Whereas, </w:t>
      </w:r>
      <w:ins w:id="254" w:author="Istrate  Ioan-Robert" w:date="2022-12-09T16:29:00Z">
        <w:r w:rsidR="002D2755">
          <w:t xml:space="preserve">green </w:t>
        </w:r>
      </w:ins>
      <w:del w:id="255" w:author="Istrate  Ioan-Robert" w:date="2022-12-09T16:29:00Z">
        <w:r w:rsidR="006B77DF" w:rsidDel="002D2755">
          <w:delText xml:space="preserve">for the solar scenario (Figure 1b), </w:delText>
        </w:r>
      </w:del>
      <w:r w:rsidR="006B77DF">
        <w:t xml:space="preserve">ammonia </w:t>
      </w:r>
      <w:del w:id="256" w:author="Istrate  Ioan-Robert" w:date="2022-12-09T16:30:00Z">
        <w:r w:rsidR="006B77DF" w:rsidDel="002D2755">
          <w:delText xml:space="preserve">production </w:delText>
        </w:r>
      </w:del>
      <w:ins w:id="257" w:author="Istrate  Ioan-Robert" w:date="2022-12-09T16:30:00Z">
        <w:r w:rsidR="002D2755">
          <w:t xml:space="preserve">produced </w:t>
        </w:r>
      </w:ins>
      <w:r w:rsidR="006B77DF">
        <w:t xml:space="preserve">via </w:t>
      </w:r>
      <w:del w:id="258" w:author="Istrate  Ioan-Robert" w:date="2022-12-09T16:29:00Z">
        <w:r w:rsidR="006B77DF" w:rsidDel="002D2755">
          <w:delText xml:space="preserve">this </w:delText>
        </w:r>
      </w:del>
      <w:ins w:id="259" w:author="Istrate  Ioan-Robert" w:date="2022-12-09T16:29:00Z">
        <w:r w:rsidR="002D2755">
          <w:t>solar-based electrolytic h</w:t>
        </w:r>
      </w:ins>
      <w:ins w:id="260" w:author="Istrate  Ioan-Robert" w:date="2022-12-09T16:30:00Z">
        <w:r w:rsidR="002D2755">
          <w:t>ydrogen</w:t>
        </w:r>
      </w:ins>
      <w:ins w:id="261" w:author="Istrate  Ioan-Robert" w:date="2022-12-09T16:29:00Z">
        <w:r w:rsidR="002D2755">
          <w:t xml:space="preserve"> </w:t>
        </w:r>
      </w:ins>
      <w:del w:id="262" w:author="Istrate  Ioan-Robert" w:date="2022-12-09T16:30:00Z">
        <w:r w:rsidR="006B77DF" w:rsidDel="002D2755">
          <w:delText xml:space="preserve">route </w:delText>
        </w:r>
      </w:del>
      <w:r w:rsidR="006B77DF">
        <w:t xml:space="preserve">is only feasible around the peak of natural gas prices </w:t>
      </w:r>
      <w:r w:rsidR="00324446">
        <w:t xml:space="preserve">in </w:t>
      </w:r>
      <w:r w:rsidR="006B77DF">
        <w:t>August 2022</w:t>
      </w:r>
      <w:r w:rsidR="00324446">
        <w:t xml:space="preserve"> (</w:t>
      </w:r>
      <w:r w:rsidR="00324446" w:rsidRPr="00DE38F1">
        <w:fldChar w:fldCharType="begin"/>
      </w:r>
      <w:r w:rsidR="00324446" w:rsidRPr="00DE38F1">
        <w:instrText xml:space="preserve"> REF _Ref121495662 \h  \* MERGEFORMAT </w:instrText>
      </w:r>
      <w:r w:rsidR="00324446" w:rsidRPr="00DE38F1">
        <w:fldChar w:fldCharType="separate"/>
      </w:r>
      <w:r w:rsidR="00324446" w:rsidRPr="00DE38F1">
        <w:t xml:space="preserve">Fig. </w:t>
      </w:r>
      <w:r w:rsidR="00324446" w:rsidRPr="00DE38F1">
        <w:rPr>
          <w:noProof/>
        </w:rPr>
        <w:t>1</w:t>
      </w:r>
      <w:r w:rsidR="00324446" w:rsidRPr="00DE38F1">
        <w:fldChar w:fldCharType="end"/>
      </w:r>
      <w:r w:rsidR="00324446">
        <w:t>b)</w:t>
      </w:r>
      <w:r w:rsidR="006B77DF">
        <w:t>. This can be attributed to lower capacity factors (16.1% to 17.5%) in comparison to wind electricity (35.6% to 39%) resulting in higher levelized costs of hydrogen</w:t>
      </w:r>
      <w:r w:rsidR="004223B3">
        <w:fldChar w:fldCharType="begin"/>
      </w:r>
      <w:r w:rsidR="004223B3">
        <w:instrText xml:space="preserve"> ADDIN ZOTERO_ITEM CSL_CITATION {"citationID":"ilJrbfBZ","properties":{"formattedCitation":"\\super 21\\nosupersub{}","plainCitation":"21","noteIndex":0},"citationItems":[{"id":26628,"uris":["http://zotero.org/users/9157291/items/TXYNLTG5"],"itemData":{"id":26628,"type":"report","event-place":"Abu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004223B3">
        <w:fldChar w:fldCharType="separate"/>
      </w:r>
      <w:r w:rsidR="004223B3" w:rsidRPr="004223B3">
        <w:rPr>
          <w:rFonts w:ascii="Calibri" w:hAnsi="Calibri" w:cs="Calibri"/>
          <w:szCs w:val="24"/>
          <w:vertAlign w:val="superscript"/>
        </w:rPr>
        <w:t>21</w:t>
      </w:r>
      <w:r w:rsidR="004223B3">
        <w:fldChar w:fldCharType="end"/>
      </w:r>
      <w:r w:rsidR="006B77DF">
        <w:t xml:space="preserve">. </w:t>
      </w:r>
      <w:del w:id="263" w:author="Istrate  Ioan-Robert" w:date="2022-12-09T16:32:00Z">
        <w:r w:rsidR="006B77DF" w:rsidDel="00B7598E">
          <w:delText>Notably, in the case of both wind and solar, only the electrolyzer uses the respective electricity source, whereas, the production process (compressors) itself uses grid electricity.</w:delText>
        </w:r>
      </w:del>
      <w:r w:rsidR="00B7598E">
        <w:t xml:space="preserve"> </w:t>
      </w:r>
      <w:r w:rsidR="006B77DF">
        <w:t xml:space="preserve">Ammonia production </w:t>
      </w:r>
      <w:commentRangeStart w:id="264"/>
      <w:del w:id="265" w:author="Istrate  Ioan-Robert" w:date="2022-12-12T09:13:00Z">
        <w:r w:rsidR="006B77DF" w:rsidDel="005D0347">
          <w:delText>in the scenario of</w:delText>
        </w:r>
      </w:del>
      <w:ins w:id="266" w:author="Istrate  Ioan-Robert" w:date="2022-12-12T09:13:00Z">
        <w:r w:rsidR="005D0347">
          <w:t>with blue</w:t>
        </w:r>
      </w:ins>
      <w:r w:rsidR="006B77DF">
        <w:t xml:space="preserve"> hydrogen </w:t>
      </w:r>
      <w:ins w:id="267" w:author="Istrate  Ioan-Robert" w:date="2022-12-12T09:14:00Z">
        <w:r w:rsidR="005D0347">
          <w:sym w:font="Symbol" w:char="F02D"/>
        </w:r>
      </w:ins>
      <w:del w:id="268" w:author="Istrate  Ioan-Robert" w:date="2022-12-12T09:15:00Z">
        <w:r w:rsidR="006B77DF" w:rsidDel="00EE167C">
          <w:delText xml:space="preserve">from </w:delText>
        </w:r>
      </w:del>
      <w:r w:rsidR="006B77DF">
        <w:t xml:space="preserve">SMR </w:t>
      </w:r>
      <w:del w:id="269" w:author="Istrate  Ioan-Robert" w:date="2022-12-12T09:14:00Z">
        <w:r w:rsidR="006B77DF" w:rsidDel="005D0347">
          <w:delText xml:space="preserve">+ </w:delText>
        </w:r>
      </w:del>
      <w:ins w:id="270" w:author="Istrate  Ioan-Robert" w:date="2022-12-12T09:14:00Z">
        <w:r w:rsidR="005D0347">
          <w:t>coupled with carbon capture and storage (</w:t>
        </w:r>
      </w:ins>
      <w:r w:rsidR="006B77DF">
        <w:t>CCS</w:t>
      </w:r>
      <w:commentRangeEnd w:id="264"/>
      <w:ins w:id="271" w:author="Istrate  Ioan-Robert" w:date="2022-12-12T09:14:00Z">
        <w:r w:rsidR="005D0347">
          <w:t>)</w:t>
        </w:r>
      </w:ins>
      <w:r w:rsidR="005D0347">
        <w:rPr>
          <w:rStyle w:val="CommentReference"/>
        </w:rPr>
        <w:commentReference w:id="264"/>
      </w:r>
      <w:ins w:id="272" w:author="Istrate  Ioan-Robert" w:date="2022-12-12T09:14:00Z">
        <w:r w:rsidR="005D0347">
          <w:sym w:font="Symbol" w:char="F02D"/>
        </w:r>
      </w:ins>
      <w:r w:rsidR="006B77DF">
        <w:t xml:space="preserve"> is always more expensive than the conventional route due to the </w:t>
      </w:r>
      <w:del w:id="273" w:author="Istrate  Ioan-Robert" w:date="2022-12-12T09:14:00Z">
        <w:r w:rsidR="006B77DF" w:rsidDel="005D0347">
          <w:delText xml:space="preserve">inclusion </w:delText>
        </w:r>
      </w:del>
      <w:ins w:id="274" w:author="Istrate  Ioan-Robert" w:date="2022-12-12T09:14:00Z">
        <w:r w:rsidR="005D0347">
          <w:t xml:space="preserve">additional cost </w:t>
        </w:r>
      </w:ins>
      <w:r w:rsidR="006B77DF">
        <w:t xml:space="preserve">of CCS and </w:t>
      </w:r>
      <w:del w:id="275" w:author="Istrate  Ioan-Robert" w:date="2022-12-12T09:15:00Z">
        <w:r w:rsidR="006B77DF" w:rsidDel="00DF3531">
          <w:delText>also the additional</w:delText>
        </w:r>
      </w:del>
      <w:ins w:id="276" w:author="Istrate  Ioan-Robert" w:date="2022-12-12T09:15:00Z">
        <w:r w:rsidR="00DF3531">
          <w:t>extra</w:t>
        </w:r>
      </w:ins>
      <w:r w:rsidR="006B77DF">
        <w:t xml:space="preserve"> nitrogen feed</w:t>
      </w:r>
      <w:r w:rsidR="00324446">
        <w:t xml:space="preserve"> (</w:t>
      </w:r>
      <w:r w:rsidR="00324446" w:rsidRPr="00DE38F1">
        <w:fldChar w:fldCharType="begin"/>
      </w:r>
      <w:r w:rsidR="00324446" w:rsidRPr="00DE38F1">
        <w:instrText xml:space="preserve"> REF _Ref121495662 \h  \* MERGEFORMAT </w:instrText>
      </w:r>
      <w:r w:rsidR="00324446" w:rsidRPr="00DE38F1">
        <w:fldChar w:fldCharType="separate"/>
      </w:r>
      <w:r w:rsidR="00324446" w:rsidRPr="00DE38F1">
        <w:t xml:space="preserve">Fig. </w:t>
      </w:r>
      <w:r w:rsidR="00324446" w:rsidRPr="00DE38F1">
        <w:rPr>
          <w:noProof/>
        </w:rPr>
        <w:t>1</w:t>
      </w:r>
      <w:r w:rsidR="00324446" w:rsidRPr="00DE38F1">
        <w:fldChar w:fldCharType="end"/>
      </w:r>
      <w:r w:rsidR="00324446">
        <w:t>c)</w:t>
      </w:r>
      <w:del w:id="277" w:author="Istrate  Ioan-Robert" w:date="2022-12-12T09:15:00Z">
        <w:r w:rsidR="006B77DF" w:rsidDel="00DF3531">
          <w:delText xml:space="preserve"> required in this scenario</w:delText>
        </w:r>
      </w:del>
      <w:r w:rsidR="006B77DF">
        <w:t>.</w:t>
      </w:r>
      <w:del w:id="278" w:author="Istrate  Ioan-Robert" w:date="2022-12-12T09:17:00Z">
        <w:r w:rsidR="006B77DF" w:rsidDel="003938F5">
          <w:delText xml:space="preserve"> </w:delText>
        </w:r>
      </w:del>
      <w:moveFromRangeStart w:id="279" w:author="Istrate  Ioan-Robert" w:date="2022-12-12T09:16:00Z" w:name="move121729033"/>
      <w:commentRangeStart w:id="280"/>
      <w:moveFrom w:id="281" w:author="Istrate  Ioan-Robert" w:date="2022-12-12T09:16:00Z">
        <w:r w:rsidR="006B77DF" w:rsidDel="00EE167C">
          <w:t>In the current state of affairs, natural gas prices are predicted to remain high (1579 – 2216$ t-1) for the next few years. On the contrary, prices of renewable energy technologies are expected to decrease. For that reason, ammonia production from wind could be the most promising technology in the foreseeable future.</w:t>
        </w:r>
        <w:commentRangeEnd w:id="280"/>
        <w:r w:rsidR="00EE167C" w:rsidDel="00EE167C">
          <w:rPr>
            <w:rStyle w:val="CommentReference"/>
          </w:rPr>
          <w:commentReference w:id="280"/>
        </w:r>
      </w:moveFrom>
      <w:moveFromRangeEnd w:id="279"/>
    </w:p>
    <w:p w14:paraId="309C908D" w14:textId="71545255" w:rsidR="008F510C" w:rsidRDefault="008F510C" w:rsidP="002B4FC3">
      <w:pPr>
        <w:spacing w:before="240" w:after="0"/>
      </w:pPr>
      <w:del w:id="282" w:author="Istrate  Ioan-Robert" w:date="2022-12-12T09:19:00Z">
        <w:r w:rsidDel="00CA0F30">
          <w:delText xml:space="preserve">Figure 1d – 1f shows the comparison between the production cost of conventional and alternative routes for methanol production. </w:delText>
        </w:r>
      </w:del>
      <w:del w:id="283" w:author="Istrate  Ioan-Robert" w:date="2022-12-12T09:23:00Z">
        <w:r w:rsidDel="00231648">
          <w:delText>Therefore, s</w:delText>
        </w:r>
      </w:del>
      <w:ins w:id="284" w:author="Istrate  Ioan-Robert" w:date="2022-12-12T09:23:00Z">
        <w:r w:rsidR="00231648">
          <w:t>S</w:t>
        </w:r>
      </w:ins>
      <w:r>
        <w:t xml:space="preserve">imilar to ammonia, the cost of production for </w:t>
      </w:r>
      <w:del w:id="285" w:author="Istrate  Ioan-Robert" w:date="2022-12-12T09:23:00Z">
        <w:r w:rsidDel="00231648">
          <w:delText xml:space="preserve">BAU </w:delText>
        </w:r>
      </w:del>
      <w:ins w:id="286" w:author="Istrate  Ioan-Robert" w:date="2022-12-12T09:23:00Z">
        <w:r w:rsidR="00231648">
          <w:t xml:space="preserve">fossil </w:t>
        </w:r>
      </w:ins>
      <w:r>
        <w:t xml:space="preserve">methanol has increased sharply. In comparison to July 2021, the </w:t>
      </w:r>
      <w:ins w:id="287" w:author="Istrate  Ioan-Robert" w:date="2022-12-12T11:47:00Z">
        <w:r w:rsidR="005D3139">
          <w:t xml:space="preserve">estimated </w:t>
        </w:r>
      </w:ins>
      <w:r>
        <w:t xml:space="preserve">production cost for </w:t>
      </w:r>
      <w:del w:id="288" w:author="Istrate  Ioan-Robert" w:date="2022-12-12T09:24:00Z">
        <w:r w:rsidDel="00B7613B">
          <w:delText xml:space="preserve">BAU </w:delText>
        </w:r>
      </w:del>
      <w:ins w:id="289" w:author="Istrate  Ioan-Robert" w:date="2022-12-12T09:24:00Z">
        <w:r w:rsidR="00B7613B">
          <w:t xml:space="preserve">fossil </w:t>
        </w:r>
      </w:ins>
      <w:r>
        <w:t>methanol rose by 232% in September 2022</w:t>
      </w:r>
      <w:ins w:id="290" w:author="Istrate  Ioan-Robert" w:date="2022-12-12T11:47:00Z">
        <w:r w:rsidR="005D3139">
          <w:t xml:space="preserve">, reaching </w:t>
        </w:r>
        <w:commentRangeStart w:id="291"/>
        <w:r w:rsidR="005D3139">
          <w:t xml:space="preserve">XXX </w:t>
        </w:r>
        <w:commentRangeEnd w:id="291"/>
        <w:r w:rsidR="005D3139">
          <w:rPr>
            <w:rStyle w:val="CommentReference"/>
          </w:rPr>
          <w:commentReference w:id="291"/>
        </w:r>
        <w:r w:rsidR="005D3139">
          <w:t>USD t</w:t>
        </w:r>
        <w:r w:rsidR="005D3139" w:rsidRPr="00B311AC">
          <w:rPr>
            <w:vertAlign w:val="superscript"/>
          </w:rPr>
          <w:t>-1</w:t>
        </w:r>
      </w:ins>
      <w:r>
        <w:t>. At natural gas prices of around 2</w:t>
      </w:r>
      <w:r w:rsidR="00B311AC">
        <w:t>,</w:t>
      </w:r>
      <w:r>
        <w:t>475</w:t>
      </w:r>
      <w:r w:rsidR="00B311AC">
        <w:t xml:space="preserve"> USD</w:t>
      </w:r>
      <w:r>
        <w:t xml:space="preserve"> t</w:t>
      </w:r>
      <w:r w:rsidRPr="00B311AC">
        <w:rPr>
          <w:vertAlign w:val="superscript"/>
        </w:rPr>
        <w:t>-1</w:t>
      </w:r>
      <w:r>
        <w:t xml:space="preserve">, </w:t>
      </w:r>
      <w:del w:id="292" w:author="Istrate  Ioan-Robert" w:date="2022-12-12T11:25:00Z">
        <w:r w:rsidDel="00A72AFD">
          <w:delText xml:space="preserve">the </w:delText>
        </w:r>
      </w:del>
      <w:ins w:id="293" w:author="Istrate  Ioan-Robert" w:date="2022-12-12T09:26:00Z">
        <w:r w:rsidR="00B311AC">
          <w:t xml:space="preserve">green methanol produced with </w:t>
        </w:r>
      </w:ins>
      <w:r>
        <w:t>wind</w:t>
      </w:r>
      <w:ins w:id="294" w:author="Istrate  Ioan-Robert" w:date="2022-12-12T09:26:00Z">
        <w:r w:rsidR="00B311AC">
          <w:t>-based hydrogen</w:t>
        </w:r>
      </w:ins>
      <w:r>
        <w:t xml:space="preserve"> </w:t>
      </w:r>
      <w:del w:id="295" w:author="Istrate  Ioan-Robert" w:date="2022-12-12T09:27:00Z">
        <w:r w:rsidDel="00B311AC">
          <w:delText xml:space="preserve">scenario </w:delText>
        </w:r>
      </w:del>
      <w:r>
        <w:t xml:space="preserve">is economically competitive </w:t>
      </w:r>
      <w:del w:id="296" w:author="Istrate  Ioan-Robert" w:date="2022-12-12T11:23:00Z">
        <w:r w:rsidDel="001465AB">
          <w:delText xml:space="preserve">in comparison to </w:delText>
        </w:r>
      </w:del>
      <w:del w:id="297" w:author="Istrate  Ioan-Robert" w:date="2022-12-12T09:27:00Z">
        <w:r w:rsidDel="00B311AC">
          <w:delText xml:space="preserve">BAU </w:delText>
        </w:r>
      </w:del>
      <w:del w:id="298" w:author="Istrate  Ioan-Robert" w:date="2022-12-12T11:23:00Z">
        <w:r w:rsidDel="001465AB">
          <w:delText xml:space="preserve">methanol </w:delText>
        </w:r>
      </w:del>
      <w:r w:rsidR="00B311AC">
        <w:t>(</w:t>
      </w:r>
      <w:r w:rsidR="00B311AC" w:rsidRPr="00DE38F1">
        <w:fldChar w:fldCharType="begin"/>
      </w:r>
      <w:r w:rsidR="00B311AC" w:rsidRPr="00DE38F1">
        <w:instrText xml:space="preserve"> REF _Ref121495662 \h  \* MERGEFORMAT </w:instrText>
      </w:r>
      <w:r w:rsidR="00B311AC" w:rsidRPr="00DE38F1">
        <w:fldChar w:fldCharType="separate"/>
      </w:r>
      <w:r w:rsidR="00B311AC" w:rsidRPr="00DE38F1">
        <w:t xml:space="preserve">Fig. </w:t>
      </w:r>
      <w:r w:rsidR="00B311AC" w:rsidRPr="00DE38F1">
        <w:rPr>
          <w:noProof/>
        </w:rPr>
        <w:t>1</w:t>
      </w:r>
      <w:r w:rsidR="00B311AC" w:rsidRPr="00DE38F1">
        <w:fldChar w:fldCharType="end"/>
      </w:r>
      <w:r w:rsidR="00B311AC">
        <w:t>d)</w:t>
      </w:r>
      <w:r>
        <w:t xml:space="preserve">. </w:t>
      </w:r>
      <w:commentRangeStart w:id="299"/>
      <w:del w:id="300" w:author="Istrate  Ioan-Robert" w:date="2022-12-12T09:29:00Z">
        <w:r w:rsidDel="00D964FD">
          <w:delText>Also</w:delText>
        </w:r>
      </w:del>
      <w:ins w:id="301" w:author="Istrate  Ioan-Robert" w:date="2022-12-12T09:29:00Z">
        <w:r w:rsidR="00D964FD">
          <w:t>However</w:t>
        </w:r>
      </w:ins>
      <w:r>
        <w:t xml:space="preserve">, </w:t>
      </w:r>
      <w:ins w:id="302" w:author="Istrate  Ioan-Robert" w:date="2022-12-12T11:25:00Z">
        <w:r w:rsidR="00A72AFD">
          <w:t xml:space="preserve">the break-even </w:t>
        </w:r>
      </w:ins>
      <w:ins w:id="303" w:author="Istrate  Ioan-Robert" w:date="2022-12-12T11:26:00Z">
        <w:r w:rsidR="00A72AFD">
          <w:t xml:space="preserve">natural gas price </w:t>
        </w:r>
      </w:ins>
      <w:ins w:id="304" w:author="Istrate  Ioan-Robert" w:date="2022-12-12T11:48:00Z">
        <w:r w:rsidR="00902F21">
          <w:t xml:space="preserve">largely depends on the </w:t>
        </w:r>
      </w:ins>
      <w:ins w:id="305" w:author="Istrate  Ioan-Robert" w:date="2022-12-12T11:50:00Z">
        <w:r w:rsidR="00902F21">
          <w:t>levelized cost of hydrogen</w:t>
        </w:r>
      </w:ins>
      <w:ins w:id="306" w:author="Istrate  Ioan-Robert" w:date="2022-12-12T11:49:00Z">
        <w:r w:rsidR="00902F21">
          <w:t xml:space="preserve">, and could </w:t>
        </w:r>
      </w:ins>
      <w:ins w:id="307" w:author="Istrate  Ioan-Robert" w:date="2022-12-12T11:26:00Z">
        <w:r w:rsidR="00A72AFD">
          <w:t>decrease to 1,700 USD t</w:t>
        </w:r>
        <w:r w:rsidR="00A72AFD" w:rsidRPr="00325022">
          <w:rPr>
            <w:vertAlign w:val="superscript"/>
          </w:rPr>
          <w:t>-1</w:t>
        </w:r>
        <w:r w:rsidR="00A72AFD">
          <w:rPr>
            <w:vertAlign w:val="superscript"/>
          </w:rPr>
          <w:t xml:space="preserve"> </w:t>
        </w:r>
        <w:r w:rsidR="00A72AFD">
          <w:t xml:space="preserve">if </w:t>
        </w:r>
      </w:ins>
      <w:r>
        <w:t>considering the low</w:t>
      </w:r>
      <w:ins w:id="308" w:author="Istrate  Ioan-Robert" w:date="2022-12-12T11:26:00Z">
        <w:r w:rsidR="00A72AFD">
          <w:t>-end</w:t>
        </w:r>
      </w:ins>
      <w:r>
        <w:t xml:space="preserve"> </w:t>
      </w:r>
      <w:del w:id="309" w:author="Istrate  Ioan-Robert" w:date="2022-12-12T11:27:00Z">
        <w:r w:rsidDel="00A72AFD">
          <w:delText xml:space="preserve">prices </w:delText>
        </w:r>
      </w:del>
      <w:r>
        <w:t xml:space="preserve">of </w:t>
      </w:r>
      <w:del w:id="310" w:author="Istrate  Ioan-Robert" w:date="2022-12-12T11:49:00Z">
        <w:r w:rsidDel="00902F21">
          <w:delText xml:space="preserve">wind </w:delText>
        </w:r>
      </w:del>
      <w:del w:id="311" w:author="Istrate  Ioan-Robert" w:date="2022-12-12T11:50:00Z">
        <w:r w:rsidDel="00902F21">
          <w:delText>electricity</w:delText>
        </w:r>
      </w:del>
      <w:ins w:id="312" w:author="Istrate  Ioan-Robert" w:date="2022-12-12T11:50:00Z">
        <w:r w:rsidR="00902F21">
          <w:t>hydrogen cost</w:t>
        </w:r>
      </w:ins>
      <w:ins w:id="313" w:author="Istrate  Ioan-Robert" w:date="2022-12-12T11:27:00Z">
        <w:r w:rsidR="00A72AFD">
          <w:t xml:space="preserve"> range</w:t>
        </w:r>
      </w:ins>
      <w:del w:id="314" w:author="Istrate  Ioan-Robert" w:date="2022-12-12T11:26:00Z">
        <w:r w:rsidDel="00A72AFD">
          <w:delText>, at natural gas prices of 1</w:delText>
        </w:r>
        <w:r w:rsidR="00325022" w:rsidDel="00A72AFD">
          <w:delText>,</w:delText>
        </w:r>
        <w:r w:rsidDel="00A72AFD">
          <w:delText>700</w:delText>
        </w:r>
        <w:r w:rsidR="00325022" w:rsidDel="00A72AFD">
          <w:delText xml:space="preserve"> USD</w:delText>
        </w:r>
        <w:r w:rsidDel="00A72AFD">
          <w:delText xml:space="preserve"> t</w:delText>
        </w:r>
        <w:r w:rsidRPr="00325022" w:rsidDel="00A72AFD">
          <w:rPr>
            <w:vertAlign w:val="superscript"/>
          </w:rPr>
          <w:delText>-1</w:delText>
        </w:r>
        <w:r w:rsidDel="00A72AFD">
          <w:delText>, methanol production via on-shore wind electricity is more feasible than the conventional route</w:delText>
        </w:r>
      </w:del>
      <w:commentRangeEnd w:id="299"/>
      <w:r w:rsidR="00A72AFD">
        <w:rPr>
          <w:rStyle w:val="CommentReference"/>
        </w:rPr>
        <w:commentReference w:id="299"/>
      </w:r>
      <w:r>
        <w:t>. The solar</w:t>
      </w:r>
      <w:ins w:id="315" w:author="Istrate  Ioan-Robert" w:date="2022-12-12T11:28:00Z">
        <w:r w:rsidR="004C7797">
          <w:t xml:space="preserve">-based route </w:t>
        </w:r>
      </w:ins>
      <w:del w:id="316" w:author="Istrate  Ioan-Robert" w:date="2022-12-12T11:28:00Z">
        <w:r w:rsidDel="004C7797">
          <w:delText xml:space="preserve"> scenario </w:delText>
        </w:r>
      </w:del>
      <w:del w:id="317" w:author="Istrate  Ioan-Robert" w:date="2022-12-12T11:52:00Z">
        <w:r w:rsidDel="006D0AE9">
          <w:delText xml:space="preserve">for the production of methanol </w:delText>
        </w:r>
      </w:del>
      <w:r>
        <w:t xml:space="preserve">follows a similar trend to that seen for ammonia and is only feasible at the peak of natural gas prices (August 2022) </w:t>
      </w:r>
      <w:del w:id="318" w:author="Istrate  Ioan-Robert" w:date="2022-12-12T11:42:00Z">
        <w:r w:rsidDel="0005307F">
          <w:delText xml:space="preserve">considering </w:delText>
        </w:r>
      </w:del>
      <w:ins w:id="319" w:author="Istrate  Ioan-Robert" w:date="2022-12-12T11:42:00Z">
        <w:r w:rsidR="0005307F">
          <w:t xml:space="preserve">and </w:t>
        </w:r>
      </w:ins>
      <w:r>
        <w:t>the low</w:t>
      </w:r>
      <w:ins w:id="320" w:author="Istrate  Ioan-Robert" w:date="2022-12-12T11:43:00Z">
        <w:r w:rsidR="0005307F">
          <w:t>-end</w:t>
        </w:r>
      </w:ins>
      <w:r>
        <w:t xml:space="preserve"> </w:t>
      </w:r>
      <w:del w:id="321" w:author="Istrate  Ioan-Robert" w:date="2022-12-12T11:43:00Z">
        <w:r w:rsidDel="0005307F">
          <w:delText xml:space="preserve">prices </w:delText>
        </w:r>
      </w:del>
      <w:r>
        <w:t xml:space="preserve">of </w:t>
      </w:r>
      <w:ins w:id="322" w:author="Istrate  Ioan-Robert" w:date="2022-12-12T11:43:00Z">
        <w:r w:rsidR="0005307F">
          <w:t xml:space="preserve">the </w:t>
        </w:r>
      </w:ins>
      <w:del w:id="323" w:author="Istrate  Ioan-Robert" w:date="2022-12-12T11:51:00Z">
        <w:r w:rsidDel="006508CB">
          <w:delText>solar electricity</w:delText>
        </w:r>
      </w:del>
      <w:ins w:id="324" w:author="Istrate  Ioan-Robert" w:date="2022-12-12T11:51:00Z">
        <w:r w:rsidR="006508CB">
          <w:t>hydrogen</w:t>
        </w:r>
      </w:ins>
      <w:ins w:id="325" w:author="Istrate  Ioan-Robert" w:date="2022-12-12T11:43:00Z">
        <w:r w:rsidR="0005307F">
          <w:t xml:space="preserve"> </w:t>
        </w:r>
      </w:ins>
      <w:ins w:id="326" w:author="Istrate  Ioan-Robert" w:date="2022-12-12T11:51:00Z">
        <w:r w:rsidR="006508CB">
          <w:t>cost</w:t>
        </w:r>
      </w:ins>
      <w:ins w:id="327" w:author="Istrate  Ioan-Robert" w:date="2022-12-12T11:43:00Z">
        <w:r w:rsidR="0005307F">
          <w:t xml:space="preserve"> range</w:t>
        </w:r>
      </w:ins>
      <w:r w:rsidR="0005307F">
        <w:t xml:space="preserve"> (</w:t>
      </w:r>
      <w:r w:rsidR="0005307F" w:rsidRPr="00DE38F1">
        <w:fldChar w:fldCharType="begin"/>
      </w:r>
      <w:r w:rsidR="0005307F" w:rsidRPr="00DE38F1">
        <w:instrText xml:space="preserve"> REF _Ref121495662 \h  \* MERGEFORMAT </w:instrText>
      </w:r>
      <w:r w:rsidR="0005307F" w:rsidRPr="00DE38F1">
        <w:fldChar w:fldCharType="separate"/>
      </w:r>
      <w:r w:rsidR="0005307F" w:rsidRPr="00DE38F1">
        <w:t xml:space="preserve">Fig. </w:t>
      </w:r>
      <w:r w:rsidR="0005307F" w:rsidRPr="00DE38F1">
        <w:rPr>
          <w:noProof/>
        </w:rPr>
        <w:t>1</w:t>
      </w:r>
      <w:r w:rsidR="0005307F" w:rsidRPr="00DE38F1">
        <w:fldChar w:fldCharType="end"/>
      </w:r>
      <w:r w:rsidR="0005307F">
        <w:t>e)</w:t>
      </w:r>
      <w:r>
        <w:t xml:space="preserve">. For the case of </w:t>
      </w:r>
      <w:ins w:id="328" w:author="Istrate  Ioan-Robert" w:date="2022-12-12T11:43:00Z">
        <w:r w:rsidR="00DE2D46">
          <w:t xml:space="preserve">blue </w:t>
        </w:r>
      </w:ins>
      <w:r>
        <w:t xml:space="preserve">hydrogen from SMR + CCS, the cost of </w:t>
      </w:r>
      <w:r>
        <w:lastRenderedPageBreak/>
        <w:t>production is on average 6</w:t>
      </w:r>
      <w:del w:id="329" w:author="Istrate  Ioan-Robert" w:date="2022-12-12T11:51:00Z">
        <w:r w:rsidDel="006508CB">
          <w:delText>7.8</w:delText>
        </w:r>
      </w:del>
      <w:ins w:id="330" w:author="Istrate  Ioan-Robert" w:date="2022-12-12T11:51:00Z">
        <w:r w:rsidR="006508CB">
          <w:t>8</w:t>
        </w:r>
      </w:ins>
      <w:r>
        <w:t xml:space="preserve">% higher than </w:t>
      </w:r>
      <w:del w:id="331" w:author="Istrate  Ioan-Robert" w:date="2022-12-12T11:43:00Z">
        <w:r w:rsidDel="00DE2D46">
          <w:delText xml:space="preserve">BAU </w:delText>
        </w:r>
      </w:del>
      <w:ins w:id="332" w:author="Istrate  Ioan-Robert" w:date="2022-12-12T11:43:00Z">
        <w:r w:rsidR="00DE2D46">
          <w:t xml:space="preserve">conventional </w:t>
        </w:r>
      </w:ins>
      <w:r>
        <w:t xml:space="preserve">methanol due to the additional cost of CCS and </w:t>
      </w:r>
      <w:ins w:id="333" w:author="Istrate  Ioan-Robert" w:date="2022-12-12T11:51:00Z">
        <w:r w:rsidR="00307DA0">
          <w:t xml:space="preserve">captured </w:t>
        </w:r>
      </w:ins>
      <w:del w:id="334" w:author="Istrate  Ioan-Robert" w:date="2022-12-12T11:43:00Z">
        <w:r w:rsidDel="00DE2D46">
          <w:delText>carbon dioxide</w:delText>
        </w:r>
      </w:del>
      <w:ins w:id="335" w:author="Istrate  Ioan-Robert" w:date="2022-12-12T11:43:00Z">
        <w:r w:rsidR="00DE2D46">
          <w:t>CO</w:t>
        </w:r>
        <w:r w:rsidR="00DE2D46" w:rsidRPr="00DE2D46">
          <w:rPr>
            <w:vertAlign w:val="subscript"/>
          </w:rPr>
          <w:t>2</w:t>
        </w:r>
      </w:ins>
      <w:del w:id="336" w:author="Istrate  Ioan-Robert" w:date="2022-12-12T11:51:00Z">
        <w:r w:rsidDel="00307DA0">
          <w:delText xml:space="preserve"> from DAC</w:delText>
        </w:r>
      </w:del>
      <w:r>
        <w:t xml:space="preserve">. </w:t>
      </w:r>
      <w:moveFromRangeStart w:id="337" w:author="Istrate  Ioan-Robert" w:date="2022-12-12T11:44:00Z" w:name="move121737877"/>
      <w:moveFrom w:id="338" w:author="Istrate  Ioan-Robert" w:date="2022-12-12T11:44:00Z">
        <w:r w:rsidDel="00DE2D46">
          <w:t>Identical to the case of ammonia, methanol production via wind is expected to be cost-competitive with BAU methanol in the coming future.</w:t>
        </w:r>
      </w:moveFrom>
      <w:moveFromRangeEnd w:id="337"/>
    </w:p>
    <w:p w14:paraId="1E3D3C61" w14:textId="77777777" w:rsidR="004659A2" w:rsidRDefault="004659A2" w:rsidP="004659A2">
      <w:pPr>
        <w:keepNext/>
        <w:spacing w:before="240" w:after="0"/>
        <w:jc w:val="center"/>
      </w:pPr>
      <w:r>
        <w:rPr>
          <w:noProof/>
        </w:rPr>
        <w:drawing>
          <wp:inline distT="0" distB="0" distL="0" distR="0" wp14:anchorId="560623F4" wp14:editId="20FE3BD1">
            <wp:extent cx="6645910" cy="60471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1.png"/>
                    <pic:cNvPicPr/>
                  </pic:nvPicPr>
                  <pic:blipFill>
                    <a:blip r:embed="rId12">
                      <a:extLst>
                        <a:ext uri="{28A0092B-C50C-407E-A947-70E740481C1C}">
                          <a14:useLocalDpi xmlns:a14="http://schemas.microsoft.com/office/drawing/2010/main" val="0"/>
                        </a:ext>
                      </a:extLst>
                    </a:blip>
                    <a:stretch>
                      <a:fillRect/>
                    </a:stretch>
                  </pic:blipFill>
                  <pic:spPr>
                    <a:xfrm>
                      <a:off x="0" y="0"/>
                      <a:ext cx="6645910" cy="6047105"/>
                    </a:xfrm>
                    <a:prstGeom prst="rect">
                      <a:avLst/>
                    </a:prstGeom>
                  </pic:spPr>
                </pic:pic>
              </a:graphicData>
            </a:graphic>
          </wp:inline>
        </w:drawing>
      </w:r>
    </w:p>
    <w:p w14:paraId="5FAE1832" w14:textId="2AEF71CA" w:rsidR="004659A2" w:rsidRPr="004659A2" w:rsidRDefault="004659A2" w:rsidP="004659A2">
      <w:pPr>
        <w:pStyle w:val="Caption"/>
        <w:jc w:val="both"/>
        <w:rPr>
          <w:b/>
          <w:i w:val="0"/>
          <w:color w:val="auto"/>
          <w:sz w:val="20"/>
        </w:rPr>
      </w:pPr>
      <w:bookmarkStart w:id="339" w:name="_Ref121495662"/>
      <w:r w:rsidRPr="004659A2">
        <w:rPr>
          <w:b/>
          <w:i w:val="0"/>
          <w:color w:val="auto"/>
          <w:sz w:val="20"/>
        </w:rPr>
        <w:t xml:space="preserve">Fig. </w:t>
      </w:r>
      <w:r w:rsidRPr="004659A2">
        <w:rPr>
          <w:b/>
          <w:i w:val="0"/>
          <w:color w:val="auto"/>
          <w:sz w:val="20"/>
        </w:rPr>
        <w:fldChar w:fldCharType="begin"/>
      </w:r>
      <w:r w:rsidRPr="004659A2">
        <w:rPr>
          <w:b/>
          <w:i w:val="0"/>
          <w:color w:val="auto"/>
          <w:sz w:val="20"/>
        </w:rPr>
        <w:instrText xml:space="preserve"> SEQ Fig. \* ARABIC </w:instrText>
      </w:r>
      <w:r w:rsidRPr="004659A2">
        <w:rPr>
          <w:b/>
          <w:i w:val="0"/>
          <w:color w:val="auto"/>
          <w:sz w:val="20"/>
        </w:rPr>
        <w:fldChar w:fldCharType="separate"/>
      </w:r>
      <w:r w:rsidRPr="004659A2">
        <w:rPr>
          <w:b/>
          <w:i w:val="0"/>
          <w:noProof/>
          <w:color w:val="auto"/>
          <w:sz w:val="20"/>
        </w:rPr>
        <w:t>1</w:t>
      </w:r>
      <w:r w:rsidRPr="004659A2">
        <w:rPr>
          <w:b/>
          <w:i w:val="0"/>
          <w:color w:val="auto"/>
          <w:sz w:val="20"/>
        </w:rPr>
        <w:fldChar w:fldCharType="end"/>
      </w:r>
      <w:bookmarkEnd w:id="339"/>
      <w:r w:rsidRPr="004659A2">
        <w:rPr>
          <w:b/>
          <w:i w:val="0"/>
          <w:color w:val="auto"/>
          <w:sz w:val="20"/>
        </w:rPr>
        <w:t xml:space="preserve">. </w:t>
      </w:r>
      <w:r w:rsidR="002233E3">
        <w:rPr>
          <w:b/>
          <w:i w:val="0"/>
          <w:color w:val="auto"/>
          <w:sz w:val="20"/>
        </w:rPr>
        <w:t>Evolution of the p</w:t>
      </w:r>
      <w:r w:rsidR="00DE38F1">
        <w:rPr>
          <w:b/>
          <w:i w:val="0"/>
          <w:color w:val="auto"/>
          <w:sz w:val="20"/>
        </w:rPr>
        <w:t xml:space="preserve">roduction cost for </w:t>
      </w:r>
      <w:r w:rsidR="00CD429C">
        <w:rPr>
          <w:b/>
          <w:i w:val="0"/>
          <w:color w:val="auto"/>
          <w:sz w:val="20"/>
        </w:rPr>
        <w:t xml:space="preserve">fossil and green </w:t>
      </w:r>
      <w:r w:rsidR="00DE38F1">
        <w:rPr>
          <w:b/>
          <w:i w:val="0"/>
          <w:color w:val="auto"/>
          <w:sz w:val="20"/>
        </w:rPr>
        <w:t>ammonia and methanol</w:t>
      </w:r>
      <w:r w:rsidR="002233E3">
        <w:rPr>
          <w:b/>
          <w:i w:val="0"/>
          <w:color w:val="auto"/>
          <w:sz w:val="20"/>
        </w:rPr>
        <w:t xml:space="preserve"> under the European spot price for natural gas</w:t>
      </w:r>
      <w:r w:rsidR="00DE38F1">
        <w:rPr>
          <w:b/>
          <w:i w:val="0"/>
          <w:color w:val="auto"/>
          <w:sz w:val="20"/>
        </w:rPr>
        <w:t>.</w:t>
      </w:r>
      <w:r w:rsidR="00C95210" w:rsidRPr="00C95210">
        <w:t xml:space="preserve"> </w:t>
      </w:r>
      <w:r w:rsidR="00C95210" w:rsidRPr="00C95210">
        <w:rPr>
          <w:i w:val="0"/>
          <w:color w:val="auto"/>
          <w:sz w:val="20"/>
        </w:rPr>
        <w:t xml:space="preserve">The error bars </w:t>
      </w:r>
      <w:r w:rsidR="00051FE2">
        <w:rPr>
          <w:i w:val="0"/>
          <w:color w:val="auto"/>
          <w:sz w:val="20"/>
        </w:rPr>
        <w:t>display</w:t>
      </w:r>
      <w:r w:rsidR="00C95210" w:rsidRPr="00C95210">
        <w:rPr>
          <w:i w:val="0"/>
          <w:color w:val="auto"/>
          <w:sz w:val="20"/>
        </w:rPr>
        <w:t xml:space="preserve"> the production cost considering the </w:t>
      </w:r>
      <w:r w:rsidR="00051FE2">
        <w:rPr>
          <w:i w:val="0"/>
          <w:color w:val="auto"/>
          <w:sz w:val="20"/>
        </w:rPr>
        <w:t xml:space="preserve">lower and upper bound for the </w:t>
      </w:r>
      <w:r w:rsidR="00C95210" w:rsidRPr="00C95210">
        <w:rPr>
          <w:i w:val="0"/>
          <w:color w:val="auto"/>
          <w:sz w:val="20"/>
        </w:rPr>
        <w:t>levelized cost of hydrogen</w:t>
      </w:r>
      <w:r w:rsidR="00051FE2" w:rsidRPr="00051FE2">
        <w:rPr>
          <w:i w:val="0"/>
          <w:color w:val="auto"/>
          <w:sz w:val="20"/>
        </w:rPr>
        <w:fldChar w:fldCharType="begin"/>
      </w:r>
      <w:r w:rsidR="00051FE2" w:rsidRPr="00051FE2">
        <w:rPr>
          <w:i w:val="0"/>
          <w:color w:val="auto"/>
          <w:sz w:val="20"/>
        </w:rPr>
        <w:instrText xml:space="preserve"> ADDIN ZOTERO_ITEM CSL_CITATION {"citationID":"nokSUDTu","properties":{"formattedCitation":"\\super 21\\nosupersub{}","plainCitation":"21","noteIndex":0},"citationItems":[{"id":26628,"uris":["http://zotero.org/users/9157291/items/TXYNLTG5"],"itemData":{"id":26628,"type":"report","event-place":"Abu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00051FE2" w:rsidRPr="00051FE2">
        <w:rPr>
          <w:i w:val="0"/>
          <w:color w:val="auto"/>
          <w:sz w:val="20"/>
        </w:rPr>
        <w:fldChar w:fldCharType="separate"/>
      </w:r>
      <w:r w:rsidR="00051FE2" w:rsidRPr="00051FE2">
        <w:rPr>
          <w:rFonts w:ascii="Calibri" w:hAnsi="Calibri" w:cs="Calibri"/>
          <w:i w:val="0"/>
          <w:sz w:val="20"/>
          <w:szCs w:val="24"/>
          <w:vertAlign w:val="superscript"/>
        </w:rPr>
        <w:t>21</w:t>
      </w:r>
      <w:r w:rsidR="00051FE2" w:rsidRPr="00051FE2">
        <w:rPr>
          <w:i w:val="0"/>
          <w:color w:val="auto"/>
          <w:sz w:val="20"/>
        </w:rPr>
        <w:fldChar w:fldCharType="end"/>
      </w:r>
      <w:r w:rsidR="00C95210" w:rsidRPr="00C95210">
        <w:rPr>
          <w:i w:val="0"/>
          <w:color w:val="auto"/>
          <w:sz w:val="20"/>
        </w:rPr>
        <w:t>.</w:t>
      </w:r>
    </w:p>
    <w:p w14:paraId="67BB1216" w14:textId="6C3810FB" w:rsidR="008F510C" w:rsidDel="00F42A08" w:rsidRDefault="00BC703C" w:rsidP="008E5B00">
      <w:pPr>
        <w:keepNext/>
        <w:spacing w:before="240"/>
        <w:rPr>
          <w:del w:id="340" w:author="Istrate  Ioan-Robert" w:date="2022-12-12T11:53:00Z"/>
          <w:rFonts w:cstheme="minorHAnsi"/>
        </w:rPr>
      </w:pPr>
      <w:del w:id="341" w:author="Istrate  Ioan-Robert" w:date="2022-12-12T11:53:00Z">
        <w:r w:rsidRPr="00BC703C" w:rsidDel="00F42A08">
          <w:rPr>
            <w:rFonts w:cstheme="minorHAnsi"/>
          </w:rPr>
          <w:delText>From Figure 1 we can establish that hydrogen from water electrolysis using on-shore wind electricity for the production of both ammonia and methanol is the most practical alternative compared to the conventional routes of production.</w:delText>
        </w:r>
      </w:del>
    </w:p>
    <w:p w14:paraId="2B2FCA42" w14:textId="34D23602" w:rsidR="00BC703C" w:rsidRPr="008F510C" w:rsidRDefault="00BC703C" w:rsidP="008F510C">
      <w:pPr>
        <w:keepNext/>
        <w:spacing w:before="240"/>
      </w:pPr>
      <w:r w:rsidRPr="00BC703C">
        <w:rPr>
          <w:rFonts w:cstheme="minorHAnsi"/>
        </w:rPr>
        <w:t>To investigate further,</w:t>
      </w:r>
      <w:r w:rsidRPr="00B10963">
        <w:rPr>
          <w:rFonts w:cstheme="minorHAnsi"/>
        </w:rPr>
        <w:t xml:space="preserve"> </w:t>
      </w:r>
      <w:r w:rsidR="00B10963" w:rsidRPr="00B10963">
        <w:rPr>
          <w:rFonts w:cstheme="minorHAnsi"/>
        </w:rPr>
        <w:fldChar w:fldCharType="begin"/>
      </w:r>
      <w:r w:rsidR="00B10963" w:rsidRPr="00B10963">
        <w:rPr>
          <w:rFonts w:cstheme="minorHAnsi"/>
        </w:rPr>
        <w:instrText xml:space="preserve"> REF _Ref121738922 \h </w:instrText>
      </w:r>
      <w:r w:rsidR="00B10963" w:rsidRPr="00B10963">
        <w:rPr>
          <w:rFonts w:cstheme="minorHAnsi"/>
        </w:rPr>
      </w:r>
      <w:r w:rsidR="00B10963" w:rsidRPr="00B10963">
        <w:rPr>
          <w:rFonts w:cstheme="minorHAnsi"/>
        </w:rPr>
        <w:instrText xml:space="preserve"> \* MERGEFORMAT </w:instrText>
      </w:r>
      <w:r w:rsidR="00B10963" w:rsidRPr="00B10963">
        <w:rPr>
          <w:rFonts w:cstheme="minorHAnsi"/>
        </w:rPr>
        <w:fldChar w:fldCharType="separate"/>
      </w:r>
      <w:r w:rsidR="00B10963" w:rsidRPr="00B10963">
        <w:t xml:space="preserve">Fig. </w:t>
      </w:r>
      <w:r w:rsidR="00B10963" w:rsidRPr="00B10963">
        <w:rPr>
          <w:noProof/>
        </w:rPr>
        <w:t>2</w:t>
      </w:r>
      <w:r w:rsidR="00B10963" w:rsidRPr="00B10963">
        <w:rPr>
          <w:rFonts w:cstheme="minorHAnsi"/>
        </w:rPr>
        <w:fldChar w:fldCharType="end"/>
      </w:r>
      <w:r w:rsidR="00B10963">
        <w:rPr>
          <w:rFonts w:cstheme="minorHAnsi"/>
        </w:rPr>
        <w:t xml:space="preserve"> </w:t>
      </w:r>
      <w:r w:rsidRPr="00BC703C">
        <w:rPr>
          <w:rFonts w:cstheme="minorHAnsi"/>
        </w:rPr>
        <w:t xml:space="preserve">shows the breakdown of the production costs for </w:t>
      </w:r>
      <w:del w:id="342" w:author="Istrate  Ioan-Robert" w:date="2022-12-12T12:02:00Z">
        <w:r w:rsidRPr="00BC703C" w:rsidDel="00E20A54">
          <w:rPr>
            <w:rFonts w:cstheme="minorHAnsi"/>
          </w:rPr>
          <w:delText xml:space="preserve">conventional </w:delText>
        </w:r>
      </w:del>
      <w:ins w:id="343" w:author="Istrate  Ioan-Robert" w:date="2022-12-12T12:02:00Z">
        <w:r w:rsidR="00E20A54">
          <w:rPr>
            <w:rFonts w:cstheme="minorHAnsi"/>
          </w:rPr>
          <w:t>fossil</w:t>
        </w:r>
        <w:r w:rsidR="00E20A54" w:rsidRPr="00BC703C">
          <w:rPr>
            <w:rFonts w:cstheme="minorHAnsi"/>
          </w:rPr>
          <w:t xml:space="preserve"> </w:t>
        </w:r>
      </w:ins>
      <w:ins w:id="344" w:author="Istrate  Ioan-Robert" w:date="2022-12-12T12:12:00Z">
        <w:r w:rsidR="00C46790">
          <w:rPr>
            <w:rFonts w:cstheme="minorHAnsi"/>
          </w:rPr>
          <w:t xml:space="preserve">chemicals </w:t>
        </w:r>
      </w:ins>
      <w:r w:rsidRPr="00BC703C">
        <w:rPr>
          <w:rFonts w:cstheme="minorHAnsi"/>
        </w:rPr>
        <w:t>and wind</w:t>
      </w:r>
      <w:ins w:id="345" w:author="Istrate  Ioan-Robert" w:date="2022-12-12T12:05:00Z">
        <w:r w:rsidR="00254101">
          <w:rPr>
            <w:rFonts w:cstheme="minorHAnsi"/>
          </w:rPr>
          <w:t>-based green</w:t>
        </w:r>
      </w:ins>
      <w:r w:rsidRPr="00BC703C">
        <w:rPr>
          <w:rFonts w:cstheme="minorHAnsi"/>
        </w:rPr>
        <w:t xml:space="preserve"> routes </w:t>
      </w:r>
      <w:del w:id="346" w:author="Istrate  Ioan-Robert" w:date="2022-12-12T12:04:00Z">
        <w:r w:rsidRPr="00BC703C" w:rsidDel="00254101">
          <w:rPr>
            <w:rFonts w:cstheme="minorHAnsi"/>
          </w:rPr>
          <w:delText xml:space="preserve">of production for ammonia and methanol </w:delText>
        </w:r>
      </w:del>
      <w:del w:id="347" w:author="Istrate  Ioan-Robert" w:date="2022-12-12T12:03:00Z">
        <w:r w:rsidRPr="00BC703C" w:rsidDel="00E20A54">
          <w:rPr>
            <w:rFonts w:cstheme="minorHAnsi"/>
          </w:rPr>
          <w:delText xml:space="preserve">in </w:delText>
        </w:r>
      </w:del>
      <w:ins w:id="348" w:author="Istrate  Ioan-Robert" w:date="2022-12-12T12:03:00Z">
        <w:r w:rsidR="00E20A54">
          <w:rPr>
            <w:rFonts w:cstheme="minorHAnsi"/>
          </w:rPr>
          <w:t>at</w:t>
        </w:r>
        <w:r w:rsidR="00E20A54" w:rsidRPr="00BC703C">
          <w:rPr>
            <w:rFonts w:cstheme="minorHAnsi"/>
          </w:rPr>
          <w:t xml:space="preserve"> </w:t>
        </w:r>
      </w:ins>
      <w:r w:rsidRPr="00BC703C">
        <w:rPr>
          <w:rFonts w:cstheme="minorHAnsi"/>
        </w:rPr>
        <w:t xml:space="preserve">different </w:t>
      </w:r>
      <w:del w:id="349" w:author="Istrate  Ioan-Robert" w:date="2022-12-12T12:03:00Z">
        <w:r w:rsidRPr="00BC703C" w:rsidDel="00E20A54">
          <w:rPr>
            <w:rFonts w:cstheme="minorHAnsi"/>
          </w:rPr>
          <w:delText>months</w:delText>
        </w:r>
      </w:del>
      <w:ins w:id="350" w:author="Istrate  Ioan-Robert" w:date="2022-12-12T12:03:00Z">
        <w:r w:rsidR="00E20A54">
          <w:rPr>
            <w:rFonts w:cstheme="minorHAnsi"/>
          </w:rPr>
          <w:t>time points</w:t>
        </w:r>
      </w:ins>
      <w:r w:rsidRPr="00BC703C">
        <w:rPr>
          <w:rFonts w:cstheme="minorHAnsi"/>
        </w:rPr>
        <w:t xml:space="preserve">. </w:t>
      </w:r>
      <w:del w:id="351" w:author="Istrate  Ioan-Robert" w:date="2022-12-12T12:03:00Z">
        <w:r w:rsidRPr="00BC703C" w:rsidDel="00CA3B37">
          <w:rPr>
            <w:rFonts w:cstheme="minorHAnsi"/>
          </w:rPr>
          <w:delText>Notably, for the years 2019 and 2020, w</w:delText>
        </w:r>
      </w:del>
      <w:ins w:id="352" w:author="Istrate  Ioan-Robert" w:date="2022-12-12T12:03:00Z">
        <w:r w:rsidR="00CA3B37">
          <w:rPr>
            <w:rFonts w:cstheme="minorHAnsi"/>
          </w:rPr>
          <w:t>W</w:t>
        </w:r>
      </w:ins>
      <w:r w:rsidRPr="00BC703C">
        <w:rPr>
          <w:rFonts w:cstheme="minorHAnsi"/>
        </w:rPr>
        <w:t xml:space="preserve">e take average values </w:t>
      </w:r>
      <w:ins w:id="353" w:author="Istrate  Ioan-Robert" w:date="2022-12-12T12:03:00Z">
        <w:r w:rsidR="00CA3B37" w:rsidRPr="00BC703C">
          <w:rPr>
            <w:rFonts w:cstheme="minorHAnsi"/>
          </w:rPr>
          <w:t>for the years 2019 and 2020</w:t>
        </w:r>
      </w:ins>
      <w:ins w:id="354" w:author="Istrate  Ioan-Robert" w:date="2022-12-12T12:04:00Z">
        <w:r w:rsidR="00CA3B37">
          <w:rPr>
            <w:rFonts w:cstheme="minorHAnsi"/>
          </w:rPr>
          <w:t xml:space="preserve"> </w:t>
        </w:r>
      </w:ins>
      <w:del w:id="355" w:author="Istrate  Ioan-Robert" w:date="2022-12-12T12:04:00Z">
        <w:r w:rsidRPr="00BC703C" w:rsidDel="00CA3B37">
          <w:rPr>
            <w:rFonts w:cstheme="minorHAnsi"/>
          </w:rPr>
          <w:delText xml:space="preserve">for the breakdown calculations </w:delText>
        </w:r>
      </w:del>
      <w:r w:rsidRPr="00BC703C">
        <w:rPr>
          <w:rFonts w:cstheme="minorHAnsi"/>
        </w:rPr>
        <w:t>as the natural gas and electricity prices before July 2021 were approximately constant (</w:t>
      </w:r>
      <w:del w:id="356" w:author="Istrate  Ioan-Robert" w:date="2022-12-12T12:04:00Z">
        <w:r w:rsidRPr="00BC703C" w:rsidDel="00CA3B37">
          <w:rPr>
            <w:rFonts w:cstheme="minorHAnsi"/>
          </w:rPr>
          <w:delText xml:space="preserve">table </w:delText>
        </w:r>
      </w:del>
      <w:ins w:id="357" w:author="Istrate  Ioan-Robert" w:date="2022-12-12T12:04:00Z">
        <w:r w:rsidR="00CA3B37">
          <w:rPr>
            <w:rFonts w:cstheme="minorHAnsi"/>
          </w:rPr>
          <w:t>Supplementary table</w:t>
        </w:r>
        <w:r w:rsidR="00CA3B37" w:rsidRPr="00BC703C">
          <w:rPr>
            <w:rFonts w:cstheme="minorHAnsi"/>
          </w:rPr>
          <w:t xml:space="preserve"> </w:t>
        </w:r>
      </w:ins>
      <w:r w:rsidRPr="005B036A">
        <w:rPr>
          <w:rFonts w:cstheme="minorHAnsi"/>
          <w:highlight w:val="yellow"/>
        </w:rPr>
        <w:t>xx</w:t>
      </w:r>
      <w:r w:rsidRPr="00BC703C">
        <w:rPr>
          <w:rFonts w:cstheme="minorHAnsi"/>
        </w:rPr>
        <w:t xml:space="preserve">). </w:t>
      </w:r>
      <w:ins w:id="358" w:author="Istrate  Ioan-Robert" w:date="2022-12-12T12:06:00Z">
        <w:r w:rsidR="00254101">
          <w:rPr>
            <w:rFonts w:cstheme="minorHAnsi"/>
          </w:rPr>
          <w:t xml:space="preserve">Notably, </w:t>
        </w:r>
      </w:ins>
      <w:del w:id="359" w:author="Istrate  Ioan-Robert" w:date="2022-12-12T12:05:00Z">
        <w:r w:rsidRPr="00BC703C" w:rsidDel="00254101">
          <w:rPr>
            <w:rFonts w:cstheme="minorHAnsi"/>
          </w:rPr>
          <w:delText xml:space="preserve">For </w:delText>
        </w:r>
      </w:del>
      <w:del w:id="360" w:author="Istrate  Ioan-Robert" w:date="2022-12-12T12:04:00Z">
        <w:r w:rsidRPr="00BC703C" w:rsidDel="00CA3B37">
          <w:rPr>
            <w:rFonts w:cstheme="minorHAnsi"/>
          </w:rPr>
          <w:delText xml:space="preserve">BAU </w:delText>
        </w:r>
      </w:del>
      <w:del w:id="361" w:author="Istrate  Ioan-Robert" w:date="2022-12-12T12:05:00Z">
        <w:r w:rsidRPr="00BC703C" w:rsidDel="00254101">
          <w:rPr>
            <w:rFonts w:cstheme="minorHAnsi"/>
          </w:rPr>
          <w:delText xml:space="preserve">ammonia, </w:delText>
        </w:r>
      </w:del>
      <w:r w:rsidRPr="00BC703C">
        <w:rPr>
          <w:rFonts w:cstheme="minorHAnsi"/>
        </w:rPr>
        <w:t xml:space="preserve">the contribution of natural gas to </w:t>
      </w:r>
      <w:ins w:id="362" w:author="Istrate  Ioan-Robert" w:date="2022-12-12T12:05:00Z">
        <w:r w:rsidR="00254101">
          <w:rPr>
            <w:rFonts w:cstheme="minorHAnsi"/>
          </w:rPr>
          <w:t xml:space="preserve">the average </w:t>
        </w:r>
      </w:ins>
      <w:r w:rsidRPr="00BC703C">
        <w:rPr>
          <w:rFonts w:cstheme="minorHAnsi"/>
        </w:rPr>
        <w:t xml:space="preserve">production costs </w:t>
      </w:r>
      <w:ins w:id="363" w:author="Istrate  Ioan-Robert" w:date="2022-12-12T12:06:00Z">
        <w:r w:rsidR="00254101">
          <w:rPr>
            <w:rFonts w:cstheme="minorHAnsi"/>
          </w:rPr>
          <w:t xml:space="preserve">for fossil ammonia </w:t>
        </w:r>
      </w:ins>
      <w:r w:rsidRPr="00BC703C">
        <w:rPr>
          <w:rFonts w:cstheme="minorHAnsi"/>
        </w:rPr>
        <w:t xml:space="preserve">increased from </w:t>
      </w:r>
      <w:commentRangeStart w:id="364"/>
      <w:r w:rsidRPr="00BC703C">
        <w:rPr>
          <w:rFonts w:cstheme="minorHAnsi"/>
        </w:rPr>
        <w:t>2</w:t>
      </w:r>
      <w:ins w:id="365" w:author="Istrate  Ioan-Robert" w:date="2022-12-12T12:10:00Z">
        <w:r w:rsidR="008D5262">
          <w:rPr>
            <w:rFonts w:cstheme="minorHAnsi"/>
          </w:rPr>
          <w:t>2</w:t>
        </w:r>
      </w:ins>
      <w:del w:id="366" w:author="Istrate  Ioan-Robert" w:date="2022-12-12T12:10:00Z">
        <w:r w:rsidRPr="00BC703C" w:rsidDel="008D5262">
          <w:rPr>
            <w:rFonts w:cstheme="minorHAnsi"/>
          </w:rPr>
          <w:delText>1.7</w:delText>
        </w:r>
      </w:del>
      <w:r w:rsidRPr="00BC703C">
        <w:rPr>
          <w:rFonts w:cstheme="minorHAnsi"/>
        </w:rPr>
        <w:t xml:space="preserve">% in 2020 </w:t>
      </w:r>
      <w:del w:id="367" w:author="Istrate  Ioan-Robert" w:date="2022-12-12T12:05:00Z">
        <w:r w:rsidRPr="00BC703C" w:rsidDel="00254101">
          <w:rPr>
            <w:rFonts w:cstheme="minorHAnsi"/>
          </w:rPr>
          <w:delText xml:space="preserve">(average) </w:delText>
        </w:r>
      </w:del>
      <w:r w:rsidRPr="00BC703C">
        <w:rPr>
          <w:rFonts w:cstheme="minorHAnsi"/>
        </w:rPr>
        <w:t>to 44</w:t>
      </w:r>
      <w:del w:id="368" w:author="Istrate  Ioan-Robert" w:date="2022-12-12T12:10:00Z">
        <w:r w:rsidRPr="00BC703C" w:rsidDel="008D5262">
          <w:rPr>
            <w:rFonts w:cstheme="minorHAnsi"/>
          </w:rPr>
          <w:delText>.3</w:delText>
        </w:r>
      </w:del>
      <w:r w:rsidRPr="00BC703C">
        <w:rPr>
          <w:rFonts w:cstheme="minorHAnsi"/>
        </w:rPr>
        <w:t xml:space="preserve">% </w:t>
      </w:r>
      <w:commentRangeEnd w:id="364"/>
      <w:r w:rsidR="008D5262">
        <w:rPr>
          <w:rStyle w:val="CommentReference"/>
        </w:rPr>
        <w:commentReference w:id="364"/>
      </w:r>
      <w:r w:rsidRPr="00BC703C">
        <w:rPr>
          <w:rFonts w:cstheme="minorHAnsi"/>
        </w:rPr>
        <w:t>in July 2021</w:t>
      </w:r>
      <w:del w:id="369" w:author="Istrate  Ioan-Robert" w:date="2022-12-12T12:07:00Z">
        <w:r w:rsidRPr="00BC703C" w:rsidDel="00254101">
          <w:rPr>
            <w:rFonts w:cstheme="minorHAnsi"/>
          </w:rPr>
          <w:delText>. Further, the percentage share of natural gas increased</w:delText>
        </w:r>
      </w:del>
      <w:ins w:id="370" w:author="Istrate  Ioan-Robert" w:date="2022-12-12T12:07:00Z">
        <w:r w:rsidR="00254101">
          <w:rPr>
            <w:rFonts w:cstheme="minorHAnsi"/>
          </w:rPr>
          <w:t xml:space="preserve"> and up</w:t>
        </w:r>
      </w:ins>
      <w:r w:rsidRPr="00BC703C">
        <w:rPr>
          <w:rFonts w:cstheme="minorHAnsi"/>
        </w:rPr>
        <w:t xml:space="preserve"> to 66</w:t>
      </w:r>
      <w:del w:id="371" w:author="Istrate  Ioan-Robert" w:date="2022-12-12T12:10:00Z">
        <w:r w:rsidRPr="00BC703C" w:rsidDel="00A703F7">
          <w:rPr>
            <w:rFonts w:cstheme="minorHAnsi"/>
          </w:rPr>
          <w:delText>.3</w:delText>
        </w:r>
      </w:del>
      <w:r w:rsidRPr="00BC703C">
        <w:rPr>
          <w:rFonts w:cstheme="minorHAnsi"/>
        </w:rPr>
        <w:t>% in September 2022</w:t>
      </w:r>
      <w:r w:rsidR="00254101">
        <w:rPr>
          <w:rFonts w:cstheme="minorHAnsi"/>
        </w:rPr>
        <w:t xml:space="preserve"> </w:t>
      </w:r>
      <w:r w:rsidR="00254101" w:rsidRPr="00BC703C">
        <w:rPr>
          <w:rFonts w:cstheme="minorHAnsi"/>
        </w:rPr>
        <w:t>(</w:t>
      </w:r>
      <w:r w:rsidR="00254101" w:rsidRPr="00B10963">
        <w:rPr>
          <w:rFonts w:cstheme="minorHAnsi"/>
        </w:rPr>
        <w:fldChar w:fldCharType="begin"/>
      </w:r>
      <w:r w:rsidR="00254101" w:rsidRPr="00B10963">
        <w:rPr>
          <w:rFonts w:cstheme="minorHAnsi"/>
        </w:rPr>
        <w:instrText xml:space="preserve"> REF _Ref121738922 \h </w:instrText>
      </w:r>
      <w:r w:rsidR="00254101" w:rsidRPr="00B10963">
        <w:rPr>
          <w:rFonts w:cstheme="minorHAnsi"/>
        </w:rPr>
      </w:r>
      <w:r w:rsidR="00254101" w:rsidRPr="00B10963">
        <w:rPr>
          <w:rFonts w:cstheme="minorHAnsi"/>
        </w:rPr>
        <w:instrText xml:space="preserve"> \* MERGEFORMAT </w:instrText>
      </w:r>
      <w:r w:rsidR="00254101" w:rsidRPr="00B10963">
        <w:rPr>
          <w:rFonts w:cstheme="minorHAnsi"/>
        </w:rPr>
        <w:fldChar w:fldCharType="separate"/>
      </w:r>
      <w:r w:rsidR="00254101" w:rsidRPr="00B10963">
        <w:t xml:space="preserve">Fig. </w:t>
      </w:r>
      <w:r w:rsidR="00254101" w:rsidRPr="00B10963">
        <w:rPr>
          <w:noProof/>
        </w:rPr>
        <w:t>2</w:t>
      </w:r>
      <w:r w:rsidR="00254101" w:rsidRPr="00B10963">
        <w:rPr>
          <w:rFonts w:cstheme="minorHAnsi"/>
        </w:rPr>
        <w:fldChar w:fldCharType="end"/>
      </w:r>
      <w:r w:rsidR="00254101" w:rsidRPr="00BC703C">
        <w:rPr>
          <w:rFonts w:cstheme="minorHAnsi"/>
        </w:rPr>
        <w:t>a)</w:t>
      </w:r>
      <w:r w:rsidRPr="00BC703C">
        <w:rPr>
          <w:rFonts w:cstheme="minorHAnsi"/>
        </w:rPr>
        <w:t>. Similarly, the contribution of electricity increased from 8</w:t>
      </w:r>
      <w:del w:id="372" w:author="Istrate  Ioan-Robert" w:date="2022-12-12T12:10:00Z">
        <w:r w:rsidRPr="00BC703C" w:rsidDel="00A703F7">
          <w:rPr>
            <w:rFonts w:cstheme="minorHAnsi"/>
          </w:rPr>
          <w:delText>.1</w:delText>
        </w:r>
      </w:del>
      <w:r w:rsidRPr="00BC703C">
        <w:rPr>
          <w:rFonts w:cstheme="minorHAnsi"/>
        </w:rPr>
        <w:t xml:space="preserve">% in 2020 </w:t>
      </w:r>
      <w:del w:id="373" w:author="Istrate  Ioan-Robert" w:date="2022-12-12T12:07:00Z">
        <w:r w:rsidRPr="00BC703C" w:rsidDel="00181C78">
          <w:rPr>
            <w:rFonts w:cstheme="minorHAnsi"/>
          </w:rPr>
          <w:delText xml:space="preserve">(average) </w:delText>
        </w:r>
      </w:del>
      <w:r w:rsidRPr="00BC703C">
        <w:rPr>
          <w:rFonts w:cstheme="minorHAnsi"/>
        </w:rPr>
        <w:t>to 1</w:t>
      </w:r>
      <w:ins w:id="374" w:author="Istrate  Ioan-Robert" w:date="2022-12-12T12:10:00Z">
        <w:r w:rsidR="00A703F7">
          <w:rPr>
            <w:rFonts w:cstheme="minorHAnsi"/>
          </w:rPr>
          <w:t>7</w:t>
        </w:r>
      </w:ins>
      <w:del w:id="375" w:author="Istrate  Ioan-Robert" w:date="2022-12-12T12:10:00Z">
        <w:r w:rsidRPr="00BC703C" w:rsidDel="00A703F7">
          <w:rPr>
            <w:rFonts w:cstheme="minorHAnsi"/>
          </w:rPr>
          <w:delText>6.5</w:delText>
        </w:r>
      </w:del>
      <w:r w:rsidRPr="00BC703C">
        <w:rPr>
          <w:rFonts w:cstheme="minorHAnsi"/>
        </w:rPr>
        <w:t xml:space="preserve">% in September 2022. Green hydrogen from wind electrolysis has the highest share </w:t>
      </w:r>
      <w:r w:rsidRPr="00BC703C">
        <w:rPr>
          <w:rFonts w:cstheme="minorHAnsi"/>
        </w:rPr>
        <w:lastRenderedPageBreak/>
        <w:t>(6</w:t>
      </w:r>
      <w:ins w:id="376" w:author="Istrate  Ioan-Robert" w:date="2022-12-12T12:10:00Z">
        <w:r w:rsidR="00A703F7">
          <w:rPr>
            <w:rFonts w:cstheme="minorHAnsi"/>
          </w:rPr>
          <w:t>7</w:t>
        </w:r>
      </w:ins>
      <w:del w:id="377" w:author="Istrate  Ioan-Robert" w:date="2022-12-12T12:10:00Z">
        <w:r w:rsidRPr="00BC703C" w:rsidDel="00A703F7">
          <w:rPr>
            <w:rFonts w:cstheme="minorHAnsi"/>
          </w:rPr>
          <w:delText>6.7</w:delText>
        </w:r>
      </w:del>
      <w:r w:rsidRPr="00BC703C">
        <w:rPr>
          <w:rFonts w:cstheme="minorHAnsi"/>
        </w:rPr>
        <w:t>% to 83</w:t>
      </w:r>
      <w:del w:id="378" w:author="Istrate  Ioan-Robert" w:date="2022-12-12T12:11:00Z">
        <w:r w:rsidRPr="00BC703C" w:rsidDel="00A703F7">
          <w:rPr>
            <w:rFonts w:cstheme="minorHAnsi"/>
          </w:rPr>
          <w:delText>.3</w:delText>
        </w:r>
      </w:del>
      <w:r w:rsidRPr="00BC703C">
        <w:rPr>
          <w:rFonts w:cstheme="minorHAnsi"/>
        </w:rPr>
        <w:t xml:space="preserve">%) of the production cost for green ammonia. Since wind electricity is used only for the </w:t>
      </w:r>
      <w:proofErr w:type="spellStart"/>
      <w:r w:rsidRPr="00BC703C">
        <w:rPr>
          <w:rFonts w:cstheme="minorHAnsi"/>
        </w:rPr>
        <w:t>electrolyzer</w:t>
      </w:r>
      <w:proofErr w:type="spellEnd"/>
      <w:r w:rsidRPr="00BC703C">
        <w:rPr>
          <w:rFonts w:cstheme="minorHAnsi"/>
        </w:rPr>
        <w:t xml:space="preserve">, whereas for the compressors we </w:t>
      </w:r>
      <w:del w:id="379" w:author="Istrate  Ioan-Robert" w:date="2022-12-12T12:08:00Z">
        <w:r w:rsidRPr="00BC703C" w:rsidDel="00181C78">
          <w:rPr>
            <w:rFonts w:cstheme="minorHAnsi"/>
          </w:rPr>
          <w:delText xml:space="preserve">utilize </w:delText>
        </w:r>
      </w:del>
      <w:ins w:id="380" w:author="Istrate  Ioan-Robert" w:date="2022-12-12T12:08:00Z">
        <w:r w:rsidR="00181C78">
          <w:rPr>
            <w:rFonts w:cstheme="minorHAnsi"/>
          </w:rPr>
          <w:t>consider</w:t>
        </w:r>
        <w:r w:rsidR="00181C78" w:rsidRPr="00BC703C">
          <w:rPr>
            <w:rFonts w:cstheme="minorHAnsi"/>
          </w:rPr>
          <w:t xml:space="preserve"> </w:t>
        </w:r>
      </w:ins>
      <w:r w:rsidRPr="00BC703C">
        <w:rPr>
          <w:rFonts w:cstheme="minorHAnsi"/>
        </w:rPr>
        <w:t xml:space="preserve">grid electricity, the share of grid electricity rose from </w:t>
      </w:r>
      <w:ins w:id="381" w:author="Istrate  Ioan-Robert" w:date="2022-12-12T12:11:00Z">
        <w:r w:rsidR="00A703F7">
          <w:rPr>
            <w:rFonts w:cstheme="minorHAnsi"/>
          </w:rPr>
          <w:sym w:font="Symbol" w:char="F07E"/>
        </w:r>
      </w:ins>
      <w:r w:rsidRPr="00BC703C">
        <w:rPr>
          <w:rFonts w:cstheme="minorHAnsi"/>
        </w:rPr>
        <w:t>1</w:t>
      </w:r>
      <w:del w:id="382" w:author="Istrate  Ioan-Robert" w:date="2022-12-12T12:11:00Z">
        <w:r w:rsidRPr="00BC703C" w:rsidDel="00A703F7">
          <w:rPr>
            <w:rFonts w:cstheme="minorHAnsi"/>
          </w:rPr>
          <w:delText>.3</w:delText>
        </w:r>
      </w:del>
      <w:r w:rsidRPr="00BC703C">
        <w:rPr>
          <w:rFonts w:cstheme="minorHAnsi"/>
        </w:rPr>
        <w:t xml:space="preserve">% in 2020 </w:t>
      </w:r>
      <w:del w:id="383" w:author="Istrate  Ioan-Robert" w:date="2022-12-12T12:08:00Z">
        <w:r w:rsidRPr="00BC703C" w:rsidDel="00181C78">
          <w:rPr>
            <w:rFonts w:cstheme="minorHAnsi"/>
          </w:rPr>
          <w:delText xml:space="preserve">(average) </w:delText>
        </w:r>
      </w:del>
      <w:r w:rsidRPr="00BC703C">
        <w:rPr>
          <w:rFonts w:cstheme="minorHAnsi"/>
        </w:rPr>
        <w:t>to 11</w:t>
      </w:r>
      <w:del w:id="384" w:author="Istrate  Ioan-Robert" w:date="2022-12-12T12:11:00Z">
        <w:r w:rsidRPr="00BC703C" w:rsidDel="00A703F7">
          <w:rPr>
            <w:rFonts w:cstheme="minorHAnsi"/>
          </w:rPr>
          <w:delText>.4</w:delText>
        </w:r>
      </w:del>
      <w:r w:rsidRPr="00BC703C">
        <w:rPr>
          <w:rFonts w:cstheme="minorHAnsi"/>
        </w:rPr>
        <w:t>% in September 2022.</w:t>
      </w:r>
    </w:p>
    <w:p w14:paraId="4F5FF4F9" w14:textId="6E3B99C8" w:rsidR="00E03972" w:rsidRDefault="00BC703C" w:rsidP="00BC703C">
      <w:pPr>
        <w:rPr>
          <w:rFonts w:cstheme="minorHAnsi"/>
        </w:rPr>
      </w:pPr>
      <w:r w:rsidRPr="00BC703C">
        <w:rPr>
          <w:rFonts w:cstheme="minorHAnsi"/>
        </w:rPr>
        <w:t xml:space="preserve">Similarly, for the production of </w:t>
      </w:r>
      <w:del w:id="385" w:author="Istrate  Ioan-Robert" w:date="2022-12-12T12:09:00Z">
        <w:r w:rsidRPr="00BC703C" w:rsidDel="008D5262">
          <w:rPr>
            <w:rFonts w:cstheme="minorHAnsi"/>
          </w:rPr>
          <w:delText xml:space="preserve">BAU </w:delText>
        </w:r>
      </w:del>
      <w:ins w:id="386" w:author="Istrate  Ioan-Robert" w:date="2022-12-12T12:09:00Z">
        <w:r w:rsidR="008D5262">
          <w:rPr>
            <w:rFonts w:cstheme="minorHAnsi"/>
          </w:rPr>
          <w:t>fossil</w:t>
        </w:r>
        <w:r w:rsidR="008D5262" w:rsidRPr="00BC703C">
          <w:rPr>
            <w:rFonts w:cstheme="minorHAnsi"/>
          </w:rPr>
          <w:t xml:space="preserve"> </w:t>
        </w:r>
      </w:ins>
      <w:r w:rsidRPr="00BC703C">
        <w:rPr>
          <w:rFonts w:cstheme="minorHAnsi"/>
        </w:rPr>
        <w:t>methanol, the share of natural gas increased from 32</w:t>
      </w:r>
      <w:del w:id="387" w:author="Istrate  Ioan-Robert" w:date="2022-12-12T12:11:00Z">
        <w:r w:rsidRPr="00BC703C" w:rsidDel="00DA0050">
          <w:rPr>
            <w:rFonts w:cstheme="minorHAnsi"/>
          </w:rPr>
          <w:delText>.3</w:delText>
        </w:r>
      </w:del>
      <w:r w:rsidRPr="00BC703C">
        <w:rPr>
          <w:rFonts w:cstheme="minorHAnsi"/>
        </w:rPr>
        <w:t xml:space="preserve">% in 2020 </w:t>
      </w:r>
      <w:del w:id="388" w:author="Istrate  Ioan-Robert" w:date="2022-12-12T12:09:00Z">
        <w:r w:rsidRPr="00BC703C" w:rsidDel="008D5262">
          <w:rPr>
            <w:rFonts w:cstheme="minorHAnsi"/>
          </w:rPr>
          <w:delText xml:space="preserve">(average) </w:delText>
        </w:r>
      </w:del>
      <w:r w:rsidRPr="00BC703C">
        <w:rPr>
          <w:rFonts w:cstheme="minorHAnsi"/>
        </w:rPr>
        <w:t>to 5</w:t>
      </w:r>
      <w:ins w:id="389" w:author="Istrate  Ioan-Robert" w:date="2022-12-12T12:11:00Z">
        <w:r w:rsidR="00DA0050">
          <w:rPr>
            <w:rFonts w:cstheme="minorHAnsi"/>
          </w:rPr>
          <w:t>8</w:t>
        </w:r>
      </w:ins>
      <w:del w:id="390" w:author="Istrate  Ioan-Robert" w:date="2022-12-12T12:11:00Z">
        <w:r w:rsidRPr="00BC703C" w:rsidDel="00DA0050">
          <w:rPr>
            <w:rFonts w:cstheme="minorHAnsi"/>
          </w:rPr>
          <w:delText>7.8</w:delText>
        </w:r>
      </w:del>
      <w:r w:rsidRPr="00BC703C">
        <w:rPr>
          <w:rFonts w:cstheme="minorHAnsi"/>
        </w:rPr>
        <w:t>% in July 2021</w:t>
      </w:r>
      <w:del w:id="391" w:author="Istrate  Ioan-Robert" w:date="2022-12-12T12:13:00Z">
        <w:r w:rsidRPr="00BC703C" w:rsidDel="00722EE4">
          <w:rPr>
            <w:rFonts w:cstheme="minorHAnsi"/>
          </w:rPr>
          <w:delText>,</w:delText>
        </w:r>
      </w:del>
      <w:r w:rsidRPr="00BC703C">
        <w:rPr>
          <w:rFonts w:cstheme="minorHAnsi"/>
        </w:rPr>
        <w:t xml:space="preserve"> and 7</w:t>
      </w:r>
      <w:ins w:id="392" w:author="Istrate  Ioan-Robert" w:date="2022-12-12T12:11:00Z">
        <w:r w:rsidR="00DA0050">
          <w:rPr>
            <w:rFonts w:cstheme="minorHAnsi"/>
          </w:rPr>
          <w:t>7</w:t>
        </w:r>
      </w:ins>
      <w:del w:id="393" w:author="Istrate  Ioan-Robert" w:date="2022-12-12T12:11:00Z">
        <w:r w:rsidRPr="00BC703C" w:rsidDel="00DA0050">
          <w:rPr>
            <w:rFonts w:cstheme="minorHAnsi"/>
          </w:rPr>
          <w:delText>6.9</w:delText>
        </w:r>
      </w:del>
      <w:r w:rsidRPr="00BC703C">
        <w:rPr>
          <w:rFonts w:cstheme="minorHAnsi"/>
        </w:rPr>
        <w:t>% in September 2022</w:t>
      </w:r>
      <w:r w:rsidR="00722EE4">
        <w:rPr>
          <w:rFonts w:cstheme="minorHAnsi"/>
        </w:rPr>
        <w:t xml:space="preserve"> </w:t>
      </w:r>
      <w:r w:rsidR="00722EE4" w:rsidRPr="00BC703C">
        <w:rPr>
          <w:rFonts w:cstheme="minorHAnsi"/>
        </w:rPr>
        <w:t>(</w:t>
      </w:r>
      <w:r w:rsidR="00722EE4" w:rsidRPr="00B10963">
        <w:rPr>
          <w:rFonts w:cstheme="minorHAnsi"/>
        </w:rPr>
        <w:fldChar w:fldCharType="begin"/>
      </w:r>
      <w:r w:rsidR="00722EE4" w:rsidRPr="00B10963">
        <w:rPr>
          <w:rFonts w:cstheme="minorHAnsi"/>
        </w:rPr>
        <w:instrText xml:space="preserve"> REF _Ref121738922 \h </w:instrText>
      </w:r>
      <w:r w:rsidR="00722EE4" w:rsidRPr="00B10963">
        <w:rPr>
          <w:rFonts w:cstheme="minorHAnsi"/>
        </w:rPr>
      </w:r>
      <w:r w:rsidR="00722EE4" w:rsidRPr="00B10963">
        <w:rPr>
          <w:rFonts w:cstheme="minorHAnsi"/>
        </w:rPr>
        <w:instrText xml:space="preserve"> \* MERGEFORMAT </w:instrText>
      </w:r>
      <w:r w:rsidR="00722EE4" w:rsidRPr="00B10963">
        <w:rPr>
          <w:rFonts w:cstheme="minorHAnsi"/>
        </w:rPr>
        <w:fldChar w:fldCharType="separate"/>
      </w:r>
      <w:r w:rsidR="00722EE4" w:rsidRPr="00B10963">
        <w:t xml:space="preserve">Fig. </w:t>
      </w:r>
      <w:r w:rsidR="00722EE4" w:rsidRPr="00B10963">
        <w:rPr>
          <w:noProof/>
        </w:rPr>
        <w:t>2</w:t>
      </w:r>
      <w:r w:rsidR="00722EE4" w:rsidRPr="00B10963">
        <w:rPr>
          <w:rFonts w:cstheme="minorHAnsi"/>
        </w:rPr>
        <w:fldChar w:fldCharType="end"/>
      </w:r>
      <w:r w:rsidR="00722EE4">
        <w:rPr>
          <w:rFonts w:cstheme="minorHAnsi"/>
        </w:rPr>
        <w:t>b</w:t>
      </w:r>
      <w:r w:rsidR="00722EE4" w:rsidRPr="00BC703C">
        <w:rPr>
          <w:rFonts w:cstheme="minorHAnsi"/>
        </w:rPr>
        <w:t>)</w:t>
      </w:r>
      <w:r w:rsidRPr="00BC703C">
        <w:rPr>
          <w:rFonts w:cstheme="minorHAnsi"/>
        </w:rPr>
        <w:t>. Whereas, the contribution of electricity increased from 7</w:t>
      </w:r>
      <w:del w:id="394" w:author="Istrate  Ioan-Robert" w:date="2022-12-12T12:11:00Z">
        <w:r w:rsidRPr="00BC703C" w:rsidDel="00DA0050">
          <w:rPr>
            <w:rFonts w:cstheme="minorHAnsi"/>
          </w:rPr>
          <w:delText>.2</w:delText>
        </w:r>
      </w:del>
      <w:r w:rsidRPr="00BC703C">
        <w:rPr>
          <w:rFonts w:cstheme="minorHAnsi"/>
        </w:rPr>
        <w:t xml:space="preserve">% in 2020 </w:t>
      </w:r>
      <w:del w:id="395" w:author="Istrate  Ioan-Robert" w:date="2022-12-12T12:11:00Z">
        <w:r w:rsidRPr="00BC703C" w:rsidDel="00DA0050">
          <w:rPr>
            <w:rFonts w:cstheme="minorHAnsi"/>
          </w:rPr>
          <w:delText xml:space="preserve">(average) </w:delText>
        </w:r>
      </w:del>
      <w:r w:rsidRPr="00BC703C">
        <w:rPr>
          <w:rFonts w:cstheme="minorHAnsi"/>
        </w:rPr>
        <w:t>to 1</w:t>
      </w:r>
      <w:ins w:id="396" w:author="Istrate  Ioan-Robert" w:date="2022-12-12T12:11:00Z">
        <w:r w:rsidR="00DA0050">
          <w:rPr>
            <w:rFonts w:cstheme="minorHAnsi"/>
          </w:rPr>
          <w:t>2</w:t>
        </w:r>
      </w:ins>
      <w:del w:id="397" w:author="Istrate  Ioan-Robert" w:date="2022-12-12T12:11:00Z">
        <w:r w:rsidRPr="00BC703C" w:rsidDel="00DA0050">
          <w:rPr>
            <w:rFonts w:cstheme="minorHAnsi"/>
          </w:rPr>
          <w:delText>1.5</w:delText>
        </w:r>
      </w:del>
      <w:r w:rsidRPr="00BC703C">
        <w:rPr>
          <w:rFonts w:cstheme="minorHAnsi"/>
        </w:rPr>
        <w:t>% in September 2022. Hydrogen from wind electrolysis had the highest share of around 60</w:t>
      </w:r>
      <w:del w:id="398" w:author="Istrate  Ioan-Robert" w:date="2022-12-12T12:11:00Z">
        <w:r w:rsidRPr="00BC703C" w:rsidDel="00DA0050">
          <w:rPr>
            <w:rFonts w:cstheme="minorHAnsi"/>
          </w:rPr>
          <w:delText>.2</w:delText>
        </w:r>
      </w:del>
      <w:r w:rsidRPr="00BC703C">
        <w:rPr>
          <w:rFonts w:cstheme="minorHAnsi"/>
        </w:rPr>
        <w:t>% in July 2021 which decreased to 5</w:t>
      </w:r>
      <w:ins w:id="399" w:author="Istrate  Ioan-Robert" w:date="2022-12-12T12:11:00Z">
        <w:r w:rsidR="00DA0050">
          <w:rPr>
            <w:rFonts w:cstheme="minorHAnsi"/>
          </w:rPr>
          <w:t>1</w:t>
        </w:r>
      </w:ins>
      <w:del w:id="400" w:author="Istrate  Ioan-Robert" w:date="2022-12-12T12:11:00Z">
        <w:r w:rsidRPr="00BC703C" w:rsidDel="00DA0050">
          <w:rPr>
            <w:rFonts w:cstheme="minorHAnsi"/>
          </w:rPr>
          <w:delText>0.7</w:delText>
        </w:r>
      </w:del>
      <w:r w:rsidRPr="00BC703C">
        <w:rPr>
          <w:rFonts w:cstheme="minorHAnsi"/>
        </w:rPr>
        <w:t xml:space="preserve">% in September 2022 for the green methanol production route. The share of </w:t>
      </w:r>
      <w:del w:id="401" w:author="Istrate  Ioan-Robert" w:date="2022-12-12T12:14:00Z">
        <w:r w:rsidRPr="00BC703C" w:rsidDel="00722EE4">
          <w:rPr>
            <w:rFonts w:cstheme="minorHAnsi"/>
          </w:rPr>
          <w:delText>carbon dioxide</w:delText>
        </w:r>
      </w:del>
      <w:ins w:id="402" w:author="Istrate  Ioan-Robert" w:date="2022-12-12T12:14:00Z">
        <w:r w:rsidR="00722EE4">
          <w:rPr>
            <w:rFonts w:cstheme="minorHAnsi"/>
          </w:rPr>
          <w:t>CO</w:t>
        </w:r>
        <w:r w:rsidR="00722EE4" w:rsidRPr="00DB6E61">
          <w:rPr>
            <w:rFonts w:cstheme="minorHAnsi"/>
            <w:vertAlign w:val="subscript"/>
          </w:rPr>
          <w:t>2</w:t>
        </w:r>
      </w:ins>
      <w:r w:rsidRPr="00BC703C">
        <w:rPr>
          <w:rFonts w:cstheme="minorHAnsi"/>
        </w:rPr>
        <w:t xml:space="preserve"> from DAC </w:t>
      </w:r>
      <w:del w:id="403" w:author="Istrate  Ioan-Robert" w:date="2022-12-12T12:14:00Z">
        <w:r w:rsidRPr="00BC703C" w:rsidDel="00722EE4">
          <w:rPr>
            <w:rFonts w:cstheme="minorHAnsi"/>
          </w:rPr>
          <w:delText xml:space="preserve">for green methanol production </w:delText>
        </w:r>
      </w:del>
      <w:r w:rsidRPr="00BC703C">
        <w:rPr>
          <w:rFonts w:cstheme="minorHAnsi"/>
        </w:rPr>
        <w:t>was about 1</w:t>
      </w:r>
      <w:ins w:id="404" w:author="Istrate  Ioan-Robert" w:date="2022-12-12T12:14:00Z">
        <w:r w:rsidR="00722EE4">
          <w:rPr>
            <w:rFonts w:cstheme="minorHAnsi"/>
          </w:rPr>
          <w:t>7</w:t>
        </w:r>
      </w:ins>
      <w:del w:id="405" w:author="Istrate  Ioan-Robert" w:date="2022-12-12T12:14:00Z">
        <w:r w:rsidRPr="00BC703C" w:rsidDel="00722EE4">
          <w:rPr>
            <w:rFonts w:cstheme="minorHAnsi"/>
          </w:rPr>
          <w:delText>6.5</w:delText>
        </w:r>
      </w:del>
      <w:r w:rsidRPr="00BC703C">
        <w:rPr>
          <w:rFonts w:cstheme="minorHAnsi"/>
        </w:rPr>
        <w:t xml:space="preserve">% in 2020 </w:t>
      </w:r>
      <w:del w:id="406" w:author="Istrate  Ioan-Robert" w:date="2022-12-12T12:14:00Z">
        <w:r w:rsidRPr="00BC703C" w:rsidDel="00722EE4">
          <w:rPr>
            <w:rFonts w:cstheme="minorHAnsi"/>
          </w:rPr>
          <w:delText xml:space="preserve">(average) </w:delText>
        </w:r>
      </w:del>
      <w:r w:rsidRPr="00BC703C">
        <w:rPr>
          <w:rFonts w:cstheme="minorHAnsi"/>
        </w:rPr>
        <w:t>and increased to 3</w:t>
      </w:r>
      <w:ins w:id="407" w:author="Istrate  Ioan-Robert" w:date="2022-12-12T12:14:00Z">
        <w:r w:rsidR="00722EE4">
          <w:rPr>
            <w:rFonts w:cstheme="minorHAnsi"/>
          </w:rPr>
          <w:t>3</w:t>
        </w:r>
      </w:ins>
      <w:del w:id="408" w:author="Istrate  Ioan-Robert" w:date="2022-12-12T12:14:00Z">
        <w:r w:rsidRPr="00BC703C" w:rsidDel="00722EE4">
          <w:rPr>
            <w:rFonts w:cstheme="minorHAnsi"/>
          </w:rPr>
          <w:delText>2.5</w:delText>
        </w:r>
      </w:del>
      <w:r w:rsidRPr="00BC703C">
        <w:rPr>
          <w:rFonts w:cstheme="minorHAnsi"/>
        </w:rPr>
        <w:t xml:space="preserve">% in September 2022. This increase can be attributed to the increase in natural gas prices which is required for the capture of </w:t>
      </w:r>
      <w:del w:id="409" w:author="Istrate  Ioan-Robert" w:date="2022-12-12T12:14:00Z">
        <w:r w:rsidRPr="00BC703C" w:rsidDel="00722EE4">
          <w:rPr>
            <w:rFonts w:cstheme="minorHAnsi"/>
          </w:rPr>
          <w:delText>carbon dioxide</w:delText>
        </w:r>
      </w:del>
      <w:ins w:id="410" w:author="Istrate  Ioan-Robert" w:date="2022-12-12T12:14:00Z">
        <w:r w:rsidR="00722EE4">
          <w:rPr>
            <w:rFonts w:cstheme="minorHAnsi"/>
          </w:rPr>
          <w:t>CO</w:t>
        </w:r>
        <w:r w:rsidR="00722EE4" w:rsidRPr="00DB6E61">
          <w:rPr>
            <w:rFonts w:cstheme="minorHAnsi"/>
            <w:vertAlign w:val="subscript"/>
          </w:rPr>
          <w:t>2</w:t>
        </w:r>
      </w:ins>
      <w:r w:rsidRPr="00BC703C">
        <w:rPr>
          <w:rFonts w:cstheme="minorHAnsi"/>
        </w:rPr>
        <w:t xml:space="preserve"> via DAC</w:t>
      </w:r>
      <w:del w:id="411" w:author="Istrate  Ioan-Robert" w:date="2022-12-12T12:14:00Z">
        <w:r w:rsidRPr="00BC703C" w:rsidDel="00722EE4">
          <w:rPr>
            <w:rFonts w:cstheme="minorHAnsi"/>
          </w:rPr>
          <w:delText xml:space="preserve"> (0.11 tons of natural gas per ton of carbon dioxide)</w:delText>
        </w:r>
      </w:del>
      <w:r w:rsidRPr="00BC703C">
        <w:rPr>
          <w:rFonts w:cstheme="minorHAnsi"/>
        </w:rPr>
        <w:t>.</w:t>
      </w:r>
    </w:p>
    <w:p w14:paraId="084CB516" w14:textId="77777777" w:rsidR="00725EFC" w:rsidRDefault="00725EFC" w:rsidP="00725EFC">
      <w:pPr>
        <w:keepNext/>
        <w:spacing w:after="0"/>
      </w:pPr>
      <w:r>
        <w:rPr>
          <w:rFonts w:cstheme="minorHAnsi"/>
          <w:noProof/>
        </w:rPr>
        <w:drawing>
          <wp:inline distT="0" distB="0" distL="0" distR="0" wp14:anchorId="5A163851" wp14:editId="01D96D75">
            <wp:extent cx="6547104" cy="663092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47104" cy="6630924"/>
                    </a:xfrm>
                    <a:prstGeom prst="rect">
                      <a:avLst/>
                    </a:prstGeom>
                  </pic:spPr>
                </pic:pic>
              </a:graphicData>
            </a:graphic>
          </wp:inline>
        </w:drawing>
      </w:r>
    </w:p>
    <w:p w14:paraId="72A11E2E" w14:textId="0E033BF7" w:rsidR="00725EFC" w:rsidRPr="00F42A08" w:rsidRDefault="00725EFC" w:rsidP="00C95210">
      <w:pPr>
        <w:pStyle w:val="Caption"/>
        <w:jc w:val="both"/>
        <w:rPr>
          <w:rFonts w:cstheme="minorHAnsi"/>
          <w:i w:val="0"/>
          <w:color w:val="auto"/>
          <w:sz w:val="20"/>
        </w:rPr>
      </w:pPr>
      <w:bookmarkStart w:id="412" w:name="_Ref121738922"/>
      <w:r w:rsidRPr="00725EFC">
        <w:rPr>
          <w:b/>
          <w:i w:val="0"/>
          <w:color w:val="auto"/>
          <w:sz w:val="20"/>
        </w:rPr>
        <w:t xml:space="preserve">Fig. </w:t>
      </w:r>
      <w:r w:rsidRPr="00725EFC">
        <w:rPr>
          <w:b/>
          <w:i w:val="0"/>
          <w:color w:val="auto"/>
          <w:sz w:val="20"/>
        </w:rPr>
        <w:fldChar w:fldCharType="begin"/>
      </w:r>
      <w:r w:rsidRPr="00725EFC">
        <w:rPr>
          <w:b/>
          <w:i w:val="0"/>
          <w:color w:val="auto"/>
          <w:sz w:val="20"/>
        </w:rPr>
        <w:instrText xml:space="preserve"> SEQ Fig. \* ARABIC </w:instrText>
      </w:r>
      <w:r w:rsidRPr="00725EFC">
        <w:rPr>
          <w:b/>
          <w:i w:val="0"/>
          <w:color w:val="auto"/>
          <w:sz w:val="20"/>
        </w:rPr>
        <w:fldChar w:fldCharType="separate"/>
      </w:r>
      <w:r w:rsidR="004659A2">
        <w:rPr>
          <w:b/>
          <w:i w:val="0"/>
          <w:noProof/>
          <w:color w:val="auto"/>
          <w:sz w:val="20"/>
        </w:rPr>
        <w:t>2</w:t>
      </w:r>
      <w:r w:rsidRPr="00725EFC">
        <w:rPr>
          <w:b/>
          <w:i w:val="0"/>
          <w:color w:val="auto"/>
          <w:sz w:val="20"/>
        </w:rPr>
        <w:fldChar w:fldCharType="end"/>
      </w:r>
      <w:bookmarkEnd w:id="412"/>
      <w:r w:rsidRPr="00725EFC">
        <w:rPr>
          <w:b/>
          <w:i w:val="0"/>
          <w:color w:val="auto"/>
          <w:sz w:val="20"/>
        </w:rPr>
        <w:t xml:space="preserve">. </w:t>
      </w:r>
      <w:r w:rsidR="00F42A08">
        <w:rPr>
          <w:b/>
          <w:i w:val="0"/>
          <w:color w:val="auto"/>
          <w:sz w:val="20"/>
        </w:rPr>
        <w:t>Breakdown of production costs for fossil and green ammonia (a) and methanol (b)</w:t>
      </w:r>
      <w:r w:rsidR="00F42A08">
        <w:rPr>
          <w:i w:val="0"/>
          <w:color w:val="auto"/>
          <w:sz w:val="20"/>
        </w:rPr>
        <w:t xml:space="preserve">. The green route uses </w:t>
      </w:r>
      <w:r w:rsidR="00F42A08" w:rsidRPr="00F42A08">
        <w:rPr>
          <w:i w:val="0"/>
          <w:color w:val="auto"/>
          <w:sz w:val="20"/>
        </w:rPr>
        <w:t>hydrogen from water electrolysis using on-shore wind electricity</w:t>
      </w:r>
      <w:r w:rsidR="00F42A08">
        <w:rPr>
          <w:i w:val="0"/>
          <w:color w:val="auto"/>
          <w:sz w:val="20"/>
        </w:rPr>
        <w:t xml:space="preserve"> and CO</w:t>
      </w:r>
      <w:r w:rsidR="00F42A08">
        <w:rPr>
          <w:i w:val="0"/>
          <w:color w:val="auto"/>
          <w:sz w:val="20"/>
          <w:vertAlign w:val="subscript"/>
        </w:rPr>
        <w:t>2</w:t>
      </w:r>
      <w:r w:rsidR="00F42A08">
        <w:rPr>
          <w:i w:val="0"/>
          <w:color w:val="auto"/>
          <w:sz w:val="20"/>
        </w:rPr>
        <w:t xml:space="preserve"> </w:t>
      </w:r>
      <w:r w:rsidR="00F42A08" w:rsidRPr="00F42A08">
        <w:rPr>
          <w:i w:val="0"/>
          <w:color w:val="auto"/>
          <w:sz w:val="20"/>
        </w:rPr>
        <w:t>from direct air capture (DAC)</w:t>
      </w:r>
      <w:r w:rsidR="00F42A08">
        <w:rPr>
          <w:i w:val="0"/>
          <w:color w:val="auto"/>
          <w:sz w:val="20"/>
        </w:rPr>
        <w:t>.</w:t>
      </w:r>
      <w:r w:rsidR="00C95210">
        <w:rPr>
          <w:i w:val="0"/>
          <w:color w:val="auto"/>
          <w:sz w:val="20"/>
        </w:rPr>
        <w:t xml:space="preserve"> The error bars </w:t>
      </w:r>
      <w:r w:rsidR="00051FE2">
        <w:rPr>
          <w:i w:val="0"/>
          <w:color w:val="auto"/>
          <w:sz w:val="20"/>
        </w:rPr>
        <w:t>display</w:t>
      </w:r>
      <w:r w:rsidR="00051FE2" w:rsidRPr="00C95210">
        <w:rPr>
          <w:i w:val="0"/>
          <w:color w:val="auto"/>
          <w:sz w:val="20"/>
        </w:rPr>
        <w:t xml:space="preserve"> </w:t>
      </w:r>
      <w:r w:rsidR="00C95210">
        <w:rPr>
          <w:i w:val="0"/>
          <w:color w:val="auto"/>
          <w:sz w:val="20"/>
        </w:rPr>
        <w:t xml:space="preserve">the production cost considering the </w:t>
      </w:r>
      <w:r w:rsidR="00051FE2">
        <w:rPr>
          <w:i w:val="0"/>
          <w:color w:val="auto"/>
          <w:sz w:val="20"/>
        </w:rPr>
        <w:t>lower</w:t>
      </w:r>
      <w:r w:rsidR="00C95210">
        <w:rPr>
          <w:i w:val="0"/>
          <w:color w:val="auto"/>
          <w:sz w:val="20"/>
        </w:rPr>
        <w:t xml:space="preserve"> and </w:t>
      </w:r>
      <w:r w:rsidR="00051FE2">
        <w:rPr>
          <w:i w:val="0"/>
          <w:color w:val="auto"/>
          <w:sz w:val="20"/>
        </w:rPr>
        <w:t>upper bound for the</w:t>
      </w:r>
      <w:r w:rsidR="00C95210">
        <w:rPr>
          <w:i w:val="0"/>
          <w:color w:val="auto"/>
          <w:sz w:val="20"/>
        </w:rPr>
        <w:t xml:space="preserve"> levelized cost of hydrogen</w:t>
      </w:r>
      <w:r w:rsidR="00051FE2" w:rsidRPr="00051FE2">
        <w:rPr>
          <w:i w:val="0"/>
          <w:color w:val="auto"/>
          <w:sz w:val="20"/>
        </w:rPr>
        <w:fldChar w:fldCharType="begin"/>
      </w:r>
      <w:r w:rsidR="00726DD0">
        <w:rPr>
          <w:i w:val="0"/>
          <w:color w:val="auto"/>
          <w:sz w:val="20"/>
        </w:rPr>
        <w:instrText xml:space="preserve"> ADDIN ZOTERO_ITEM CSL_CITATION {"citationID":"DTS6kCXH","properties":{"formattedCitation":"\\super 21\\nosupersub{}","plainCitation":"21","noteIndex":0},"citationItems":[{"id":26628,"uris":["http://zotero.org/users/9157291/items/TXYNLTG5"],"itemData":{"id":26628,"type":"report","event-place":"Abu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00051FE2" w:rsidRPr="00051FE2">
        <w:rPr>
          <w:i w:val="0"/>
          <w:color w:val="auto"/>
          <w:sz w:val="20"/>
        </w:rPr>
        <w:fldChar w:fldCharType="separate"/>
      </w:r>
      <w:r w:rsidR="00051FE2" w:rsidRPr="00051FE2">
        <w:rPr>
          <w:rFonts w:ascii="Calibri" w:hAnsi="Calibri" w:cs="Calibri"/>
          <w:i w:val="0"/>
          <w:sz w:val="20"/>
          <w:szCs w:val="24"/>
          <w:vertAlign w:val="superscript"/>
        </w:rPr>
        <w:t>21</w:t>
      </w:r>
      <w:r w:rsidR="00051FE2" w:rsidRPr="00051FE2">
        <w:rPr>
          <w:i w:val="0"/>
          <w:color w:val="auto"/>
          <w:sz w:val="20"/>
        </w:rPr>
        <w:fldChar w:fldCharType="end"/>
      </w:r>
      <w:r w:rsidR="00C95210">
        <w:rPr>
          <w:i w:val="0"/>
          <w:color w:val="auto"/>
          <w:sz w:val="20"/>
        </w:rPr>
        <w:t>.</w:t>
      </w:r>
    </w:p>
    <w:p w14:paraId="71304D00" w14:textId="10238708" w:rsidR="00BC703C" w:rsidRDefault="00BC703C" w:rsidP="00BC703C">
      <w:pPr>
        <w:pStyle w:val="Heading3"/>
      </w:pPr>
      <w:r>
        <w:lastRenderedPageBreak/>
        <w:t>CO</w:t>
      </w:r>
      <w:r w:rsidRPr="00BC703C">
        <w:rPr>
          <w:vertAlign w:val="subscript"/>
        </w:rPr>
        <w:t>2</w:t>
      </w:r>
      <w:r>
        <w:t xml:space="preserve"> avoidance cost</w:t>
      </w:r>
      <w:del w:id="413" w:author="Istrate  Ioan-Robert" w:date="2022-12-12T17:20:00Z">
        <w:r w:rsidDel="00410485">
          <w:delText>s</w:delText>
        </w:r>
      </w:del>
    </w:p>
    <w:p w14:paraId="56A59AA8" w14:textId="5822BFFD" w:rsidR="002D1EA7" w:rsidRDefault="009D4044" w:rsidP="002D1EA7">
      <w:pPr>
        <w:rPr>
          <w:rFonts w:cstheme="minorHAnsi"/>
        </w:rPr>
      </w:pPr>
      <w:del w:id="414" w:author="Istrate  Ioan-Robert" w:date="2022-12-12T12:17:00Z">
        <w:r w:rsidRPr="009D4044" w:rsidDel="00EF2B68">
          <w:rPr>
            <w:rFonts w:cstheme="minorHAnsi"/>
          </w:rPr>
          <w:delText>In Figure 3, the avoidance costs of all the alternative routes of production considered for ammonia (Figure 3a) and methanol (Figure 3b) are shown. Again, average values are considered for the years 2019 and 2020. It can be seen that t</w:delText>
        </w:r>
      </w:del>
      <w:ins w:id="415" w:author="Istrate  Ioan-Robert" w:date="2022-12-12T12:17:00Z">
        <w:r w:rsidR="00EF2B68">
          <w:rPr>
            <w:rFonts w:cstheme="minorHAnsi"/>
          </w:rPr>
          <w:t>T</w:t>
        </w:r>
      </w:ins>
      <w:r w:rsidRPr="009D4044">
        <w:rPr>
          <w:rFonts w:cstheme="minorHAnsi"/>
        </w:rPr>
        <w:t xml:space="preserve">he </w:t>
      </w:r>
      <w:ins w:id="416" w:author="Istrate  Ioan-Robert" w:date="2022-12-12T12:17:00Z">
        <w:r w:rsidR="00EF2B68">
          <w:rPr>
            <w:rFonts w:cstheme="minorHAnsi"/>
          </w:rPr>
          <w:t>CO</w:t>
        </w:r>
        <w:r w:rsidR="00EF2B68" w:rsidRPr="00EF2B68">
          <w:rPr>
            <w:rFonts w:cstheme="minorHAnsi"/>
            <w:vertAlign w:val="subscript"/>
          </w:rPr>
          <w:t>2</w:t>
        </w:r>
        <w:r w:rsidR="00EF2B68">
          <w:rPr>
            <w:rFonts w:cstheme="minorHAnsi"/>
          </w:rPr>
          <w:t xml:space="preserve"> </w:t>
        </w:r>
      </w:ins>
      <w:r w:rsidRPr="009D4044">
        <w:rPr>
          <w:rFonts w:cstheme="minorHAnsi"/>
        </w:rPr>
        <w:t>avoidance cost</w:t>
      </w:r>
      <w:del w:id="417" w:author="Istrate  Ioan-Robert" w:date="2022-12-12T17:17:00Z">
        <w:r w:rsidRPr="009D4044" w:rsidDel="00FF4E00">
          <w:rPr>
            <w:rFonts w:cstheme="minorHAnsi"/>
          </w:rPr>
          <w:delText>s</w:delText>
        </w:r>
      </w:del>
      <w:r w:rsidRPr="009D4044">
        <w:rPr>
          <w:rFonts w:cstheme="minorHAnsi"/>
        </w:rPr>
        <w:t xml:space="preserve"> follow</w:t>
      </w:r>
      <w:ins w:id="418" w:author="Istrate  Ioan-Robert" w:date="2022-12-13T10:47:00Z">
        <w:r w:rsidR="003F670C">
          <w:rPr>
            <w:rFonts w:cstheme="minorHAnsi"/>
          </w:rPr>
          <w:t>s</w:t>
        </w:r>
      </w:ins>
      <w:r w:rsidRPr="009D4044">
        <w:rPr>
          <w:rFonts w:cstheme="minorHAnsi"/>
        </w:rPr>
        <w:t xml:space="preserve"> an inverse trend to the natural gas price</w:t>
      </w:r>
      <w:r w:rsidR="00EF2B68">
        <w:rPr>
          <w:rFonts w:cstheme="minorHAnsi"/>
        </w:rPr>
        <w:t xml:space="preserve"> (</w:t>
      </w:r>
      <w:r w:rsidR="00EF2B68" w:rsidRPr="00EF2B68">
        <w:rPr>
          <w:rFonts w:cstheme="minorHAnsi"/>
        </w:rPr>
        <w:fldChar w:fldCharType="begin"/>
      </w:r>
      <w:r w:rsidR="00EF2B68" w:rsidRPr="00EF2B68">
        <w:rPr>
          <w:rFonts w:cstheme="minorHAnsi"/>
        </w:rPr>
        <w:instrText xml:space="preserve"> REF _Ref121739885 \h </w:instrText>
      </w:r>
      <w:r w:rsidR="00EF2B68" w:rsidRPr="00EF2B68">
        <w:rPr>
          <w:rFonts w:cstheme="minorHAnsi"/>
        </w:rPr>
      </w:r>
      <w:r w:rsidR="00EF2B68" w:rsidRPr="00EF2B68">
        <w:rPr>
          <w:rFonts w:cstheme="minorHAnsi"/>
        </w:rPr>
        <w:instrText xml:space="preserve"> \* MERGEFORMAT </w:instrText>
      </w:r>
      <w:r w:rsidR="00EF2B68" w:rsidRPr="00EF2B68">
        <w:rPr>
          <w:rFonts w:cstheme="minorHAnsi"/>
        </w:rPr>
        <w:fldChar w:fldCharType="separate"/>
      </w:r>
      <w:r w:rsidR="00EF2B68" w:rsidRPr="00EF2B68">
        <w:t xml:space="preserve">Fig. </w:t>
      </w:r>
      <w:r w:rsidR="00EF2B68" w:rsidRPr="00EF2B68">
        <w:rPr>
          <w:noProof/>
        </w:rPr>
        <w:t>3</w:t>
      </w:r>
      <w:r w:rsidR="00EF2B68" w:rsidRPr="00EF2B68">
        <w:rPr>
          <w:rFonts w:cstheme="minorHAnsi"/>
        </w:rPr>
        <w:fldChar w:fldCharType="end"/>
      </w:r>
      <w:r w:rsidR="00EF2B68">
        <w:rPr>
          <w:rFonts w:cstheme="minorHAnsi"/>
        </w:rPr>
        <w:t>)</w:t>
      </w:r>
      <w:r w:rsidRPr="009D4044">
        <w:rPr>
          <w:rFonts w:cstheme="minorHAnsi"/>
        </w:rPr>
        <w:t xml:space="preserve">. </w:t>
      </w:r>
      <w:commentRangeStart w:id="419"/>
      <w:ins w:id="420" w:author="Istrate  Ioan-Robert" w:date="2022-12-12T17:18:00Z">
        <w:r w:rsidR="00FF4E00">
          <w:rPr>
            <w:rFonts w:cstheme="minorHAnsi"/>
          </w:rPr>
          <w:t>In 2020</w:t>
        </w:r>
      </w:ins>
      <w:ins w:id="421" w:author="Istrate  Ioan-Robert" w:date="2022-12-12T17:20:00Z">
        <w:r w:rsidR="00FF4E00">
          <w:rPr>
            <w:rFonts w:cstheme="minorHAnsi"/>
          </w:rPr>
          <w:t xml:space="preserve"> at an average natural gas price of XXX </w:t>
        </w:r>
        <w:r w:rsidR="00FF4E00">
          <w:rPr>
            <w:rFonts w:cstheme="minorHAnsi"/>
          </w:rPr>
          <w:t>USD</w:t>
        </w:r>
        <w:r w:rsidR="00FF4E00" w:rsidRPr="009D4044">
          <w:rPr>
            <w:rFonts w:cstheme="minorHAnsi"/>
          </w:rPr>
          <w:t xml:space="preserve"> </w:t>
        </w:r>
        <w:r w:rsidR="00FF4E00">
          <w:rPr>
            <w:rFonts w:cstheme="minorHAnsi"/>
          </w:rPr>
          <w:t>t</w:t>
        </w:r>
        <w:r w:rsidR="00FF4E00" w:rsidRPr="00EF2B68">
          <w:rPr>
            <w:rFonts w:cstheme="minorHAnsi"/>
            <w:vertAlign w:val="superscript"/>
          </w:rPr>
          <w:t>-1</w:t>
        </w:r>
      </w:ins>
      <w:ins w:id="422" w:author="Istrate  Ioan-Robert" w:date="2022-12-12T17:18:00Z">
        <w:r w:rsidR="00FF4E00">
          <w:rPr>
            <w:rFonts w:cstheme="minorHAnsi"/>
          </w:rPr>
          <w:t xml:space="preserve">, </w:t>
        </w:r>
      </w:ins>
      <w:ins w:id="423" w:author="Istrate  Ioan-Robert" w:date="2022-12-12T17:19:00Z">
        <w:r w:rsidR="00FF4E00">
          <w:rPr>
            <w:rFonts w:cstheme="minorHAnsi"/>
          </w:rPr>
          <w:t xml:space="preserve">wind- and solar-based ammonia result in an avoidance cost of </w:t>
        </w:r>
      </w:ins>
      <w:ins w:id="424" w:author="Istrate  Ioan-Robert" w:date="2022-12-12T17:20:00Z">
        <w:r w:rsidR="00FF4E00">
          <w:rPr>
            <w:rFonts w:cstheme="minorHAnsi"/>
          </w:rPr>
          <w:t>XXX</w:t>
        </w:r>
      </w:ins>
      <w:ins w:id="425" w:author="Istrate  Ioan-Robert" w:date="2022-12-12T17:19:00Z">
        <w:r w:rsidR="00FF4E00">
          <w:rPr>
            <w:rFonts w:cstheme="minorHAnsi"/>
          </w:rPr>
          <w:t xml:space="preserve"> and </w:t>
        </w:r>
      </w:ins>
      <w:ins w:id="426" w:author="Istrate  Ioan-Robert" w:date="2022-12-12T17:20:00Z">
        <w:r w:rsidR="00FF4E00">
          <w:rPr>
            <w:rFonts w:cstheme="minorHAnsi"/>
          </w:rPr>
          <w:t>XXX</w:t>
        </w:r>
      </w:ins>
      <w:ins w:id="427" w:author="Istrate  Ioan-Robert" w:date="2022-12-12T17:19:00Z">
        <w:r w:rsidR="00FF4E00">
          <w:rPr>
            <w:rFonts w:cstheme="minorHAnsi"/>
          </w:rPr>
          <w:t xml:space="preserve"> </w:t>
        </w:r>
        <w:r w:rsidR="00FF4E00">
          <w:rPr>
            <w:rFonts w:cstheme="minorHAnsi"/>
          </w:rPr>
          <w:t>USD</w:t>
        </w:r>
        <w:r w:rsidR="00FF4E00" w:rsidRPr="009D4044">
          <w:rPr>
            <w:rFonts w:cstheme="minorHAnsi"/>
          </w:rPr>
          <w:t xml:space="preserve"> </w:t>
        </w:r>
        <w:r w:rsidR="00FF4E00">
          <w:rPr>
            <w:rFonts w:cstheme="minorHAnsi"/>
          </w:rPr>
          <w:t>t</w:t>
        </w:r>
        <w:r w:rsidR="00FF4E00" w:rsidRPr="00EF2B68">
          <w:rPr>
            <w:rFonts w:cstheme="minorHAnsi"/>
            <w:vertAlign w:val="superscript"/>
          </w:rPr>
          <w:t>-1</w:t>
        </w:r>
        <w:r w:rsidR="00FF4E00" w:rsidRPr="009D4044">
          <w:rPr>
            <w:rFonts w:cstheme="minorHAnsi"/>
          </w:rPr>
          <w:t xml:space="preserve"> </w:t>
        </w:r>
        <w:r w:rsidR="00FF4E00">
          <w:rPr>
            <w:rFonts w:cstheme="minorHAnsi"/>
          </w:rPr>
          <w:t>CO</w:t>
        </w:r>
        <w:r w:rsidR="00FF4E00" w:rsidRPr="00EF2B68">
          <w:rPr>
            <w:rFonts w:cstheme="minorHAnsi"/>
            <w:vertAlign w:val="subscript"/>
          </w:rPr>
          <w:t>2</w:t>
        </w:r>
        <w:r w:rsidR="00FF4E00">
          <w:rPr>
            <w:rFonts w:cstheme="minorHAnsi"/>
          </w:rPr>
          <w:t>,</w:t>
        </w:r>
      </w:ins>
      <w:ins w:id="428" w:author="Istrate  Ioan-Robert" w:date="2022-12-12T17:20:00Z">
        <w:r w:rsidR="00FF4E00">
          <w:rPr>
            <w:rFonts w:cstheme="minorHAnsi"/>
          </w:rPr>
          <w:t xml:space="preserve"> </w:t>
        </w:r>
      </w:ins>
      <w:ins w:id="429" w:author="Istrate  Ioan-Robert" w:date="2022-12-12T17:19:00Z">
        <w:r w:rsidR="00FF4E00">
          <w:rPr>
            <w:rFonts w:cstheme="minorHAnsi"/>
          </w:rPr>
          <w:t>respectively</w:t>
        </w:r>
      </w:ins>
      <w:ins w:id="430" w:author="Istrate  Ioan-Robert" w:date="2022-12-12T17:20:00Z">
        <w:r w:rsidR="00FF4E00">
          <w:rPr>
            <w:rFonts w:cstheme="minorHAnsi"/>
          </w:rPr>
          <w:t xml:space="preserve">. </w:t>
        </w:r>
      </w:ins>
      <w:ins w:id="431" w:author="Istrate  Ioan-Robert" w:date="2022-12-12T17:21:00Z">
        <w:r w:rsidR="00410485">
          <w:rPr>
            <w:rFonts w:cstheme="minorHAnsi"/>
          </w:rPr>
          <w:t>Th</w:t>
        </w:r>
      </w:ins>
      <w:ins w:id="432" w:author="Istrate  Ioan-Robert" w:date="2022-12-12T17:22:00Z">
        <w:r w:rsidR="00EC0F31">
          <w:rPr>
            <w:rFonts w:cstheme="minorHAnsi"/>
          </w:rPr>
          <w:t>is</w:t>
        </w:r>
      </w:ins>
      <w:ins w:id="433" w:author="Istrate  Ioan-Robert" w:date="2022-12-12T17:21:00Z">
        <w:r w:rsidR="00410485">
          <w:rPr>
            <w:rFonts w:cstheme="minorHAnsi"/>
          </w:rPr>
          <w:t xml:space="preserve"> cost is substantially higher for methanol with XXX and XXX </w:t>
        </w:r>
      </w:ins>
      <w:commentRangeEnd w:id="419"/>
      <w:ins w:id="434" w:author="Istrate  Ioan-Robert" w:date="2022-12-12T17:34:00Z">
        <w:r w:rsidR="0097096C">
          <w:rPr>
            <w:rStyle w:val="CommentReference"/>
          </w:rPr>
          <w:commentReference w:id="419"/>
        </w:r>
      </w:ins>
      <w:ins w:id="435" w:author="Istrate  Ioan-Robert" w:date="2022-12-12T17:21:00Z">
        <w:r w:rsidR="00410485">
          <w:rPr>
            <w:rFonts w:cstheme="minorHAnsi"/>
          </w:rPr>
          <w:t>USD</w:t>
        </w:r>
        <w:r w:rsidR="00410485" w:rsidRPr="009D4044">
          <w:rPr>
            <w:rFonts w:cstheme="minorHAnsi"/>
          </w:rPr>
          <w:t xml:space="preserve"> </w:t>
        </w:r>
        <w:r w:rsidR="00410485">
          <w:rPr>
            <w:rFonts w:cstheme="minorHAnsi"/>
          </w:rPr>
          <w:t>t</w:t>
        </w:r>
        <w:r w:rsidR="00410485" w:rsidRPr="00EF2B68">
          <w:rPr>
            <w:rFonts w:cstheme="minorHAnsi"/>
            <w:vertAlign w:val="superscript"/>
          </w:rPr>
          <w:t>-1</w:t>
        </w:r>
        <w:r w:rsidR="00410485" w:rsidRPr="009D4044">
          <w:rPr>
            <w:rFonts w:cstheme="minorHAnsi"/>
          </w:rPr>
          <w:t xml:space="preserve"> </w:t>
        </w:r>
        <w:r w:rsidR="00410485" w:rsidRPr="00410485">
          <w:rPr>
            <w:rFonts w:cstheme="minorHAnsi"/>
          </w:rPr>
          <w:t>CO</w:t>
        </w:r>
        <w:r w:rsidR="00410485" w:rsidRPr="00410485">
          <w:rPr>
            <w:rFonts w:cstheme="minorHAnsi"/>
            <w:vertAlign w:val="subscript"/>
          </w:rPr>
          <w:t>2</w:t>
        </w:r>
        <w:r w:rsidR="00410485">
          <w:rPr>
            <w:rFonts w:cstheme="minorHAnsi"/>
          </w:rPr>
          <w:t>, respectively</w:t>
        </w:r>
      </w:ins>
      <w:ins w:id="436" w:author="Istrate  Ioan-Robert" w:date="2022-12-12T17:23:00Z">
        <w:r w:rsidR="00125392">
          <w:rPr>
            <w:rFonts w:cstheme="minorHAnsi"/>
          </w:rPr>
          <w:t>, primarily due to XXXX</w:t>
        </w:r>
      </w:ins>
      <w:ins w:id="437" w:author="Istrate  Ioan-Robert" w:date="2022-12-12T17:21:00Z">
        <w:r w:rsidR="00410485">
          <w:rPr>
            <w:rFonts w:cstheme="minorHAnsi"/>
          </w:rPr>
          <w:t xml:space="preserve">. </w:t>
        </w:r>
      </w:ins>
      <w:ins w:id="438" w:author="Istrate  Ioan-Robert" w:date="2022-12-12T17:23:00Z">
        <w:r w:rsidR="00125392">
          <w:rPr>
            <w:rFonts w:cstheme="minorHAnsi"/>
          </w:rPr>
          <w:t xml:space="preserve">Notably, the avoidance cost of green </w:t>
        </w:r>
      </w:ins>
      <w:ins w:id="439" w:author="Istrate  Ioan-Robert" w:date="2022-12-12T17:26:00Z">
        <w:r w:rsidR="00726DD0">
          <w:rPr>
            <w:rFonts w:cstheme="minorHAnsi"/>
          </w:rPr>
          <w:t>ammonia and methanol</w:t>
        </w:r>
      </w:ins>
      <w:ins w:id="440" w:author="Istrate  Ioan-Robert" w:date="2022-12-12T17:24:00Z">
        <w:r w:rsidR="00125392">
          <w:rPr>
            <w:rFonts w:cstheme="minorHAnsi"/>
          </w:rPr>
          <w:t xml:space="preserve"> </w:t>
        </w:r>
      </w:ins>
      <w:ins w:id="441" w:author="Istrate  Ioan-Robert" w:date="2022-12-12T17:26:00Z">
        <w:r w:rsidR="00726DD0">
          <w:rPr>
            <w:rFonts w:cstheme="minorHAnsi"/>
          </w:rPr>
          <w:t>in</w:t>
        </w:r>
      </w:ins>
      <w:ins w:id="442" w:author="Istrate  Ioan-Robert" w:date="2022-12-12T17:24:00Z">
        <w:r w:rsidR="00125392">
          <w:rPr>
            <w:rFonts w:cstheme="minorHAnsi"/>
          </w:rPr>
          <w:t xml:space="preserve"> 2020 largely surpasses </w:t>
        </w:r>
      </w:ins>
      <w:ins w:id="443" w:author="Istrate  Ioan-Robert" w:date="2022-12-13T10:47:00Z">
        <w:r w:rsidR="003F670C">
          <w:rPr>
            <w:rFonts w:cstheme="minorHAnsi"/>
          </w:rPr>
          <w:t>the removal cost</w:t>
        </w:r>
      </w:ins>
      <w:ins w:id="444" w:author="Istrate  Ioan-Robert" w:date="2022-12-12T17:24:00Z">
        <w:r w:rsidR="00125392">
          <w:rPr>
            <w:rFonts w:cstheme="minorHAnsi"/>
          </w:rPr>
          <w:t xml:space="preserve"> </w:t>
        </w:r>
      </w:ins>
      <w:ins w:id="445" w:author="Istrate  Ioan-Robert" w:date="2022-12-12T17:25:00Z">
        <w:r w:rsidR="00125392">
          <w:rPr>
            <w:rFonts w:cstheme="minorHAnsi"/>
          </w:rPr>
          <w:t xml:space="preserve">of </w:t>
        </w:r>
      </w:ins>
      <w:ins w:id="446" w:author="Istrate  Ioan-Robert" w:date="2022-12-12T17:24:00Z">
        <w:r w:rsidR="00125392">
          <w:rPr>
            <w:rFonts w:cstheme="minorHAnsi"/>
          </w:rPr>
          <w:t xml:space="preserve">bioenergy with carbon capture and storage (CCS) and DAC with carbon capture and storage (DACCS), </w:t>
        </w:r>
      </w:ins>
      <w:ins w:id="447" w:author="Istrate  Ioan-Robert" w:date="2022-12-12T17:25:00Z">
        <w:r w:rsidR="00125392">
          <w:rPr>
            <w:rFonts w:cstheme="minorHAnsi"/>
          </w:rPr>
          <w:t xml:space="preserve">forecasted at 100-200 </w:t>
        </w:r>
        <w:r w:rsidR="00125392">
          <w:rPr>
            <w:rFonts w:cstheme="minorHAnsi"/>
          </w:rPr>
          <w:t>USD</w:t>
        </w:r>
        <w:r w:rsidR="00125392" w:rsidRPr="009D4044">
          <w:rPr>
            <w:rFonts w:cstheme="minorHAnsi"/>
          </w:rPr>
          <w:t xml:space="preserve"> </w:t>
        </w:r>
        <w:r w:rsidR="00125392">
          <w:rPr>
            <w:rFonts w:cstheme="minorHAnsi"/>
          </w:rPr>
          <w:t>t</w:t>
        </w:r>
        <w:r w:rsidR="00125392" w:rsidRPr="00EF2B68">
          <w:rPr>
            <w:rFonts w:cstheme="minorHAnsi"/>
            <w:vertAlign w:val="superscript"/>
          </w:rPr>
          <w:t>-1</w:t>
        </w:r>
        <w:r w:rsidR="00125392" w:rsidRPr="009D4044">
          <w:rPr>
            <w:rFonts w:cstheme="minorHAnsi"/>
          </w:rPr>
          <w:t xml:space="preserve"> </w:t>
        </w:r>
        <w:r w:rsidR="00125392" w:rsidRPr="00410485">
          <w:rPr>
            <w:rFonts w:cstheme="minorHAnsi"/>
          </w:rPr>
          <w:t>CO</w:t>
        </w:r>
        <w:r w:rsidR="00125392" w:rsidRPr="00410485">
          <w:rPr>
            <w:rFonts w:cstheme="minorHAnsi"/>
            <w:vertAlign w:val="subscript"/>
          </w:rPr>
          <w:t>2</w:t>
        </w:r>
        <w:r w:rsidR="00125392">
          <w:rPr>
            <w:rFonts w:cstheme="minorHAnsi"/>
            <w:vertAlign w:val="subscript"/>
          </w:rPr>
          <w:t xml:space="preserve"> </w:t>
        </w:r>
        <w:r w:rsidR="00125392">
          <w:rPr>
            <w:rFonts w:cstheme="minorHAnsi"/>
          </w:rPr>
          <w:t xml:space="preserve">and </w:t>
        </w:r>
        <w:r w:rsidR="00125392">
          <w:rPr>
            <w:rFonts w:cstheme="minorHAnsi"/>
          </w:rPr>
          <w:t>100-</w:t>
        </w:r>
        <w:r w:rsidR="00125392">
          <w:rPr>
            <w:rFonts w:cstheme="minorHAnsi"/>
          </w:rPr>
          <w:t>3</w:t>
        </w:r>
        <w:r w:rsidR="00125392">
          <w:rPr>
            <w:rFonts w:cstheme="minorHAnsi"/>
          </w:rPr>
          <w:t>00 USD</w:t>
        </w:r>
        <w:r w:rsidR="00125392" w:rsidRPr="009D4044">
          <w:rPr>
            <w:rFonts w:cstheme="minorHAnsi"/>
          </w:rPr>
          <w:t xml:space="preserve"> </w:t>
        </w:r>
        <w:r w:rsidR="00125392">
          <w:rPr>
            <w:rFonts w:cstheme="minorHAnsi"/>
          </w:rPr>
          <w:t>t</w:t>
        </w:r>
        <w:r w:rsidR="00125392" w:rsidRPr="00EF2B68">
          <w:rPr>
            <w:rFonts w:cstheme="minorHAnsi"/>
            <w:vertAlign w:val="superscript"/>
          </w:rPr>
          <w:t>-1</w:t>
        </w:r>
        <w:r w:rsidR="00125392" w:rsidRPr="009D4044">
          <w:rPr>
            <w:rFonts w:cstheme="minorHAnsi"/>
          </w:rPr>
          <w:t xml:space="preserve"> </w:t>
        </w:r>
        <w:r w:rsidR="00125392" w:rsidRPr="00410485">
          <w:rPr>
            <w:rFonts w:cstheme="minorHAnsi"/>
          </w:rPr>
          <w:t>CO</w:t>
        </w:r>
        <w:r w:rsidR="00125392" w:rsidRPr="00410485">
          <w:rPr>
            <w:rFonts w:cstheme="minorHAnsi"/>
            <w:vertAlign w:val="subscript"/>
          </w:rPr>
          <w:t>2</w:t>
        </w:r>
        <w:r w:rsidR="00125392">
          <w:rPr>
            <w:rFonts w:cstheme="minorHAnsi"/>
          </w:rPr>
          <w:t>, respectively</w:t>
        </w:r>
      </w:ins>
      <w:r w:rsidR="00726DD0">
        <w:rPr>
          <w:rFonts w:cstheme="minorHAnsi"/>
        </w:rPr>
        <w:fldChar w:fldCharType="begin"/>
      </w:r>
      <w:r w:rsidR="00726DD0">
        <w:rPr>
          <w:rFonts w:cstheme="minorHAnsi"/>
        </w:rPr>
        <w:instrText xml:space="preserve"> ADDIN ZOTERO_ITEM CSL_CITATION {"citationID":"ics0FrhG","properties":{"formattedCitation":"\\super 22\\nosupersub{}","plainCitation":"22","noteIndex":0},"citationItems":[{"id":26709,"uris":["http://zotero.org/users/9157291/items/BW5WQTNZ"],"itemData":{"id":26709,"type":"article-journal","abstract":"The most recent IPCC assessment has shown an important role for negative emissions technologies (NETs) in limiting global warming to 2 °C cost-effectively. However, a bottom-up, systematic, reproducible, and transparent literature assessment of the different options to remove CO2 from the atmosphere is currently missing. In part 1 of this three-part review on NETs, we assemble a comprehensive set of the relevant literature so far published, focusing on seven technologies: bioenergy with carbon capture and storage (BECCS), afforestation and reforestation, direct air carbon capture and storage (DACCS), enhanced weathering, ocean fertilisation, biochar, and soil carbon sequestration. In this part, part 2 of the review, we present estimates of costs, potentials, and side-effects for these technologies, and qualify them with the authors’ assessment. Part 3 reviews the innovation and scaling challenges that must be addressed to realise NETs deployment as a viable climate mitigation strategy. Based on a systematic review of the literature, our best estimates for sustainable global NET potentials in 2050 are 0.5–3.6 GtCO2 yr−1 for afforestation and reforestation, 0.5–5 GtCO2 yr−1 for BECCS, 0.5–2 GtCO2 yr−1 for biochar, 2–4 GtCO2 yr−1 for enhanced weathering, 0.5–5 GtCO2 yr−1 for DACCS, and up to 5 GtCO2 yr−1 for soil carbon sequestration. Costs vary widely across the technologies, as do their permanency and cumulative potentials beyond 2050. It is unlikely that a single NET will be able to sustainably meet the rates of carbon uptake described in integrated assessment pathways consistent with 1.5 °C of global warming.","container-title":"Environmental Research Letters","DOI":"10.1088/1748-9326/aabf9f","ISSN":"1748-9326","issue":"6","journalAbbreviation":"Environ. Res. Lett.","language":"en","note":"publisher: IOP Publishing","page":"063002","source":"Institute of Physics","title":"Negative emissions—Part 2: Costs, potentials and side effects","title-short":"Negative emissions—Part 2","volume":"13","author":[{"family":"Fuss","given":"Sabine"},{"family":"Lamb","given":"William F."},{"family":"Callaghan","given":"Max W."},{"family":"Hilaire","given":"Jérôme"},{"family":"Creutzig","given":"Felix"},{"family":"Amann","given":"Thorben"},{"family":"Beringer","given":"Tim"},{"family":"Garcia","given":"Wagner de Oliveira"},{"family":"Hartmann","given":"Jens"},{"family":"Khanna","given":"Tarun"},{"family":"Luderer","given":"Gunnar"},{"family":"Nemet","given":"Gregory F."},{"family":"Rogelj","given":"Joeri"},{"family":"Smith","given":"Pete"},{"family":"Vicente","given":"José Luis Vicente"},{"family":"Wilcox","given":"Jennifer"},{"family":"Dominguez","given":"Maria del Mar Zamora"},{"family":"Minx","given":"Jan C."}],"issued":{"date-parts":[["2018",5]]}}}],"schema":"https://github.com/citation-style-language/schema/raw/master/csl-citation.json"} </w:instrText>
      </w:r>
      <w:r w:rsidR="00726DD0">
        <w:rPr>
          <w:rFonts w:cstheme="minorHAnsi"/>
        </w:rPr>
        <w:fldChar w:fldCharType="separate"/>
      </w:r>
      <w:r w:rsidR="00726DD0" w:rsidRPr="00726DD0">
        <w:rPr>
          <w:rFonts w:ascii="Calibri" w:hAnsi="Calibri" w:cs="Times New Roman"/>
          <w:szCs w:val="24"/>
          <w:vertAlign w:val="superscript"/>
        </w:rPr>
        <w:t>22</w:t>
      </w:r>
      <w:r w:rsidR="00726DD0">
        <w:rPr>
          <w:rFonts w:cstheme="minorHAnsi"/>
        </w:rPr>
        <w:fldChar w:fldCharType="end"/>
      </w:r>
      <w:ins w:id="448" w:author="Istrate  Ioan-Robert" w:date="2022-12-12T17:25:00Z">
        <w:r w:rsidR="00125392">
          <w:rPr>
            <w:rFonts w:cstheme="minorHAnsi"/>
          </w:rPr>
          <w:t xml:space="preserve">. </w:t>
        </w:r>
      </w:ins>
      <w:ins w:id="449" w:author="Istrate  Ioan-Robert" w:date="2022-12-12T17:28:00Z">
        <w:r w:rsidR="00707707">
          <w:rPr>
            <w:rFonts w:cstheme="minorHAnsi"/>
          </w:rPr>
          <w:t xml:space="preserve">However, </w:t>
        </w:r>
      </w:ins>
      <w:del w:id="450" w:author="Istrate  Ioan-Robert" w:date="2022-12-12T17:28:00Z">
        <w:r w:rsidRPr="00410485" w:rsidDel="00707707">
          <w:rPr>
            <w:rFonts w:cstheme="minorHAnsi"/>
          </w:rPr>
          <w:delText>A</w:delText>
        </w:r>
      </w:del>
      <w:ins w:id="451" w:author="Istrate  Ioan-Robert" w:date="2022-12-12T17:28:00Z">
        <w:r w:rsidR="00707707">
          <w:rPr>
            <w:rFonts w:cstheme="minorHAnsi"/>
          </w:rPr>
          <w:t>a</w:t>
        </w:r>
      </w:ins>
      <w:r w:rsidRPr="00410485">
        <w:rPr>
          <w:rFonts w:cstheme="minorHAnsi"/>
        </w:rPr>
        <w:t>s</w:t>
      </w:r>
      <w:r w:rsidRPr="009D4044">
        <w:rPr>
          <w:rFonts w:cstheme="minorHAnsi"/>
        </w:rPr>
        <w:t xml:space="preserve"> natural gas prices increase, </w:t>
      </w:r>
      <w:del w:id="452" w:author="Istrate  Ioan-Robert" w:date="2022-12-12T12:18:00Z">
        <w:r w:rsidRPr="009D4044" w:rsidDel="00EF2B68">
          <w:rPr>
            <w:rFonts w:cstheme="minorHAnsi"/>
          </w:rPr>
          <w:delText xml:space="preserve">we spend </w:delText>
        </w:r>
      </w:del>
      <w:r w:rsidRPr="009D4044">
        <w:rPr>
          <w:rFonts w:cstheme="minorHAnsi"/>
        </w:rPr>
        <w:t xml:space="preserve">less money </w:t>
      </w:r>
      <w:ins w:id="453" w:author="Istrate  Ioan-Robert" w:date="2022-12-12T12:18:00Z">
        <w:r w:rsidR="00EF2B68">
          <w:rPr>
            <w:rFonts w:cstheme="minorHAnsi"/>
          </w:rPr>
          <w:t xml:space="preserve">is </w:t>
        </w:r>
      </w:ins>
      <w:ins w:id="454" w:author="Istrate  Ioan-Robert" w:date="2022-12-12T17:28:00Z">
        <w:r w:rsidR="00707707">
          <w:rPr>
            <w:rFonts w:cstheme="minorHAnsi"/>
          </w:rPr>
          <w:t>required</w:t>
        </w:r>
      </w:ins>
      <w:ins w:id="455" w:author="Istrate  Ioan-Robert" w:date="2022-12-12T12:18:00Z">
        <w:r w:rsidR="00EF2B68">
          <w:rPr>
            <w:rFonts w:cstheme="minorHAnsi"/>
          </w:rPr>
          <w:t xml:space="preserve"> </w:t>
        </w:r>
      </w:ins>
      <w:r w:rsidRPr="009D4044">
        <w:rPr>
          <w:rFonts w:cstheme="minorHAnsi"/>
        </w:rPr>
        <w:t xml:space="preserve">for every ton of </w:t>
      </w:r>
      <w:del w:id="456" w:author="Istrate  Ioan-Robert" w:date="2022-12-12T12:18:00Z">
        <w:r w:rsidRPr="009D4044" w:rsidDel="00EF2B68">
          <w:rPr>
            <w:rFonts w:cstheme="minorHAnsi"/>
          </w:rPr>
          <w:delText>carbon dioxide</w:delText>
        </w:r>
      </w:del>
      <w:ins w:id="457" w:author="Istrate  Ioan-Robert" w:date="2022-12-12T12:18:00Z">
        <w:r w:rsidR="00EF2B68">
          <w:rPr>
            <w:rFonts w:cstheme="minorHAnsi"/>
          </w:rPr>
          <w:t>CO</w:t>
        </w:r>
        <w:r w:rsidR="00EF2B68" w:rsidRPr="00EF2B68">
          <w:rPr>
            <w:rFonts w:cstheme="minorHAnsi"/>
            <w:vertAlign w:val="subscript"/>
          </w:rPr>
          <w:t>2</w:t>
        </w:r>
      </w:ins>
      <w:r w:rsidRPr="009D4044">
        <w:rPr>
          <w:rFonts w:cstheme="minorHAnsi"/>
        </w:rPr>
        <w:t xml:space="preserve"> </w:t>
      </w:r>
      <w:r w:rsidR="00295ABC" w:rsidRPr="009D4044">
        <w:rPr>
          <w:rFonts w:cstheme="minorHAnsi"/>
        </w:rPr>
        <w:t>emission</w:t>
      </w:r>
      <w:r w:rsidRPr="009D4044">
        <w:rPr>
          <w:rFonts w:cstheme="minorHAnsi"/>
        </w:rPr>
        <w:t xml:space="preserve"> avoided</w:t>
      </w:r>
      <w:ins w:id="458" w:author="Istrate  Ioan-Robert" w:date="2022-12-13T10:48:00Z">
        <w:r w:rsidR="00D829E5">
          <w:rPr>
            <w:rFonts w:cstheme="minorHAnsi"/>
          </w:rPr>
          <w:t xml:space="preserve"> by switching from fossil to green chemicals</w:t>
        </w:r>
      </w:ins>
      <w:r w:rsidRPr="009D4044">
        <w:rPr>
          <w:rFonts w:cstheme="minorHAnsi"/>
        </w:rPr>
        <w:t xml:space="preserve">. </w:t>
      </w:r>
      <w:ins w:id="459" w:author="Istrate  Ioan-Robert" w:date="2022-12-12T17:29:00Z">
        <w:r w:rsidR="00707707">
          <w:rPr>
            <w:rFonts w:cstheme="minorHAnsi"/>
          </w:rPr>
          <w:t xml:space="preserve">At the peak of natural gas prices </w:t>
        </w:r>
      </w:ins>
      <w:ins w:id="460" w:author="Istrate  Ioan-Robert" w:date="2022-12-12T17:33:00Z">
        <w:r w:rsidR="009367A1">
          <w:rPr>
            <w:rFonts w:cstheme="minorHAnsi"/>
          </w:rPr>
          <w:t xml:space="preserve">in </w:t>
        </w:r>
      </w:ins>
      <w:ins w:id="461" w:author="Istrate  Ioan-Robert" w:date="2022-12-12T17:29:00Z">
        <w:r w:rsidR="00707707">
          <w:rPr>
            <w:rFonts w:cstheme="minorHAnsi"/>
          </w:rPr>
          <w:t>202</w:t>
        </w:r>
      </w:ins>
      <w:ins w:id="462" w:author="Istrate  Ioan-Robert" w:date="2022-12-12T17:30:00Z">
        <w:r w:rsidR="00707707">
          <w:rPr>
            <w:rFonts w:cstheme="minorHAnsi"/>
          </w:rPr>
          <w:t>2</w:t>
        </w:r>
      </w:ins>
      <w:ins w:id="463" w:author="Istrate  Ioan-Robert" w:date="2022-12-12T17:29:00Z">
        <w:r w:rsidR="00707707">
          <w:rPr>
            <w:rFonts w:cstheme="minorHAnsi"/>
          </w:rPr>
          <w:t>, the avoidance</w:t>
        </w:r>
      </w:ins>
      <w:ins w:id="464" w:author="Istrate  Ioan-Robert" w:date="2022-12-12T17:30:00Z">
        <w:r w:rsidR="00707707">
          <w:rPr>
            <w:rFonts w:cstheme="minorHAnsi"/>
          </w:rPr>
          <w:t xml:space="preserve"> cost of green ammonia and methanol becomes </w:t>
        </w:r>
      </w:ins>
      <w:del w:id="465" w:author="Istrate  Ioan-Robert" w:date="2022-12-12T17:30:00Z">
        <w:r w:rsidRPr="009D4044" w:rsidDel="00707707">
          <w:rPr>
            <w:rFonts w:cstheme="minorHAnsi"/>
          </w:rPr>
          <w:delText>N</w:delText>
        </w:r>
      </w:del>
      <w:ins w:id="466" w:author="Istrate  Ioan-Robert" w:date="2022-12-12T17:30:00Z">
        <w:r w:rsidR="00707707">
          <w:rPr>
            <w:rFonts w:cstheme="minorHAnsi"/>
          </w:rPr>
          <w:t>n</w:t>
        </w:r>
      </w:ins>
      <w:r w:rsidRPr="009D4044">
        <w:rPr>
          <w:rFonts w:cstheme="minorHAnsi"/>
        </w:rPr>
        <w:t>egative</w:t>
      </w:r>
      <w:del w:id="467" w:author="Istrate  Ioan-Robert" w:date="2022-12-12T17:31:00Z">
        <w:r w:rsidRPr="009D4044" w:rsidDel="00707707">
          <w:rPr>
            <w:rFonts w:cstheme="minorHAnsi"/>
          </w:rPr>
          <w:delText xml:space="preserve"> </w:delText>
        </w:r>
      </w:del>
      <w:del w:id="468" w:author="Istrate  Ioan-Robert" w:date="2022-12-12T17:30:00Z">
        <w:r w:rsidRPr="009D4044" w:rsidDel="00707707">
          <w:rPr>
            <w:rFonts w:cstheme="minorHAnsi"/>
          </w:rPr>
          <w:delText xml:space="preserve">avoidance costs </w:delText>
        </w:r>
      </w:del>
      <w:del w:id="469" w:author="Istrate  Ioan-Robert" w:date="2022-12-12T17:31:00Z">
        <w:r w:rsidRPr="009D4044" w:rsidDel="00707707">
          <w:rPr>
            <w:rFonts w:cstheme="minorHAnsi"/>
          </w:rPr>
          <w:delText xml:space="preserve">signify that the cost of production of </w:delText>
        </w:r>
      </w:del>
      <w:del w:id="470" w:author="Istrate  Ioan-Robert" w:date="2022-12-12T12:18:00Z">
        <w:r w:rsidRPr="009D4044" w:rsidDel="00EF2B68">
          <w:rPr>
            <w:rFonts w:cstheme="minorHAnsi"/>
          </w:rPr>
          <w:delText xml:space="preserve">BAU </w:delText>
        </w:r>
      </w:del>
      <w:del w:id="471" w:author="Istrate  Ioan-Robert" w:date="2022-12-12T17:31:00Z">
        <w:r w:rsidRPr="009D4044" w:rsidDel="00707707">
          <w:rPr>
            <w:rFonts w:cstheme="minorHAnsi"/>
          </w:rPr>
          <w:delText>ammonia or methanol is higher than the alternative route. As a result</w:delText>
        </w:r>
      </w:del>
      <w:r w:rsidRPr="009D4044">
        <w:rPr>
          <w:rFonts w:cstheme="minorHAnsi"/>
        </w:rPr>
        <w:t xml:space="preserve">, </w:t>
      </w:r>
      <w:ins w:id="472" w:author="Istrate  Ioan-Robert" w:date="2022-12-12T17:31:00Z">
        <w:r w:rsidR="002B5B76">
          <w:rPr>
            <w:rFonts w:cstheme="minorHAnsi"/>
          </w:rPr>
          <w:t xml:space="preserve">meaning that </w:t>
        </w:r>
      </w:ins>
      <w:del w:id="473" w:author="Istrate  Ioan-Robert" w:date="2022-12-12T17:31:00Z">
        <w:r w:rsidRPr="009D4044" w:rsidDel="002B5B76">
          <w:rPr>
            <w:rFonts w:cstheme="minorHAnsi"/>
          </w:rPr>
          <w:delText xml:space="preserve">we </w:delText>
        </w:r>
      </w:del>
      <w:ins w:id="474" w:author="Istrate  Ioan-Robert" w:date="2022-12-12T17:31:00Z">
        <w:r w:rsidR="002B5B76">
          <w:rPr>
            <w:rFonts w:cstheme="minorHAnsi"/>
          </w:rPr>
          <w:t>the industry could</w:t>
        </w:r>
      </w:ins>
      <w:ins w:id="475" w:author="Istrate  Ioan-Robert" w:date="2022-12-12T17:32:00Z">
        <w:r w:rsidR="002B5B76">
          <w:rPr>
            <w:rFonts w:cstheme="minorHAnsi"/>
          </w:rPr>
          <w:t xml:space="preserve"> simultaneously reduce costs and CO</w:t>
        </w:r>
        <w:r w:rsidR="002B5B76" w:rsidRPr="0097096C">
          <w:rPr>
            <w:rFonts w:cstheme="minorHAnsi"/>
            <w:vertAlign w:val="subscript"/>
          </w:rPr>
          <w:t>2</w:t>
        </w:r>
        <w:r w:rsidR="002B5B76">
          <w:rPr>
            <w:rFonts w:cstheme="minorHAnsi"/>
          </w:rPr>
          <w:t xml:space="preserve"> emissions</w:t>
        </w:r>
      </w:ins>
      <w:del w:id="476" w:author="Istrate  Ioan-Robert" w:date="2022-12-12T17:32:00Z">
        <w:r w:rsidRPr="009D4044" w:rsidDel="002B5B76">
          <w:rPr>
            <w:rFonts w:cstheme="minorHAnsi"/>
          </w:rPr>
          <w:delText>save money for every ton of carbon dioxide emission avoided</w:delText>
        </w:r>
      </w:del>
      <w:r w:rsidRPr="009D4044">
        <w:rPr>
          <w:rFonts w:cstheme="minorHAnsi"/>
        </w:rPr>
        <w:t xml:space="preserve">. Since July 2021, </w:t>
      </w:r>
      <w:del w:id="477" w:author="Istrate  Ioan-Robert" w:date="2022-12-13T10:49:00Z">
        <w:r w:rsidRPr="009D4044" w:rsidDel="00DF61A3">
          <w:rPr>
            <w:rFonts w:cstheme="minorHAnsi"/>
          </w:rPr>
          <w:delText xml:space="preserve">we </w:delText>
        </w:r>
      </w:del>
      <w:ins w:id="478" w:author="Istrate  Ioan-Robert" w:date="2022-12-13T10:49:00Z">
        <w:r w:rsidR="00DF61A3">
          <w:rPr>
            <w:rFonts w:cstheme="minorHAnsi"/>
          </w:rPr>
          <w:t>the industry could</w:t>
        </w:r>
        <w:r w:rsidR="00DF61A3" w:rsidRPr="009D4044">
          <w:rPr>
            <w:rFonts w:cstheme="minorHAnsi"/>
          </w:rPr>
          <w:t xml:space="preserve"> </w:t>
        </w:r>
      </w:ins>
      <w:r w:rsidRPr="009D4044">
        <w:rPr>
          <w:rFonts w:cstheme="minorHAnsi"/>
        </w:rPr>
        <w:t>save around 125 to 638</w:t>
      </w:r>
      <w:r w:rsidR="00EF2B68">
        <w:rPr>
          <w:rFonts w:cstheme="minorHAnsi"/>
        </w:rPr>
        <w:t xml:space="preserve"> USD</w:t>
      </w:r>
      <w:r w:rsidRPr="009D4044">
        <w:rPr>
          <w:rFonts w:cstheme="minorHAnsi"/>
        </w:rPr>
        <w:t xml:space="preserve"> </w:t>
      </w:r>
      <w:r w:rsidR="00EF2B68">
        <w:rPr>
          <w:rFonts w:cstheme="minorHAnsi"/>
        </w:rPr>
        <w:t>t</w:t>
      </w:r>
      <w:r w:rsidR="00EF2B68" w:rsidRPr="00EF2B68">
        <w:rPr>
          <w:rFonts w:cstheme="minorHAnsi"/>
          <w:vertAlign w:val="superscript"/>
        </w:rPr>
        <w:t>-1</w:t>
      </w:r>
      <w:r w:rsidRPr="009D4044">
        <w:rPr>
          <w:rFonts w:cstheme="minorHAnsi"/>
        </w:rPr>
        <w:t xml:space="preserve"> </w:t>
      </w:r>
      <w:r w:rsidR="00EF2B68">
        <w:rPr>
          <w:rFonts w:cstheme="minorHAnsi"/>
        </w:rPr>
        <w:t>CO</w:t>
      </w:r>
      <w:r w:rsidR="00EF2B68" w:rsidRPr="00EF2B68">
        <w:rPr>
          <w:rFonts w:cstheme="minorHAnsi"/>
          <w:vertAlign w:val="subscript"/>
        </w:rPr>
        <w:t>2</w:t>
      </w:r>
      <w:r w:rsidRPr="009D4044">
        <w:rPr>
          <w:rFonts w:cstheme="minorHAnsi"/>
        </w:rPr>
        <w:t xml:space="preserve"> avoided via the wind route for ammonia production. Similarly, in August 2022 for methanol via wind, savings stood at around 325</w:t>
      </w:r>
      <w:r w:rsidR="00EF2B68">
        <w:rPr>
          <w:rFonts w:cstheme="minorHAnsi"/>
        </w:rPr>
        <w:t xml:space="preserve"> USD</w:t>
      </w:r>
      <w:r w:rsidR="00EF2B68" w:rsidRPr="009D4044">
        <w:rPr>
          <w:rFonts w:cstheme="minorHAnsi"/>
        </w:rPr>
        <w:t xml:space="preserve"> </w:t>
      </w:r>
      <w:r w:rsidR="00EF2B68">
        <w:rPr>
          <w:rFonts w:cstheme="minorHAnsi"/>
        </w:rPr>
        <w:t>t</w:t>
      </w:r>
      <w:r w:rsidR="00EF2B68" w:rsidRPr="00EF2B68">
        <w:rPr>
          <w:rFonts w:cstheme="minorHAnsi"/>
          <w:vertAlign w:val="superscript"/>
        </w:rPr>
        <w:t>-1</w:t>
      </w:r>
      <w:r w:rsidR="00EF2B68" w:rsidRPr="009D4044">
        <w:rPr>
          <w:rFonts w:cstheme="minorHAnsi"/>
        </w:rPr>
        <w:t xml:space="preserve"> </w:t>
      </w:r>
      <w:r w:rsidR="00EF2B68">
        <w:rPr>
          <w:rFonts w:cstheme="minorHAnsi"/>
        </w:rPr>
        <w:t>CO</w:t>
      </w:r>
      <w:r w:rsidR="00EF2B68" w:rsidRPr="00EF2B68">
        <w:rPr>
          <w:rFonts w:cstheme="minorHAnsi"/>
          <w:vertAlign w:val="subscript"/>
        </w:rPr>
        <w:t>2</w:t>
      </w:r>
      <w:r w:rsidRPr="009D4044">
        <w:rPr>
          <w:rFonts w:cstheme="minorHAnsi"/>
        </w:rPr>
        <w:t xml:space="preserve"> avoided.</w:t>
      </w:r>
    </w:p>
    <w:p w14:paraId="0E4BC975" w14:textId="77777777" w:rsidR="00725EFC" w:rsidRDefault="00725EFC" w:rsidP="00B64E22">
      <w:pPr>
        <w:keepNext/>
        <w:spacing w:after="0"/>
      </w:pPr>
      <w:r>
        <w:rPr>
          <w:rFonts w:cstheme="minorHAnsi"/>
          <w:noProof/>
        </w:rPr>
        <w:lastRenderedPageBreak/>
        <w:drawing>
          <wp:inline distT="0" distB="0" distL="0" distR="0" wp14:anchorId="2989E50D" wp14:editId="0F35FC40">
            <wp:extent cx="6547104" cy="663702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3.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47104" cy="6637020"/>
                    </a:xfrm>
                    <a:prstGeom prst="rect">
                      <a:avLst/>
                    </a:prstGeom>
                  </pic:spPr>
                </pic:pic>
              </a:graphicData>
            </a:graphic>
          </wp:inline>
        </w:drawing>
      </w:r>
    </w:p>
    <w:p w14:paraId="7DAF67CD" w14:textId="515796D8" w:rsidR="00725EFC" w:rsidRPr="008B62BA" w:rsidRDefault="00725EFC" w:rsidP="00725EFC">
      <w:pPr>
        <w:pStyle w:val="Caption"/>
        <w:rPr>
          <w:rFonts w:cstheme="minorHAnsi"/>
          <w:b/>
          <w:i w:val="0"/>
          <w:color w:val="auto"/>
          <w:sz w:val="20"/>
        </w:rPr>
      </w:pPr>
      <w:bookmarkStart w:id="479" w:name="_Ref121739885"/>
      <w:r w:rsidRPr="00725EFC">
        <w:rPr>
          <w:b/>
          <w:i w:val="0"/>
          <w:color w:val="auto"/>
          <w:sz w:val="20"/>
        </w:rPr>
        <w:t xml:space="preserve">Fig. </w:t>
      </w:r>
      <w:r w:rsidRPr="00725EFC">
        <w:rPr>
          <w:b/>
          <w:i w:val="0"/>
          <w:color w:val="auto"/>
          <w:sz w:val="20"/>
        </w:rPr>
        <w:fldChar w:fldCharType="begin"/>
      </w:r>
      <w:r w:rsidRPr="00725EFC">
        <w:rPr>
          <w:b/>
          <w:i w:val="0"/>
          <w:color w:val="auto"/>
          <w:sz w:val="20"/>
        </w:rPr>
        <w:instrText xml:space="preserve"> SEQ Fig. \* ARABIC </w:instrText>
      </w:r>
      <w:r w:rsidRPr="00725EFC">
        <w:rPr>
          <w:b/>
          <w:i w:val="0"/>
          <w:color w:val="auto"/>
          <w:sz w:val="20"/>
        </w:rPr>
        <w:fldChar w:fldCharType="separate"/>
      </w:r>
      <w:r w:rsidR="004659A2">
        <w:rPr>
          <w:b/>
          <w:i w:val="0"/>
          <w:noProof/>
          <w:color w:val="auto"/>
          <w:sz w:val="20"/>
        </w:rPr>
        <w:t>3</w:t>
      </w:r>
      <w:r w:rsidRPr="00725EFC">
        <w:rPr>
          <w:b/>
          <w:i w:val="0"/>
          <w:color w:val="auto"/>
          <w:sz w:val="20"/>
        </w:rPr>
        <w:fldChar w:fldCharType="end"/>
      </w:r>
      <w:bookmarkEnd w:id="479"/>
      <w:r w:rsidRPr="00725EFC">
        <w:rPr>
          <w:b/>
          <w:i w:val="0"/>
          <w:color w:val="auto"/>
          <w:sz w:val="20"/>
        </w:rPr>
        <w:t xml:space="preserve">. </w:t>
      </w:r>
      <w:r w:rsidR="008B62BA">
        <w:rPr>
          <w:b/>
          <w:i w:val="0"/>
          <w:color w:val="auto"/>
          <w:sz w:val="20"/>
        </w:rPr>
        <w:t>CO</w:t>
      </w:r>
      <w:r w:rsidR="008B62BA" w:rsidRPr="008B62BA">
        <w:rPr>
          <w:b/>
          <w:i w:val="0"/>
          <w:color w:val="auto"/>
          <w:sz w:val="20"/>
          <w:vertAlign w:val="subscript"/>
        </w:rPr>
        <w:t>2</w:t>
      </w:r>
      <w:r w:rsidR="008B62BA">
        <w:rPr>
          <w:b/>
          <w:i w:val="0"/>
          <w:color w:val="auto"/>
          <w:sz w:val="20"/>
        </w:rPr>
        <w:t xml:space="preserve"> avoidance costs for green ammonia (a) and methanol (b).</w:t>
      </w:r>
      <w:r w:rsidR="008B62BA" w:rsidRPr="008B62BA">
        <w:rPr>
          <w:i w:val="0"/>
          <w:color w:val="auto"/>
          <w:sz w:val="20"/>
        </w:rPr>
        <w:t xml:space="preserve"> </w:t>
      </w:r>
      <w:r w:rsidR="008B62BA">
        <w:rPr>
          <w:i w:val="0"/>
          <w:color w:val="auto"/>
          <w:sz w:val="20"/>
        </w:rPr>
        <w:t>The error bars display</w:t>
      </w:r>
      <w:r w:rsidR="008B62BA" w:rsidRPr="00C95210">
        <w:rPr>
          <w:i w:val="0"/>
          <w:color w:val="auto"/>
          <w:sz w:val="20"/>
        </w:rPr>
        <w:t xml:space="preserve"> </w:t>
      </w:r>
      <w:r w:rsidR="008B62BA">
        <w:rPr>
          <w:i w:val="0"/>
          <w:color w:val="auto"/>
          <w:sz w:val="20"/>
        </w:rPr>
        <w:t>the production cost considering the lower and upper bound for the levelized cost of hydrogen</w:t>
      </w:r>
      <w:r w:rsidR="008B62BA" w:rsidRPr="00051FE2">
        <w:rPr>
          <w:i w:val="0"/>
          <w:color w:val="auto"/>
          <w:sz w:val="20"/>
        </w:rPr>
        <w:fldChar w:fldCharType="begin"/>
      </w:r>
      <w:r w:rsidR="00726DD0">
        <w:rPr>
          <w:i w:val="0"/>
          <w:color w:val="auto"/>
          <w:sz w:val="20"/>
        </w:rPr>
        <w:instrText xml:space="preserve"> ADDIN ZOTERO_ITEM CSL_CITATION {"citationID":"rab4OhBi","properties":{"formattedCitation":"\\super 21\\nosupersub{}","plainCitation":"21","noteIndex":0},"citationItems":[{"id":26628,"uris":["http://zotero.org/users/9157291/items/TXYNLTG5"],"itemData":{"id":26628,"type":"report","event-place":"Abu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008B62BA" w:rsidRPr="00051FE2">
        <w:rPr>
          <w:i w:val="0"/>
          <w:color w:val="auto"/>
          <w:sz w:val="20"/>
        </w:rPr>
        <w:fldChar w:fldCharType="separate"/>
      </w:r>
      <w:r w:rsidR="008B62BA" w:rsidRPr="00051FE2">
        <w:rPr>
          <w:rFonts w:ascii="Calibri" w:hAnsi="Calibri" w:cs="Calibri"/>
          <w:i w:val="0"/>
          <w:sz w:val="20"/>
          <w:szCs w:val="24"/>
          <w:vertAlign w:val="superscript"/>
        </w:rPr>
        <w:t>21</w:t>
      </w:r>
      <w:r w:rsidR="008B62BA" w:rsidRPr="00051FE2">
        <w:rPr>
          <w:i w:val="0"/>
          <w:color w:val="auto"/>
          <w:sz w:val="20"/>
        </w:rPr>
        <w:fldChar w:fldCharType="end"/>
      </w:r>
      <w:r w:rsidR="008B62BA">
        <w:rPr>
          <w:i w:val="0"/>
          <w:color w:val="auto"/>
          <w:sz w:val="20"/>
        </w:rPr>
        <w:t>.</w:t>
      </w:r>
    </w:p>
    <w:p w14:paraId="56397F25" w14:textId="068AC3E3" w:rsidR="00D86A49" w:rsidRDefault="00BF115A" w:rsidP="00BC78B3">
      <w:pPr>
        <w:pStyle w:val="Heading2"/>
      </w:pPr>
      <w:commentRangeStart w:id="480"/>
      <w:r w:rsidRPr="002D1EA7">
        <w:t>D</w:t>
      </w:r>
      <w:r w:rsidR="005E6EF6" w:rsidRPr="002D1EA7">
        <w:t>iscussion</w:t>
      </w:r>
      <w:commentRangeEnd w:id="480"/>
      <w:r w:rsidR="00987B7B">
        <w:rPr>
          <w:rStyle w:val="CommentReference"/>
          <w:rFonts w:eastAsiaTheme="minorHAnsi" w:cstheme="minorBidi"/>
          <w:b w:val="0"/>
          <w:u w:val="none"/>
        </w:rPr>
        <w:commentReference w:id="480"/>
      </w:r>
    </w:p>
    <w:p w14:paraId="0D4681A7" w14:textId="5D386466" w:rsidR="00322D93" w:rsidRDefault="00EE167C" w:rsidP="002D1EA7">
      <w:moveToRangeStart w:id="481" w:author="Istrate  Ioan-Robert" w:date="2022-12-12T09:16:00Z" w:name="move121729033"/>
      <w:commentRangeStart w:id="482"/>
      <w:moveTo w:id="483" w:author="Istrate  Ioan-Robert" w:date="2022-12-12T09:16:00Z">
        <w:del w:id="484" w:author="Istrate  Ioan-Robert" w:date="2022-12-12T17:35:00Z">
          <w:r w:rsidDel="004E3C0B">
            <w:delText>In the current state of affairs</w:delText>
          </w:r>
        </w:del>
      </w:moveTo>
      <w:ins w:id="485" w:author="Istrate  Ioan-Robert" w:date="2022-12-12T17:35:00Z">
        <w:r w:rsidR="004E3C0B">
          <w:t xml:space="preserve">While the current energy </w:t>
        </w:r>
        <w:r w:rsidR="00144BED">
          <w:t xml:space="preserve">crisis faced </w:t>
        </w:r>
      </w:ins>
      <w:ins w:id="486" w:author="Istrate  Ioan-Robert" w:date="2022-12-12T17:39:00Z">
        <w:r w:rsidR="00264694">
          <w:t>in</w:t>
        </w:r>
      </w:ins>
      <w:ins w:id="487" w:author="Istrate  Ioan-Robert" w:date="2022-12-12T17:35:00Z">
        <w:r w:rsidR="00144BED">
          <w:t xml:space="preserve"> Europe</w:t>
        </w:r>
        <w:r w:rsidR="004E3C0B">
          <w:t xml:space="preserve"> is exceptional</w:t>
        </w:r>
      </w:ins>
      <w:moveTo w:id="488" w:author="Istrate  Ioan-Robert" w:date="2022-12-12T09:16:00Z">
        <w:r>
          <w:t xml:space="preserve">, natural gas prices are predicted to remain high </w:t>
        </w:r>
        <w:commentRangeStart w:id="489"/>
        <w:r>
          <w:t>(1</w:t>
        </w:r>
      </w:moveTo>
      <w:r w:rsidR="00144BED">
        <w:t>,</w:t>
      </w:r>
      <w:moveTo w:id="490" w:author="Istrate  Ioan-Robert" w:date="2022-12-12T09:16:00Z">
        <w:r>
          <w:t>579 – 2</w:t>
        </w:r>
      </w:moveTo>
      <w:r w:rsidR="00144BED">
        <w:t>,</w:t>
      </w:r>
      <w:moveTo w:id="491" w:author="Istrate  Ioan-Robert" w:date="2022-12-12T09:16:00Z">
        <w:r>
          <w:t>216</w:t>
        </w:r>
      </w:moveTo>
      <w:r w:rsidR="00144BED">
        <w:t xml:space="preserve"> USD </w:t>
      </w:r>
      <w:moveTo w:id="492" w:author="Istrate  Ioan-Robert" w:date="2022-12-12T09:16:00Z">
        <w:r>
          <w:t>t</w:t>
        </w:r>
        <w:r w:rsidRPr="00144BED">
          <w:rPr>
            <w:vertAlign w:val="superscript"/>
          </w:rPr>
          <w:t>-1</w:t>
        </w:r>
        <w:r>
          <w:t>) for the next few years</w:t>
        </w:r>
      </w:moveTo>
      <w:commentRangeEnd w:id="489"/>
      <w:r w:rsidR="00144BED">
        <w:rPr>
          <w:rStyle w:val="CommentReference"/>
        </w:rPr>
        <w:commentReference w:id="489"/>
      </w:r>
      <w:moveTo w:id="493" w:author="Istrate  Ioan-Robert" w:date="2022-12-12T09:16:00Z">
        <w:r>
          <w:t xml:space="preserve">. On the contrary, </w:t>
        </w:r>
        <w:del w:id="494" w:author="Istrate  Ioan-Robert" w:date="2022-12-12T17:36:00Z">
          <w:r w:rsidDel="00F71729">
            <w:delText>prices</w:delText>
          </w:r>
        </w:del>
      </w:moveTo>
      <w:ins w:id="495" w:author="Istrate  Ioan-Robert" w:date="2022-12-12T17:36:00Z">
        <w:r w:rsidR="00F71729">
          <w:t>the cost</w:t>
        </w:r>
      </w:ins>
      <w:ins w:id="496" w:author="Istrate  Ioan-Robert" w:date="2022-12-12T17:37:00Z">
        <w:r w:rsidR="00F71729">
          <w:t>s</w:t>
        </w:r>
      </w:ins>
      <w:moveTo w:id="497" w:author="Istrate  Ioan-Robert" w:date="2022-12-12T09:16:00Z">
        <w:r>
          <w:t xml:space="preserve"> of renewable energy technologies are expected to decrease</w:t>
        </w:r>
      </w:moveTo>
      <w:r w:rsidR="00F71729">
        <w:fldChar w:fldCharType="begin"/>
      </w:r>
      <w:r w:rsidR="00F71729">
        <w:instrText xml:space="preserve"> ADDIN ZOTERO_ITEM CSL_CITATION {"citationID":"KhNyQ2Q3","properties":{"formattedCitation":"\\super 23\\nosupersub{}","plainCitation":"23","noteIndex":0},"citationItems":[{"id":21507,"uris":["http://zotero.org/users/9157291/items/ASFLIA5W"],"itemData":{"id":21507,"type":"article-journal","container-title":"Joule","DOI":"10.1016/j.joule.2022.08.009","ISSN":"2542-4785,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sidR="00F71729">
        <w:fldChar w:fldCharType="separate"/>
      </w:r>
      <w:r w:rsidR="00F71729" w:rsidRPr="00F71729">
        <w:rPr>
          <w:rFonts w:ascii="Calibri" w:hAnsi="Calibri" w:cs="Times New Roman"/>
          <w:szCs w:val="24"/>
          <w:vertAlign w:val="superscript"/>
        </w:rPr>
        <w:t>23</w:t>
      </w:r>
      <w:r w:rsidR="00F71729">
        <w:fldChar w:fldCharType="end"/>
      </w:r>
      <w:moveTo w:id="498" w:author="Istrate  Ioan-Robert" w:date="2022-12-12T09:16:00Z">
        <w:r>
          <w:t>. For that reason, ammonia production from wind could be the most promising technology in the foreseeable future.</w:t>
        </w:r>
        <w:commentRangeEnd w:id="482"/>
        <w:r>
          <w:rPr>
            <w:rStyle w:val="CommentReference"/>
          </w:rPr>
          <w:commentReference w:id="482"/>
        </w:r>
      </w:moveTo>
      <w:moveToRangeEnd w:id="481"/>
      <w:ins w:id="499" w:author="Istrate  Ioan-Robert" w:date="2022-12-12T11:44:00Z">
        <w:r w:rsidR="00DE2D46" w:rsidRPr="00DE2D46">
          <w:t xml:space="preserve"> </w:t>
        </w:r>
      </w:ins>
      <w:moveToRangeStart w:id="500" w:author="Istrate  Ioan-Robert" w:date="2022-12-12T11:44:00Z" w:name="move121737877"/>
      <w:moveTo w:id="501" w:author="Istrate  Ioan-Robert" w:date="2022-12-12T11:44:00Z">
        <w:r w:rsidR="00DE2D46">
          <w:t xml:space="preserve">Identical to the case of ammonia, methanol production via wind is expected to be cost-competitive with </w:t>
        </w:r>
        <w:del w:id="502" w:author="Istrate  Ioan-Robert" w:date="2022-12-12T17:39:00Z">
          <w:r w:rsidR="00DE2D46" w:rsidDel="00264694">
            <w:delText>BAU</w:delText>
          </w:r>
        </w:del>
      </w:moveTo>
      <w:ins w:id="503" w:author="Istrate  Ioan-Robert" w:date="2022-12-12T17:39:00Z">
        <w:r w:rsidR="00264694">
          <w:t>fossil</w:t>
        </w:r>
      </w:ins>
      <w:moveTo w:id="504" w:author="Istrate  Ioan-Robert" w:date="2022-12-12T11:44:00Z">
        <w:r w:rsidR="00DE2D46">
          <w:t xml:space="preserve"> methanol in the coming future.</w:t>
        </w:r>
      </w:moveTo>
      <w:moveToRangeEnd w:id="500"/>
    </w:p>
    <w:p w14:paraId="46F31900" w14:textId="711E2C17" w:rsidR="00FF137C" w:rsidRPr="003A418E" w:rsidRDefault="005E073F" w:rsidP="00BC78B3">
      <w:pPr>
        <w:pStyle w:val="Heading2"/>
      </w:pPr>
      <w:commentRangeStart w:id="505"/>
      <w:r>
        <w:t>Experimental procedures</w:t>
      </w:r>
      <w:commentRangeEnd w:id="505"/>
      <w:r w:rsidR="00A274AD">
        <w:rPr>
          <w:rStyle w:val="CommentReference"/>
          <w:rFonts w:eastAsiaTheme="minorHAnsi" w:cstheme="minorBidi"/>
          <w:b w:val="0"/>
          <w:u w:val="none"/>
        </w:rPr>
        <w:commentReference w:id="505"/>
      </w:r>
    </w:p>
    <w:p w14:paraId="453C1DBF" w14:textId="62869A24" w:rsidR="009245D7" w:rsidRDefault="00F724C5" w:rsidP="00E60DDC">
      <w:r>
        <w:rPr>
          <w:b/>
        </w:rPr>
        <w:t>Scenarios definition</w:t>
      </w:r>
      <w:r w:rsidR="00C55D3E">
        <w:t xml:space="preserve">. </w:t>
      </w:r>
      <w:r w:rsidR="000A7E07" w:rsidRPr="000A7E07">
        <w:t xml:space="preserve">Three alternative </w:t>
      </w:r>
      <w:r w:rsidR="00B86FB0">
        <w:t>routes</w:t>
      </w:r>
      <w:r w:rsidR="000A7E07" w:rsidRPr="000A7E07">
        <w:t xml:space="preserve"> for the production of ammonia are considered. The only difference in these three cases is the source of hydrogen. The different sources of hydrogen considered are water electrolysis using on-shore wind electricity, water electrolysis using solar electricity, and SMR + CCS. For all the alternative</w:t>
      </w:r>
      <w:r w:rsidR="00B86FB0">
        <w:t>s</w:t>
      </w:r>
      <w:r w:rsidR="000A7E07" w:rsidRPr="000A7E07">
        <w:t xml:space="preserve">, along with hydrogen, nitrogen from cryogenic air separation is used as a feedstock. Whereas, in the case of </w:t>
      </w:r>
      <w:r w:rsidR="000A7E07" w:rsidRPr="000A7E07">
        <w:lastRenderedPageBreak/>
        <w:t>conventional ammonia, nitrogen comes from the air which is used in the autothermal reactor</w:t>
      </w:r>
      <w:r w:rsidR="000A7E07">
        <w:rPr>
          <w:i/>
          <w:lang w:val="en-US"/>
        </w:rPr>
        <w:fldChar w:fldCharType="begin"/>
      </w:r>
      <w:r w:rsidR="00726DD0">
        <w:rPr>
          <w:i/>
          <w:lang w:val="en-US"/>
        </w:rPr>
        <w:instrText xml:space="preserve"> ADDIN ZOTERO_ITEM CSL_CITATION {"citationID":"AbVEs1pa","properties":{"formattedCitation":"\\super 9\\nosupersub{}","plainCitation":"9","noteIndex":0},"citationItems":[{"id":3860,"uris":["http://zotero.org/users/9157291/items/AFKW7KRC"],"itemData":{"id":3860,"type":"article-journal","abstract":"At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0A7E07">
        <w:rPr>
          <w:i/>
          <w:lang w:val="en-US"/>
        </w:rPr>
        <w:fldChar w:fldCharType="separate"/>
      </w:r>
      <w:r w:rsidR="00726DD0" w:rsidRPr="00726DD0">
        <w:rPr>
          <w:rFonts w:ascii="Calibri" w:hAnsi="Calibri" w:cs="Times New Roman"/>
          <w:szCs w:val="24"/>
          <w:vertAlign w:val="superscript"/>
        </w:rPr>
        <w:t>9</w:t>
      </w:r>
      <w:r w:rsidR="000A7E07">
        <w:rPr>
          <w:i/>
          <w:lang w:val="en-US"/>
        </w:rPr>
        <w:fldChar w:fldCharType="end"/>
      </w:r>
      <w:r w:rsidR="000A7E07" w:rsidRPr="000A7E07">
        <w:t>.</w:t>
      </w:r>
      <w:r w:rsidR="00B86FB0">
        <w:t xml:space="preserve"> </w:t>
      </w:r>
      <w:r w:rsidR="00B84834" w:rsidRPr="00B84834">
        <w:t xml:space="preserve">Following an identical approach to ammonia, three alternative routes for methanol production are considered depending on the source of hydrogen. </w:t>
      </w:r>
      <w:r w:rsidR="00B86FB0" w:rsidRPr="00B84834">
        <w:t xml:space="preserve">They are water electrolysis using on-shore wind electricity, water electrolysis using solar electricity, and SMR + CCS. </w:t>
      </w:r>
      <w:r w:rsidR="00B86FB0">
        <w:t xml:space="preserve">In the fossil route, natural gas is first converted to syngas and then to methanol using the water gas shift reaction. Every ton of conventional methanol produced consumes 0.67 tons of natural gas and 708 kWh of electricity. </w:t>
      </w:r>
      <w:r w:rsidR="00B7613B">
        <w:t xml:space="preserve">In the alternative routes of methanol production, for every ton of carbon dioxide captured, 0.11 tons of natural gas is required. </w:t>
      </w:r>
      <w:r w:rsidR="00B84834" w:rsidRPr="00B84834">
        <w:t xml:space="preserve">All three alternative routes of production use </w:t>
      </w:r>
      <w:r w:rsidR="00B86FB0">
        <w:t>CO</w:t>
      </w:r>
      <w:r w:rsidR="00B86FB0" w:rsidRPr="00B86FB0">
        <w:rPr>
          <w:vertAlign w:val="subscript"/>
        </w:rPr>
        <w:t>2</w:t>
      </w:r>
      <w:r w:rsidR="00B84834" w:rsidRPr="00B84834">
        <w:t xml:space="preserve"> from </w:t>
      </w:r>
      <w:r w:rsidR="00B86FB0">
        <w:t>d</w:t>
      </w:r>
      <w:r w:rsidR="00B84834" w:rsidRPr="00B84834">
        <w:t xml:space="preserve">irect </w:t>
      </w:r>
      <w:r w:rsidR="00B86FB0">
        <w:t>a</w:t>
      </w:r>
      <w:r w:rsidR="00B84834" w:rsidRPr="00B84834">
        <w:t xml:space="preserve">ir </w:t>
      </w:r>
      <w:r w:rsidR="00B86FB0">
        <w:t>c</w:t>
      </w:r>
      <w:r w:rsidR="00B84834" w:rsidRPr="00B84834">
        <w:t>apture (DAC) as a feedstock. Therefore, carbon dioxide and hydrogen undergo the reverse water gas shift reaction to produce syngas, and syngas is converted to methanol in the next step.</w:t>
      </w:r>
    </w:p>
    <w:p w14:paraId="67CCA4A5" w14:textId="199FA8F5" w:rsidR="0020709E" w:rsidRPr="00D50C60" w:rsidRDefault="0020709E" w:rsidP="00E60DDC">
      <w:pPr>
        <w:rPr>
          <w:lang w:val="en-US"/>
        </w:rPr>
      </w:pPr>
      <w:r w:rsidRPr="0020709E">
        <w:rPr>
          <w:b/>
        </w:rPr>
        <w:t>Economic assessment</w:t>
      </w:r>
      <w:r>
        <w:rPr>
          <w:lang w:val="en-US"/>
        </w:rPr>
        <w:t>.</w:t>
      </w:r>
      <w:r w:rsidR="00237F14" w:rsidRPr="00237F14">
        <w:t xml:space="preserve"> </w:t>
      </w:r>
      <w:r w:rsidR="00237F14" w:rsidRPr="00237F14">
        <w:rPr>
          <w:lang w:val="en-US"/>
        </w:rPr>
        <w:t xml:space="preserve">The material balances and energy flows for both fossil </w:t>
      </w:r>
      <w:r w:rsidR="00D50C60">
        <w:rPr>
          <w:lang w:val="en-US"/>
        </w:rPr>
        <w:t xml:space="preserve">and green </w:t>
      </w:r>
      <w:r w:rsidR="00237F14" w:rsidRPr="00237F14">
        <w:rPr>
          <w:lang w:val="en-US"/>
        </w:rPr>
        <w:t xml:space="preserve">ammonia are extracted from the work done by </w:t>
      </w:r>
      <w:r w:rsidR="00D50C60">
        <w:rPr>
          <w:lang w:val="en-US"/>
        </w:rPr>
        <w:t>D’Angelo</w:t>
      </w:r>
      <w:r w:rsidR="00237F14" w:rsidRPr="00237F14">
        <w:rPr>
          <w:lang w:val="en-US"/>
        </w:rPr>
        <w:t xml:space="preserve"> </w:t>
      </w:r>
      <w:r w:rsidR="00237F14" w:rsidRPr="00D50C60">
        <w:rPr>
          <w:i/>
          <w:lang w:val="en-US"/>
        </w:rPr>
        <w:t>et al.</w:t>
      </w:r>
      <w:r w:rsidR="00D50C60">
        <w:rPr>
          <w:i/>
          <w:lang w:val="en-US"/>
        </w:rPr>
        <w:fldChar w:fldCharType="begin"/>
      </w:r>
      <w:r w:rsidR="00726DD0">
        <w:rPr>
          <w:i/>
          <w:lang w:val="en-US"/>
        </w:rPr>
        <w:instrText xml:space="preserve"> ADDIN ZOTERO_ITEM CSL_CITATION {"citationID":"h6Xmjf5q","properties":{"formattedCitation":"\\super 9\\nosupersub{}","plainCitation":"9","noteIndex":0},"citationItems":[{"id":3860,"uris":["http://zotero.org/users/9157291/items/AFKW7KRC"],"itemData":{"id":3860,"type":"article-journal","abstract":"At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D50C60">
        <w:rPr>
          <w:i/>
          <w:lang w:val="en-US"/>
        </w:rPr>
        <w:fldChar w:fldCharType="separate"/>
      </w:r>
      <w:r w:rsidR="00726DD0" w:rsidRPr="00726DD0">
        <w:rPr>
          <w:rFonts w:ascii="Calibri" w:hAnsi="Calibri" w:cs="Times New Roman"/>
          <w:szCs w:val="24"/>
          <w:vertAlign w:val="superscript"/>
        </w:rPr>
        <w:t>9</w:t>
      </w:r>
      <w:r w:rsidR="00D50C60">
        <w:rPr>
          <w:i/>
          <w:lang w:val="en-US"/>
        </w:rPr>
        <w:fldChar w:fldCharType="end"/>
      </w:r>
      <w:r w:rsidR="00D50C60">
        <w:rPr>
          <w:lang w:val="en-US"/>
        </w:rPr>
        <w:t>.</w:t>
      </w:r>
      <w:r w:rsidR="00F530D9" w:rsidRPr="00F530D9">
        <w:t xml:space="preserve"> </w:t>
      </w:r>
      <w:r w:rsidR="00AF6EE4">
        <w:t xml:space="preserve">In the case of </w:t>
      </w:r>
      <w:r w:rsidR="007D4D22">
        <w:t>fossil</w:t>
      </w:r>
      <w:r w:rsidR="00AF6EE4">
        <w:t xml:space="preserve"> ammonia, every ton of ammonia produced consumes 0.53 tons of natural gas and 940 kWh of electricity. </w:t>
      </w:r>
      <w:r w:rsidR="0090270F" w:rsidRPr="0090270F">
        <w:t xml:space="preserve">The material balance and energy flows for BAU methanol and green methanol are extracted from L.A. Pellegrini et al. 2011 and Vázquez et al. 2021, respectively. </w:t>
      </w:r>
      <w:r w:rsidR="00F530D9" w:rsidRPr="00F530D9">
        <w:rPr>
          <w:lang w:val="en-US"/>
        </w:rPr>
        <w:t xml:space="preserve">Monthly average natural gas and electricity prices in Europe are shown in table </w:t>
      </w:r>
      <w:r w:rsidR="00F530D9" w:rsidRPr="00F530D9">
        <w:rPr>
          <w:highlight w:val="yellow"/>
          <w:lang w:val="en-US"/>
        </w:rPr>
        <w:t>xx</w:t>
      </w:r>
      <w:r w:rsidR="00F530D9" w:rsidRPr="00F530D9">
        <w:rPr>
          <w:lang w:val="en-US"/>
        </w:rPr>
        <w:t>.</w:t>
      </w:r>
    </w:p>
    <w:p w14:paraId="107E584F" w14:textId="77777777" w:rsidR="005E073F" w:rsidRDefault="005E073F" w:rsidP="005E073F">
      <w:pPr>
        <w:jc w:val="both"/>
        <w:rPr>
          <w:rFonts w:cstheme="minorHAnsi"/>
        </w:rPr>
      </w:pPr>
      <w:r w:rsidRPr="005E073F">
        <w:rPr>
          <w:b/>
          <w:lang w:val="en-US"/>
        </w:rPr>
        <w:t>CO</w:t>
      </w:r>
      <w:r w:rsidRPr="005E073F">
        <w:rPr>
          <w:b/>
          <w:vertAlign w:val="subscript"/>
          <w:lang w:val="en-US"/>
        </w:rPr>
        <w:t>2</w:t>
      </w:r>
      <w:r w:rsidRPr="005E073F">
        <w:rPr>
          <w:b/>
          <w:lang w:val="en-US"/>
        </w:rPr>
        <w:t xml:space="preserve"> avoidance costs</w:t>
      </w:r>
      <w:r>
        <w:rPr>
          <w:lang w:val="en-US"/>
        </w:rPr>
        <w:t xml:space="preserve">. </w:t>
      </w:r>
      <w:r>
        <w:rPr>
          <w:rFonts w:cstheme="minorHAnsi"/>
        </w:rPr>
        <w:t xml:space="preserve">The </w:t>
      </w:r>
      <w:r w:rsidRPr="00BB61DC">
        <w:rPr>
          <w:rFonts w:cstheme="minorHAnsi"/>
        </w:rPr>
        <w:t>CO</w:t>
      </w:r>
      <w:r w:rsidRPr="00BB61DC">
        <w:rPr>
          <w:rFonts w:cstheme="minorHAnsi"/>
          <w:vertAlign w:val="subscript"/>
        </w:rPr>
        <w:t>2</w:t>
      </w:r>
      <w:r>
        <w:rPr>
          <w:rFonts w:cstheme="minorHAnsi"/>
          <w:b/>
          <w:bCs/>
          <w:vertAlign w:val="subscript"/>
        </w:rPr>
        <w:t xml:space="preserve"> </w:t>
      </w:r>
      <w:r>
        <w:rPr>
          <w:rFonts w:cstheme="minorHAnsi"/>
        </w:rPr>
        <w:t>avoidance costs in $ t</w:t>
      </w:r>
      <w:r w:rsidRPr="009A3F9F">
        <w:rPr>
          <w:rFonts w:cstheme="minorHAnsi"/>
          <w:vertAlign w:val="superscript"/>
        </w:rPr>
        <w:t>-1</w:t>
      </w:r>
      <w:r w:rsidRPr="00363CB5">
        <w:rPr>
          <w:rFonts w:cstheme="minorHAnsi"/>
          <w:vertAlign w:val="subscript"/>
        </w:rPr>
        <w:t>CO</w:t>
      </w:r>
      <w:r w:rsidRPr="00E07BC8">
        <w:rPr>
          <w:rFonts w:cstheme="minorHAnsi"/>
          <w:sz w:val="16"/>
          <w:szCs w:val="16"/>
          <w:vertAlign w:val="subscript"/>
        </w:rPr>
        <w:t>2eq</w:t>
      </w:r>
      <w:r w:rsidRPr="00363CB5">
        <w:rPr>
          <w:rFonts w:cstheme="minorHAnsi"/>
        </w:rPr>
        <w:t xml:space="preserve"> </w:t>
      </w:r>
      <w:r>
        <w:rPr>
          <w:rFonts w:cstheme="minorHAnsi"/>
        </w:rPr>
        <w:t>are calculated as follows:</w:t>
      </w:r>
    </w:p>
    <w:p w14:paraId="5A0E75A9" w14:textId="77777777" w:rsidR="005E073F" w:rsidRPr="00C45253" w:rsidRDefault="005E6606" w:rsidP="005E073F">
      <w:pPr>
        <w:jc w:val="both"/>
        <w:rPr>
          <w:rFonts w:eastAsiaTheme="minorEastAsia" w:cstheme="minorHAnsi"/>
          <w:i/>
        </w:rPr>
      </w:pPr>
      <m:oMathPara>
        <m:oMath>
          <m:sSub>
            <m:sSubPr>
              <m:ctrlPr>
                <w:rPr>
                  <w:rFonts w:ascii="Cambria Math" w:hAnsi="Cambria Math" w:cstheme="minorHAnsi"/>
                </w:rPr>
              </m:ctrlPr>
            </m:sSubPr>
            <m:e>
              <m:r>
                <m:rPr>
                  <m:nor/>
                </m:rPr>
                <w:rPr>
                  <w:rFonts w:cstheme="minorHAnsi"/>
                </w:rPr>
                <m:t>CO</m:t>
              </m:r>
            </m:e>
            <m:sub>
              <m:r>
                <m:rPr>
                  <m:nor/>
                </m:rPr>
                <w:rPr>
                  <w:rFonts w:cstheme="minorHAnsi"/>
                </w:rPr>
                <m:t>2</m:t>
              </m:r>
            </m:sub>
          </m:sSub>
          <m:r>
            <m:rPr>
              <m:nor/>
            </m:rPr>
            <w:rPr>
              <w:rFonts w:cstheme="minorHAnsi"/>
            </w:rPr>
            <m:t xml:space="preserve"> avoidance costs [</m:t>
          </m:r>
          <m:f>
            <m:fPr>
              <m:ctrlPr>
                <w:rPr>
                  <w:rFonts w:ascii="Cambria Math" w:hAnsi="Cambria Math" w:cstheme="minorHAnsi"/>
                </w:rPr>
              </m:ctrlPr>
            </m:fPr>
            <m:num>
              <m:r>
                <m:rPr>
                  <m:nor/>
                </m:rPr>
                <w:rPr>
                  <w:rFonts w:cstheme="minorHAnsi"/>
                </w:rPr>
                <m:t>$</m:t>
              </m:r>
            </m:num>
            <m:den>
              <m:sSubSup>
                <m:sSubSupPr>
                  <m:ctrlPr>
                    <w:rPr>
                      <w:rFonts w:ascii="Cambria Math" w:hAnsi="Cambria Math" w:cstheme="minorHAnsi"/>
                    </w:rPr>
                  </m:ctrlPr>
                </m:sSubSupPr>
                <m:e>
                  <m:r>
                    <m:rPr>
                      <m:nor/>
                    </m:rPr>
                    <w:rPr>
                      <w:rFonts w:cstheme="minorHAnsi"/>
                    </w:rPr>
                    <m:t>t</m:t>
                  </m:r>
                </m:e>
                <m:sub>
                  <m:sSub>
                    <m:sSubPr>
                      <m:ctrlPr>
                        <w:rPr>
                          <w:rFonts w:ascii="Cambria Math" w:hAnsi="Cambria Math" w:cstheme="minorHAnsi"/>
                        </w:rPr>
                      </m:ctrlPr>
                    </m:sSubPr>
                    <m:e>
                      <m:r>
                        <m:rPr>
                          <m:nor/>
                        </m:rPr>
                        <w:rPr>
                          <w:rFonts w:cstheme="minorHAnsi"/>
                        </w:rPr>
                        <m:t>CO</m:t>
                      </m:r>
                    </m:e>
                    <m:sub>
                      <m:r>
                        <m:rPr>
                          <m:nor/>
                        </m:rPr>
                        <w:rPr>
                          <w:rFonts w:cstheme="minorHAnsi"/>
                        </w:rPr>
                        <m:t>2eq</m:t>
                      </m:r>
                    </m:sub>
                  </m:sSub>
                </m:sub>
                <m:sup>
                  <m:r>
                    <m:rPr>
                      <m:nor/>
                    </m:rPr>
                    <w:rPr>
                      <w:rFonts w:cstheme="minorHAnsi"/>
                    </w:rPr>
                    <m:t>-1</m:t>
                  </m:r>
                </m:sup>
              </m:sSubSup>
            </m:den>
          </m:f>
          <m:r>
            <m:rPr>
              <m:nor/>
            </m:rPr>
            <w:rPr>
              <w:rFonts w:cstheme="minorHAnsi"/>
            </w:rPr>
            <m:t>] =</m:t>
          </m:r>
          <m:r>
            <m:rPr>
              <m:sty m:val="p"/>
            </m:rPr>
            <w:rPr>
              <w:rFonts w:ascii="Cambria Math" w:hAnsi="Cambria Math" w:cstheme="minorHAnsi"/>
            </w:rPr>
            <m:t xml:space="preserve"> </m:t>
          </m:r>
          <m:f>
            <m:fPr>
              <m:ctrlPr>
                <w:rPr>
                  <w:rFonts w:ascii="Cambria Math" w:hAnsi="Cambria Math" w:cstheme="minorHAnsi"/>
                </w:rPr>
              </m:ctrlPr>
            </m:fPr>
            <m:num>
              <m:sSub>
                <m:sSubPr>
                  <m:ctrlPr>
                    <w:rPr>
                      <w:rFonts w:ascii="Cambria Math" w:hAnsi="Cambria Math" w:cstheme="minorHAnsi"/>
                    </w:rPr>
                  </m:ctrlPr>
                </m:sSubPr>
                <m:e>
                  <m:r>
                    <m:rPr>
                      <m:nor/>
                    </m:rPr>
                    <w:rPr>
                      <w:rFonts w:cstheme="minorHAnsi"/>
                    </w:rPr>
                    <m:t>P.C</m:t>
                  </m:r>
                </m:e>
                <m:sub>
                  <m:r>
                    <m:rPr>
                      <m:nor/>
                    </m:rPr>
                    <w:rPr>
                      <w:rFonts w:cstheme="minorHAnsi"/>
                    </w:rPr>
                    <m:t>ALT</m:t>
                  </m:r>
                </m:sub>
              </m:sSub>
              <m:r>
                <m:rPr>
                  <m:nor/>
                </m:rPr>
                <w:rPr>
                  <w:rFonts w:cstheme="minorHAnsi"/>
                </w:rPr>
                <m:t xml:space="preserve"> -</m:t>
              </m:r>
              <m:r>
                <m:rPr>
                  <m:sty m:val="p"/>
                </m:rPr>
                <w:rPr>
                  <w:rFonts w:ascii="Cambria Math" w:hAnsi="Cambria Math" w:cstheme="minorHAnsi"/>
                </w:rPr>
                <m:t xml:space="preserve"> </m:t>
              </m:r>
              <m:sSub>
                <m:sSubPr>
                  <m:ctrlPr>
                    <w:rPr>
                      <w:rFonts w:ascii="Cambria Math" w:hAnsi="Cambria Math" w:cstheme="minorHAnsi"/>
                    </w:rPr>
                  </m:ctrlPr>
                </m:sSubPr>
                <m:e>
                  <m:r>
                    <m:rPr>
                      <m:nor/>
                    </m:rPr>
                    <w:rPr>
                      <w:rFonts w:cstheme="minorHAnsi"/>
                    </w:rPr>
                    <m:t>P.C</m:t>
                  </m:r>
                </m:e>
                <m:sub>
                  <m:r>
                    <m:rPr>
                      <m:nor/>
                    </m:rPr>
                    <w:rPr>
                      <w:rFonts w:cstheme="minorHAnsi"/>
                    </w:rPr>
                    <m:t>BAU</m:t>
                  </m:r>
                </m:sub>
              </m:sSub>
            </m:num>
            <m:den>
              <m:sSub>
                <m:sSubPr>
                  <m:ctrlPr>
                    <w:rPr>
                      <w:rFonts w:ascii="Cambria Math" w:hAnsi="Cambria Math" w:cstheme="minorHAnsi"/>
                    </w:rPr>
                  </m:ctrlPr>
                </m:sSubPr>
                <m:e>
                  <m:r>
                    <m:rPr>
                      <m:nor/>
                    </m:rPr>
                    <w:rPr>
                      <w:rFonts w:cstheme="minorHAnsi"/>
                    </w:rPr>
                    <m:t>GWP</m:t>
                  </m:r>
                </m:e>
                <m:sub>
                  <m:r>
                    <m:rPr>
                      <m:nor/>
                    </m:rPr>
                    <w:rPr>
                      <w:rFonts w:cstheme="minorHAnsi"/>
                    </w:rPr>
                    <m:t>BAU</m:t>
                  </m:r>
                </m:sub>
              </m:sSub>
              <m:r>
                <m:rPr>
                  <m:nor/>
                </m:rPr>
                <w:rPr>
                  <w:rFonts w:cstheme="minorHAnsi"/>
                </w:rPr>
                <m:t xml:space="preserve"> -</m:t>
              </m:r>
              <m:r>
                <m:rPr>
                  <m:sty m:val="p"/>
                </m:rPr>
                <w:rPr>
                  <w:rFonts w:ascii="Cambria Math" w:hAnsi="Cambria Math" w:cstheme="minorHAnsi"/>
                </w:rPr>
                <m:t xml:space="preserve"> </m:t>
              </m:r>
              <m:sSub>
                <m:sSubPr>
                  <m:ctrlPr>
                    <w:rPr>
                      <w:rFonts w:ascii="Cambria Math" w:hAnsi="Cambria Math" w:cstheme="minorHAnsi"/>
                    </w:rPr>
                  </m:ctrlPr>
                </m:sSubPr>
                <m:e>
                  <m:r>
                    <m:rPr>
                      <m:nor/>
                    </m:rPr>
                    <w:rPr>
                      <w:rFonts w:cstheme="minorHAnsi"/>
                    </w:rPr>
                    <m:t>GWP</m:t>
                  </m:r>
                </m:e>
                <m:sub>
                  <m:r>
                    <m:rPr>
                      <m:nor/>
                    </m:rPr>
                    <w:rPr>
                      <w:rFonts w:cstheme="minorHAnsi"/>
                    </w:rPr>
                    <m:t>ALT</m:t>
                  </m:r>
                </m:sub>
              </m:sSub>
            </m:den>
          </m:f>
        </m:oMath>
      </m:oMathPara>
    </w:p>
    <w:p w14:paraId="4885601D" w14:textId="77C4BF9D" w:rsidR="005E073F" w:rsidRPr="009245D7" w:rsidRDefault="005E073F" w:rsidP="005E073F">
      <w:pPr>
        <w:rPr>
          <w:lang w:val="en-US"/>
        </w:rPr>
      </w:pPr>
      <w:r w:rsidRPr="00D16B4C">
        <w:rPr>
          <w:rFonts w:eastAsiaTheme="minorEastAsia" w:cstheme="minorHAnsi"/>
          <w:iCs/>
        </w:rPr>
        <w:t xml:space="preserve">where </w:t>
      </w:r>
      <w:proofErr w:type="gramStart"/>
      <w:r w:rsidRPr="00D16B4C">
        <w:rPr>
          <w:rFonts w:eastAsiaTheme="minorEastAsia" w:cstheme="minorHAnsi"/>
          <w:iCs/>
        </w:rPr>
        <w:t>P.C</w:t>
      </w:r>
      <w:r w:rsidRPr="00D16B4C">
        <w:rPr>
          <w:rFonts w:eastAsiaTheme="minorEastAsia" w:cstheme="minorHAnsi"/>
          <w:iCs/>
          <w:vertAlign w:val="subscript"/>
        </w:rPr>
        <w:t>BAU</w:t>
      </w:r>
      <w:proofErr w:type="gramEnd"/>
      <w:r w:rsidRPr="00D16B4C">
        <w:rPr>
          <w:rFonts w:eastAsiaTheme="minorEastAsia" w:cstheme="minorHAnsi"/>
          <w:iCs/>
          <w:vertAlign w:val="subscript"/>
        </w:rPr>
        <w:t>/</w:t>
      </w:r>
      <w:r>
        <w:rPr>
          <w:rFonts w:eastAsiaTheme="minorEastAsia" w:cstheme="minorHAnsi"/>
          <w:iCs/>
          <w:vertAlign w:val="subscript"/>
        </w:rPr>
        <w:t>ALT</w:t>
      </w:r>
      <w:r w:rsidRPr="00D16B4C">
        <w:rPr>
          <w:rFonts w:eastAsiaTheme="minorEastAsia" w:cstheme="minorHAnsi"/>
          <w:iCs/>
          <w:vertAlign w:val="subscript"/>
        </w:rPr>
        <w:t xml:space="preserve"> </w:t>
      </w:r>
      <w:r>
        <w:rPr>
          <w:rFonts w:eastAsiaTheme="minorEastAsia" w:cstheme="minorHAnsi"/>
          <w:iCs/>
        </w:rPr>
        <w:t>represents the production cost in $ t</w:t>
      </w:r>
      <w:r w:rsidRPr="00D16B4C">
        <w:rPr>
          <w:rFonts w:eastAsiaTheme="minorEastAsia" w:cstheme="minorHAnsi"/>
          <w:iCs/>
          <w:vertAlign w:val="superscript"/>
        </w:rPr>
        <w:t>-1</w:t>
      </w:r>
      <w:r>
        <w:rPr>
          <w:rFonts w:eastAsiaTheme="minorEastAsia" w:cstheme="minorHAnsi"/>
          <w:iCs/>
          <w:vertAlign w:val="superscript"/>
        </w:rPr>
        <w:t xml:space="preserve"> </w:t>
      </w:r>
      <w:r>
        <w:rPr>
          <w:rFonts w:eastAsiaTheme="minorEastAsia" w:cstheme="minorHAnsi"/>
          <w:iCs/>
        </w:rPr>
        <w:t>for the conventional (BAU) and alternative (ALT) routes. Similarly, GWP</w:t>
      </w:r>
      <w:r w:rsidRPr="00E07BC8">
        <w:rPr>
          <w:rFonts w:eastAsiaTheme="minorEastAsia" w:cstheme="minorHAnsi"/>
          <w:iCs/>
          <w:vertAlign w:val="subscript"/>
        </w:rPr>
        <w:t>BAU/</w:t>
      </w:r>
      <w:r>
        <w:rPr>
          <w:rFonts w:eastAsiaTheme="minorEastAsia" w:cstheme="minorHAnsi"/>
          <w:iCs/>
          <w:vertAlign w:val="subscript"/>
        </w:rPr>
        <w:t xml:space="preserve">ALT </w:t>
      </w:r>
      <w:r>
        <w:rPr>
          <w:rFonts w:eastAsiaTheme="minorEastAsia" w:cstheme="minorHAnsi"/>
          <w:iCs/>
        </w:rPr>
        <w:t>represents the global warming potential in t</w:t>
      </w:r>
      <w:r w:rsidRPr="00E07BC8">
        <w:rPr>
          <w:rFonts w:eastAsiaTheme="minorEastAsia" w:cstheme="minorHAnsi"/>
          <w:iCs/>
          <w:vertAlign w:val="subscript"/>
        </w:rPr>
        <w:t>CO</w:t>
      </w:r>
      <w:r w:rsidRPr="00E07BC8">
        <w:rPr>
          <w:rFonts w:eastAsiaTheme="minorEastAsia" w:cstheme="minorHAnsi"/>
          <w:iCs/>
          <w:sz w:val="16"/>
          <w:szCs w:val="16"/>
          <w:vertAlign w:val="subscript"/>
        </w:rPr>
        <w:t>2eq</w:t>
      </w:r>
      <w:r>
        <w:rPr>
          <w:rFonts w:eastAsiaTheme="minorEastAsia" w:cstheme="minorHAnsi"/>
          <w:iCs/>
        </w:rPr>
        <w:t xml:space="preserve"> t</w:t>
      </w:r>
      <w:r w:rsidRPr="00E07BC8">
        <w:rPr>
          <w:rFonts w:eastAsiaTheme="minorEastAsia" w:cstheme="minorHAnsi"/>
          <w:iCs/>
          <w:vertAlign w:val="superscript"/>
        </w:rPr>
        <w:t>-1</w:t>
      </w:r>
      <w:r w:rsidRPr="00E07BC8">
        <w:rPr>
          <w:rFonts w:eastAsiaTheme="minorEastAsia" w:cstheme="minorHAnsi"/>
          <w:iCs/>
        </w:rPr>
        <w:t xml:space="preserve"> </w:t>
      </w:r>
      <w:r>
        <w:rPr>
          <w:rFonts w:eastAsiaTheme="minorEastAsia" w:cstheme="minorHAnsi"/>
          <w:iCs/>
        </w:rPr>
        <w:t>for the conventional (BAU) and alternative (ALT) routes of production.</w:t>
      </w:r>
    </w:p>
    <w:p w14:paraId="5F5AE702" w14:textId="14B379E3" w:rsidR="00FF137C" w:rsidRDefault="00FF137C" w:rsidP="00BC78B3">
      <w:pPr>
        <w:pStyle w:val="Heading2"/>
      </w:pPr>
      <w:r>
        <w:t>References</w:t>
      </w:r>
    </w:p>
    <w:p w14:paraId="4EAA2B3D" w14:textId="77777777" w:rsidR="00F71729" w:rsidRPr="00F71729" w:rsidRDefault="003D115B" w:rsidP="00F71729">
      <w:pPr>
        <w:pStyle w:val="Bibliography"/>
        <w:rPr>
          <w:rFonts w:ascii="Calibri" w:hAnsi="Calibri"/>
        </w:rPr>
      </w:pPr>
      <w:r>
        <w:fldChar w:fldCharType="begin"/>
      </w:r>
      <w:r w:rsidR="00F71729">
        <w:instrText xml:space="preserve"> ADDIN ZOTERO_BIBL {"uncited":[],"omitted":[],"custom":[]} CSL_BIBLIOGRAPHY </w:instrText>
      </w:r>
      <w:r>
        <w:fldChar w:fldCharType="separate"/>
      </w:r>
      <w:r w:rsidR="00F71729" w:rsidRPr="00F71729">
        <w:rPr>
          <w:rFonts w:ascii="Calibri" w:hAnsi="Calibri"/>
        </w:rPr>
        <w:t>1.</w:t>
      </w:r>
      <w:r w:rsidR="00F71729" w:rsidRPr="00F71729">
        <w:rPr>
          <w:rFonts w:ascii="Calibri" w:hAnsi="Calibri"/>
        </w:rPr>
        <w:tab/>
        <w:t>IEA (2018). The Future of Petrochemicals: Towards more sustainable plastics and fertilisers (International Energy Agency).</w:t>
      </w:r>
    </w:p>
    <w:p w14:paraId="714995CE" w14:textId="77777777" w:rsidR="00F71729" w:rsidRPr="00F71729" w:rsidRDefault="00F71729" w:rsidP="00F71729">
      <w:pPr>
        <w:pStyle w:val="Bibliography"/>
        <w:rPr>
          <w:rFonts w:ascii="Calibri" w:hAnsi="Calibri"/>
        </w:rPr>
      </w:pPr>
      <w:r w:rsidRPr="00F71729">
        <w:rPr>
          <w:rFonts w:ascii="Calibri" w:hAnsi="Calibri"/>
          <w:lang w:val="de-CH"/>
        </w:rPr>
        <w:t>2.</w:t>
      </w:r>
      <w:r w:rsidRPr="00F71729">
        <w:rPr>
          <w:rFonts w:ascii="Calibri" w:hAnsi="Calibri"/>
          <w:lang w:val="de-CH"/>
        </w:rPr>
        <w:tab/>
        <w:t xml:space="preserve">Bauer, F., </w:t>
      </w:r>
      <w:proofErr w:type="spellStart"/>
      <w:r w:rsidRPr="00F71729">
        <w:rPr>
          <w:rFonts w:ascii="Calibri" w:hAnsi="Calibri"/>
          <w:lang w:val="de-CH"/>
        </w:rPr>
        <w:t>Tilsted</w:t>
      </w:r>
      <w:proofErr w:type="spellEnd"/>
      <w:r w:rsidRPr="00F71729">
        <w:rPr>
          <w:rFonts w:ascii="Calibri" w:hAnsi="Calibri"/>
          <w:lang w:val="de-CH"/>
        </w:rPr>
        <w:t xml:space="preserve">, J.P., Pfister, S., </w:t>
      </w:r>
      <w:proofErr w:type="spellStart"/>
      <w:r w:rsidRPr="00F71729">
        <w:rPr>
          <w:rFonts w:ascii="Calibri" w:hAnsi="Calibri"/>
          <w:lang w:val="de-CH"/>
        </w:rPr>
        <w:t>Oberschelp</w:t>
      </w:r>
      <w:proofErr w:type="spellEnd"/>
      <w:r w:rsidRPr="00F71729">
        <w:rPr>
          <w:rFonts w:ascii="Calibri" w:hAnsi="Calibri"/>
          <w:lang w:val="de-CH"/>
        </w:rPr>
        <w:t xml:space="preserve">, C., and </w:t>
      </w:r>
      <w:proofErr w:type="spellStart"/>
      <w:r w:rsidRPr="00F71729">
        <w:rPr>
          <w:rFonts w:ascii="Calibri" w:hAnsi="Calibri"/>
          <w:lang w:val="de-CH"/>
        </w:rPr>
        <w:t>Kulionis</w:t>
      </w:r>
      <w:proofErr w:type="spellEnd"/>
      <w:r w:rsidRPr="00F71729">
        <w:rPr>
          <w:rFonts w:ascii="Calibri" w:hAnsi="Calibri"/>
          <w:lang w:val="de-CH"/>
        </w:rPr>
        <w:t xml:space="preserve">, V. (2023). </w:t>
      </w:r>
      <w:r w:rsidRPr="00F71729">
        <w:rPr>
          <w:rFonts w:ascii="Calibri" w:hAnsi="Calibri"/>
        </w:rPr>
        <w:t xml:space="preserve">Mapping GHG emissions and prospects for renewable energy in the chemical industry. Current Opinion in Chemical Engineering </w:t>
      </w:r>
      <w:r w:rsidRPr="00F71729">
        <w:rPr>
          <w:rFonts w:ascii="Calibri" w:hAnsi="Calibri"/>
          <w:i/>
          <w:iCs/>
        </w:rPr>
        <w:t>39</w:t>
      </w:r>
      <w:r w:rsidRPr="00F71729">
        <w:rPr>
          <w:rFonts w:ascii="Calibri" w:hAnsi="Calibri"/>
        </w:rPr>
        <w:t>, 100881. 10.1016/j.coche.2022.100881.</w:t>
      </w:r>
    </w:p>
    <w:p w14:paraId="2F04E717" w14:textId="77777777" w:rsidR="00F71729" w:rsidRPr="00F71729" w:rsidRDefault="00F71729" w:rsidP="00F71729">
      <w:pPr>
        <w:pStyle w:val="Bibliography"/>
        <w:rPr>
          <w:rFonts w:ascii="Calibri" w:hAnsi="Calibri"/>
        </w:rPr>
      </w:pPr>
      <w:r w:rsidRPr="00F71729">
        <w:rPr>
          <w:rFonts w:ascii="Calibri" w:hAnsi="Calibri"/>
        </w:rPr>
        <w:t>3.</w:t>
      </w:r>
      <w:r w:rsidRPr="00F71729">
        <w:rPr>
          <w:rFonts w:ascii="Calibri" w:hAnsi="Calibri"/>
        </w:rPr>
        <w:tab/>
        <w:t xml:space="preserve">Bauer, F., </w:t>
      </w:r>
      <w:proofErr w:type="spellStart"/>
      <w:r w:rsidRPr="00F71729">
        <w:rPr>
          <w:rFonts w:ascii="Calibri" w:hAnsi="Calibri"/>
        </w:rPr>
        <w:t>Kulionis</w:t>
      </w:r>
      <w:proofErr w:type="spellEnd"/>
      <w:r w:rsidRPr="00F71729">
        <w:rPr>
          <w:rFonts w:ascii="Calibri" w:hAnsi="Calibri"/>
        </w:rPr>
        <w:t xml:space="preserve">, V., </w:t>
      </w:r>
      <w:proofErr w:type="spellStart"/>
      <w:r w:rsidRPr="00F71729">
        <w:rPr>
          <w:rFonts w:ascii="Calibri" w:hAnsi="Calibri"/>
        </w:rPr>
        <w:t>Oberschelp</w:t>
      </w:r>
      <w:proofErr w:type="spellEnd"/>
      <w:r w:rsidRPr="00F71729">
        <w:rPr>
          <w:rFonts w:ascii="Calibri" w:hAnsi="Calibri"/>
        </w:rPr>
        <w:t xml:space="preserve">, C., Pfister, S., </w:t>
      </w:r>
      <w:proofErr w:type="spellStart"/>
      <w:r w:rsidRPr="00F71729">
        <w:rPr>
          <w:rFonts w:ascii="Calibri" w:hAnsi="Calibri"/>
        </w:rPr>
        <w:t>Tilsted</w:t>
      </w:r>
      <w:proofErr w:type="spellEnd"/>
      <w:r w:rsidRPr="00F71729">
        <w:rPr>
          <w:rFonts w:ascii="Calibri" w:hAnsi="Calibri"/>
        </w:rPr>
        <w:t xml:space="preserve">, J.P., </w:t>
      </w:r>
      <w:proofErr w:type="spellStart"/>
      <w:r w:rsidRPr="00F71729">
        <w:rPr>
          <w:rFonts w:ascii="Calibri" w:hAnsi="Calibri"/>
        </w:rPr>
        <w:t>Finkill</w:t>
      </w:r>
      <w:proofErr w:type="spellEnd"/>
      <w:r w:rsidRPr="00F71729">
        <w:rPr>
          <w:rFonts w:ascii="Calibri" w:hAnsi="Calibri"/>
        </w:rPr>
        <w:t xml:space="preserve">, G.D., and </w:t>
      </w:r>
      <w:proofErr w:type="spellStart"/>
      <w:r w:rsidRPr="00F71729">
        <w:rPr>
          <w:rFonts w:ascii="Calibri" w:hAnsi="Calibri"/>
        </w:rPr>
        <w:t>Fjäll</w:t>
      </w:r>
      <w:proofErr w:type="spellEnd"/>
      <w:r w:rsidRPr="00F71729">
        <w:rPr>
          <w:rFonts w:ascii="Calibri" w:hAnsi="Calibri"/>
        </w:rPr>
        <w:t>, S. (2022). Petrochemicals and Climate Change: Tracing Globally Growing Emissions and Key Blind Spots in a Fossil-Based Industry (Lund University).</w:t>
      </w:r>
    </w:p>
    <w:p w14:paraId="6A221C85" w14:textId="77777777" w:rsidR="00F71729" w:rsidRPr="00F71729" w:rsidRDefault="00F71729" w:rsidP="00F71729">
      <w:pPr>
        <w:pStyle w:val="Bibliography"/>
        <w:rPr>
          <w:rFonts w:ascii="Calibri" w:hAnsi="Calibri"/>
        </w:rPr>
      </w:pPr>
      <w:r w:rsidRPr="00F71729">
        <w:rPr>
          <w:rFonts w:ascii="Calibri" w:hAnsi="Calibri"/>
        </w:rPr>
        <w:t>4.</w:t>
      </w:r>
      <w:r w:rsidRPr="00F71729">
        <w:rPr>
          <w:rFonts w:ascii="Calibri" w:hAnsi="Calibri"/>
        </w:rPr>
        <w:tab/>
      </w:r>
      <w:proofErr w:type="spellStart"/>
      <w:r w:rsidRPr="00F71729">
        <w:rPr>
          <w:rFonts w:ascii="Calibri" w:hAnsi="Calibri"/>
        </w:rPr>
        <w:t>Erisman</w:t>
      </w:r>
      <w:proofErr w:type="spellEnd"/>
      <w:r w:rsidRPr="00F71729">
        <w:rPr>
          <w:rFonts w:ascii="Calibri" w:hAnsi="Calibri"/>
        </w:rPr>
        <w:t xml:space="preserve">, J.W., Sutton, M.A., Galloway, J., </w:t>
      </w:r>
      <w:proofErr w:type="spellStart"/>
      <w:r w:rsidRPr="00F71729">
        <w:rPr>
          <w:rFonts w:ascii="Calibri" w:hAnsi="Calibri"/>
        </w:rPr>
        <w:t>Klimont</w:t>
      </w:r>
      <w:proofErr w:type="spellEnd"/>
      <w:r w:rsidRPr="00F71729">
        <w:rPr>
          <w:rFonts w:ascii="Calibri" w:hAnsi="Calibri"/>
        </w:rPr>
        <w:t xml:space="preserve">, Z., and </w:t>
      </w:r>
      <w:proofErr w:type="spellStart"/>
      <w:r w:rsidRPr="00F71729">
        <w:rPr>
          <w:rFonts w:ascii="Calibri" w:hAnsi="Calibri"/>
        </w:rPr>
        <w:t>Winiwarter</w:t>
      </w:r>
      <w:proofErr w:type="spellEnd"/>
      <w:r w:rsidRPr="00F71729">
        <w:rPr>
          <w:rFonts w:ascii="Calibri" w:hAnsi="Calibri"/>
        </w:rPr>
        <w:t xml:space="preserve">, W. (2008). How a century of ammonia synthesis changed the world. Nature </w:t>
      </w:r>
      <w:proofErr w:type="spellStart"/>
      <w:r w:rsidRPr="00F71729">
        <w:rPr>
          <w:rFonts w:ascii="Calibri" w:hAnsi="Calibri"/>
        </w:rPr>
        <w:t>Geosci</w:t>
      </w:r>
      <w:proofErr w:type="spellEnd"/>
      <w:r w:rsidRPr="00F71729">
        <w:rPr>
          <w:rFonts w:ascii="Calibri" w:hAnsi="Calibri"/>
        </w:rPr>
        <w:t xml:space="preserve"> </w:t>
      </w:r>
      <w:r w:rsidRPr="00F71729">
        <w:rPr>
          <w:rFonts w:ascii="Calibri" w:hAnsi="Calibri"/>
          <w:i/>
          <w:iCs/>
        </w:rPr>
        <w:t>1</w:t>
      </w:r>
      <w:r w:rsidRPr="00F71729">
        <w:rPr>
          <w:rFonts w:ascii="Calibri" w:hAnsi="Calibri"/>
        </w:rPr>
        <w:t>, 636–639. 10.1038/ngeo325.</w:t>
      </w:r>
    </w:p>
    <w:p w14:paraId="39ACF8E0" w14:textId="77777777" w:rsidR="00F71729" w:rsidRPr="00F71729" w:rsidRDefault="00F71729" w:rsidP="00F71729">
      <w:pPr>
        <w:pStyle w:val="Bibliography"/>
        <w:rPr>
          <w:rFonts w:ascii="Calibri" w:hAnsi="Calibri"/>
          <w:lang w:val="de-CH"/>
        </w:rPr>
      </w:pPr>
      <w:r w:rsidRPr="00F71729">
        <w:rPr>
          <w:rFonts w:ascii="Calibri" w:hAnsi="Calibri"/>
        </w:rPr>
        <w:t>5.</w:t>
      </w:r>
      <w:r w:rsidRPr="00F71729">
        <w:rPr>
          <w:rFonts w:ascii="Calibri" w:hAnsi="Calibri"/>
        </w:rPr>
        <w:tab/>
      </w:r>
      <w:proofErr w:type="spellStart"/>
      <w:r w:rsidRPr="00F71729">
        <w:rPr>
          <w:rFonts w:ascii="Calibri" w:hAnsi="Calibri"/>
        </w:rPr>
        <w:t>Olah</w:t>
      </w:r>
      <w:proofErr w:type="spellEnd"/>
      <w:r w:rsidRPr="00F71729">
        <w:rPr>
          <w:rFonts w:ascii="Calibri" w:hAnsi="Calibri"/>
        </w:rPr>
        <w:t xml:space="preserve">, G.A. (2005). Beyond Oil and Gas: The Methanol Economy. </w:t>
      </w:r>
      <w:r w:rsidRPr="00F71729">
        <w:rPr>
          <w:rFonts w:ascii="Calibri" w:hAnsi="Calibri"/>
          <w:lang w:val="de-CH"/>
        </w:rPr>
        <w:t xml:space="preserve">Angewandte Chemie International Edition </w:t>
      </w:r>
      <w:r w:rsidRPr="00F71729">
        <w:rPr>
          <w:rFonts w:ascii="Calibri" w:hAnsi="Calibri"/>
          <w:i/>
          <w:iCs/>
          <w:lang w:val="de-CH"/>
        </w:rPr>
        <w:t>44</w:t>
      </w:r>
      <w:r w:rsidRPr="00F71729">
        <w:rPr>
          <w:rFonts w:ascii="Calibri" w:hAnsi="Calibri"/>
          <w:lang w:val="de-CH"/>
        </w:rPr>
        <w:t>, 2636–2639. 10.1002/anie.200462121.</w:t>
      </w:r>
    </w:p>
    <w:p w14:paraId="3BD48C0E" w14:textId="77777777" w:rsidR="00F71729" w:rsidRPr="00F71729" w:rsidRDefault="00F71729" w:rsidP="00F71729">
      <w:pPr>
        <w:pStyle w:val="Bibliography"/>
        <w:rPr>
          <w:rFonts w:ascii="Calibri" w:hAnsi="Calibri"/>
        </w:rPr>
      </w:pPr>
      <w:r w:rsidRPr="00F71729">
        <w:rPr>
          <w:rFonts w:ascii="Calibri" w:hAnsi="Calibri"/>
        </w:rPr>
        <w:t>6.</w:t>
      </w:r>
      <w:r w:rsidRPr="00F71729">
        <w:rPr>
          <w:rFonts w:ascii="Calibri" w:hAnsi="Calibri"/>
        </w:rPr>
        <w:tab/>
        <w:t xml:space="preserve">Levi, P.G., and Cullen, J.M. (2018). Mapping Global Flows of Chemicals: From Fossil Fuel Feedstocks to Chemical Products. Environ. Sci. Technol. </w:t>
      </w:r>
      <w:r w:rsidRPr="00F71729">
        <w:rPr>
          <w:rFonts w:ascii="Calibri" w:hAnsi="Calibri"/>
          <w:i/>
          <w:iCs/>
        </w:rPr>
        <w:t>52</w:t>
      </w:r>
      <w:r w:rsidRPr="00F71729">
        <w:rPr>
          <w:rFonts w:ascii="Calibri" w:hAnsi="Calibri"/>
        </w:rPr>
        <w:t>, 1725–1734. 10.1021/acs.est.7b04573.</w:t>
      </w:r>
    </w:p>
    <w:p w14:paraId="640DD764" w14:textId="77777777" w:rsidR="00F71729" w:rsidRPr="00F71729" w:rsidRDefault="00F71729" w:rsidP="00F71729">
      <w:pPr>
        <w:pStyle w:val="Bibliography"/>
        <w:rPr>
          <w:rFonts w:ascii="Calibri" w:hAnsi="Calibri"/>
        </w:rPr>
      </w:pPr>
      <w:r w:rsidRPr="00F71729">
        <w:rPr>
          <w:rFonts w:ascii="Calibri" w:hAnsi="Calibri"/>
        </w:rPr>
        <w:t>7.</w:t>
      </w:r>
      <w:r w:rsidRPr="00F71729">
        <w:rPr>
          <w:rFonts w:ascii="Calibri" w:hAnsi="Calibri"/>
        </w:rPr>
        <w:tab/>
        <w:t xml:space="preserve">Lange, J.-P. (2021). Towards circular carbo-chemicals – the metamorphosis of petrochemicals. Energy Environ. Sci. </w:t>
      </w:r>
      <w:r w:rsidRPr="00F71729">
        <w:rPr>
          <w:rFonts w:ascii="Calibri" w:hAnsi="Calibri"/>
          <w:i/>
          <w:iCs/>
        </w:rPr>
        <w:t>14</w:t>
      </w:r>
      <w:r w:rsidRPr="00F71729">
        <w:rPr>
          <w:rFonts w:ascii="Calibri" w:hAnsi="Calibri"/>
        </w:rPr>
        <w:t>, 4358–4376. 10.1039/D1EE00532D.</w:t>
      </w:r>
    </w:p>
    <w:p w14:paraId="020CFD29" w14:textId="77777777" w:rsidR="00F71729" w:rsidRPr="00F71729" w:rsidRDefault="00F71729" w:rsidP="00F71729">
      <w:pPr>
        <w:pStyle w:val="Bibliography"/>
        <w:rPr>
          <w:rFonts w:ascii="Calibri" w:hAnsi="Calibri"/>
        </w:rPr>
      </w:pPr>
      <w:r w:rsidRPr="00F71729">
        <w:rPr>
          <w:rFonts w:ascii="Calibri" w:hAnsi="Calibri"/>
        </w:rPr>
        <w:t>8.</w:t>
      </w:r>
      <w:r w:rsidRPr="00F71729">
        <w:rPr>
          <w:rFonts w:ascii="Calibri" w:hAnsi="Calibri"/>
        </w:rPr>
        <w:tab/>
        <w:t xml:space="preserve">Schiffer, Z.J., and </w:t>
      </w:r>
      <w:proofErr w:type="spellStart"/>
      <w:r w:rsidRPr="00F71729">
        <w:rPr>
          <w:rFonts w:ascii="Calibri" w:hAnsi="Calibri"/>
        </w:rPr>
        <w:t>Manthiram</w:t>
      </w:r>
      <w:proofErr w:type="spellEnd"/>
      <w:r w:rsidRPr="00F71729">
        <w:rPr>
          <w:rFonts w:ascii="Calibri" w:hAnsi="Calibri"/>
        </w:rPr>
        <w:t xml:space="preserve">, K. (2017). Electrification and Decarbonization of the Chemical Industry. Joule </w:t>
      </w:r>
      <w:r w:rsidRPr="00F71729">
        <w:rPr>
          <w:rFonts w:ascii="Calibri" w:hAnsi="Calibri"/>
          <w:i/>
          <w:iCs/>
        </w:rPr>
        <w:t>1</w:t>
      </w:r>
      <w:r w:rsidRPr="00F71729">
        <w:rPr>
          <w:rFonts w:ascii="Calibri" w:hAnsi="Calibri"/>
        </w:rPr>
        <w:t>, 10–14. 10.1016/j.joule.2017.07.008.</w:t>
      </w:r>
    </w:p>
    <w:p w14:paraId="4758BB9A" w14:textId="77777777" w:rsidR="00F71729" w:rsidRPr="00F71729" w:rsidRDefault="00F71729" w:rsidP="00F71729">
      <w:pPr>
        <w:pStyle w:val="Bibliography"/>
        <w:rPr>
          <w:rFonts w:ascii="Calibri" w:hAnsi="Calibri"/>
        </w:rPr>
      </w:pPr>
      <w:r w:rsidRPr="00F71729">
        <w:rPr>
          <w:rFonts w:ascii="Calibri" w:hAnsi="Calibri"/>
        </w:rPr>
        <w:t>9.</w:t>
      </w:r>
      <w:r w:rsidRPr="00F71729">
        <w:rPr>
          <w:rFonts w:ascii="Calibri" w:hAnsi="Calibri"/>
        </w:rPr>
        <w:tab/>
        <w:t xml:space="preserve">D’Angelo, S.C., Cobo, S., Tulus, V., Nabera, A., Martín, A.J., Pérez-Ramírez, J., and Guillén-Gosálbez, G. (2021). Planetary Boundaries Analysis of Low-Carbon Ammonia Production Routes. ACS Sustainable Chem. Eng. </w:t>
      </w:r>
      <w:r w:rsidRPr="00F71729">
        <w:rPr>
          <w:rFonts w:ascii="Calibri" w:hAnsi="Calibri"/>
          <w:i/>
          <w:iCs/>
        </w:rPr>
        <w:t>9</w:t>
      </w:r>
      <w:r w:rsidRPr="00F71729">
        <w:rPr>
          <w:rFonts w:ascii="Calibri" w:hAnsi="Calibri"/>
        </w:rPr>
        <w:t>, 9740–9749. 10.1021/acssuschemeng.1c01915.</w:t>
      </w:r>
    </w:p>
    <w:p w14:paraId="3221D525" w14:textId="77777777" w:rsidR="00F71729" w:rsidRPr="00F71729" w:rsidRDefault="00F71729" w:rsidP="00F71729">
      <w:pPr>
        <w:pStyle w:val="Bibliography"/>
        <w:rPr>
          <w:rFonts w:ascii="Calibri" w:hAnsi="Calibri"/>
        </w:rPr>
      </w:pPr>
      <w:r w:rsidRPr="00F71729">
        <w:rPr>
          <w:rFonts w:ascii="Calibri" w:hAnsi="Calibri"/>
        </w:rPr>
        <w:lastRenderedPageBreak/>
        <w:t>10.</w:t>
      </w:r>
      <w:r w:rsidRPr="00F71729">
        <w:rPr>
          <w:rFonts w:ascii="Calibri" w:hAnsi="Calibri"/>
        </w:rPr>
        <w:tab/>
        <w:t>González-</w:t>
      </w:r>
      <w:proofErr w:type="spellStart"/>
      <w:r w:rsidRPr="00F71729">
        <w:rPr>
          <w:rFonts w:ascii="Calibri" w:hAnsi="Calibri"/>
        </w:rPr>
        <w:t>Garay</w:t>
      </w:r>
      <w:proofErr w:type="spellEnd"/>
      <w:r w:rsidRPr="00F71729">
        <w:rPr>
          <w:rFonts w:ascii="Calibri" w:hAnsi="Calibri"/>
        </w:rPr>
        <w:t xml:space="preserve">, A., Frei, M.S., Al-Qahtani, A., </w:t>
      </w:r>
      <w:proofErr w:type="spellStart"/>
      <w:r w:rsidRPr="00F71729">
        <w:rPr>
          <w:rFonts w:ascii="Calibri" w:hAnsi="Calibri"/>
        </w:rPr>
        <w:t>Mondelli</w:t>
      </w:r>
      <w:proofErr w:type="spellEnd"/>
      <w:r w:rsidRPr="00F71729">
        <w:rPr>
          <w:rFonts w:ascii="Calibri" w:hAnsi="Calibri"/>
        </w:rPr>
        <w:t>, C., Guillén-Gosálbez, G., and Pérez-Ramírez, J. (2019). Plant-to-planet analysis of CO</w:t>
      </w:r>
      <w:r w:rsidRPr="00F71729">
        <w:rPr>
          <w:rFonts w:ascii="Calibri" w:hAnsi="Calibri"/>
          <w:vertAlign w:val="subscript"/>
        </w:rPr>
        <w:t>2</w:t>
      </w:r>
      <w:r w:rsidRPr="00F71729">
        <w:rPr>
          <w:rFonts w:ascii="Calibri" w:hAnsi="Calibri"/>
        </w:rPr>
        <w:t xml:space="preserve"> -based methanol processes. Energy Environ. Sci. </w:t>
      </w:r>
      <w:r w:rsidRPr="00F71729">
        <w:rPr>
          <w:rFonts w:ascii="Calibri" w:hAnsi="Calibri"/>
          <w:i/>
          <w:iCs/>
        </w:rPr>
        <w:t>12</w:t>
      </w:r>
      <w:r w:rsidRPr="00F71729">
        <w:rPr>
          <w:rFonts w:ascii="Calibri" w:hAnsi="Calibri"/>
        </w:rPr>
        <w:t>, 3425–3436. 10.1039/C9EE01673B.</w:t>
      </w:r>
    </w:p>
    <w:p w14:paraId="56FAC0E2" w14:textId="77777777" w:rsidR="00F71729" w:rsidRPr="00F71729" w:rsidRDefault="00F71729" w:rsidP="00F71729">
      <w:pPr>
        <w:pStyle w:val="Bibliography"/>
        <w:rPr>
          <w:rFonts w:ascii="Calibri" w:hAnsi="Calibri"/>
        </w:rPr>
      </w:pPr>
      <w:r w:rsidRPr="00F71729">
        <w:rPr>
          <w:rFonts w:ascii="Calibri" w:hAnsi="Calibri"/>
        </w:rPr>
        <w:t>11.</w:t>
      </w:r>
      <w:r w:rsidRPr="00F71729">
        <w:rPr>
          <w:rFonts w:ascii="Calibri" w:hAnsi="Calibri"/>
        </w:rPr>
        <w:tab/>
        <w:t>IEA (2013). Technology Roadmap Energy and GHG Reductions in the Chemical Industry via Catalytic Processes (International Energy Agency).</w:t>
      </w:r>
    </w:p>
    <w:p w14:paraId="6CC69323" w14:textId="77777777" w:rsidR="00F71729" w:rsidRPr="00F71729" w:rsidRDefault="00F71729" w:rsidP="00F71729">
      <w:pPr>
        <w:pStyle w:val="Bibliography"/>
        <w:rPr>
          <w:rFonts w:ascii="Calibri" w:hAnsi="Calibri"/>
        </w:rPr>
      </w:pPr>
      <w:r w:rsidRPr="00F71729">
        <w:rPr>
          <w:rFonts w:ascii="Calibri" w:hAnsi="Calibri"/>
        </w:rPr>
        <w:t>12.</w:t>
      </w:r>
      <w:r w:rsidRPr="00F71729">
        <w:rPr>
          <w:rFonts w:ascii="Calibri" w:hAnsi="Calibri"/>
        </w:rPr>
        <w:tab/>
      </w:r>
      <w:proofErr w:type="spellStart"/>
      <w:r w:rsidRPr="00F71729">
        <w:rPr>
          <w:rFonts w:ascii="Calibri" w:hAnsi="Calibri"/>
        </w:rPr>
        <w:t>Galán</w:t>
      </w:r>
      <w:proofErr w:type="spellEnd"/>
      <w:r w:rsidRPr="00F71729">
        <w:rPr>
          <w:rFonts w:ascii="Calibri" w:hAnsi="Calibri"/>
        </w:rPr>
        <w:t xml:space="preserve">-Martín, Á., Tulus, V., Díaz, I., </w:t>
      </w:r>
      <w:proofErr w:type="spellStart"/>
      <w:r w:rsidRPr="00F71729">
        <w:rPr>
          <w:rFonts w:ascii="Calibri" w:hAnsi="Calibri"/>
        </w:rPr>
        <w:t>Pozo</w:t>
      </w:r>
      <w:proofErr w:type="spellEnd"/>
      <w:r w:rsidRPr="00F71729">
        <w:rPr>
          <w:rFonts w:ascii="Calibri" w:hAnsi="Calibri"/>
        </w:rPr>
        <w:t xml:space="preserve">, C., Pérez-Ramírez, J., and Guillén-Gosálbez, G. (2021). Sustainability footprints of a renewable carbon transition for the petrochemical sector within planetary boundaries. One Earth </w:t>
      </w:r>
      <w:r w:rsidRPr="00F71729">
        <w:rPr>
          <w:rFonts w:ascii="Calibri" w:hAnsi="Calibri"/>
          <w:i/>
          <w:iCs/>
        </w:rPr>
        <w:t>4</w:t>
      </w:r>
      <w:r w:rsidRPr="00F71729">
        <w:rPr>
          <w:rFonts w:ascii="Calibri" w:hAnsi="Calibri"/>
        </w:rPr>
        <w:t>, 565–583. 10.1016/j.oneear.2021.04.001.</w:t>
      </w:r>
    </w:p>
    <w:p w14:paraId="19079B48" w14:textId="77777777" w:rsidR="00F71729" w:rsidRPr="00F71729" w:rsidRDefault="00F71729" w:rsidP="00F71729">
      <w:pPr>
        <w:pStyle w:val="Bibliography"/>
        <w:rPr>
          <w:rFonts w:ascii="Calibri" w:hAnsi="Calibri"/>
        </w:rPr>
      </w:pPr>
      <w:r w:rsidRPr="00F71729">
        <w:rPr>
          <w:rFonts w:ascii="Calibri" w:hAnsi="Calibri"/>
        </w:rPr>
        <w:t>13.</w:t>
      </w:r>
      <w:r w:rsidRPr="00F71729">
        <w:rPr>
          <w:rFonts w:ascii="Calibri" w:hAnsi="Calibri"/>
        </w:rPr>
        <w:tab/>
        <w:t xml:space="preserve">Ioannou, I., </w:t>
      </w:r>
      <w:proofErr w:type="spellStart"/>
      <w:r w:rsidRPr="00F71729">
        <w:rPr>
          <w:rFonts w:ascii="Calibri" w:hAnsi="Calibri"/>
        </w:rPr>
        <w:t>Galán</w:t>
      </w:r>
      <w:proofErr w:type="spellEnd"/>
      <w:r w:rsidRPr="00F71729">
        <w:rPr>
          <w:rFonts w:ascii="Calibri" w:hAnsi="Calibri"/>
        </w:rPr>
        <w:t>-Martín, Á., Pérez-Ramírez, J., and Guillén-Gosálbez, G. (2022). Trade-offs between Sustainable Development Goals in carbon capture and utilisation. Energy Environ. Sci. 10.1039/D2EE01153K.</w:t>
      </w:r>
    </w:p>
    <w:p w14:paraId="53DCCC7B" w14:textId="77777777" w:rsidR="00F71729" w:rsidRPr="00F71729" w:rsidRDefault="00F71729" w:rsidP="00F71729">
      <w:pPr>
        <w:pStyle w:val="Bibliography"/>
        <w:rPr>
          <w:rFonts w:ascii="Calibri" w:hAnsi="Calibri"/>
        </w:rPr>
      </w:pPr>
      <w:r w:rsidRPr="00F71729">
        <w:rPr>
          <w:rFonts w:ascii="Calibri" w:hAnsi="Calibri"/>
        </w:rPr>
        <w:t>14.</w:t>
      </w:r>
      <w:r w:rsidRPr="00F71729">
        <w:rPr>
          <w:rFonts w:ascii="Calibri" w:hAnsi="Calibri"/>
        </w:rPr>
        <w:tab/>
      </w:r>
      <w:proofErr w:type="spellStart"/>
      <w:r w:rsidRPr="00F71729">
        <w:rPr>
          <w:rFonts w:ascii="Calibri" w:hAnsi="Calibri"/>
        </w:rPr>
        <w:t>Kätelhön</w:t>
      </w:r>
      <w:proofErr w:type="spellEnd"/>
      <w:r w:rsidRPr="00F71729">
        <w:rPr>
          <w:rFonts w:ascii="Calibri" w:hAnsi="Calibri"/>
        </w:rPr>
        <w:t xml:space="preserve">, A., </w:t>
      </w:r>
      <w:proofErr w:type="spellStart"/>
      <w:r w:rsidRPr="00F71729">
        <w:rPr>
          <w:rFonts w:ascii="Calibri" w:hAnsi="Calibri"/>
        </w:rPr>
        <w:t>Meys</w:t>
      </w:r>
      <w:proofErr w:type="spellEnd"/>
      <w:r w:rsidRPr="00F71729">
        <w:rPr>
          <w:rFonts w:ascii="Calibri" w:hAnsi="Calibri"/>
        </w:rPr>
        <w:t xml:space="preserve">, R., Deutz, S., Suh, S., and </w:t>
      </w:r>
      <w:proofErr w:type="spellStart"/>
      <w:r w:rsidRPr="00F71729">
        <w:rPr>
          <w:rFonts w:ascii="Calibri" w:hAnsi="Calibri"/>
        </w:rPr>
        <w:t>Bardow</w:t>
      </w:r>
      <w:proofErr w:type="spellEnd"/>
      <w:r w:rsidRPr="00F71729">
        <w:rPr>
          <w:rFonts w:ascii="Calibri" w:hAnsi="Calibri"/>
        </w:rPr>
        <w:t xml:space="preserve">, A. (2019). Climate change mitigation potential of carbon capture and utilization in the chemical industry. Proceedings of the National Academy of Sciences </w:t>
      </w:r>
      <w:r w:rsidRPr="00F71729">
        <w:rPr>
          <w:rFonts w:ascii="Calibri" w:hAnsi="Calibri"/>
          <w:i/>
          <w:iCs/>
        </w:rPr>
        <w:t>116</w:t>
      </w:r>
      <w:r w:rsidRPr="00F71729">
        <w:rPr>
          <w:rFonts w:ascii="Calibri" w:hAnsi="Calibri"/>
        </w:rPr>
        <w:t>, 11187–11194. 10.1073/pnas.1821029116.</w:t>
      </w:r>
    </w:p>
    <w:p w14:paraId="589D74C8" w14:textId="77777777" w:rsidR="00F71729" w:rsidRPr="00F71729" w:rsidRDefault="00F71729" w:rsidP="00F71729">
      <w:pPr>
        <w:pStyle w:val="Bibliography"/>
        <w:rPr>
          <w:rFonts w:ascii="Calibri" w:hAnsi="Calibri"/>
        </w:rPr>
      </w:pPr>
      <w:r w:rsidRPr="00F71729">
        <w:rPr>
          <w:rFonts w:ascii="Calibri" w:hAnsi="Calibri"/>
        </w:rPr>
        <w:t>15.</w:t>
      </w:r>
      <w:r w:rsidRPr="00F71729">
        <w:rPr>
          <w:rFonts w:ascii="Calibri" w:hAnsi="Calibri"/>
        </w:rPr>
        <w:tab/>
        <w:t xml:space="preserve">Hepburn, C., </w:t>
      </w:r>
      <w:proofErr w:type="spellStart"/>
      <w:r w:rsidRPr="00F71729">
        <w:rPr>
          <w:rFonts w:ascii="Calibri" w:hAnsi="Calibri"/>
        </w:rPr>
        <w:t>Adlen</w:t>
      </w:r>
      <w:proofErr w:type="spellEnd"/>
      <w:r w:rsidRPr="00F71729">
        <w:rPr>
          <w:rFonts w:ascii="Calibri" w:hAnsi="Calibri"/>
        </w:rPr>
        <w:t xml:space="preserve">, E., Beddington, J., Carter, E.A., Fuss, S., Mac Dowell, N., Minx, J.C., Smith, P., and Williams, C.K. (2019). The technological and economic prospects for CO2 utilization and removal. Nature </w:t>
      </w:r>
      <w:r w:rsidRPr="00F71729">
        <w:rPr>
          <w:rFonts w:ascii="Calibri" w:hAnsi="Calibri"/>
          <w:i/>
          <w:iCs/>
        </w:rPr>
        <w:t>575</w:t>
      </w:r>
      <w:r w:rsidRPr="00F71729">
        <w:rPr>
          <w:rFonts w:ascii="Calibri" w:hAnsi="Calibri"/>
        </w:rPr>
        <w:t>, 87–97. 10.1038/s41586-019-1681-6.</w:t>
      </w:r>
    </w:p>
    <w:p w14:paraId="2B95FE4A" w14:textId="77777777" w:rsidR="00F71729" w:rsidRPr="00F71729" w:rsidRDefault="00F71729" w:rsidP="00F71729">
      <w:pPr>
        <w:pStyle w:val="Bibliography"/>
        <w:rPr>
          <w:rFonts w:ascii="Calibri" w:hAnsi="Calibri"/>
        </w:rPr>
      </w:pPr>
      <w:r w:rsidRPr="00F71729">
        <w:rPr>
          <w:rFonts w:ascii="Calibri" w:hAnsi="Calibri"/>
        </w:rPr>
        <w:t>16.</w:t>
      </w:r>
      <w:r w:rsidRPr="00F71729">
        <w:rPr>
          <w:rFonts w:ascii="Calibri" w:hAnsi="Calibri"/>
        </w:rPr>
        <w:tab/>
        <w:t>The World Bank (2022). Commodity Markets Outlook: The Impact of the War in Ukraine on Commodity Markets (The World Bank Group).</w:t>
      </w:r>
    </w:p>
    <w:p w14:paraId="34492A5C" w14:textId="77777777" w:rsidR="00F71729" w:rsidRPr="00F71729" w:rsidRDefault="00F71729" w:rsidP="00F71729">
      <w:pPr>
        <w:pStyle w:val="Bibliography"/>
        <w:rPr>
          <w:rFonts w:ascii="Calibri" w:hAnsi="Calibri"/>
        </w:rPr>
      </w:pPr>
      <w:r w:rsidRPr="00F71729">
        <w:rPr>
          <w:rFonts w:ascii="Calibri" w:hAnsi="Calibri"/>
        </w:rPr>
        <w:t>17.</w:t>
      </w:r>
      <w:r w:rsidRPr="00F71729">
        <w:rPr>
          <w:rFonts w:ascii="Calibri" w:hAnsi="Calibri"/>
        </w:rPr>
        <w:tab/>
      </w:r>
      <w:proofErr w:type="spellStart"/>
      <w:r w:rsidRPr="00F71729">
        <w:rPr>
          <w:rFonts w:ascii="Calibri" w:hAnsi="Calibri"/>
        </w:rPr>
        <w:t>Ausfelder</w:t>
      </w:r>
      <w:proofErr w:type="spellEnd"/>
      <w:r w:rsidRPr="00F71729">
        <w:rPr>
          <w:rFonts w:ascii="Calibri" w:hAnsi="Calibri"/>
        </w:rPr>
        <w:t xml:space="preserve">, F., </w:t>
      </w:r>
      <w:proofErr w:type="spellStart"/>
      <w:r w:rsidRPr="00F71729">
        <w:rPr>
          <w:rFonts w:ascii="Calibri" w:hAnsi="Calibri"/>
        </w:rPr>
        <w:t>Herrman</w:t>
      </w:r>
      <w:proofErr w:type="spellEnd"/>
      <w:r w:rsidRPr="00F71729">
        <w:rPr>
          <w:rFonts w:ascii="Calibri" w:hAnsi="Calibri"/>
        </w:rPr>
        <w:t xml:space="preserve">, E.O., and López González, L.F. (2022). Technology options for CO2-emission reduction of hydrogen feedstock in ammonia production (DECHEMA Gesellschaft </w:t>
      </w:r>
      <w:proofErr w:type="spellStart"/>
      <w:r w:rsidRPr="00F71729">
        <w:rPr>
          <w:rFonts w:ascii="Calibri" w:hAnsi="Calibri"/>
        </w:rPr>
        <w:t>für</w:t>
      </w:r>
      <w:proofErr w:type="spellEnd"/>
      <w:r w:rsidRPr="00F71729">
        <w:rPr>
          <w:rFonts w:ascii="Calibri" w:hAnsi="Calibri"/>
        </w:rPr>
        <w:t xml:space="preserve"> </w:t>
      </w:r>
      <w:proofErr w:type="spellStart"/>
      <w:r w:rsidRPr="00F71729">
        <w:rPr>
          <w:rFonts w:ascii="Calibri" w:hAnsi="Calibri"/>
        </w:rPr>
        <w:t>Chemische</w:t>
      </w:r>
      <w:proofErr w:type="spellEnd"/>
      <w:r w:rsidRPr="00F71729">
        <w:rPr>
          <w:rFonts w:ascii="Calibri" w:hAnsi="Calibri"/>
        </w:rPr>
        <w:t xml:space="preserve"> Technik und </w:t>
      </w:r>
      <w:proofErr w:type="spellStart"/>
      <w:r w:rsidRPr="00F71729">
        <w:rPr>
          <w:rFonts w:ascii="Calibri" w:hAnsi="Calibri"/>
        </w:rPr>
        <w:t>Biotechnologie</w:t>
      </w:r>
      <w:proofErr w:type="spellEnd"/>
      <w:r w:rsidRPr="00F71729">
        <w:rPr>
          <w:rFonts w:ascii="Calibri" w:hAnsi="Calibri"/>
        </w:rPr>
        <w:t xml:space="preserve"> </w:t>
      </w:r>
      <w:proofErr w:type="spellStart"/>
      <w:r w:rsidRPr="00F71729">
        <w:rPr>
          <w:rFonts w:ascii="Calibri" w:hAnsi="Calibri"/>
        </w:rPr>
        <w:t>e.V</w:t>
      </w:r>
      <w:proofErr w:type="spellEnd"/>
      <w:r w:rsidRPr="00F71729">
        <w:rPr>
          <w:rFonts w:ascii="Calibri" w:hAnsi="Calibri"/>
        </w:rPr>
        <w:t>).</w:t>
      </w:r>
    </w:p>
    <w:p w14:paraId="75EADE37" w14:textId="77777777" w:rsidR="00F71729" w:rsidRPr="00F71729" w:rsidRDefault="00F71729" w:rsidP="00F71729">
      <w:pPr>
        <w:pStyle w:val="Bibliography"/>
        <w:rPr>
          <w:rFonts w:ascii="Calibri" w:hAnsi="Calibri"/>
        </w:rPr>
      </w:pPr>
      <w:r w:rsidRPr="00F71729">
        <w:rPr>
          <w:rFonts w:ascii="Calibri" w:hAnsi="Calibri"/>
        </w:rPr>
        <w:t>18.</w:t>
      </w:r>
      <w:r w:rsidRPr="00F71729">
        <w:rPr>
          <w:rFonts w:ascii="Calibri" w:hAnsi="Calibri"/>
        </w:rPr>
        <w:tab/>
        <w:t xml:space="preserve">de Sousa, A., </w:t>
      </w:r>
      <w:proofErr w:type="spellStart"/>
      <w:r w:rsidRPr="00F71729">
        <w:rPr>
          <w:rFonts w:ascii="Calibri" w:hAnsi="Calibri"/>
        </w:rPr>
        <w:t>Gebre</w:t>
      </w:r>
      <w:proofErr w:type="spellEnd"/>
      <w:r w:rsidRPr="00F71729">
        <w:rPr>
          <w:rFonts w:ascii="Calibri" w:hAnsi="Calibri"/>
        </w:rPr>
        <w:t>, S., and Treloar, S. (2022). Europe’s Widening Fertilizer Crisis Threatens Food Supplies. Bloomberg.com.</w:t>
      </w:r>
    </w:p>
    <w:p w14:paraId="4E5BD92B" w14:textId="77777777" w:rsidR="00F71729" w:rsidRPr="00F71729" w:rsidRDefault="00F71729" w:rsidP="00F71729">
      <w:pPr>
        <w:pStyle w:val="Bibliography"/>
        <w:rPr>
          <w:rFonts w:ascii="Calibri" w:hAnsi="Calibri"/>
          <w:lang w:val="fr-CH"/>
        </w:rPr>
      </w:pPr>
      <w:r w:rsidRPr="00F71729">
        <w:rPr>
          <w:rFonts w:ascii="Calibri" w:hAnsi="Calibri"/>
        </w:rPr>
        <w:t>19.</w:t>
      </w:r>
      <w:r w:rsidRPr="00F71729">
        <w:rPr>
          <w:rFonts w:ascii="Calibri" w:hAnsi="Calibri"/>
        </w:rPr>
        <w:tab/>
        <w:t xml:space="preserve">Lopez, J. (2022). EPCA ’22: European shut ammonia production unlikely to return - analyst. </w:t>
      </w:r>
      <w:r w:rsidRPr="00F71729">
        <w:rPr>
          <w:rFonts w:ascii="Calibri" w:hAnsi="Calibri"/>
          <w:lang w:val="fr-CH"/>
        </w:rPr>
        <w:t>ICIS Explore. https://www.icis.com/explore/resources/news/2022/10/04/10811649/epca-22-european-shut-ammonia-production-unlikely-to-return-analyst.</w:t>
      </w:r>
    </w:p>
    <w:p w14:paraId="34A723C2" w14:textId="77777777" w:rsidR="00F71729" w:rsidRPr="00F71729" w:rsidRDefault="00F71729" w:rsidP="00F71729">
      <w:pPr>
        <w:pStyle w:val="Bibliography"/>
        <w:rPr>
          <w:rFonts w:ascii="Calibri" w:hAnsi="Calibri"/>
        </w:rPr>
      </w:pPr>
      <w:r w:rsidRPr="00F71729">
        <w:rPr>
          <w:rFonts w:ascii="Calibri" w:hAnsi="Calibri"/>
        </w:rPr>
        <w:t>20.</w:t>
      </w:r>
      <w:r w:rsidRPr="00F71729">
        <w:rPr>
          <w:rFonts w:ascii="Calibri" w:hAnsi="Calibri"/>
        </w:rPr>
        <w:tab/>
      </w:r>
      <w:proofErr w:type="spellStart"/>
      <w:r w:rsidRPr="00F71729">
        <w:rPr>
          <w:rFonts w:ascii="Calibri" w:hAnsi="Calibri"/>
        </w:rPr>
        <w:t>Hegwood</w:t>
      </w:r>
      <w:proofErr w:type="spellEnd"/>
      <w:r w:rsidRPr="00F71729">
        <w:rPr>
          <w:rFonts w:ascii="Calibri" w:hAnsi="Calibri"/>
        </w:rPr>
        <w:t xml:space="preserve">, M., </w:t>
      </w:r>
      <w:proofErr w:type="spellStart"/>
      <w:r w:rsidRPr="00F71729">
        <w:rPr>
          <w:rFonts w:ascii="Calibri" w:hAnsi="Calibri"/>
        </w:rPr>
        <w:t>Langendorf</w:t>
      </w:r>
      <w:proofErr w:type="spellEnd"/>
      <w:r w:rsidRPr="00F71729">
        <w:rPr>
          <w:rFonts w:ascii="Calibri" w:hAnsi="Calibri"/>
        </w:rPr>
        <w:t xml:space="preserve">, R.E., and Burgess, M.G. (2022). Why win–wins are rare in complex environmental management. Nat Sustain </w:t>
      </w:r>
      <w:r w:rsidRPr="00F71729">
        <w:rPr>
          <w:rFonts w:ascii="Calibri" w:hAnsi="Calibri"/>
          <w:i/>
          <w:iCs/>
        </w:rPr>
        <w:t>5</w:t>
      </w:r>
      <w:r w:rsidRPr="00F71729">
        <w:rPr>
          <w:rFonts w:ascii="Calibri" w:hAnsi="Calibri"/>
        </w:rPr>
        <w:t>, 674–680. 10.1038/s41893-022-00866-z.</w:t>
      </w:r>
    </w:p>
    <w:p w14:paraId="0B139ADA" w14:textId="77777777" w:rsidR="00F71729" w:rsidRPr="00F71729" w:rsidRDefault="00F71729" w:rsidP="00F71729">
      <w:pPr>
        <w:pStyle w:val="Bibliography"/>
        <w:rPr>
          <w:rFonts w:ascii="Calibri" w:hAnsi="Calibri"/>
        </w:rPr>
      </w:pPr>
      <w:r w:rsidRPr="00F71729">
        <w:rPr>
          <w:rFonts w:ascii="Calibri" w:hAnsi="Calibri"/>
        </w:rPr>
        <w:t>21.</w:t>
      </w:r>
      <w:r w:rsidRPr="00F71729">
        <w:rPr>
          <w:rFonts w:ascii="Calibri" w:hAnsi="Calibri"/>
        </w:rPr>
        <w:tab/>
        <w:t>IRENA (2021). Making the breakthrough: Green hydrogen policies and technology costs (International Renewable Energy Agency).</w:t>
      </w:r>
    </w:p>
    <w:p w14:paraId="0A285AB7" w14:textId="77777777" w:rsidR="00F71729" w:rsidRPr="00F71729" w:rsidRDefault="00F71729" w:rsidP="00F71729">
      <w:pPr>
        <w:pStyle w:val="Bibliography"/>
        <w:rPr>
          <w:rFonts w:ascii="Calibri" w:hAnsi="Calibri"/>
        </w:rPr>
      </w:pPr>
      <w:r w:rsidRPr="00F71729">
        <w:rPr>
          <w:rFonts w:ascii="Calibri" w:hAnsi="Calibri"/>
        </w:rPr>
        <w:t>22.</w:t>
      </w:r>
      <w:r w:rsidRPr="00F71729">
        <w:rPr>
          <w:rFonts w:ascii="Calibri" w:hAnsi="Calibri"/>
        </w:rPr>
        <w:tab/>
        <w:t xml:space="preserve">Fuss, S., Lamb, W.F., Callaghan, M.W., Hilaire, J., </w:t>
      </w:r>
      <w:proofErr w:type="spellStart"/>
      <w:r w:rsidRPr="00F71729">
        <w:rPr>
          <w:rFonts w:ascii="Calibri" w:hAnsi="Calibri"/>
        </w:rPr>
        <w:t>Creutzig</w:t>
      </w:r>
      <w:proofErr w:type="spellEnd"/>
      <w:r w:rsidRPr="00F71729">
        <w:rPr>
          <w:rFonts w:ascii="Calibri" w:hAnsi="Calibri"/>
        </w:rPr>
        <w:t xml:space="preserve">, F., Amann, T., </w:t>
      </w:r>
      <w:proofErr w:type="spellStart"/>
      <w:r w:rsidRPr="00F71729">
        <w:rPr>
          <w:rFonts w:ascii="Calibri" w:hAnsi="Calibri"/>
        </w:rPr>
        <w:t>Beringer</w:t>
      </w:r>
      <w:proofErr w:type="spellEnd"/>
      <w:r w:rsidRPr="00F71729">
        <w:rPr>
          <w:rFonts w:ascii="Calibri" w:hAnsi="Calibri"/>
        </w:rPr>
        <w:t xml:space="preserve">, T., Garcia, W. de O., Hartmann, J., Khanna, T., et al. (2018). Negative emissions—Part 2: Costs, potentials and side effects. Environ. Res. Lett. </w:t>
      </w:r>
      <w:r w:rsidRPr="00F71729">
        <w:rPr>
          <w:rFonts w:ascii="Calibri" w:hAnsi="Calibri"/>
          <w:i/>
          <w:iCs/>
        </w:rPr>
        <w:t>13</w:t>
      </w:r>
      <w:r w:rsidRPr="00F71729">
        <w:rPr>
          <w:rFonts w:ascii="Calibri" w:hAnsi="Calibri"/>
        </w:rPr>
        <w:t>, 063002. 10.1088/1748-9326/aabf9f.</w:t>
      </w:r>
    </w:p>
    <w:p w14:paraId="492CD6D4" w14:textId="77777777" w:rsidR="00F71729" w:rsidRPr="00F71729" w:rsidRDefault="00F71729" w:rsidP="00F71729">
      <w:pPr>
        <w:pStyle w:val="Bibliography"/>
        <w:rPr>
          <w:rFonts w:ascii="Calibri" w:hAnsi="Calibri"/>
        </w:rPr>
      </w:pPr>
      <w:r w:rsidRPr="00F71729">
        <w:rPr>
          <w:rFonts w:ascii="Calibri" w:hAnsi="Calibri"/>
        </w:rPr>
        <w:t>23.</w:t>
      </w:r>
      <w:r w:rsidRPr="00F71729">
        <w:rPr>
          <w:rFonts w:ascii="Calibri" w:hAnsi="Calibri"/>
        </w:rPr>
        <w:tab/>
        <w:t xml:space="preserve">Way, R., Ives, M.C., Mealy, P., and Farmer, J.D. (2022). Empirically grounded technology forecasts and the energy transition. Joule </w:t>
      </w:r>
      <w:r w:rsidRPr="00F71729">
        <w:rPr>
          <w:rFonts w:ascii="Calibri" w:hAnsi="Calibri"/>
          <w:i/>
          <w:iCs/>
        </w:rPr>
        <w:t>6</w:t>
      </w:r>
      <w:r w:rsidRPr="00F71729">
        <w:rPr>
          <w:rFonts w:ascii="Calibri" w:hAnsi="Calibri"/>
        </w:rPr>
        <w:t>, 2057–2082. 10.1016/j.joule.2022.08.009.</w:t>
      </w:r>
    </w:p>
    <w:p w14:paraId="4457B4CF" w14:textId="583A4D45" w:rsidR="002D1EA7" w:rsidRPr="002D1EA7" w:rsidRDefault="003D115B" w:rsidP="002D1EA7">
      <w:r>
        <w:fldChar w:fldCharType="end"/>
      </w:r>
    </w:p>
    <w:sectPr w:rsidR="002D1EA7" w:rsidRPr="002D1EA7" w:rsidSect="00063DF6">
      <w:footerReference w:type="default" r:id="rId15"/>
      <w:pgSz w:w="11906" w:h="16838"/>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Istrate  Ioan-Robert" w:date="2022-12-12T08:54:00Z" w:initials="II">
    <w:p w14:paraId="6111CE07" w14:textId="0FF7AF46" w:rsidR="005E6606" w:rsidRDefault="005E6606">
      <w:pPr>
        <w:pStyle w:val="CommentText"/>
      </w:pPr>
      <w:r>
        <w:rPr>
          <w:rStyle w:val="CommentReference"/>
        </w:rPr>
        <w:annotationRef/>
      </w:r>
      <w:r>
        <w:t>We have to think on a fancy title.</w:t>
      </w:r>
    </w:p>
  </w:comment>
  <w:comment w:id="9" w:author="Istrate  Ioan-Robert" w:date="2022-12-13T10:59:00Z" w:initials="II">
    <w:p w14:paraId="74E05430" w14:textId="77777777" w:rsidR="001B2731" w:rsidRDefault="00184EFB">
      <w:pPr>
        <w:pStyle w:val="CommentText"/>
      </w:pPr>
      <w:r>
        <w:rPr>
          <w:rStyle w:val="CommentReference"/>
        </w:rPr>
        <w:annotationRef/>
      </w:r>
      <w:r>
        <w:t xml:space="preserve">Since the values are a bit outdated, let’s avoid specifying the year :D. </w:t>
      </w:r>
    </w:p>
    <w:p w14:paraId="0D499B43" w14:textId="77777777" w:rsidR="001B2731" w:rsidRDefault="001B2731">
      <w:pPr>
        <w:pStyle w:val="CommentText"/>
      </w:pPr>
    </w:p>
    <w:p w14:paraId="1201DE34" w14:textId="5971139D" w:rsidR="00184EFB" w:rsidRDefault="00184EFB">
      <w:pPr>
        <w:pStyle w:val="CommentText"/>
      </w:pPr>
      <w:r>
        <w:t xml:space="preserve">Also, I think </w:t>
      </w:r>
      <w:r w:rsidR="001B2731">
        <w:t>these values</w:t>
      </w:r>
      <w:r>
        <w:t xml:space="preserve"> refer to the</w:t>
      </w:r>
      <w:r w:rsidR="001B2731">
        <w:t xml:space="preserve"> full consumption both as feedstock and for energy purposes.</w:t>
      </w:r>
    </w:p>
  </w:comment>
  <w:comment w:id="34" w:author="Istrate  Ioan-Robert" w:date="2022-12-09T12:13:00Z" w:initials="II">
    <w:p w14:paraId="6AEE5564" w14:textId="18C8EE27" w:rsidR="005E6606" w:rsidRDefault="005E6606">
      <w:pPr>
        <w:pStyle w:val="CommentText"/>
      </w:pPr>
      <w:r>
        <w:rPr>
          <w:rStyle w:val="CommentReference"/>
        </w:rPr>
        <w:annotationRef/>
      </w:r>
      <w:r>
        <w:t>I moved these two sentences here (with some changes) in order to focus the discussion towards ammonia and methanol. Since ethylene and propylene are not assessed here, better to leave them at this point</w:t>
      </w:r>
      <w:r w:rsidR="00730F6F">
        <w:t>, right?</w:t>
      </w:r>
    </w:p>
  </w:comment>
  <w:comment w:id="35" w:author="Istrate  Ioan-Robert" w:date="2022-12-09T11:53:00Z" w:initials="II">
    <w:p w14:paraId="68B2AE95" w14:textId="4CCA9EDA" w:rsidR="005E6606" w:rsidRDefault="005E6606">
      <w:pPr>
        <w:pStyle w:val="CommentText"/>
      </w:pPr>
      <w:r>
        <w:rPr>
          <w:rStyle w:val="CommentReference"/>
        </w:rPr>
        <w:annotationRef/>
      </w:r>
      <w:r>
        <w:t>Here you cite the paper of Sebastiano, but this information doesn’t come from this paper but from Levi et al. 2018, who mapped the flows of chemicals. It is good practice to cite the actual references (don’t give free citations).</w:t>
      </w:r>
    </w:p>
  </w:comment>
  <w:comment w:id="37" w:author="Istrate  Ioan-Robert" w:date="2022-12-09T12:33:00Z" w:initials="II">
    <w:p w14:paraId="2245AA94" w14:textId="02E6CCFA" w:rsidR="005E6606" w:rsidRDefault="005E6606">
      <w:pPr>
        <w:pStyle w:val="CommentText"/>
      </w:pPr>
      <w:r>
        <w:rPr>
          <w:rStyle w:val="CommentReference"/>
        </w:rPr>
        <w:annotationRef/>
      </w:r>
      <w:r w:rsidR="001B2731">
        <w:t>I am removing this sentence because I am not sure if these values for ammonia are consistent with the more recent GHG emissions estimates for the global chemical industry that I introduced in the first sentence (based on the report that I shared with you via Zoom)</w:t>
      </w:r>
    </w:p>
  </w:comment>
  <w:comment w:id="44" w:author="Istrate  Ioan-Robert" w:date="2022-12-09T12:34:00Z" w:initials="II">
    <w:p w14:paraId="26508161" w14:textId="348BD6EB" w:rsidR="005E6606" w:rsidRDefault="005E6606">
      <w:pPr>
        <w:pStyle w:val="CommentText"/>
      </w:pPr>
      <w:r>
        <w:rPr>
          <w:rStyle w:val="CommentReference"/>
        </w:rPr>
        <w:annotationRef/>
      </w:r>
      <w:r>
        <w:t>I reformulated a bit this sentence. Fine?</w:t>
      </w:r>
    </w:p>
  </w:comment>
  <w:comment w:id="46" w:author="Istrate  Ioan-Robert" w:date="2022-12-09T12:05:00Z" w:initials="II">
    <w:p w14:paraId="5B1D6728" w14:textId="0FB182F9" w:rsidR="005E6606" w:rsidRDefault="005E6606">
      <w:pPr>
        <w:pStyle w:val="CommentText"/>
      </w:pPr>
      <w:r>
        <w:rPr>
          <w:rStyle w:val="CommentReference"/>
        </w:rPr>
        <w:annotationRef/>
      </w:r>
      <w:r>
        <w:t>Is it necessary to discuss ethylene and propylene since they are not considered in the analysis?</w:t>
      </w:r>
    </w:p>
  </w:comment>
  <w:comment w:id="49" w:author="Istrate  Ioan-Robert" w:date="2022-12-09T14:10:00Z" w:initials="II">
    <w:p w14:paraId="411269A5" w14:textId="57A482A3" w:rsidR="005E6606" w:rsidRDefault="005E6606">
      <w:pPr>
        <w:pStyle w:val="CommentText"/>
      </w:pPr>
      <w:r>
        <w:rPr>
          <w:rStyle w:val="CommentReference"/>
        </w:rPr>
        <w:annotationRef/>
      </w:r>
      <w:r>
        <w:t>Following the first paragraph about the chemical industry, ammonia and methanol, and their GHG emissions, we can place here a paragraph introducing the green routes, their climate benefits, and the costs barrier.</w:t>
      </w:r>
    </w:p>
  </w:comment>
  <w:comment w:id="156" w:author="Istrate  Ioan-Robert" w:date="2022-12-13T11:06:00Z" w:initials="II">
    <w:p w14:paraId="55E43983" w14:textId="7C0972AD" w:rsidR="001B4E7A" w:rsidRDefault="001B4E7A">
      <w:pPr>
        <w:pStyle w:val="CommentText"/>
      </w:pPr>
      <w:r>
        <w:rPr>
          <w:rStyle w:val="CommentReference"/>
        </w:rPr>
        <w:annotationRef/>
      </w:r>
      <w:r>
        <w:t>Is this the term?</w:t>
      </w:r>
    </w:p>
  </w:comment>
  <w:comment w:id="159" w:author="Istrate  Ioan-Robert" w:date="2022-12-09T14:40:00Z" w:initials="II">
    <w:p w14:paraId="413EBF3F" w14:textId="446CC220" w:rsidR="005E6606" w:rsidRDefault="005E6606">
      <w:pPr>
        <w:pStyle w:val="CommentText"/>
      </w:pPr>
      <w:r>
        <w:rPr>
          <w:rStyle w:val="CommentReference"/>
        </w:rPr>
        <w:annotationRef/>
      </w:r>
      <w:r>
        <w:t>I think the right use is ‘USD’ instead of the dollar symbol.</w:t>
      </w:r>
    </w:p>
  </w:comment>
  <w:comment w:id="160" w:author="Istrate  Ioan-Robert" w:date="2022-12-09T14:48:00Z" w:initials="II">
    <w:p w14:paraId="40760EFE" w14:textId="7FE37497" w:rsidR="005E6606" w:rsidRDefault="005E6606">
      <w:pPr>
        <w:pStyle w:val="CommentText"/>
      </w:pPr>
      <w:r>
        <w:rPr>
          <w:rStyle w:val="CommentReference"/>
        </w:rPr>
        <w:annotationRef/>
      </w:r>
      <w:r w:rsidR="001B4E7A">
        <w:t>I couldn’t find this reference</w:t>
      </w:r>
    </w:p>
  </w:comment>
  <w:comment w:id="220" w:author="Istrate  Ioan-Robert" w:date="2022-12-09T15:56:00Z" w:initials="II">
    <w:p w14:paraId="17AB94B4" w14:textId="77777777" w:rsidR="005E6606" w:rsidRDefault="005E6606">
      <w:pPr>
        <w:pStyle w:val="CommentText"/>
      </w:pPr>
      <w:r>
        <w:rPr>
          <w:rStyle w:val="CommentReference"/>
        </w:rPr>
        <w:annotationRef/>
      </w:r>
      <w:r>
        <w:t>Tip about results discussion for ‘’high impact’’ journals: They do not care about details, they want to read the major finding in the first sentence: 3000% increase WOW FUCK THAT’S INSANE. You know, they work like your boss. So:</w:t>
      </w:r>
    </w:p>
    <w:p w14:paraId="0E8193A1" w14:textId="77777777" w:rsidR="005E6606" w:rsidRDefault="005E6606">
      <w:pPr>
        <w:pStyle w:val="CommentText"/>
      </w:pPr>
    </w:p>
    <w:p w14:paraId="0025A9BB" w14:textId="77777777" w:rsidR="005E6606" w:rsidRDefault="005E6606" w:rsidP="00342B97">
      <w:pPr>
        <w:pStyle w:val="CommentText"/>
        <w:numPr>
          <w:ilvl w:val="0"/>
          <w:numId w:val="10"/>
        </w:numPr>
      </w:pPr>
      <w:r>
        <w:t xml:space="preserve"> </w:t>
      </w:r>
      <w:r w:rsidRPr="00CA0F30">
        <w:rPr>
          <w:b/>
        </w:rPr>
        <w:t>Don’t explain what a figure shows</w:t>
      </w:r>
      <w:r>
        <w:t>. Just present the results and indicate the figure in brackets. For example: Green ammonia is now 50% cheaper than fossil ammonia (Fig. 1a).</w:t>
      </w:r>
    </w:p>
    <w:p w14:paraId="024EA92A" w14:textId="4EC3A94C" w:rsidR="005E6606" w:rsidRDefault="005E6606" w:rsidP="00342B97">
      <w:pPr>
        <w:pStyle w:val="CommentText"/>
        <w:numPr>
          <w:ilvl w:val="0"/>
          <w:numId w:val="10"/>
        </w:numPr>
      </w:pPr>
      <w:r>
        <w:t xml:space="preserve"> </w:t>
      </w:r>
      <w:r w:rsidRPr="00CA0F30">
        <w:rPr>
          <w:b/>
        </w:rPr>
        <w:t>Method</w:t>
      </w:r>
      <w:r>
        <w:rPr>
          <w:b/>
        </w:rPr>
        <w:t>s</w:t>
      </w:r>
      <w:r w:rsidRPr="00CA0F30">
        <w:rPr>
          <w:b/>
        </w:rPr>
        <w:t xml:space="preserve"> </w:t>
      </w:r>
      <w:r>
        <w:rPr>
          <w:b/>
        </w:rPr>
        <w:t>are generally</w:t>
      </w:r>
      <w:r w:rsidRPr="00CA0F30">
        <w:rPr>
          <w:b/>
        </w:rPr>
        <w:t xml:space="preserve"> irrelevant here</w:t>
      </w:r>
      <w:r>
        <w:t>; it should go to the Methods section (called Experimental procedures in Joule’s format) at the end of the paper. You know, they just don’t care if your methodology is a simple multiplication in a piece of paper; they want the BIG FINDING. Some very specific methodology choices can be included (e.g., the different capacity factor of wind and solar). I MOVED ALL THE METHODOLOGY CONTENT TO THE METHODS SECTION.</w:t>
      </w:r>
    </w:p>
  </w:comment>
  <w:comment w:id="229" w:author="Istrate  Ioan-Robert" w:date="2022-12-12T09:11:00Z" w:initials="II">
    <w:p w14:paraId="2DA9DD25" w14:textId="327699FE" w:rsidR="005E6606" w:rsidRDefault="005E6606">
      <w:pPr>
        <w:pStyle w:val="CommentText"/>
      </w:pPr>
      <w:r>
        <w:rPr>
          <w:rStyle w:val="CommentReference"/>
        </w:rPr>
        <w:annotationRef/>
      </w:r>
      <w:r>
        <w:t>We have to harmonize this. I think it is better to use fossil and green. “BAU” and “scenarios” sounds more for a standard large research article. Perhaps in this case it is better to go to the point and refer to technologies rather than scenarios.</w:t>
      </w:r>
    </w:p>
  </w:comment>
  <w:comment w:id="221" w:author="Istrate  Ioan-Robert" w:date="2022-12-09T16:16:00Z" w:initials="II">
    <w:p w14:paraId="2984C52A" w14:textId="073D395B" w:rsidR="005E6606" w:rsidRDefault="005E6606">
      <w:pPr>
        <w:pStyle w:val="CommentText"/>
      </w:pPr>
      <w:r>
        <w:rPr>
          <w:rStyle w:val="CommentReference"/>
        </w:rPr>
        <w:annotationRef/>
      </w:r>
      <w:r>
        <w:t>I would try to use terms like ‘’considering market prices’’ and ‘’we estimate’’ since here we are not actually talking about the actual production cost but our estimates based on market price.</w:t>
      </w:r>
    </w:p>
  </w:comment>
  <w:comment w:id="237" w:author="Istrate  Ioan-Robert" w:date="2022-12-13T10:41:00Z" w:initials="II">
    <w:p w14:paraId="7E5AFF2A" w14:textId="0D043571" w:rsidR="004D4CEF" w:rsidRDefault="004D4CEF">
      <w:pPr>
        <w:pStyle w:val="CommentText"/>
      </w:pPr>
      <w:r>
        <w:rPr>
          <w:rStyle w:val="CommentReference"/>
        </w:rPr>
        <w:annotationRef/>
      </w:r>
      <w:r>
        <w:t>Here maybe is to use 2019 as reference, just before the COVID, the war and everything. What do you think?</w:t>
      </w:r>
    </w:p>
  </w:comment>
  <w:comment w:id="241" w:author="Istrate  Ioan-Robert" w:date="2022-12-13T10:40:00Z" w:initials="II">
    <w:p w14:paraId="699811DD" w14:textId="097536E5" w:rsidR="002E6622" w:rsidRDefault="002E6622">
      <w:pPr>
        <w:pStyle w:val="CommentText"/>
      </w:pPr>
      <w:r>
        <w:rPr>
          <w:rStyle w:val="CommentReference"/>
        </w:rPr>
        <w:annotationRef/>
      </w:r>
      <w:r>
        <w:t>Check this information</w:t>
      </w:r>
    </w:p>
  </w:comment>
  <w:comment w:id="264" w:author="Istrate  Ioan-Robert" w:date="2022-12-12T09:13:00Z" w:initials="II">
    <w:p w14:paraId="11B02B33" w14:textId="14DA9C65" w:rsidR="005E6606" w:rsidRDefault="005E6606">
      <w:pPr>
        <w:pStyle w:val="CommentText"/>
      </w:pPr>
      <w:r>
        <w:rPr>
          <w:rStyle w:val="CommentReference"/>
        </w:rPr>
        <w:annotationRef/>
      </w:r>
      <w:r>
        <w:t>Related to previous comment. I think for the general public is better to use terms like “blue hydrogen” since it is common in the policy language and so on</w:t>
      </w:r>
    </w:p>
  </w:comment>
  <w:comment w:id="280" w:author="Istrate  Ioan-Robert" w:date="2022-12-12T09:16:00Z" w:initials="II">
    <w:p w14:paraId="11911590" w14:textId="030985C7" w:rsidR="005E6606" w:rsidRDefault="005E6606">
      <w:pPr>
        <w:pStyle w:val="CommentText"/>
      </w:pPr>
      <w:r>
        <w:rPr>
          <w:rStyle w:val="CommentReference"/>
        </w:rPr>
        <w:annotationRef/>
      </w:r>
      <w:r>
        <w:t>This part sounds more appropriate for the discussion section. I move it there.</w:t>
      </w:r>
    </w:p>
  </w:comment>
  <w:comment w:id="291" w:author="Istrate  Ioan-Robert" w:date="2022-12-12T11:47:00Z" w:initials="II">
    <w:p w14:paraId="4EA5205A" w14:textId="13183530" w:rsidR="005E6606" w:rsidRDefault="005E6606">
      <w:pPr>
        <w:pStyle w:val="CommentText"/>
      </w:pPr>
      <w:r>
        <w:rPr>
          <w:rStyle w:val="CommentReference"/>
        </w:rPr>
        <w:annotationRef/>
      </w:r>
      <w:r>
        <w:t>Put the value here</w:t>
      </w:r>
    </w:p>
  </w:comment>
  <w:comment w:id="299" w:author="Istrate  Ioan-Robert" w:date="2022-12-12T11:27:00Z" w:initials="II">
    <w:p w14:paraId="69943803" w14:textId="63EACA37" w:rsidR="005E6606" w:rsidRDefault="005E6606">
      <w:pPr>
        <w:pStyle w:val="CommentText"/>
      </w:pPr>
      <w:r>
        <w:rPr>
          <w:rStyle w:val="CommentReference"/>
        </w:rPr>
        <w:annotationRef/>
      </w:r>
      <w:r>
        <w:t>I reformulated this sentence. Is “break-even” the term used? Also, I am not sure about “low-end price range”. Check it</w:t>
      </w:r>
    </w:p>
  </w:comment>
  <w:comment w:id="364" w:author="Istrate  Ioan-Robert" w:date="2022-12-12T12:10:00Z" w:initials="II">
    <w:p w14:paraId="5D5EFA4E" w14:textId="0EF3A86D" w:rsidR="005E6606" w:rsidRDefault="005E6606">
      <w:pPr>
        <w:pStyle w:val="CommentText"/>
      </w:pPr>
      <w:r>
        <w:rPr>
          <w:rStyle w:val="CommentReference"/>
        </w:rPr>
        <w:annotationRef/>
      </w:r>
      <w:r>
        <w:t>Significant digits… given the underlaying uncertainty, it is very hard to ensure that the contribution is exactly 21.7%...better to use 0 digits</w:t>
      </w:r>
    </w:p>
  </w:comment>
  <w:comment w:id="419" w:author="Istrate  Ioan-Robert" w:date="2022-12-12T17:34:00Z" w:initials="II">
    <w:p w14:paraId="48C18BAD" w14:textId="2BBBE784" w:rsidR="0097096C" w:rsidRDefault="0097096C">
      <w:pPr>
        <w:pStyle w:val="CommentText"/>
      </w:pPr>
      <w:r>
        <w:rPr>
          <w:rStyle w:val="CommentReference"/>
        </w:rPr>
        <w:annotationRef/>
      </w:r>
      <w:r>
        <w:t>Fill numbers here</w:t>
      </w:r>
    </w:p>
  </w:comment>
  <w:comment w:id="480" w:author="Istrate  Ioan-Robert" w:date="2022-12-12T17:38:00Z" w:initials="II">
    <w:p w14:paraId="639E0FE4" w14:textId="25074ED2" w:rsidR="00987B7B" w:rsidRDefault="00987B7B">
      <w:pPr>
        <w:pStyle w:val="CommentText"/>
      </w:pPr>
      <w:r>
        <w:rPr>
          <w:rStyle w:val="CommentReference"/>
        </w:rPr>
        <w:annotationRef/>
      </w:r>
      <w:r>
        <w:t>We’ll have to complete this section</w:t>
      </w:r>
    </w:p>
  </w:comment>
  <w:comment w:id="489" w:author="Istrate  Ioan-Robert" w:date="2022-12-12T17:36:00Z" w:initials="II">
    <w:p w14:paraId="23A374FD" w14:textId="7F4DC863" w:rsidR="00144BED" w:rsidRDefault="00144BED">
      <w:pPr>
        <w:pStyle w:val="CommentText"/>
      </w:pPr>
      <w:r>
        <w:rPr>
          <w:rStyle w:val="CommentReference"/>
        </w:rPr>
        <w:annotationRef/>
      </w:r>
      <w:r>
        <w:t>Reference?</w:t>
      </w:r>
    </w:p>
  </w:comment>
  <w:comment w:id="482" w:author="Istrate  Ioan-Robert" w:date="2022-12-12T09:16:00Z" w:initials="II">
    <w:p w14:paraId="61782CA6" w14:textId="77777777" w:rsidR="005E6606" w:rsidRDefault="005E6606" w:rsidP="00EE167C">
      <w:pPr>
        <w:pStyle w:val="CommentText"/>
      </w:pPr>
      <w:r>
        <w:rPr>
          <w:rStyle w:val="CommentReference"/>
        </w:rPr>
        <w:annotationRef/>
      </w:r>
      <w:r>
        <w:t>This part sounds more appropriate for the discussion section. I move it there.</w:t>
      </w:r>
    </w:p>
  </w:comment>
  <w:comment w:id="505" w:author="Istrate  Ioan-Robert" w:date="2022-12-12T17:13:00Z" w:initials="II">
    <w:p w14:paraId="53FE1F13" w14:textId="5080ADCA" w:rsidR="00A274AD" w:rsidRDefault="00A274AD">
      <w:pPr>
        <w:pStyle w:val="CommentText"/>
      </w:pPr>
      <w:r>
        <w:rPr>
          <w:rStyle w:val="CommentReference"/>
        </w:rPr>
        <w:annotationRef/>
      </w:r>
      <w:r>
        <w:t>Complete this as you like</w:t>
      </w:r>
      <w:r w:rsidR="007D4D22">
        <w:t>. I moved here some sentences from the main body.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111CE07" w15:done="0"/>
  <w15:commentEx w15:paraId="1201DE34" w15:done="0"/>
  <w15:commentEx w15:paraId="6AEE5564" w15:done="0"/>
  <w15:commentEx w15:paraId="68B2AE95" w15:done="0"/>
  <w15:commentEx w15:paraId="2245AA94" w15:done="0"/>
  <w15:commentEx w15:paraId="26508161" w15:done="0"/>
  <w15:commentEx w15:paraId="5B1D6728" w15:done="0"/>
  <w15:commentEx w15:paraId="411269A5" w15:done="0"/>
  <w15:commentEx w15:paraId="55E43983" w15:done="0"/>
  <w15:commentEx w15:paraId="413EBF3F" w15:done="0"/>
  <w15:commentEx w15:paraId="40760EFE" w15:done="0"/>
  <w15:commentEx w15:paraId="024EA92A" w15:done="0"/>
  <w15:commentEx w15:paraId="2DA9DD25" w15:done="0"/>
  <w15:commentEx w15:paraId="2984C52A" w15:done="0"/>
  <w15:commentEx w15:paraId="7E5AFF2A" w15:done="0"/>
  <w15:commentEx w15:paraId="699811DD" w15:done="0"/>
  <w15:commentEx w15:paraId="11B02B33" w15:done="0"/>
  <w15:commentEx w15:paraId="11911590" w15:done="0"/>
  <w15:commentEx w15:paraId="4EA5205A" w15:done="0"/>
  <w15:commentEx w15:paraId="69943803" w15:done="0"/>
  <w15:commentEx w15:paraId="5D5EFA4E" w15:done="0"/>
  <w15:commentEx w15:paraId="48C18BAD" w15:done="0"/>
  <w15:commentEx w15:paraId="639E0FE4" w15:done="0"/>
  <w15:commentEx w15:paraId="23A374FD" w15:done="0"/>
  <w15:commentEx w15:paraId="61782CA6" w15:done="0"/>
  <w15:commentEx w15:paraId="53FE1F1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111CE07" w16cid:durableId="27416ABC"/>
  <w16cid:commentId w16cid:paraId="1201DE34" w16cid:durableId="2742D9AB"/>
  <w16cid:commentId w16cid:paraId="6AEE5564" w16cid:durableId="273DA4EA"/>
  <w16cid:commentId w16cid:paraId="68B2AE95" w16cid:durableId="273DA02E"/>
  <w16cid:commentId w16cid:paraId="2245AA94" w16cid:durableId="273DA9B1"/>
  <w16cid:commentId w16cid:paraId="26508161" w16cid:durableId="273DA9BD"/>
  <w16cid:commentId w16cid:paraId="5B1D6728" w16cid:durableId="273DA318"/>
  <w16cid:commentId w16cid:paraId="411269A5" w16cid:durableId="273DC06B"/>
  <w16cid:commentId w16cid:paraId="55E43983" w16cid:durableId="2742DB3B"/>
  <w16cid:commentId w16cid:paraId="413EBF3F" w16cid:durableId="273DC76E"/>
  <w16cid:commentId w16cid:paraId="40760EFE" w16cid:durableId="273DC93D"/>
  <w16cid:commentId w16cid:paraId="024EA92A" w16cid:durableId="273DD944"/>
  <w16cid:commentId w16cid:paraId="2DA9DD25" w16cid:durableId="27416EA9"/>
  <w16cid:commentId w16cid:paraId="2984C52A" w16cid:durableId="273DDDEC"/>
  <w16cid:commentId w16cid:paraId="7E5AFF2A" w16cid:durableId="2742D560"/>
  <w16cid:commentId w16cid:paraId="699811DD" w16cid:durableId="2742D51E"/>
  <w16cid:commentId w16cid:paraId="11B02B33" w16cid:durableId="27416F26"/>
  <w16cid:commentId w16cid:paraId="11911590" w16cid:durableId="27416FED"/>
  <w16cid:commentId w16cid:paraId="4EA5205A" w16cid:durableId="2741934C"/>
  <w16cid:commentId w16cid:paraId="69943803" w16cid:durableId="27418EAC"/>
  <w16cid:commentId w16cid:paraId="5D5EFA4E" w16cid:durableId="274198A2"/>
  <w16cid:commentId w16cid:paraId="48C18BAD" w16cid:durableId="2741E495"/>
  <w16cid:commentId w16cid:paraId="639E0FE4" w16cid:durableId="2741E5A8"/>
  <w16cid:commentId w16cid:paraId="23A374FD" w16cid:durableId="2741E50B"/>
  <w16cid:commentId w16cid:paraId="61782CA6" w16cid:durableId="27417009"/>
  <w16cid:commentId w16cid:paraId="53FE1F13" w16cid:durableId="2741DF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7DC6C5" w14:textId="77777777" w:rsidR="00FF21AB" w:rsidRDefault="00FF21AB" w:rsidP="00FF137C">
      <w:pPr>
        <w:spacing w:after="0" w:line="240" w:lineRule="auto"/>
      </w:pPr>
      <w:r>
        <w:separator/>
      </w:r>
    </w:p>
  </w:endnote>
  <w:endnote w:type="continuationSeparator" w:id="0">
    <w:p w14:paraId="1FF33924" w14:textId="77777777" w:rsidR="00FF21AB" w:rsidRDefault="00FF21AB" w:rsidP="00FF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26157690"/>
      <w:docPartObj>
        <w:docPartGallery w:val="Page Numbers (Bottom of Page)"/>
        <w:docPartUnique/>
      </w:docPartObj>
    </w:sdtPr>
    <w:sdtEndPr>
      <w:rPr>
        <w:noProof/>
      </w:rPr>
    </w:sdtEndPr>
    <w:sdtContent>
      <w:p w14:paraId="16E7F633" w14:textId="3E2A2287" w:rsidR="005E6606" w:rsidRPr="009C661B" w:rsidRDefault="005E6606">
        <w:pPr>
          <w:pStyle w:val="Footer"/>
          <w:jc w:val="center"/>
        </w:pPr>
        <w:r w:rsidRPr="009C661B">
          <w:fldChar w:fldCharType="begin"/>
        </w:r>
        <w:r w:rsidRPr="009C661B">
          <w:instrText xml:space="preserve"> PAGE   \* MERGEFORMAT </w:instrText>
        </w:r>
        <w:r w:rsidRPr="009C661B">
          <w:fldChar w:fldCharType="separate"/>
        </w:r>
        <w:r>
          <w:rPr>
            <w:noProof/>
          </w:rPr>
          <w:t>16</w:t>
        </w:r>
        <w:r w:rsidRPr="009C661B">
          <w:rPr>
            <w:noProof/>
          </w:rPr>
          <w:fldChar w:fldCharType="end"/>
        </w:r>
      </w:p>
    </w:sdtContent>
  </w:sdt>
  <w:p w14:paraId="08EEAA11" w14:textId="77777777" w:rsidR="005E6606" w:rsidRDefault="005E66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9B587D" w14:textId="77777777" w:rsidR="00FF21AB" w:rsidRDefault="00FF21AB" w:rsidP="00FF137C">
      <w:pPr>
        <w:spacing w:after="0" w:line="240" w:lineRule="auto"/>
      </w:pPr>
      <w:r>
        <w:separator/>
      </w:r>
    </w:p>
  </w:footnote>
  <w:footnote w:type="continuationSeparator" w:id="0">
    <w:p w14:paraId="5B1C1C3B" w14:textId="77777777" w:rsidR="00FF21AB" w:rsidRDefault="00FF21AB" w:rsidP="00FF1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10A36"/>
    <w:multiLevelType w:val="hybridMultilevel"/>
    <w:tmpl w:val="10E6C84A"/>
    <w:lvl w:ilvl="0" w:tplc="860C17FA">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16526C23"/>
    <w:multiLevelType w:val="hybridMultilevel"/>
    <w:tmpl w:val="A21C8D7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3E1275A7"/>
    <w:multiLevelType w:val="hybridMultilevel"/>
    <w:tmpl w:val="28E06614"/>
    <w:lvl w:ilvl="0" w:tplc="7708082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74B45DF"/>
    <w:multiLevelType w:val="hybridMultilevel"/>
    <w:tmpl w:val="7D2EE3A0"/>
    <w:lvl w:ilvl="0" w:tplc="0130D660">
      <w:start w:val="1"/>
      <w:numFmt w:val="bullet"/>
      <w:lvlText w:val=""/>
      <w:lvlJc w:val="left"/>
      <w:pPr>
        <w:ind w:left="360" w:hanging="360"/>
      </w:pPr>
      <w:rPr>
        <w:rFonts w:ascii="Symbol" w:hAnsi="Symbol" w:hint="default"/>
        <w:color w:val="FF000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4D0B542F"/>
    <w:multiLevelType w:val="hybridMultilevel"/>
    <w:tmpl w:val="2F3A4DA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4D516771"/>
    <w:multiLevelType w:val="hybridMultilevel"/>
    <w:tmpl w:val="339C54A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604156CA"/>
    <w:multiLevelType w:val="hybridMultilevel"/>
    <w:tmpl w:val="573CF2F4"/>
    <w:lvl w:ilvl="0" w:tplc="1406763A">
      <w:start w:val="1"/>
      <w:numFmt w:val="bullet"/>
      <w:lvlText w:val=""/>
      <w:lvlJc w:val="left"/>
      <w:pPr>
        <w:ind w:left="360" w:hanging="360"/>
      </w:pPr>
      <w:rPr>
        <w:rFonts w:ascii="Symbol" w:hAnsi="Symbol" w:hint="default"/>
        <w:sz w:val="24"/>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68AA1D27"/>
    <w:multiLevelType w:val="hybridMultilevel"/>
    <w:tmpl w:val="441C34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9842202"/>
    <w:multiLevelType w:val="hybridMultilevel"/>
    <w:tmpl w:val="E3C8FA04"/>
    <w:lvl w:ilvl="0" w:tplc="95BCBE8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DA915BD"/>
    <w:multiLevelType w:val="hybridMultilevel"/>
    <w:tmpl w:val="2CA4FB3C"/>
    <w:lvl w:ilvl="0" w:tplc="1406763A">
      <w:start w:val="1"/>
      <w:numFmt w:val="bullet"/>
      <w:lvlText w:val=""/>
      <w:lvlJc w:val="left"/>
      <w:pPr>
        <w:ind w:left="360" w:hanging="360"/>
      </w:pPr>
      <w:rPr>
        <w:rFonts w:ascii="Symbol" w:hAnsi="Symbol" w:hint="default"/>
        <w:sz w:val="24"/>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7"/>
  </w:num>
  <w:num w:numId="2">
    <w:abstractNumId w:val="4"/>
  </w:num>
  <w:num w:numId="3">
    <w:abstractNumId w:val="5"/>
  </w:num>
  <w:num w:numId="4">
    <w:abstractNumId w:val="6"/>
  </w:num>
  <w:num w:numId="5">
    <w:abstractNumId w:val="9"/>
  </w:num>
  <w:num w:numId="6">
    <w:abstractNumId w:val="1"/>
  </w:num>
  <w:num w:numId="7">
    <w:abstractNumId w:val="3"/>
  </w:num>
  <w:num w:numId="8">
    <w:abstractNumId w:val="8"/>
  </w:num>
  <w:num w:numId="9">
    <w:abstractNumId w:val="2"/>
  </w:num>
  <w:num w:numId="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Istrate  Ioan-Robert">
    <w15:presenceInfo w15:providerId="AD" w15:userId="S-1-5-21-2025429265-764733703-1417001333-6186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ctiveWritingStyle w:appName="MSWord" w:lang="es-ES" w:vendorID="64" w:dllVersion="6" w:nlCheck="1" w:checkStyle="0"/>
  <w:activeWritingStyle w:appName="MSWord" w:lang="en-US" w:vendorID="64" w:dllVersion="6" w:nlCheck="1" w:checkStyle="1"/>
  <w:activeWritingStyle w:appName="MSWord" w:lang="en-GB"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fr-CH" w:vendorID="64" w:dllVersion="4096" w:nlCheck="1" w:checkStyle="0"/>
  <w:activeWritingStyle w:appName="MSWord" w:lang="it-IT" w:vendorID="64" w:dllVersion="4096" w:nlCheck="1" w:checkStyle="0"/>
  <w:activeWritingStyle w:appName="MSWord" w:lang="es-ES" w:vendorID="64" w:dllVersion="4096" w:nlCheck="1" w:checkStyle="0"/>
  <w:activeWritingStyle w:appName="MSWord" w:lang="de-CH" w:vendorID="64" w:dllVersion="409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K2NDAzN7c0MTI0NjNV0lEKTi0uzszPAykwqgUASP9aESwAAAA="/>
  </w:docVars>
  <w:rsids>
    <w:rsidRoot w:val="00AB775B"/>
    <w:rsid w:val="00000285"/>
    <w:rsid w:val="00000EED"/>
    <w:rsid w:val="00001C98"/>
    <w:rsid w:val="0000220C"/>
    <w:rsid w:val="00004292"/>
    <w:rsid w:val="000042A4"/>
    <w:rsid w:val="0000491C"/>
    <w:rsid w:val="00004B0F"/>
    <w:rsid w:val="00004D3E"/>
    <w:rsid w:val="00005035"/>
    <w:rsid w:val="00005180"/>
    <w:rsid w:val="000056AC"/>
    <w:rsid w:val="00005B76"/>
    <w:rsid w:val="00006348"/>
    <w:rsid w:val="00007153"/>
    <w:rsid w:val="0000750D"/>
    <w:rsid w:val="000075FE"/>
    <w:rsid w:val="00010351"/>
    <w:rsid w:val="000105DE"/>
    <w:rsid w:val="0001095F"/>
    <w:rsid w:val="00011C25"/>
    <w:rsid w:val="00011D7C"/>
    <w:rsid w:val="0001231A"/>
    <w:rsid w:val="00014A01"/>
    <w:rsid w:val="00014DE8"/>
    <w:rsid w:val="00014DF3"/>
    <w:rsid w:val="0001569E"/>
    <w:rsid w:val="00015CC6"/>
    <w:rsid w:val="00015EAE"/>
    <w:rsid w:val="000169F7"/>
    <w:rsid w:val="00016F30"/>
    <w:rsid w:val="00017289"/>
    <w:rsid w:val="000173D9"/>
    <w:rsid w:val="00017D0A"/>
    <w:rsid w:val="0002011F"/>
    <w:rsid w:val="000201F3"/>
    <w:rsid w:val="0002039F"/>
    <w:rsid w:val="000203A9"/>
    <w:rsid w:val="00020AFC"/>
    <w:rsid w:val="0002151B"/>
    <w:rsid w:val="000217D1"/>
    <w:rsid w:val="00021C20"/>
    <w:rsid w:val="00022A5B"/>
    <w:rsid w:val="00022B25"/>
    <w:rsid w:val="00023779"/>
    <w:rsid w:val="00023F1E"/>
    <w:rsid w:val="00024264"/>
    <w:rsid w:val="00025253"/>
    <w:rsid w:val="00026699"/>
    <w:rsid w:val="00026C40"/>
    <w:rsid w:val="00026E13"/>
    <w:rsid w:val="00027011"/>
    <w:rsid w:val="00027AE0"/>
    <w:rsid w:val="000305B7"/>
    <w:rsid w:val="00030652"/>
    <w:rsid w:val="000320F6"/>
    <w:rsid w:val="000322EA"/>
    <w:rsid w:val="00032A0F"/>
    <w:rsid w:val="000340E0"/>
    <w:rsid w:val="00034B56"/>
    <w:rsid w:val="00034CB7"/>
    <w:rsid w:val="00034DED"/>
    <w:rsid w:val="0003603D"/>
    <w:rsid w:val="00036AA0"/>
    <w:rsid w:val="000379C4"/>
    <w:rsid w:val="00037CAB"/>
    <w:rsid w:val="00037D14"/>
    <w:rsid w:val="00037EA7"/>
    <w:rsid w:val="00040962"/>
    <w:rsid w:val="00040A2A"/>
    <w:rsid w:val="00040FA6"/>
    <w:rsid w:val="00041074"/>
    <w:rsid w:val="00041298"/>
    <w:rsid w:val="00041987"/>
    <w:rsid w:val="00042F16"/>
    <w:rsid w:val="00043554"/>
    <w:rsid w:val="00044230"/>
    <w:rsid w:val="00044688"/>
    <w:rsid w:val="00044DBC"/>
    <w:rsid w:val="00044ED2"/>
    <w:rsid w:val="00045018"/>
    <w:rsid w:val="00045A20"/>
    <w:rsid w:val="00045DB2"/>
    <w:rsid w:val="000461B7"/>
    <w:rsid w:val="000463F2"/>
    <w:rsid w:val="00046894"/>
    <w:rsid w:val="00047561"/>
    <w:rsid w:val="000475AF"/>
    <w:rsid w:val="000476AC"/>
    <w:rsid w:val="00050BEE"/>
    <w:rsid w:val="00050DFE"/>
    <w:rsid w:val="00051186"/>
    <w:rsid w:val="00051488"/>
    <w:rsid w:val="0005193D"/>
    <w:rsid w:val="00051FE2"/>
    <w:rsid w:val="000529BB"/>
    <w:rsid w:val="00052CE5"/>
    <w:rsid w:val="0005307F"/>
    <w:rsid w:val="00053179"/>
    <w:rsid w:val="00053D32"/>
    <w:rsid w:val="00054007"/>
    <w:rsid w:val="000541CA"/>
    <w:rsid w:val="0005472B"/>
    <w:rsid w:val="00054894"/>
    <w:rsid w:val="00055248"/>
    <w:rsid w:val="000553BC"/>
    <w:rsid w:val="00055680"/>
    <w:rsid w:val="0005576A"/>
    <w:rsid w:val="00055AA9"/>
    <w:rsid w:val="00056167"/>
    <w:rsid w:val="00056436"/>
    <w:rsid w:val="00056A71"/>
    <w:rsid w:val="0005792F"/>
    <w:rsid w:val="00057EEB"/>
    <w:rsid w:val="00060299"/>
    <w:rsid w:val="000604FA"/>
    <w:rsid w:val="00062859"/>
    <w:rsid w:val="000635C5"/>
    <w:rsid w:val="00063C82"/>
    <w:rsid w:val="00063DF6"/>
    <w:rsid w:val="000643C3"/>
    <w:rsid w:val="00064E8A"/>
    <w:rsid w:val="00065566"/>
    <w:rsid w:val="00065806"/>
    <w:rsid w:val="00065E77"/>
    <w:rsid w:val="00066FCB"/>
    <w:rsid w:val="00067484"/>
    <w:rsid w:val="00067AB2"/>
    <w:rsid w:val="00067BFF"/>
    <w:rsid w:val="00070750"/>
    <w:rsid w:val="0007078E"/>
    <w:rsid w:val="00070ED4"/>
    <w:rsid w:val="00071819"/>
    <w:rsid w:val="00071AB5"/>
    <w:rsid w:val="000723A5"/>
    <w:rsid w:val="000726A9"/>
    <w:rsid w:val="0007273B"/>
    <w:rsid w:val="00072A16"/>
    <w:rsid w:val="000733F9"/>
    <w:rsid w:val="00073AD3"/>
    <w:rsid w:val="00073B6D"/>
    <w:rsid w:val="00073CDD"/>
    <w:rsid w:val="00074200"/>
    <w:rsid w:val="000749DF"/>
    <w:rsid w:val="00074ED7"/>
    <w:rsid w:val="000751A7"/>
    <w:rsid w:val="00075455"/>
    <w:rsid w:val="000755C5"/>
    <w:rsid w:val="00075733"/>
    <w:rsid w:val="00075E1E"/>
    <w:rsid w:val="0007638B"/>
    <w:rsid w:val="0007730E"/>
    <w:rsid w:val="0007760C"/>
    <w:rsid w:val="00077880"/>
    <w:rsid w:val="000808CE"/>
    <w:rsid w:val="00080C01"/>
    <w:rsid w:val="00080C5A"/>
    <w:rsid w:val="00081398"/>
    <w:rsid w:val="000813EC"/>
    <w:rsid w:val="00081624"/>
    <w:rsid w:val="00081872"/>
    <w:rsid w:val="00081CB4"/>
    <w:rsid w:val="00081DE4"/>
    <w:rsid w:val="000822CE"/>
    <w:rsid w:val="00082EDC"/>
    <w:rsid w:val="0008349F"/>
    <w:rsid w:val="0008356A"/>
    <w:rsid w:val="000842C3"/>
    <w:rsid w:val="0008499F"/>
    <w:rsid w:val="00085330"/>
    <w:rsid w:val="00085A8D"/>
    <w:rsid w:val="00085ABD"/>
    <w:rsid w:val="0008693E"/>
    <w:rsid w:val="00086F52"/>
    <w:rsid w:val="00087118"/>
    <w:rsid w:val="00087C81"/>
    <w:rsid w:val="00090A4B"/>
    <w:rsid w:val="00091001"/>
    <w:rsid w:val="000916B0"/>
    <w:rsid w:val="000923F6"/>
    <w:rsid w:val="000924A6"/>
    <w:rsid w:val="00092538"/>
    <w:rsid w:val="000928F7"/>
    <w:rsid w:val="00093027"/>
    <w:rsid w:val="0009381E"/>
    <w:rsid w:val="0009384C"/>
    <w:rsid w:val="00093CAA"/>
    <w:rsid w:val="000948A4"/>
    <w:rsid w:val="00094B35"/>
    <w:rsid w:val="000951DA"/>
    <w:rsid w:val="000954F2"/>
    <w:rsid w:val="00095A7D"/>
    <w:rsid w:val="00095F90"/>
    <w:rsid w:val="0009690E"/>
    <w:rsid w:val="00096A45"/>
    <w:rsid w:val="00096BBC"/>
    <w:rsid w:val="000970AE"/>
    <w:rsid w:val="000978F4"/>
    <w:rsid w:val="00097FF3"/>
    <w:rsid w:val="000A071C"/>
    <w:rsid w:val="000A159D"/>
    <w:rsid w:val="000A18DA"/>
    <w:rsid w:val="000A216A"/>
    <w:rsid w:val="000A2286"/>
    <w:rsid w:val="000A2FD0"/>
    <w:rsid w:val="000A32BA"/>
    <w:rsid w:val="000A430B"/>
    <w:rsid w:val="000A6D26"/>
    <w:rsid w:val="000A6F7B"/>
    <w:rsid w:val="000A7C52"/>
    <w:rsid w:val="000A7E07"/>
    <w:rsid w:val="000B0030"/>
    <w:rsid w:val="000B03B3"/>
    <w:rsid w:val="000B0928"/>
    <w:rsid w:val="000B2686"/>
    <w:rsid w:val="000B297A"/>
    <w:rsid w:val="000B2A0D"/>
    <w:rsid w:val="000B2C90"/>
    <w:rsid w:val="000B2D51"/>
    <w:rsid w:val="000B3487"/>
    <w:rsid w:val="000B38B1"/>
    <w:rsid w:val="000B47A2"/>
    <w:rsid w:val="000B4A2E"/>
    <w:rsid w:val="000B50E4"/>
    <w:rsid w:val="000B5A60"/>
    <w:rsid w:val="000B5DFB"/>
    <w:rsid w:val="000B6EAE"/>
    <w:rsid w:val="000B6FB3"/>
    <w:rsid w:val="000B79DE"/>
    <w:rsid w:val="000C0241"/>
    <w:rsid w:val="000C0643"/>
    <w:rsid w:val="000C1001"/>
    <w:rsid w:val="000C15A3"/>
    <w:rsid w:val="000C1F13"/>
    <w:rsid w:val="000C1F7F"/>
    <w:rsid w:val="000C2576"/>
    <w:rsid w:val="000C2FA7"/>
    <w:rsid w:val="000C38DC"/>
    <w:rsid w:val="000C41CC"/>
    <w:rsid w:val="000C46B3"/>
    <w:rsid w:val="000C46F1"/>
    <w:rsid w:val="000C4BF9"/>
    <w:rsid w:val="000C4C0C"/>
    <w:rsid w:val="000C4C73"/>
    <w:rsid w:val="000C4D5C"/>
    <w:rsid w:val="000C4FA9"/>
    <w:rsid w:val="000C51A2"/>
    <w:rsid w:val="000C5D08"/>
    <w:rsid w:val="000C69D1"/>
    <w:rsid w:val="000C709F"/>
    <w:rsid w:val="000C7345"/>
    <w:rsid w:val="000C7407"/>
    <w:rsid w:val="000C7491"/>
    <w:rsid w:val="000C78D7"/>
    <w:rsid w:val="000C7995"/>
    <w:rsid w:val="000D05BE"/>
    <w:rsid w:val="000D07A5"/>
    <w:rsid w:val="000D0B1E"/>
    <w:rsid w:val="000D0D47"/>
    <w:rsid w:val="000D0F97"/>
    <w:rsid w:val="000D10F6"/>
    <w:rsid w:val="000D15E2"/>
    <w:rsid w:val="000D1B82"/>
    <w:rsid w:val="000D1E26"/>
    <w:rsid w:val="000D2283"/>
    <w:rsid w:val="000D27FF"/>
    <w:rsid w:val="000D29B9"/>
    <w:rsid w:val="000D3258"/>
    <w:rsid w:val="000D3F1D"/>
    <w:rsid w:val="000D414C"/>
    <w:rsid w:val="000D4763"/>
    <w:rsid w:val="000D47A8"/>
    <w:rsid w:val="000D5120"/>
    <w:rsid w:val="000D5336"/>
    <w:rsid w:val="000D64BD"/>
    <w:rsid w:val="000D6516"/>
    <w:rsid w:val="000D65FF"/>
    <w:rsid w:val="000D680E"/>
    <w:rsid w:val="000D6888"/>
    <w:rsid w:val="000D74DC"/>
    <w:rsid w:val="000D7CA4"/>
    <w:rsid w:val="000E2586"/>
    <w:rsid w:val="000E2799"/>
    <w:rsid w:val="000E2A64"/>
    <w:rsid w:val="000E3BC4"/>
    <w:rsid w:val="000E3CA5"/>
    <w:rsid w:val="000E480F"/>
    <w:rsid w:val="000E53B2"/>
    <w:rsid w:val="000E588D"/>
    <w:rsid w:val="000E771C"/>
    <w:rsid w:val="000F0ED6"/>
    <w:rsid w:val="000F12EE"/>
    <w:rsid w:val="000F1BA0"/>
    <w:rsid w:val="000F1D6E"/>
    <w:rsid w:val="000F3B58"/>
    <w:rsid w:val="000F4412"/>
    <w:rsid w:val="000F5383"/>
    <w:rsid w:val="000F5FCE"/>
    <w:rsid w:val="000F6239"/>
    <w:rsid w:val="000F6905"/>
    <w:rsid w:val="000F6AB8"/>
    <w:rsid w:val="000F6D16"/>
    <w:rsid w:val="000F6EF8"/>
    <w:rsid w:val="000F7824"/>
    <w:rsid w:val="000F7E74"/>
    <w:rsid w:val="00100065"/>
    <w:rsid w:val="00100464"/>
    <w:rsid w:val="00100DAE"/>
    <w:rsid w:val="0010108C"/>
    <w:rsid w:val="001011E0"/>
    <w:rsid w:val="00101698"/>
    <w:rsid w:val="001016B5"/>
    <w:rsid w:val="0010211A"/>
    <w:rsid w:val="0010233B"/>
    <w:rsid w:val="001039C8"/>
    <w:rsid w:val="00103A11"/>
    <w:rsid w:val="00103B9F"/>
    <w:rsid w:val="00103C76"/>
    <w:rsid w:val="00104896"/>
    <w:rsid w:val="00104DE0"/>
    <w:rsid w:val="00105415"/>
    <w:rsid w:val="00105960"/>
    <w:rsid w:val="00106416"/>
    <w:rsid w:val="00106E79"/>
    <w:rsid w:val="001101AD"/>
    <w:rsid w:val="00111742"/>
    <w:rsid w:val="001117E3"/>
    <w:rsid w:val="00112030"/>
    <w:rsid w:val="0011273F"/>
    <w:rsid w:val="00112804"/>
    <w:rsid w:val="00112C21"/>
    <w:rsid w:val="00112E9D"/>
    <w:rsid w:val="00113C7A"/>
    <w:rsid w:val="001142C5"/>
    <w:rsid w:val="00114984"/>
    <w:rsid w:val="00114F71"/>
    <w:rsid w:val="00116522"/>
    <w:rsid w:val="001177F5"/>
    <w:rsid w:val="00117CAA"/>
    <w:rsid w:val="00117CD0"/>
    <w:rsid w:val="00120D3A"/>
    <w:rsid w:val="00122162"/>
    <w:rsid w:val="001226BB"/>
    <w:rsid w:val="00122811"/>
    <w:rsid w:val="00123A8A"/>
    <w:rsid w:val="00124472"/>
    <w:rsid w:val="00124778"/>
    <w:rsid w:val="00125211"/>
    <w:rsid w:val="00125392"/>
    <w:rsid w:val="001253C7"/>
    <w:rsid w:val="0012547E"/>
    <w:rsid w:val="00125AC7"/>
    <w:rsid w:val="00125DDB"/>
    <w:rsid w:val="00126C0C"/>
    <w:rsid w:val="0012737A"/>
    <w:rsid w:val="00130966"/>
    <w:rsid w:val="00130F5C"/>
    <w:rsid w:val="0013131C"/>
    <w:rsid w:val="0013191C"/>
    <w:rsid w:val="00131B86"/>
    <w:rsid w:val="001321A0"/>
    <w:rsid w:val="00132513"/>
    <w:rsid w:val="001327A5"/>
    <w:rsid w:val="00132A84"/>
    <w:rsid w:val="00132A8A"/>
    <w:rsid w:val="0013326F"/>
    <w:rsid w:val="001338FE"/>
    <w:rsid w:val="00135109"/>
    <w:rsid w:val="0013698B"/>
    <w:rsid w:val="00136A8A"/>
    <w:rsid w:val="00136D0C"/>
    <w:rsid w:val="001373C2"/>
    <w:rsid w:val="00137CC7"/>
    <w:rsid w:val="00137EB7"/>
    <w:rsid w:val="00137EC5"/>
    <w:rsid w:val="001401B4"/>
    <w:rsid w:val="001402AA"/>
    <w:rsid w:val="00140614"/>
    <w:rsid w:val="001408F3"/>
    <w:rsid w:val="0014194D"/>
    <w:rsid w:val="00141CD3"/>
    <w:rsid w:val="001427EA"/>
    <w:rsid w:val="0014287F"/>
    <w:rsid w:val="0014336F"/>
    <w:rsid w:val="00143A60"/>
    <w:rsid w:val="0014478F"/>
    <w:rsid w:val="00144B58"/>
    <w:rsid w:val="00144BED"/>
    <w:rsid w:val="001450BE"/>
    <w:rsid w:val="00145D5B"/>
    <w:rsid w:val="0014600D"/>
    <w:rsid w:val="001465AB"/>
    <w:rsid w:val="001466FC"/>
    <w:rsid w:val="00146CD6"/>
    <w:rsid w:val="00146E6B"/>
    <w:rsid w:val="00146FD2"/>
    <w:rsid w:val="0014701E"/>
    <w:rsid w:val="0014719F"/>
    <w:rsid w:val="00147C60"/>
    <w:rsid w:val="001503E1"/>
    <w:rsid w:val="00150683"/>
    <w:rsid w:val="001508AD"/>
    <w:rsid w:val="00150D41"/>
    <w:rsid w:val="00151637"/>
    <w:rsid w:val="00151885"/>
    <w:rsid w:val="00152483"/>
    <w:rsid w:val="001529C2"/>
    <w:rsid w:val="00152BD6"/>
    <w:rsid w:val="00152C5E"/>
    <w:rsid w:val="00153190"/>
    <w:rsid w:val="00153D54"/>
    <w:rsid w:val="0015433B"/>
    <w:rsid w:val="00154583"/>
    <w:rsid w:val="0015493C"/>
    <w:rsid w:val="00154E69"/>
    <w:rsid w:val="0015585E"/>
    <w:rsid w:val="00156D0E"/>
    <w:rsid w:val="00157DEF"/>
    <w:rsid w:val="00160531"/>
    <w:rsid w:val="00160FEC"/>
    <w:rsid w:val="00161157"/>
    <w:rsid w:val="0016133F"/>
    <w:rsid w:val="00162296"/>
    <w:rsid w:val="001626DD"/>
    <w:rsid w:val="0016276C"/>
    <w:rsid w:val="00162F16"/>
    <w:rsid w:val="001632FE"/>
    <w:rsid w:val="00163616"/>
    <w:rsid w:val="00165499"/>
    <w:rsid w:val="00165A2A"/>
    <w:rsid w:val="001666E4"/>
    <w:rsid w:val="001669E3"/>
    <w:rsid w:val="00167CC1"/>
    <w:rsid w:val="00170329"/>
    <w:rsid w:val="00170B2A"/>
    <w:rsid w:val="00171042"/>
    <w:rsid w:val="0017246D"/>
    <w:rsid w:val="00172BA7"/>
    <w:rsid w:val="001733CC"/>
    <w:rsid w:val="001735F0"/>
    <w:rsid w:val="00173DD9"/>
    <w:rsid w:val="00173DF2"/>
    <w:rsid w:val="001742E6"/>
    <w:rsid w:val="00174FEC"/>
    <w:rsid w:val="001753A7"/>
    <w:rsid w:val="001754ED"/>
    <w:rsid w:val="0017564E"/>
    <w:rsid w:val="001756C4"/>
    <w:rsid w:val="001759C7"/>
    <w:rsid w:val="00176C39"/>
    <w:rsid w:val="00177266"/>
    <w:rsid w:val="001778AB"/>
    <w:rsid w:val="00177FA2"/>
    <w:rsid w:val="001812BA"/>
    <w:rsid w:val="00181899"/>
    <w:rsid w:val="00181B11"/>
    <w:rsid w:val="00181C78"/>
    <w:rsid w:val="001844DE"/>
    <w:rsid w:val="00184516"/>
    <w:rsid w:val="001846A8"/>
    <w:rsid w:val="00184994"/>
    <w:rsid w:val="00184B53"/>
    <w:rsid w:val="00184E02"/>
    <w:rsid w:val="00184EFB"/>
    <w:rsid w:val="00185070"/>
    <w:rsid w:val="001854C0"/>
    <w:rsid w:val="001859A1"/>
    <w:rsid w:val="00187309"/>
    <w:rsid w:val="00187657"/>
    <w:rsid w:val="00187A9A"/>
    <w:rsid w:val="00187CAA"/>
    <w:rsid w:val="00190CAE"/>
    <w:rsid w:val="0019112F"/>
    <w:rsid w:val="00191749"/>
    <w:rsid w:val="00191871"/>
    <w:rsid w:val="00191C52"/>
    <w:rsid w:val="00191F11"/>
    <w:rsid w:val="00192220"/>
    <w:rsid w:val="001923DA"/>
    <w:rsid w:val="00192550"/>
    <w:rsid w:val="0019284A"/>
    <w:rsid w:val="0019288E"/>
    <w:rsid w:val="0019309D"/>
    <w:rsid w:val="00193C76"/>
    <w:rsid w:val="0019432B"/>
    <w:rsid w:val="001944A3"/>
    <w:rsid w:val="00194E80"/>
    <w:rsid w:val="00195693"/>
    <w:rsid w:val="00196AC4"/>
    <w:rsid w:val="001972D5"/>
    <w:rsid w:val="0019790B"/>
    <w:rsid w:val="001A0292"/>
    <w:rsid w:val="001A112C"/>
    <w:rsid w:val="001A16D7"/>
    <w:rsid w:val="001A2160"/>
    <w:rsid w:val="001A24CA"/>
    <w:rsid w:val="001A3116"/>
    <w:rsid w:val="001A4756"/>
    <w:rsid w:val="001A486D"/>
    <w:rsid w:val="001A496B"/>
    <w:rsid w:val="001A5526"/>
    <w:rsid w:val="001A55F8"/>
    <w:rsid w:val="001A5AA4"/>
    <w:rsid w:val="001A5DE1"/>
    <w:rsid w:val="001A6A18"/>
    <w:rsid w:val="001A6BE8"/>
    <w:rsid w:val="001A6C47"/>
    <w:rsid w:val="001B037E"/>
    <w:rsid w:val="001B0F02"/>
    <w:rsid w:val="001B13CB"/>
    <w:rsid w:val="001B17B1"/>
    <w:rsid w:val="001B198C"/>
    <w:rsid w:val="001B1C00"/>
    <w:rsid w:val="001B25A9"/>
    <w:rsid w:val="001B25D9"/>
    <w:rsid w:val="001B2731"/>
    <w:rsid w:val="001B2B42"/>
    <w:rsid w:val="001B2C9C"/>
    <w:rsid w:val="001B341A"/>
    <w:rsid w:val="001B3AFE"/>
    <w:rsid w:val="001B429E"/>
    <w:rsid w:val="001B467F"/>
    <w:rsid w:val="001B47F2"/>
    <w:rsid w:val="001B4927"/>
    <w:rsid w:val="001B4ABA"/>
    <w:rsid w:val="001B4E75"/>
    <w:rsid w:val="001B4E7A"/>
    <w:rsid w:val="001B532B"/>
    <w:rsid w:val="001B5ECD"/>
    <w:rsid w:val="001B6461"/>
    <w:rsid w:val="001B6940"/>
    <w:rsid w:val="001B6BCC"/>
    <w:rsid w:val="001B7134"/>
    <w:rsid w:val="001B7D22"/>
    <w:rsid w:val="001C00F3"/>
    <w:rsid w:val="001C0253"/>
    <w:rsid w:val="001C0769"/>
    <w:rsid w:val="001C13DC"/>
    <w:rsid w:val="001C16A9"/>
    <w:rsid w:val="001C1E75"/>
    <w:rsid w:val="001C20AA"/>
    <w:rsid w:val="001C2184"/>
    <w:rsid w:val="001C21D3"/>
    <w:rsid w:val="001C2E14"/>
    <w:rsid w:val="001C4988"/>
    <w:rsid w:val="001C4E1F"/>
    <w:rsid w:val="001C5452"/>
    <w:rsid w:val="001C6577"/>
    <w:rsid w:val="001C6933"/>
    <w:rsid w:val="001C6BC7"/>
    <w:rsid w:val="001C76C7"/>
    <w:rsid w:val="001D0896"/>
    <w:rsid w:val="001D0DB5"/>
    <w:rsid w:val="001D2019"/>
    <w:rsid w:val="001D24C4"/>
    <w:rsid w:val="001D2EF0"/>
    <w:rsid w:val="001D4B4E"/>
    <w:rsid w:val="001D4E5B"/>
    <w:rsid w:val="001D4E8C"/>
    <w:rsid w:val="001D4FF3"/>
    <w:rsid w:val="001D5463"/>
    <w:rsid w:val="001D5FE2"/>
    <w:rsid w:val="001D676A"/>
    <w:rsid w:val="001D6FD9"/>
    <w:rsid w:val="001D788C"/>
    <w:rsid w:val="001D7CCA"/>
    <w:rsid w:val="001E02CE"/>
    <w:rsid w:val="001E0668"/>
    <w:rsid w:val="001E0D0C"/>
    <w:rsid w:val="001E0E60"/>
    <w:rsid w:val="001E181E"/>
    <w:rsid w:val="001E20B4"/>
    <w:rsid w:val="001E23FB"/>
    <w:rsid w:val="001E2888"/>
    <w:rsid w:val="001E2B06"/>
    <w:rsid w:val="001E2B84"/>
    <w:rsid w:val="001E2B8C"/>
    <w:rsid w:val="001E3499"/>
    <w:rsid w:val="001E37F8"/>
    <w:rsid w:val="001E3C95"/>
    <w:rsid w:val="001E3E3E"/>
    <w:rsid w:val="001E4ABD"/>
    <w:rsid w:val="001E4C78"/>
    <w:rsid w:val="001E5063"/>
    <w:rsid w:val="001E56DD"/>
    <w:rsid w:val="001E6100"/>
    <w:rsid w:val="001E6719"/>
    <w:rsid w:val="001E6BBE"/>
    <w:rsid w:val="001E7340"/>
    <w:rsid w:val="001E7CD6"/>
    <w:rsid w:val="001F04BB"/>
    <w:rsid w:val="001F0815"/>
    <w:rsid w:val="001F0858"/>
    <w:rsid w:val="001F0C13"/>
    <w:rsid w:val="001F0EC7"/>
    <w:rsid w:val="001F0F85"/>
    <w:rsid w:val="001F1477"/>
    <w:rsid w:val="001F18DB"/>
    <w:rsid w:val="001F1A47"/>
    <w:rsid w:val="001F21ED"/>
    <w:rsid w:val="001F23C0"/>
    <w:rsid w:val="001F2B56"/>
    <w:rsid w:val="001F2EF4"/>
    <w:rsid w:val="001F30B7"/>
    <w:rsid w:val="001F414C"/>
    <w:rsid w:val="001F41E2"/>
    <w:rsid w:val="001F4AC0"/>
    <w:rsid w:val="001F5C7A"/>
    <w:rsid w:val="001F6094"/>
    <w:rsid w:val="001F63CA"/>
    <w:rsid w:val="001F697A"/>
    <w:rsid w:val="001F6A3A"/>
    <w:rsid w:val="00200124"/>
    <w:rsid w:val="0020057C"/>
    <w:rsid w:val="00201984"/>
    <w:rsid w:val="00202707"/>
    <w:rsid w:val="00202863"/>
    <w:rsid w:val="00202D2D"/>
    <w:rsid w:val="00202DB1"/>
    <w:rsid w:val="002032B2"/>
    <w:rsid w:val="002032CC"/>
    <w:rsid w:val="002037F0"/>
    <w:rsid w:val="00203858"/>
    <w:rsid w:val="00203867"/>
    <w:rsid w:val="00203926"/>
    <w:rsid w:val="00203FFD"/>
    <w:rsid w:val="002040E8"/>
    <w:rsid w:val="00204166"/>
    <w:rsid w:val="00204306"/>
    <w:rsid w:val="0020471A"/>
    <w:rsid w:val="00205C23"/>
    <w:rsid w:val="002062E4"/>
    <w:rsid w:val="0020709E"/>
    <w:rsid w:val="0020765A"/>
    <w:rsid w:val="00210703"/>
    <w:rsid w:val="00210CDD"/>
    <w:rsid w:val="0021117C"/>
    <w:rsid w:val="0021119B"/>
    <w:rsid w:val="00211991"/>
    <w:rsid w:val="0021271A"/>
    <w:rsid w:val="00212D01"/>
    <w:rsid w:val="0021325A"/>
    <w:rsid w:val="002133C4"/>
    <w:rsid w:val="0021421F"/>
    <w:rsid w:val="002142DD"/>
    <w:rsid w:val="00214805"/>
    <w:rsid w:val="00214C36"/>
    <w:rsid w:val="00214CC5"/>
    <w:rsid w:val="00214ED7"/>
    <w:rsid w:val="00215B3C"/>
    <w:rsid w:val="00215CD1"/>
    <w:rsid w:val="0021615D"/>
    <w:rsid w:val="0021735C"/>
    <w:rsid w:val="00217549"/>
    <w:rsid w:val="00217785"/>
    <w:rsid w:val="00217A5C"/>
    <w:rsid w:val="00220781"/>
    <w:rsid w:val="0022079A"/>
    <w:rsid w:val="00221EC6"/>
    <w:rsid w:val="00222244"/>
    <w:rsid w:val="00223325"/>
    <w:rsid w:val="002233E3"/>
    <w:rsid w:val="00223547"/>
    <w:rsid w:val="00223BF3"/>
    <w:rsid w:val="002252DE"/>
    <w:rsid w:val="002256FA"/>
    <w:rsid w:val="00225872"/>
    <w:rsid w:val="00225DDE"/>
    <w:rsid w:val="00227CAB"/>
    <w:rsid w:val="00230261"/>
    <w:rsid w:val="002309C7"/>
    <w:rsid w:val="00231270"/>
    <w:rsid w:val="00231318"/>
    <w:rsid w:val="00231648"/>
    <w:rsid w:val="0023190F"/>
    <w:rsid w:val="00231A10"/>
    <w:rsid w:val="00231DA9"/>
    <w:rsid w:val="002323D5"/>
    <w:rsid w:val="002325EF"/>
    <w:rsid w:val="00232E2B"/>
    <w:rsid w:val="0023360D"/>
    <w:rsid w:val="002336B7"/>
    <w:rsid w:val="00234524"/>
    <w:rsid w:val="0023561D"/>
    <w:rsid w:val="00237F14"/>
    <w:rsid w:val="002401B5"/>
    <w:rsid w:val="002406CB"/>
    <w:rsid w:val="00240D33"/>
    <w:rsid w:val="00241513"/>
    <w:rsid w:val="0024157E"/>
    <w:rsid w:val="002419EE"/>
    <w:rsid w:val="00241D77"/>
    <w:rsid w:val="00241D99"/>
    <w:rsid w:val="00241E76"/>
    <w:rsid w:val="002431FE"/>
    <w:rsid w:val="0024380A"/>
    <w:rsid w:val="00243C93"/>
    <w:rsid w:val="00244005"/>
    <w:rsid w:val="00244495"/>
    <w:rsid w:val="00244540"/>
    <w:rsid w:val="00244696"/>
    <w:rsid w:val="00244B07"/>
    <w:rsid w:val="00244EB0"/>
    <w:rsid w:val="0024577B"/>
    <w:rsid w:val="00247C76"/>
    <w:rsid w:val="00250223"/>
    <w:rsid w:val="00251220"/>
    <w:rsid w:val="002514FC"/>
    <w:rsid w:val="002516DB"/>
    <w:rsid w:val="002517BB"/>
    <w:rsid w:val="00252204"/>
    <w:rsid w:val="00252BFC"/>
    <w:rsid w:val="00252F57"/>
    <w:rsid w:val="00253C9D"/>
    <w:rsid w:val="00254101"/>
    <w:rsid w:val="002542D0"/>
    <w:rsid w:val="002543BD"/>
    <w:rsid w:val="00254D3A"/>
    <w:rsid w:val="00255064"/>
    <w:rsid w:val="002556B7"/>
    <w:rsid w:val="00255856"/>
    <w:rsid w:val="00255E62"/>
    <w:rsid w:val="00256259"/>
    <w:rsid w:val="00256705"/>
    <w:rsid w:val="00256AD1"/>
    <w:rsid w:val="00256BBE"/>
    <w:rsid w:val="00257E16"/>
    <w:rsid w:val="0026082D"/>
    <w:rsid w:val="0026178F"/>
    <w:rsid w:val="00261A8D"/>
    <w:rsid w:val="00261D68"/>
    <w:rsid w:val="00264204"/>
    <w:rsid w:val="00264694"/>
    <w:rsid w:val="00264A1C"/>
    <w:rsid w:val="00266A60"/>
    <w:rsid w:val="00266AD6"/>
    <w:rsid w:val="00266B14"/>
    <w:rsid w:val="00266D09"/>
    <w:rsid w:val="00266DF1"/>
    <w:rsid w:val="00267356"/>
    <w:rsid w:val="00267D4C"/>
    <w:rsid w:val="00270133"/>
    <w:rsid w:val="00270783"/>
    <w:rsid w:val="00270A1E"/>
    <w:rsid w:val="00271151"/>
    <w:rsid w:val="00271F11"/>
    <w:rsid w:val="0027252C"/>
    <w:rsid w:val="00272BFE"/>
    <w:rsid w:val="002735C4"/>
    <w:rsid w:val="002735C9"/>
    <w:rsid w:val="00273AC1"/>
    <w:rsid w:val="0027427C"/>
    <w:rsid w:val="002746F0"/>
    <w:rsid w:val="00274BB2"/>
    <w:rsid w:val="0027516E"/>
    <w:rsid w:val="0027527D"/>
    <w:rsid w:val="00275C97"/>
    <w:rsid w:val="002764B0"/>
    <w:rsid w:val="00276603"/>
    <w:rsid w:val="00276820"/>
    <w:rsid w:val="002776B6"/>
    <w:rsid w:val="00277A2D"/>
    <w:rsid w:val="00277BBE"/>
    <w:rsid w:val="00280166"/>
    <w:rsid w:val="002801BC"/>
    <w:rsid w:val="002813D2"/>
    <w:rsid w:val="00281B55"/>
    <w:rsid w:val="00281F7E"/>
    <w:rsid w:val="00282A12"/>
    <w:rsid w:val="00282C46"/>
    <w:rsid w:val="00282EE2"/>
    <w:rsid w:val="002836A5"/>
    <w:rsid w:val="0028384C"/>
    <w:rsid w:val="00283B0D"/>
    <w:rsid w:val="00283F0F"/>
    <w:rsid w:val="002845E6"/>
    <w:rsid w:val="0028490B"/>
    <w:rsid w:val="00284DBB"/>
    <w:rsid w:val="00285219"/>
    <w:rsid w:val="0028535D"/>
    <w:rsid w:val="00285A52"/>
    <w:rsid w:val="002864C5"/>
    <w:rsid w:val="0028724B"/>
    <w:rsid w:val="002878BE"/>
    <w:rsid w:val="00290378"/>
    <w:rsid w:val="00290407"/>
    <w:rsid w:val="002913F8"/>
    <w:rsid w:val="0029140C"/>
    <w:rsid w:val="00291C40"/>
    <w:rsid w:val="002921CA"/>
    <w:rsid w:val="002924AB"/>
    <w:rsid w:val="00292538"/>
    <w:rsid w:val="00292627"/>
    <w:rsid w:val="00292945"/>
    <w:rsid w:val="002929DC"/>
    <w:rsid w:val="00292A74"/>
    <w:rsid w:val="00292F03"/>
    <w:rsid w:val="0029308D"/>
    <w:rsid w:val="0029322C"/>
    <w:rsid w:val="00293B3F"/>
    <w:rsid w:val="002943D7"/>
    <w:rsid w:val="00294C92"/>
    <w:rsid w:val="002955A5"/>
    <w:rsid w:val="002959CD"/>
    <w:rsid w:val="00295ABC"/>
    <w:rsid w:val="00295ECD"/>
    <w:rsid w:val="00295ED1"/>
    <w:rsid w:val="002968AA"/>
    <w:rsid w:val="0029794E"/>
    <w:rsid w:val="00297C42"/>
    <w:rsid w:val="00297EF9"/>
    <w:rsid w:val="002A07AB"/>
    <w:rsid w:val="002A0BCD"/>
    <w:rsid w:val="002A0C4D"/>
    <w:rsid w:val="002A1162"/>
    <w:rsid w:val="002A1321"/>
    <w:rsid w:val="002A1878"/>
    <w:rsid w:val="002A25D3"/>
    <w:rsid w:val="002A2907"/>
    <w:rsid w:val="002A2E8A"/>
    <w:rsid w:val="002A3926"/>
    <w:rsid w:val="002A3B76"/>
    <w:rsid w:val="002A418C"/>
    <w:rsid w:val="002A4198"/>
    <w:rsid w:val="002A5AB9"/>
    <w:rsid w:val="002A5B7E"/>
    <w:rsid w:val="002A5DF2"/>
    <w:rsid w:val="002A60A3"/>
    <w:rsid w:val="002A6304"/>
    <w:rsid w:val="002A721F"/>
    <w:rsid w:val="002A755A"/>
    <w:rsid w:val="002A7607"/>
    <w:rsid w:val="002A7746"/>
    <w:rsid w:val="002A7B15"/>
    <w:rsid w:val="002A7D01"/>
    <w:rsid w:val="002B0961"/>
    <w:rsid w:val="002B0AB6"/>
    <w:rsid w:val="002B1298"/>
    <w:rsid w:val="002B162A"/>
    <w:rsid w:val="002B1BF2"/>
    <w:rsid w:val="002B27FF"/>
    <w:rsid w:val="002B398C"/>
    <w:rsid w:val="002B3CDC"/>
    <w:rsid w:val="002B4CC6"/>
    <w:rsid w:val="002B4FC3"/>
    <w:rsid w:val="002B5245"/>
    <w:rsid w:val="002B5449"/>
    <w:rsid w:val="002B5B76"/>
    <w:rsid w:val="002B6405"/>
    <w:rsid w:val="002B6784"/>
    <w:rsid w:val="002B6FAA"/>
    <w:rsid w:val="002B70B9"/>
    <w:rsid w:val="002B7138"/>
    <w:rsid w:val="002B7B8B"/>
    <w:rsid w:val="002B7D6F"/>
    <w:rsid w:val="002C0028"/>
    <w:rsid w:val="002C05A7"/>
    <w:rsid w:val="002C088A"/>
    <w:rsid w:val="002C1B79"/>
    <w:rsid w:val="002C3350"/>
    <w:rsid w:val="002C339E"/>
    <w:rsid w:val="002C35F1"/>
    <w:rsid w:val="002C39E2"/>
    <w:rsid w:val="002C3B8F"/>
    <w:rsid w:val="002C4CB5"/>
    <w:rsid w:val="002C5990"/>
    <w:rsid w:val="002C5CCE"/>
    <w:rsid w:val="002C5FCA"/>
    <w:rsid w:val="002C68B4"/>
    <w:rsid w:val="002C6B29"/>
    <w:rsid w:val="002C6D74"/>
    <w:rsid w:val="002C7867"/>
    <w:rsid w:val="002C7EE0"/>
    <w:rsid w:val="002D1192"/>
    <w:rsid w:val="002D122D"/>
    <w:rsid w:val="002D1644"/>
    <w:rsid w:val="002D1EA7"/>
    <w:rsid w:val="002D20E6"/>
    <w:rsid w:val="002D2755"/>
    <w:rsid w:val="002D27F2"/>
    <w:rsid w:val="002D2B28"/>
    <w:rsid w:val="002D2B8E"/>
    <w:rsid w:val="002D2B9B"/>
    <w:rsid w:val="002D401E"/>
    <w:rsid w:val="002D441C"/>
    <w:rsid w:val="002D5327"/>
    <w:rsid w:val="002D54BD"/>
    <w:rsid w:val="002D5917"/>
    <w:rsid w:val="002D5943"/>
    <w:rsid w:val="002D66EB"/>
    <w:rsid w:val="002E04FB"/>
    <w:rsid w:val="002E09AE"/>
    <w:rsid w:val="002E1F27"/>
    <w:rsid w:val="002E235D"/>
    <w:rsid w:val="002E272E"/>
    <w:rsid w:val="002E2E80"/>
    <w:rsid w:val="002E33B7"/>
    <w:rsid w:val="002E3551"/>
    <w:rsid w:val="002E3659"/>
    <w:rsid w:val="002E44E2"/>
    <w:rsid w:val="002E517F"/>
    <w:rsid w:val="002E5C08"/>
    <w:rsid w:val="002E6231"/>
    <w:rsid w:val="002E6622"/>
    <w:rsid w:val="002E69CA"/>
    <w:rsid w:val="002E7475"/>
    <w:rsid w:val="002E765C"/>
    <w:rsid w:val="002E769F"/>
    <w:rsid w:val="002E77E1"/>
    <w:rsid w:val="002E79B8"/>
    <w:rsid w:val="002E7ACD"/>
    <w:rsid w:val="002F036A"/>
    <w:rsid w:val="002F0634"/>
    <w:rsid w:val="002F08B7"/>
    <w:rsid w:val="002F0BDF"/>
    <w:rsid w:val="002F18A0"/>
    <w:rsid w:val="002F1F9C"/>
    <w:rsid w:val="002F246E"/>
    <w:rsid w:val="002F2523"/>
    <w:rsid w:val="002F25D1"/>
    <w:rsid w:val="002F2A7D"/>
    <w:rsid w:val="002F2BDA"/>
    <w:rsid w:val="002F2C95"/>
    <w:rsid w:val="002F35CA"/>
    <w:rsid w:val="002F3E39"/>
    <w:rsid w:val="002F4593"/>
    <w:rsid w:val="002F48BC"/>
    <w:rsid w:val="002F4D1B"/>
    <w:rsid w:val="002F4D25"/>
    <w:rsid w:val="002F551E"/>
    <w:rsid w:val="002F5C41"/>
    <w:rsid w:val="002F5D03"/>
    <w:rsid w:val="002F60C3"/>
    <w:rsid w:val="002F6B87"/>
    <w:rsid w:val="002F7086"/>
    <w:rsid w:val="002F739A"/>
    <w:rsid w:val="002F7624"/>
    <w:rsid w:val="002F7778"/>
    <w:rsid w:val="002F7816"/>
    <w:rsid w:val="002F7B6C"/>
    <w:rsid w:val="002F7FA6"/>
    <w:rsid w:val="00300D33"/>
    <w:rsid w:val="00301EFE"/>
    <w:rsid w:val="003027DE"/>
    <w:rsid w:val="00302C98"/>
    <w:rsid w:val="00302CE1"/>
    <w:rsid w:val="003030BF"/>
    <w:rsid w:val="00303437"/>
    <w:rsid w:val="00303C50"/>
    <w:rsid w:val="00303F51"/>
    <w:rsid w:val="003051E3"/>
    <w:rsid w:val="0030599A"/>
    <w:rsid w:val="00305E6F"/>
    <w:rsid w:val="00306207"/>
    <w:rsid w:val="003062C3"/>
    <w:rsid w:val="003062D2"/>
    <w:rsid w:val="00307CC5"/>
    <w:rsid w:val="00307DA0"/>
    <w:rsid w:val="0031029B"/>
    <w:rsid w:val="00310858"/>
    <w:rsid w:val="00310CCF"/>
    <w:rsid w:val="00311487"/>
    <w:rsid w:val="0031150B"/>
    <w:rsid w:val="003123D0"/>
    <w:rsid w:val="003124B9"/>
    <w:rsid w:val="00312688"/>
    <w:rsid w:val="00313364"/>
    <w:rsid w:val="003135EA"/>
    <w:rsid w:val="00314441"/>
    <w:rsid w:val="003145C9"/>
    <w:rsid w:val="00315395"/>
    <w:rsid w:val="00315CB1"/>
    <w:rsid w:val="0031604D"/>
    <w:rsid w:val="00316229"/>
    <w:rsid w:val="00316817"/>
    <w:rsid w:val="00316A10"/>
    <w:rsid w:val="00316BDD"/>
    <w:rsid w:val="00317AC5"/>
    <w:rsid w:val="00317D6B"/>
    <w:rsid w:val="00317E04"/>
    <w:rsid w:val="00320196"/>
    <w:rsid w:val="003207BB"/>
    <w:rsid w:val="0032080C"/>
    <w:rsid w:val="00320A49"/>
    <w:rsid w:val="00321076"/>
    <w:rsid w:val="003215C3"/>
    <w:rsid w:val="00321A8A"/>
    <w:rsid w:val="00321C53"/>
    <w:rsid w:val="00321D4F"/>
    <w:rsid w:val="0032283B"/>
    <w:rsid w:val="00322A7F"/>
    <w:rsid w:val="00322D93"/>
    <w:rsid w:val="00323882"/>
    <w:rsid w:val="00324188"/>
    <w:rsid w:val="00324446"/>
    <w:rsid w:val="00324668"/>
    <w:rsid w:val="00324CEB"/>
    <w:rsid w:val="00325022"/>
    <w:rsid w:val="00325AC5"/>
    <w:rsid w:val="00325CB2"/>
    <w:rsid w:val="00325E6F"/>
    <w:rsid w:val="00325ECB"/>
    <w:rsid w:val="003265FF"/>
    <w:rsid w:val="00326A3F"/>
    <w:rsid w:val="00326DC7"/>
    <w:rsid w:val="00327BFF"/>
    <w:rsid w:val="00327D1B"/>
    <w:rsid w:val="003305ED"/>
    <w:rsid w:val="003309EA"/>
    <w:rsid w:val="00330C29"/>
    <w:rsid w:val="00330CFD"/>
    <w:rsid w:val="00331109"/>
    <w:rsid w:val="00331276"/>
    <w:rsid w:val="00331F3D"/>
    <w:rsid w:val="00331FCE"/>
    <w:rsid w:val="00332531"/>
    <w:rsid w:val="00332E0C"/>
    <w:rsid w:val="003330E1"/>
    <w:rsid w:val="003334BA"/>
    <w:rsid w:val="003343BD"/>
    <w:rsid w:val="00334A5F"/>
    <w:rsid w:val="00335CA5"/>
    <w:rsid w:val="00335DBE"/>
    <w:rsid w:val="00335F84"/>
    <w:rsid w:val="003370BE"/>
    <w:rsid w:val="0033772C"/>
    <w:rsid w:val="00337D79"/>
    <w:rsid w:val="00337EF8"/>
    <w:rsid w:val="0034017D"/>
    <w:rsid w:val="00340458"/>
    <w:rsid w:val="003405C9"/>
    <w:rsid w:val="003412FF"/>
    <w:rsid w:val="00341448"/>
    <w:rsid w:val="003425FC"/>
    <w:rsid w:val="003428C8"/>
    <w:rsid w:val="00342B97"/>
    <w:rsid w:val="00342C1B"/>
    <w:rsid w:val="0034368E"/>
    <w:rsid w:val="00343BA4"/>
    <w:rsid w:val="00343D6C"/>
    <w:rsid w:val="00343DE5"/>
    <w:rsid w:val="00344E6A"/>
    <w:rsid w:val="00345406"/>
    <w:rsid w:val="00345599"/>
    <w:rsid w:val="0034672A"/>
    <w:rsid w:val="0034718A"/>
    <w:rsid w:val="003478A8"/>
    <w:rsid w:val="00347AEB"/>
    <w:rsid w:val="00350118"/>
    <w:rsid w:val="003506C7"/>
    <w:rsid w:val="0035108A"/>
    <w:rsid w:val="00351629"/>
    <w:rsid w:val="003521BA"/>
    <w:rsid w:val="00352B2C"/>
    <w:rsid w:val="00352C0F"/>
    <w:rsid w:val="0035316C"/>
    <w:rsid w:val="00353F79"/>
    <w:rsid w:val="00354365"/>
    <w:rsid w:val="00354786"/>
    <w:rsid w:val="00354F1B"/>
    <w:rsid w:val="00355014"/>
    <w:rsid w:val="00355652"/>
    <w:rsid w:val="0035574F"/>
    <w:rsid w:val="00355A84"/>
    <w:rsid w:val="00355CBF"/>
    <w:rsid w:val="00355DAC"/>
    <w:rsid w:val="00355F0E"/>
    <w:rsid w:val="003564A6"/>
    <w:rsid w:val="00356A1E"/>
    <w:rsid w:val="003571E8"/>
    <w:rsid w:val="00357A2E"/>
    <w:rsid w:val="00360077"/>
    <w:rsid w:val="00360536"/>
    <w:rsid w:val="003609F9"/>
    <w:rsid w:val="00360B17"/>
    <w:rsid w:val="00360D27"/>
    <w:rsid w:val="00360E73"/>
    <w:rsid w:val="00360FA2"/>
    <w:rsid w:val="00362430"/>
    <w:rsid w:val="0036282C"/>
    <w:rsid w:val="0036287B"/>
    <w:rsid w:val="0036315D"/>
    <w:rsid w:val="003632AD"/>
    <w:rsid w:val="00363AFD"/>
    <w:rsid w:val="00363ECF"/>
    <w:rsid w:val="00364A2B"/>
    <w:rsid w:val="003652B2"/>
    <w:rsid w:val="003652D2"/>
    <w:rsid w:val="00365E46"/>
    <w:rsid w:val="00366DFA"/>
    <w:rsid w:val="003671C1"/>
    <w:rsid w:val="00367B1C"/>
    <w:rsid w:val="00367CA0"/>
    <w:rsid w:val="003704E6"/>
    <w:rsid w:val="00370A12"/>
    <w:rsid w:val="003711FC"/>
    <w:rsid w:val="00371874"/>
    <w:rsid w:val="00371FB1"/>
    <w:rsid w:val="00372641"/>
    <w:rsid w:val="003726E0"/>
    <w:rsid w:val="00372A3A"/>
    <w:rsid w:val="003730C8"/>
    <w:rsid w:val="00373ACF"/>
    <w:rsid w:val="00373CD3"/>
    <w:rsid w:val="0037403C"/>
    <w:rsid w:val="003747A5"/>
    <w:rsid w:val="003750AA"/>
    <w:rsid w:val="00375708"/>
    <w:rsid w:val="003759DD"/>
    <w:rsid w:val="00375A30"/>
    <w:rsid w:val="003768B9"/>
    <w:rsid w:val="00376CC9"/>
    <w:rsid w:val="00376D02"/>
    <w:rsid w:val="00377570"/>
    <w:rsid w:val="003776FA"/>
    <w:rsid w:val="003778EE"/>
    <w:rsid w:val="003779D6"/>
    <w:rsid w:val="00377E37"/>
    <w:rsid w:val="003809BA"/>
    <w:rsid w:val="00380B2D"/>
    <w:rsid w:val="00380BBE"/>
    <w:rsid w:val="00380CD5"/>
    <w:rsid w:val="00380F96"/>
    <w:rsid w:val="003819E2"/>
    <w:rsid w:val="00382586"/>
    <w:rsid w:val="003826E2"/>
    <w:rsid w:val="00382AC6"/>
    <w:rsid w:val="0038337B"/>
    <w:rsid w:val="0038337C"/>
    <w:rsid w:val="003833BE"/>
    <w:rsid w:val="00383AA0"/>
    <w:rsid w:val="003841B1"/>
    <w:rsid w:val="003850B9"/>
    <w:rsid w:val="0038651D"/>
    <w:rsid w:val="00386548"/>
    <w:rsid w:val="00386C2C"/>
    <w:rsid w:val="00386CA6"/>
    <w:rsid w:val="00387893"/>
    <w:rsid w:val="00390313"/>
    <w:rsid w:val="0039033B"/>
    <w:rsid w:val="003911E8"/>
    <w:rsid w:val="00391453"/>
    <w:rsid w:val="00391C4D"/>
    <w:rsid w:val="00391E20"/>
    <w:rsid w:val="0039224E"/>
    <w:rsid w:val="00392FBB"/>
    <w:rsid w:val="00393185"/>
    <w:rsid w:val="003937A8"/>
    <w:rsid w:val="003938F5"/>
    <w:rsid w:val="00394A82"/>
    <w:rsid w:val="003953AF"/>
    <w:rsid w:val="00396AB1"/>
    <w:rsid w:val="00396E11"/>
    <w:rsid w:val="00397321"/>
    <w:rsid w:val="003974DF"/>
    <w:rsid w:val="003976F1"/>
    <w:rsid w:val="003979DA"/>
    <w:rsid w:val="003A06BA"/>
    <w:rsid w:val="003A1D38"/>
    <w:rsid w:val="003A1EE5"/>
    <w:rsid w:val="003A2309"/>
    <w:rsid w:val="003A2621"/>
    <w:rsid w:val="003A3033"/>
    <w:rsid w:val="003A347F"/>
    <w:rsid w:val="003A37FE"/>
    <w:rsid w:val="003A418E"/>
    <w:rsid w:val="003A4201"/>
    <w:rsid w:val="003A4AAE"/>
    <w:rsid w:val="003A5412"/>
    <w:rsid w:val="003A5494"/>
    <w:rsid w:val="003A5620"/>
    <w:rsid w:val="003A5B81"/>
    <w:rsid w:val="003A620B"/>
    <w:rsid w:val="003A64C2"/>
    <w:rsid w:val="003A7009"/>
    <w:rsid w:val="003A76F4"/>
    <w:rsid w:val="003A7BC0"/>
    <w:rsid w:val="003B00E5"/>
    <w:rsid w:val="003B0315"/>
    <w:rsid w:val="003B0979"/>
    <w:rsid w:val="003B13B8"/>
    <w:rsid w:val="003B173E"/>
    <w:rsid w:val="003B1F76"/>
    <w:rsid w:val="003B207D"/>
    <w:rsid w:val="003B25AE"/>
    <w:rsid w:val="003B26E0"/>
    <w:rsid w:val="003B28D0"/>
    <w:rsid w:val="003B2EB3"/>
    <w:rsid w:val="003B369F"/>
    <w:rsid w:val="003B4024"/>
    <w:rsid w:val="003B417C"/>
    <w:rsid w:val="003B4428"/>
    <w:rsid w:val="003B46E6"/>
    <w:rsid w:val="003B50A7"/>
    <w:rsid w:val="003B522A"/>
    <w:rsid w:val="003B56F0"/>
    <w:rsid w:val="003B6593"/>
    <w:rsid w:val="003B6605"/>
    <w:rsid w:val="003B6768"/>
    <w:rsid w:val="003B6997"/>
    <w:rsid w:val="003B6BB5"/>
    <w:rsid w:val="003B6C7D"/>
    <w:rsid w:val="003B71FD"/>
    <w:rsid w:val="003B76C1"/>
    <w:rsid w:val="003B7D5A"/>
    <w:rsid w:val="003B7E98"/>
    <w:rsid w:val="003C04ED"/>
    <w:rsid w:val="003C0B58"/>
    <w:rsid w:val="003C175D"/>
    <w:rsid w:val="003C181A"/>
    <w:rsid w:val="003C1BD0"/>
    <w:rsid w:val="003C1DF1"/>
    <w:rsid w:val="003C204A"/>
    <w:rsid w:val="003C21AC"/>
    <w:rsid w:val="003C35FA"/>
    <w:rsid w:val="003C4331"/>
    <w:rsid w:val="003C434F"/>
    <w:rsid w:val="003C4827"/>
    <w:rsid w:val="003C52CD"/>
    <w:rsid w:val="003C58F7"/>
    <w:rsid w:val="003C5C1E"/>
    <w:rsid w:val="003C5F05"/>
    <w:rsid w:val="003C6F40"/>
    <w:rsid w:val="003C704B"/>
    <w:rsid w:val="003C791A"/>
    <w:rsid w:val="003D02ED"/>
    <w:rsid w:val="003D05AF"/>
    <w:rsid w:val="003D09DD"/>
    <w:rsid w:val="003D0F5C"/>
    <w:rsid w:val="003D102C"/>
    <w:rsid w:val="003D105A"/>
    <w:rsid w:val="003D115B"/>
    <w:rsid w:val="003D1679"/>
    <w:rsid w:val="003D1E3F"/>
    <w:rsid w:val="003D2313"/>
    <w:rsid w:val="003D234D"/>
    <w:rsid w:val="003D272A"/>
    <w:rsid w:val="003D2C80"/>
    <w:rsid w:val="003D3087"/>
    <w:rsid w:val="003D356E"/>
    <w:rsid w:val="003D3E4E"/>
    <w:rsid w:val="003D4E61"/>
    <w:rsid w:val="003D4F2E"/>
    <w:rsid w:val="003D5A82"/>
    <w:rsid w:val="003D6301"/>
    <w:rsid w:val="003D729C"/>
    <w:rsid w:val="003D7470"/>
    <w:rsid w:val="003D758F"/>
    <w:rsid w:val="003D7AC0"/>
    <w:rsid w:val="003D7B2E"/>
    <w:rsid w:val="003E0026"/>
    <w:rsid w:val="003E0099"/>
    <w:rsid w:val="003E038D"/>
    <w:rsid w:val="003E03F5"/>
    <w:rsid w:val="003E0585"/>
    <w:rsid w:val="003E0695"/>
    <w:rsid w:val="003E208E"/>
    <w:rsid w:val="003E2841"/>
    <w:rsid w:val="003E29C9"/>
    <w:rsid w:val="003E2A49"/>
    <w:rsid w:val="003E30B3"/>
    <w:rsid w:val="003E3564"/>
    <w:rsid w:val="003E3B46"/>
    <w:rsid w:val="003E3F5E"/>
    <w:rsid w:val="003E43D9"/>
    <w:rsid w:val="003E4E79"/>
    <w:rsid w:val="003E4EE9"/>
    <w:rsid w:val="003E4FFD"/>
    <w:rsid w:val="003E5270"/>
    <w:rsid w:val="003E529C"/>
    <w:rsid w:val="003E56FE"/>
    <w:rsid w:val="003E5F47"/>
    <w:rsid w:val="003E632C"/>
    <w:rsid w:val="003E6562"/>
    <w:rsid w:val="003E67D9"/>
    <w:rsid w:val="003E6F29"/>
    <w:rsid w:val="003E7807"/>
    <w:rsid w:val="003E7979"/>
    <w:rsid w:val="003F0176"/>
    <w:rsid w:val="003F0EA8"/>
    <w:rsid w:val="003F0EEE"/>
    <w:rsid w:val="003F10D3"/>
    <w:rsid w:val="003F1532"/>
    <w:rsid w:val="003F252A"/>
    <w:rsid w:val="003F257F"/>
    <w:rsid w:val="003F336F"/>
    <w:rsid w:val="003F3EE8"/>
    <w:rsid w:val="003F4832"/>
    <w:rsid w:val="003F50C6"/>
    <w:rsid w:val="003F51F0"/>
    <w:rsid w:val="003F5826"/>
    <w:rsid w:val="003F5ABF"/>
    <w:rsid w:val="003F6011"/>
    <w:rsid w:val="003F65B6"/>
    <w:rsid w:val="003F66F2"/>
    <w:rsid w:val="003F670C"/>
    <w:rsid w:val="003F6766"/>
    <w:rsid w:val="004000AB"/>
    <w:rsid w:val="004010C6"/>
    <w:rsid w:val="00401EBB"/>
    <w:rsid w:val="00401F42"/>
    <w:rsid w:val="00402584"/>
    <w:rsid w:val="00402B11"/>
    <w:rsid w:val="00402F63"/>
    <w:rsid w:val="00403D45"/>
    <w:rsid w:val="00404C24"/>
    <w:rsid w:val="0040508C"/>
    <w:rsid w:val="004058EC"/>
    <w:rsid w:val="0040621A"/>
    <w:rsid w:val="00406465"/>
    <w:rsid w:val="0040689D"/>
    <w:rsid w:val="00406C6B"/>
    <w:rsid w:val="00407233"/>
    <w:rsid w:val="004077E4"/>
    <w:rsid w:val="0041045F"/>
    <w:rsid w:val="00410485"/>
    <w:rsid w:val="004113C7"/>
    <w:rsid w:val="00411EDB"/>
    <w:rsid w:val="00411F32"/>
    <w:rsid w:val="00412091"/>
    <w:rsid w:val="004128F4"/>
    <w:rsid w:val="00413D4B"/>
    <w:rsid w:val="00414248"/>
    <w:rsid w:val="004143A8"/>
    <w:rsid w:val="00414855"/>
    <w:rsid w:val="00414986"/>
    <w:rsid w:val="00415210"/>
    <w:rsid w:val="00415D3D"/>
    <w:rsid w:val="004160E2"/>
    <w:rsid w:val="004161C6"/>
    <w:rsid w:val="004162BF"/>
    <w:rsid w:val="0041647B"/>
    <w:rsid w:val="004165B5"/>
    <w:rsid w:val="00416F04"/>
    <w:rsid w:val="00417A36"/>
    <w:rsid w:val="00417ABF"/>
    <w:rsid w:val="00417DC9"/>
    <w:rsid w:val="004217DE"/>
    <w:rsid w:val="00421819"/>
    <w:rsid w:val="0042226B"/>
    <w:rsid w:val="004223B3"/>
    <w:rsid w:val="00422686"/>
    <w:rsid w:val="00422F9D"/>
    <w:rsid w:val="004230EF"/>
    <w:rsid w:val="00423216"/>
    <w:rsid w:val="0042326A"/>
    <w:rsid w:val="00423B52"/>
    <w:rsid w:val="00424139"/>
    <w:rsid w:val="00426638"/>
    <w:rsid w:val="00426C1B"/>
    <w:rsid w:val="00426EB5"/>
    <w:rsid w:val="0042709B"/>
    <w:rsid w:val="004277BE"/>
    <w:rsid w:val="00427DD4"/>
    <w:rsid w:val="004313DB"/>
    <w:rsid w:val="0043240D"/>
    <w:rsid w:val="00434ABF"/>
    <w:rsid w:val="00434E76"/>
    <w:rsid w:val="0043668E"/>
    <w:rsid w:val="004368C3"/>
    <w:rsid w:val="00436A92"/>
    <w:rsid w:val="004370B4"/>
    <w:rsid w:val="00437254"/>
    <w:rsid w:val="0043732A"/>
    <w:rsid w:val="00437563"/>
    <w:rsid w:val="00437CBC"/>
    <w:rsid w:val="00437DF9"/>
    <w:rsid w:val="004400E1"/>
    <w:rsid w:val="004401FD"/>
    <w:rsid w:val="004405F0"/>
    <w:rsid w:val="004406D6"/>
    <w:rsid w:val="00440789"/>
    <w:rsid w:val="0044146E"/>
    <w:rsid w:val="0044169A"/>
    <w:rsid w:val="00441AC6"/>
    <w:rsid w:val="00442760"/>
    <w:rsid w:val="00443621"/>
    <w:rsid w:val="00443FDA"/>
    <w:rsid w:val="004441A5"/>
    <w:rsid w:val="00444FCC"/>
    <w:rsid w:val="004453EA"/>
    <w:rsid w:val="00445F62"/>
    <w:rsid w:val="00446426"/>
    <w:rsid w:val="00446509"/>
    <w:rsid w:val="0044675B"/>
    <w:rsid w:val="00446D84"/>
    <w:rsid w:val="004472A9"/>
    <w:rsid w:val="00447443"/>
    <w:rsid w:val="00447678"/>
    <w:rsid w:val="00447696"/>
    <w:rsid w:val="00447718"/>
    <w:rsid w:val="00447ADC"/>
    <w:rsid w:val="0045038B"/>
    <w:rsid w:val="00450635"/>
    <w:rsid w:val="00450EBD"/>
    <w:rsid w:val="00451B1A"/>
    <w:rsid w:val="00451B7A"/>
    <w:rsid w:val="004524E6"/>
    <w:rsid w:val="00453EFB"/>
    <w:rsid w:val="004540D6"/>
    <w:rsid w:val="0045483E"/>
    <w:rsid w:val="00454FA7"/>
    <w:rsid w:val="00454FB3"/>
    <w:rsid w:val="004553BA"/>
    <w:rsid w:val="004567F7"/>
    <w:rsid w:val="00456984"/>
    <w:rsid w:val="00456B8D"/>
    <w:rsid w:val="00456C99"/>
    <w:rsid w:val="00456ECB"/>
    <w:rsid w:val="00457469"/>
    <w:rsid w:val="00457690"/>
    <w:rsid w:val="00457BB2"/>
    <w:rsid w:val="00457BD8"/>
    <w:rsid w:val="00457EDD"/>
    <w:rsid w:val="004601C7"/>
    <w:rsid w:val="0046092F"/>
    <w:rsid w:val="00460A9A"/>
    <w:rsid w:val="00460F08"/>
    <w:rsid w:val="004612AA"/>
    <w:rsid w:val="0046133B"/>
    <w:rsid w:val="0046191A"/>
    <w:rsid w:val="00461E1A"/>
    <w:rsid w:val="00461E3E"/>
    <w:rsid w:val="00461FFA"/>
    <w:rsid w:val="00462663"/>
    <w:rsid w:val="00463046"/>
    <w:rsid w:val="004632E5"/>
    <w:rsid w:val="00463319"/>
    <w:rsid w:val="0046358E"/>
    <w:rsid w:val="00464112"/>
    <w:rsid w:val="00464526"/>
    <w:rsid w:val="00464A00"/>
    <w:rsid w:val="00464C8F"/>
    <w:rsid w:val="00464F84"/>
    <w:rsid w:val="00465629"/>
    <w:rsid w:val="004658AF"/>
    <w:rsid w:val="004659A2"/>
    <w:rsid w:val="00465AFF"/>
    <w:rsid w:val="004664A8"/>
    <w:rsid w:val="00466C67"/>
    <w:rsid w:val="00466C80"/>
    <w:rsid w:val="00466D7C"/>
    <w:rsid w:val="00466F14"/>
    <w:rsid w:val="00466F55"/>
    <w:rsid w:val="00467242"/>
    <w:rsid w:val="00467CD4"/>
    <w:rsid w:val="004703CF"/>
    <w:rsid w:val="00470994"/>
    <w:rsid w:val="004709C4"/>
    <w:rsid w:val="00470E71"/>
    <w:rsid w:val="00470ED6"/>
    <w:rsid w:val="004713F2"/>
    <w:rsid w:val="0047184B"/>
    <w:rsid w:val="0047226D"/>
    <w:rsid w:val="004723E0"/>
    <w:rsid w:val="00473867"/>
    <w:rsid w:val="00473A25"/>
    <w:rsid w:val="00474856"/>
    <w:rsid w:val="00474C01"/>
    <w:rsid w:val="00474C28"/>
    <w:rsid w:val="004753D2"/>
    <w:rsid w:val="004756D2"/>
    <w:rsid w:val="004757CA"/>
    <w:rsid w:val="00476286"/>
    <w:rsid w:val="00476420"/>
    <w:rsid w:val="0047648E"/>
    <w:rsid w:val="004765DF"/>
    <w:rsid w:val="00476C69"/>
    <w:rsid w:val="00480612"/>
    <w:rsid w:val="00481716"/>
    <w:rsid w:val="00482580"/>
    <w:rsid w:val="00482D69"/>
    <w:rsid w:val="00482ED9"/>
    <w:rsid w:val="00482F5E"/>
    <w:rsid w:val="0048317D"/>
    <w:rsid w:val="00484F29"/>
    <w:rsid w:val="0048508A"/>
    <w:rsid w:val="004853B7"/>
    <w:rsid w:val="004855A8"/>
    <w:rsid w:val="00485AB9"/>
    <w:rsid w:val="00486B6D"/>
    <w:rsid w:val="00486BE1"/>
    <w:rsid w:val="00486E05"/>
    <w:rsid w:val="004872B0"/>
    <w:rsid w:val="004878AF"/>
    <w:rsid w:val="00487A04"/>
    <w:rsid w:val="0049030D"/>
    <w:rsid w:val="00490AEE"/>
    <w:rsid w:val="00491E36"/>
    <w:rsid w:val="00491E56"/>
    <w:rsid w:val="00492941"/>
    <w:rsid w:val="00492C75"/>
    <w:rsid w:val="00492E20"/>
    <w:rsid w:val="00493724"/>
    <w:rsid w:val="00493908"/>
    <w:rsid w:val="00493EBB"/>
    <w:rsid w:val="00494424"/>
    <w:rsid w:val="0049450A"/>
    <w:rsid w:val="004947BA"/>
    <w:rsid w:val="004954B5"/>
    <w:rsid w:val="0049566A"/>
    <w:rsid w:val="00495873"/>
    <w:rsid w:val="00495EDC"/>
    <w:rsid w:val="00495FAF"/>
    <w:rsid w:val="004961A9"/>
    <w:rsid w:val="004961FD"/>
    <w:rsid w:val="00496532"/>
    <w:rsid w:val="00496CEB"/>
    <w:rsid w:val="00496DE3"/>
    <w:rsid w:val="004A017D"/>
    <w:rsid w:val="004A0ADC"/>
    <w:rsid w:val="004A0FF0"/>
    <w:rsid w:val="004A2E4D"/>
    <w:rsid w:val="004A31BE"/>
    <w:rsid w:val="004A3537"/>
    <w:rsid w:val="004A3F45"/>
    <w:rsid w:val="004A404D"/>
    <w:rsid w:val="004A49B9"/>
    <w:rsid w:val="004A4F56"/>
    <w:rsid w:val="004A5036"/>
    <w:rsid w:val="004A5264"/>
    <w:rsid w:val="004A5763"/>
    <w:rsid w:val="004A654A"/>
    <w:rsid w:val="004A6C51"/>
    <w:rsid w:val="004A6EFD"/>
    <w:rsid w:val="004A7167"/>
    <w:rsid w:val="004A74FE"/>
    <w:rsid w:val="004A78E1"/>
    <w:rsid w:val="004A7A35"/>
    <w:rsid w:val="004A7B4C"/>
    <w:rsid w:val="004A7FEC"/>
    <w:rsid w:val="004B05E1"/>
    <w:rsid w:val="004B0600"/>
    <w:rsid w:val="004B0BE8"/>
    <w:rsid w:val="004B12A8"/>
    <w:rsid w:val="004B17D8"/>
    <w:rsid w:val="004B1961"/>
    <w:rsid w:val="004B1FEA"/>
    <w:rsid w:val="004B2267"/>
    <w:rsid w:val="004B226D"/>
    <w:rsid w:val="004B242A"/>
    <w:rsid w:val="004B25E0"/>
    <w:rsid w:val="004B327E"/>
    <w:rsid w:val="004B38A8"/>
    <w:rsid w:val="004B3DEA"/>
    <w:rsid w:val="004B43CB"/>
    <w:rsid w:val="004B458F"/>
    <w:rsid w:val="004B4924"/>
    <w:rsid w:val="004B4BA3"/>
    <w:rsid w:val="004B537E"/>
    <w:rsid w:val="004B5897"/>
    <w:rsid w:val="004B5AAE"/>
    <w:rsid w:val="004B6254"/>
    <w:rsid w:val="004B6D21"/>
    <w:rsid w:val="004B6FEB"/>
    <w:rsid w:val="004B715B"/>
    <w:rsid w:val="004B7337"/>
    <w:rsid w:val="004B7562"/>
    <w:rsid w:val="004B76F3"/>
    <w:rsid w:val="004B7FC4"/>
    <w:rsid w:val="004C016A"/>
    <w:rsid w:val="004C06F0"/>
    <w:rsid w:val="004C077E"/>
    <w:rsid w:val="004C10A1"/>
    <w:rsid w:val="004C1709"/>
    <w:rsid w:val="004C2CCA"/>
    <w:rsid w:val="004C2D8C"/>
    <w:rsid w:val="004C3049"/>
    <w:rsid w:val="004C34FC"/>
    <w:rsid w:val="004C3AB0"/>
    <w:rsid w:val="004C630D"/>
    <w:rsid w:val="004C66A6"/>
    <w:rsid w:val="004C6793"/>
    <w:rsid w:val="004C67EE"/>
    <w:rsid w:val="004C6D2E"/>
    <w:rsid w:val="004C71BD"/>
    <w:rsid w:val="004C763E"/>
    <w:rsid w:val="004C7797"/>
    <w:rsid w:val="004C7B0D"/>
    <w:rsid w:val="004D013E"/>
    <w:rsid w:val="004D03F7"/>
    <w:rsid w:val="004D0760"/>
    <w:rsid w:val="004D0C2C"/>
    <w:rsid w:val="004D1B4A"/>
    <w:rsid w:val="004D1C45"/>
    <w:rsid w:val="004D1D2F"/>
    <w:rsid w:val="004D2987"/>
    <w:rsid w:val="004D3794"/>
    <w:rsid w:val="004D3C37"/>
    <w:rsid w:val="004D3FE2"/>
    <w:rsid w:val="004D4289"/>
    <w:rsid w:val="004D4471"/>
    <w:rsid w:val="004D4CEF"/>
    <w:rsid w:val="004D533C"/>
    <w:rsid w:val="004D5582"/>
    <w:rsid w:val="004D5591"/>
    <w:rsid w:val="004D6357"/>
    <w:rsid w:val="004D67B1"/>
    <w:rsid w:val="004D696F"/>
    <w:rsid w:val="004D6B1D"/>
    <w:rsid w:val="004D6CB8"/>
    <w:rsid w:val="004D6D1D"/>
    <w:rsid w:val="004D70FF"/>
    <w:rsid w:val="004D7365"/>
    <w:rsid w:val="004D7A8F"/>
    <w:rsid w:val="004D7C4E"/>
    <w:rsid w:val="004D7FBC"/>
    <w:rsid w:val="004E0878"/>
    <w:rsid w:val="004E1053"/>
    <w:rsid w:val="004E1423"/>
    <w:rsid w:val="004E1D67"/>
    <w:rsid w:val="004E22B6"/>
    <w:rsid w:val="004E3343"/>
    <w:rsid w:val="004E3C0B"/>
    <w:rsid w:val="004E4EDA"/>
    <w:rsid w:val="004E557E"/>
    <w:rsid w:val="004E557F"/>
    <w:rsid w:val="004E5A5D"/>
    <w:rsid w:val="004E75EB"/>
    <w:rsid w:val="004E7ADA"/>
    <w:rsid w:val="004E7CC5"/>
    <w:rsid w:val="004F0067"/>
    <w:rsid w:val="004F0427"/>
    <w:rsid w:val="004F0B4B"/>
    <w:rsid w:val="004F0B91"/>
    <w:rsid w:val="004F107B"/>
    <w:rsid w:val="004F1EE7"/>
    <w:rsid w:val="004F238A"/>
    <w:rsid w:val="004F27E1"/>
    <w:rsid w:val="004F4639"/>
    <w:rsid w:val="004F4C91"/>
    <w:rsid w:val="004F4D2F"/>
    <w:rsid w:val="004F5208"/>
    <w:rsid w:val="004F524B"/>
    <w:rsid w:val="004F585E"/>
    <w:rsid w:val="004F5B5E"/>
    <w:rsid w:val="004F617D"/>
    <w:rsid w:val="004F61AC"/>
    <w:rsid w:val="004F629F"/>
    <w:rsid w:val="004F6E23"/>
    <w:rsid w:val="004F7289"/>
    <w:rsid w:val="004F78E2"/>
    <w:rsid w:val="004F7C98"/>
    <w:rsid w:val="00500412"/>
    <w:rsid w:val="00500999"/>
    <w:rsid w:val="00500A19"/>
    <w:rsid w:val="00500CCE"/>
    <w:rsid w:val="00500CD4"/>
    <w:rsid w:val="00500FCB"/>
    <w:rsid w:val="0050188B"/>
    <w:rsid w:val="00501F02"/>
    <w:rsid w:val="00502DCA"/>
    <w:rsid w:val="00503B6A"/>
    <w:rsid w:val="00504A3C"/>
    <w:rsid w:val="00504BAF"/>
    <w:rsid w:val="00505A20"/>
    <w:rsid w:val="00505D08"/>
    <w:rsid w:val="005062C3"/>
    <w:rsid w:val="00506E5E"/>
    <w:rsid w:val="0050705C"/>
    <w:rsid w:val="005071A9"/>
    <w:rsid w:val="00507755"/>
    <w:rsid w:val="00507A41"/>
    <w:rsid w:val="00510519"/>
    <w:rsid w:val="00510575"/>
    <w:rsid w:val="00511801"/>
    <w:rsid w:val="00511C6C"/>
    <w:rsid w:val="005125B4"/>
    <w:rsid w:val="00512704"/>
    <w:rsid w:val="00512CBC"/>
    <w:rsid w:val="00512CFC"/>
    <w:rsid w:val="00513968"/>
    <w:rsid w:val="00513C60"/>
    <w:rsid w:val="005146B6"/>
    <w:rsid w:val="005149C1"/>
    <w:rsid w:val="00514C4F"/>
    <w:rsid w:val="00515019"/>
    <w:rsid w:val="00515722"/>
    <w:rsid w:val="00515899"/>
    <w:rsid w:val="00515F54"/>
    <w:rsid w:val="005167A7"/>
    <w:rsid w:val="005170CD"/>
    <w:rsid w:val="0051797D"/>
    <w:rsid w:val="00517AC6"/>
    <w:rsid w:val="00517EE7"/>
    <w:rsid w:val="00520333"/>
    <w:rsid w:val="005217EC"/>
    <w:rsid w:val="00521A0F"/>
    <w:rsid w:val="00521D2B"/>
    <w:rsid w:val="0052242A"/>
    <w:rsid w:val="00522BE5"/>
    <w:rsid w:val="00522F5A"/>
    <w:rsid w:val="005234D5"/>
    <w:rsid w:val="0052423B"/>
    <w:rsid w:val="0052465D"/>
    <w:rsid w:val="00524B93"/>
    <w:rsid w:val="00525B4C"/>
    <w:rsid w:val="00526238"/>
    <w:rsid w:val="00526E8C"/>
    <w:rsid w:val="00527092"/>
    <w:rsid w:val="005274C9"/>
    <w:rsid w:val="005309A5"/>
    <w:rsid w:val="0053119B"/>
    <w:rsid w:val="005312E7"/>
    <w:rsid w:val="005318AC"/>
    <w:rsid w:val="00531C4E"/>
    <w:rsid w:val="00532B08"/>
    <w:rsid w:val="00533890"/>
    <w:rsid w:val="00533B8A"/>
    <w:rsid w:val="005343C3"/>
    <w:rsid w:val="00534CD7"/>
    <w:rsid w:val="00534FB0"/>
    <w:rsid w:val="0053522D"/>
    <w:rsid w:val="0053570F"/>
    <w:rsid w:val="00535EE5"/>
    <w:rsid w:val="00536266"/>
    <w:rsid w:val="00536E06"/>
    <w:rsid w:val="00536E6B"/>
    <w:rsid w:val="005375A6"/>
    <w:rsid w:val="00537B86"/>
    <w:rsid w:val="0054022E"/>
    <w:rsid w:val="005404FA"/>
    <w:rsid w:val="00540773"/>
    <w:rsid w:val="005412C1"/>
    <w:rsid w:val="005412D5"/>
    <w:rsid w:val="00541841"/>
    <w:rsid w:val="00541BFF"/>
    <w:rsid w:val="00542DFF"/>
    <w:rsid w:val="00542F08"/>
    <w:rsid w:val="00542F88"/>
    <w:rsid w:val="0054363B"/>
    <w:rsid w:val="00543DEA"/>
    <w:rsid w:val="005440BB"/>
    <w:rsid w:val="00544122"/>
    <w:rsid w:val="00544263"/>
    <w:rsid w:val="00544290"/>
    <w:rsid w:val="005442DF"/>
    <w:rsid w:val="00544456"/>
    <w:rsid w:val="0054445A"/>
    <w:rsid w:val="00544D6C"/>
    <w:rsid w:val="00544FC4"/>
    <w:rsid w:val="00545B9D"/>
    <w:rsid w:val="00545D28"/>
    <w:rsid w:val="00546019"/>
    <w:rsid w:val="005461EB"/>
    <w:rsid w:val="00546705"/>
    <w:rsid w:val="00546902"/>
    <w:rsid w:val="00547824"/>
    <w:rsid w:val="00547BFA"/>
    <w:rsid w:val="0055055A"/>
    <w:rsid w:val="0055139A"/>
    <w:rsid w:val="00551AB0"/>
    <w:rsid w:val="00551F20"/>
    <w:rsid w:val="00552351"/>
    <w:rsid w:val="0055246B"/>
    <w:rsid w:val="00553953"/>
    <w:rsid w:val="00553D46"/>
    <w:rsid w:val="00554B0A"/>
    <w:rsid w:val="00554E79"/>
    <w:rsid w:val="005555B0"/>
    <w:rsid w:val="005556E1"/>
    <w:rsid w:val="00555D04"/>
    <w:rsid w:val="00556114"/>
    <w:rsid w:val="00556937"/>
    <w:rsid w:val="00560112"/>
    <w:rsid w:val="00561817"/>
    <w:rsid w:val="00561E9B"/>
    <w:rsid w:val="00562046"/>
    <w:rsid w:val="00562286"/>
    <w:rsid w:val="005624E3"/>
    <w:rsid w:val="00562A94"/>
    <w:rsid w:val="00562C87"/>
    <w:rsid w:val="00563383"/>
    <w:rsid w:val="00563BFA"/>
    <w:rsid w:val="00564001"/>
    <w:rsid w:val="00564162"/>
    <w:rsid w:val="00565005"/>
    <w:rsid w:val="005653FE"/>
    <w:rsid w:val="005654E7"/>
    <w:rsid w:val="005655A5"/>
    <w:rsid w:val="005656D2"/>
    <w:rsid w:val="005657D2"/>
    <w:rsid w:val="00565852"/>
    <w:rsid w:val="00565C1F"/>
    <w:rsid w:val="005661BD"/>
    <w:rsid w:val="005667D8"/>
    <w:rsid w:val="005671A6"/>
    <w:rsid w:val="00567207"/>
    <w:rsid w:val="00567A8C"/>
    <w:rsid w:val="005703E0"/>
    <w:rsid w:val="00570441"/>
    <w:rsid w:val="0057057C"/>
    <w:rsid w:val="00570AD8"/>
    <w:rsid w:val="00570E9D"/>
    <w:rsid w:val="00571803"/>
    <w:rsid w:val="00571CDE"/>
    <w:rsid w:val="00571E85"/>
    <w:rsid w:val="00571FA7"/>
    <w:rsid w:val="005720FF"/>
    <w:rsid w:val="0057299E"/>
    <w:rsid w:val="00572DC6"/>
    <w:rsid w:val="005743BF"/>
    <w:rsid w:val="00574B18"/>
    <w:rsid w:val="00574B49"/>
    <w:rsid w:val="00574EF9"/>
    <w:rsid w:val="0057557C"/>
    <w:rsid w:val="00575B1E"/>
    <w:rsid w:val="0057675A"/>
    <w:rsid w:val="00576B66"/>
    <w:rsid w:val="00577D79"/>
    <w:rsid w:val="005802AB"/>
    <w:rsid w:val="00581030"/>
    <w:rsid w:val="00581036"/>
    <w:rsid w:val="00581B6C"/>
    <w:rsid w:val="0058203E"/>
    <w:rsid w:val="00582627"/>
    <w:rsid w:val="005830EF"/>
    <w:rsid w:val="00583367"/>
    <w:rsid w:val="005833D8"/>
    <w:rsid w:val="00583C5D"/>
    <w:rsid w:val="00584030"/>
    <w:rsid w:val="005845F3"/>
    <w:rsid w:val="00585329"/>
    <w:rsid w:val="0058554F"/>
    <w:rsid w:val="00585A16"/>
    <w:rsid w:val="00585D68"/>
    <w:rsid w:val="005868FC"/>
    <w:rsid w:val="00587073"/>
    <w:rsid w:val="005872C6"/>
    <w:rsid w:val="0058752E"/>
    <w:rsid w:val="005900E8"/>
    <w:rsid w:val="00590468"/>
    <w:rsid w:val="005912A5"/>
    <w:rsid w:val="00591552"/>
    <w:rsid w:val="00591AE4"/>
    <w:rsid w:val="00591F0E"/>
    <w:rsid w:val="00592EEB"/>
    <w:rsid w:val="0059369D"/>
    <w:rsid w:val="00593871"/>
    <w:rsid w:val="00593FBE"/>
    <w:rsid w:val="00594384"/>
    <w:rsid w:val="005944F2"/>
    <w:rsid w:val="00594A0B"/>
    <w:rsid w:val="0059578B"/>
    <w:rsid w:val="005958E7"/>
    <w:rsid w:val="00595EC1"/>
    <w:rsid w:val="0059609C"/>
    <w:rsid w:val="0059610D"/>
    <w:rsid w:val="00596C1D"/>
    <w:rsid w:val="005974A6"/>
    <w:rsid w:val="005975C0"/>
    <w:rsid w:val="00597673"/>
    <w:rsid w:val="00597BC9"/>
    <w:rsid w:val="00597C54"/>
    <w:rsid w:val="005A0294"/>
    <w:rsid w:val="005A1159"/>
    <w:rsid w:val="005A1992"/>
    <w:rsid w:val="005A19CF"/>
    <w:rsid w:val="005A1A30"/>
    <w:rsid w:val="005A2237"/>
    <w:rsid w:val="005A23ED"/>
    <w:rsid w:val="005A32E8"/>
    <w:rsid w:val="005A4E87"/>
    <w:rsid w:val="005A4FD5"/>
    <w:rsid w:val="005A5354"/>
    <w:rsid w:val="005A53C2"/>
    <w:rsid w:val="005A5BAA"/>
    <w:rsid w:val="005A5CF8"/>
    <w:rsid w:val="005A7228"/>
    <w:rsid w:val="005A75D0"/>
    <w:rsid w:val="005A7A19"/>
    <w:rsid w:val="005B015D"/>
    <w:rsid w:val="005B036A"/>
    <w:rsid w:val="005B0544"/>
    <w:rsid w:val="005B0C11"/>
    <w:rsid w:val="005B0EDF"/>
    <w:rsid w:val="005B2E12"/>
    <w:rsid w:val="005B3333"/>
    <w:rsid w:val="005B374B"/>
    <w:rsid w:val="005B3A59"/>
    <w:rsid w:val="005B5553"/>
    <w:rsid w:val="005B5938"/>
    <w:rsid w:val="005B60D4"/>
    <w:rsid w:val="005B715D"/>
    <w:rsid w:val="005B7334"/>
    <w:rsid w:val="005B7650"/>
    <w:rsid w:val="005B7A07"/>
    <w:rsid w:val="005B7C62"/>
    <w:rsid w:val="005C0966"/>
    <w:rsid w:val="005C09F7"/>
    <w:rsid w:val="005C2317"/>
    <w:rsid w:val="005C2A84"/>
    <w:rsid w:val="005C2C06"/>
    <w:rsid w:val="005C3117"/>
    <w:rsid w:val="005C379B"/>
    <w:rsid w:val="005C41AB"/>
    <w:rsid w:val="005C47C3"/>
    <w:rsid w:val="005C551B"/>
    <w:rsid w:val="005C56C8"/>
    <w:rsid w:val="005C58AA"/>
    <w:rsid w:val="005C61FE"/>
    <w:rsid w:val="005C6721"/>
    <w:rsid w:val="005C718F"/>
    <w:rsid w:val="005C7310"/>
    <w:rsid w:val="005C7CF1"/>
    <w:rsid w:val="005D0347"/>
    <w:rsid w:val="005D08F5"/>
    <w:rsid w:val="005D0FE2"/>
    <w:rsid w:val="005D12D1"/>
    <w:rsid w:val="005D13B8"/>
    <w:rsid w:val="005D17E5"/>
    <w:rsid w:val="005D17F3"/>
    <w:rsid w:val="005D1BB4"/>
    <w:rsid w:val="005D1DEE"/>
    <w:rsid w:val="005D270E"/>
    <w:rsid w:val="005D3139"/>
    <w:rsid w:val="005D31EB"/>
    <w:rsid w:val="005D33C5"/>
    <w:rsid w:val="005D380C"/>
    <w:rsid w:val="005D3A7D"/>
    <w:rsid w:val="005D3C28"/>
    <w:rsid w:val="005D484C"/>
    <w:rsid w:val="005D5CD9"/>
    <w:rsid w:val="005E04A2"/>
    <w:rsid w:val="005E073F"/>
    <w:rsid w:val="005E0BC9"/>
    <w:rsid w:val="005E1A5F"/>
    <w:rsid w:val="005E1CE3"/>
    <w:rsid w:val="005E23F6"/>
    <w:rsid w:val="005E2461"/>
    <w:rsid w:val="005E2892"/>
    <w:rsid w:val="005E2C08"/>
    <w:rsid w:val="005E2E7E"/>
    <w:rsid w:val="005E2FF9"/>
    <w:rsid w:val="005E3D2F"/>
    <w:rsid w:val="005E4A5E"/>
    <w:rsid w:val="005E53A9"/>
    <w:rsid w:val="005E53F5"/>
    <w:rsid w:val="005E58C0"/>
    <w:rsid w:val="005E5AEE"/>
    <w:rsid w:val="005E6606"/>
    <w:rsid w:val="005E660C"/>
    <w:rsid w:val="005E66EE"/>
    <w:rsid w:val="005E6EF6"/>
    <w:rsid w:val="005E7321"/>
    <w:rsid w:val="005E763F"/>
    <w:rsid w:val="005E7E59"/>
    <w:rsid w:val="005F0859"/>
    <w:rsid w:val="005F1216"/>
    <w:rsid w:val="005F12D5"/>
    <w:rsid w:val="005F1BDF"/>
    <w:rsid w:val="005F1FD4"/>
    <w:rsid w:val="005F20E4"/>
    <w:rsid w:val="005F220C"/>
    <w:rsid w:val="005F2983"/>
    <w:rsid w:val="005F2AB0"/>
    <w:rsid w:val="005F3074"/>
    <w:rsid w:val="005F3749"/>
    <w:rsid w:val="005F3BDA"/>
    <w:rsid w:val="005F46B3"/>
    <w:rsid w:val="005F4721"/>
    <w:rsid w:val="005F5047"/>
    <w:rsid w:val="005F5101"/>
    <w:rsid w:val="005F59DD"/>
    <w:rsid w:val="005F615F"/>
    <w:rsid w:val="005F6B9A"/>
    <w:rsid w:val="005F6EA0"/>
    <w:rsid w:val="005F710E"/>
    <w:rsid w:val="006001A1"/>
    <w:rsid w:val="006001B7"/>
    <w:rsid w:val="00600212"/>
    <w:rsid w:val="0060084E"/>
    <w:rsid w:val="00600887"/>
    <w:rsid w:val="006009F2"/>
    <w:rsid w:val="006018EA"/>
    <w:rsid w:val="0060255C"/>
    <w:rsid w:val="006025E0"/>
    <w:rsid w:val="006027C9"/>
    <w:rsid w:val="00602BC2"/>
    <w:rsid w:val="00603E02"/>
    <w:rsid w:val="00603EC5"/>
    <w:rsid w:val="006047BA"/>
    <w:rsid w:val="00604FD8"/>
    <w:rsid w:val="006050FB"/>
    <w:rsid w:val="00605133"/>
    <w:rsid w:val="0060541D"/>
    <w:rsid w:val="0060576D"/>
    <w:rsid w:val="00605B32"/>
    <w:rsid w:val="00605C41"/>
    <w:rsid w:val="006079A2"/>
    <w:rsid w:val="00607B25"/>
    <w:rsid w:val="00607B43"/>
    <w:rsid w:val="0061016C"/>
    <w:rsid w:val="006104C5"/>
    <w:rsid w:val="00610D36"/>
    <w:rsid w:val="00611619"/>
    <w:rsid w:val="00611903"/>
    <w:rsid w:val="006119E9"/>
    <w:rsid w:val="00611AB1"/>
    <w:rsid w:val="00611AE8"/>
    <w:rsid w:val="00611E76"/>
    <w:rsid w:val="0061319E"/>
    <w:rsid w:val="00613289"/>
    <w:rsid w:val="00614BDF"/>
    <w:rsid w:val="00614EDC"/>
    <w:rsid w:val="0061553E"/>
    <w:rsid w:val="00615E33"/>
    <w:rsid w:val="00615F80"/>
    <w:rsid w:val="0061705A"/>
    <w:rsid w:val="00617689"/>
    <w:rsid w:val="006179D6"/>
    <w:rsid w:val="00617BD8"/>
    <w:rsid w:val="00620914"/>
    <w:rsid w:val="0062102A"/>
    <w:rsid w:val="00621369"/>
    <w:rsid w:val="0062139D"/>
    <w:rsid w:val="00621932"/>
    <w:rsid w:val="0062197D"/>
    <w:rsid w:val="00621B8B"/>
    <w:rsid w:val="00621F0F"/>
    <w:rsid w:val="006222E6"/>
    <w:rsid w:val="006225E5"/>
    <w:rsid w:val="006225F0"/>
    <w:rsid w:val="00622FA5"/>
    <w:rsid w:val="006233A6"/>
    <w:rsid w:val="00624B78"/>
    <w:rsid w:val="00624E66"/>
    <w:rsid w:val="0062524E"/>
    <w:rsid w:val="00625BEB"/>
    <w:rsid w:val="00625F49"/>
    <w:rsid w:val="0062624A"/>
    <w:rsid w:val="0062678D"/>
    <w:rsid w:val="00626AAF"/>
    <w:rsid w:val="00626EBB"/>
    <w:rsid w:val="00626F81"/>
    <w:rsid w:val="006271CF"/>
    <w:rsid w:val="006273DE"/>
    <w:rsid w:val="0063121D"/>
    <w:rsid w:val="006323BB"/>
    <w:rsid w:val="00632449"/>
    <w:rsid w:val="00632559"/>
    <w:rsid w:val="00632A02"/>
    <w:rsid w:val="00632AEE"/>
    <w:rsid w:val="00632EC6"/>
    <w:rsid w:val="00632F77"/>
    <w:rsid w:val="0063350F"/>
    <w:rsid w:val="00633DB1"/>
    <w:rsid w:val="006340EC"/>
    <w:rsid w:val="00634195"/>
    <w:rsid w:val="00634348"/>
    <w:rsid w:val="00634C4B"/>
    <w:rsid w:val="00634D60"/>
    <w:rsid w:val="006356AD"/>
    <w:rsid w:val="00636177"/>
    <w:rsid w:val="00636F6F"/>
    <w:rsid w:val="00637380"/>
    <w:rsid w:val="0063760E"/>
    <w:rsid w:val="006376DC"/>
    <w:rsid w:val="0063771E"/>
    <w:rsid w:val="006379F1"/>
    <w:rsid w:val="00637E30"/>
    <w:rsid w:val="0064029F"/>
    <w:rsid w:val="0064057C"/>
    <w:rsid w:val="00640CA5"/>
    <w:rsid w:val="00641995"/>
    <w:rsid w:val="00641A79"/>
    <w:rsid w:val="00641C4F"/>
    <w:rsid w:val="00641C63"/>
    <w:rsid w:val="006422E9"/>
    <w:rsid w:val="00642B43"/>
    <w:rsid w:val="00642CAC"/>
    <w:rsid w:val="00643D4C"/>
    <w:rsid w:val="00643FB4"/>
    <w:rsid w:val="00644180"/>
    <w:rsid w:val="0064456A"/>
    <w:rsid w:val="006447F0"/>
    <w:rsid w:val="0064482F"/>
    <w:rsid w:val="00644DF4"/>
    <w:rsid w:val="00644FA1"/>
    <w:rsid w:val="0064507C"/>
    <w:rsid w:val="00645175"/>
    <w:rsid w:val="006455B0"/>
    <w:rsid w:val="00645E85"/>
    <w:rsid w:val="0064609E"/>
    <w:rsid w:val="00646849"/>
    <w:rsid w:val="0064691C"/>
    <w:rsid w:val="006471C8"/>
    <w:rsid w:val="00650189"/>
    <w:rsid w:val="006504FA"/>
    <w:rsid w:val="006505CC"/>
    <w:rsid w:val="006508CB"/>
    <w:rsid w:val="00650E87"/>
    <w:rsid w:val="006511D2"/>
    <w:rsid w:val="006511E4"/>
    <w:rsid w:val="00651314"/>
    <w:rsid w:val="00651AF1"/>
    <w:rsid w:val="006525BB"/>
    <w:rsid w:val="0065292C"/>
    <w:rsid w:val="00652A75"/>
    <w:rsid w:val="00652FAD"/>
    <w:rsid w:val="006531B2"/>
    <w:rsid w:val="006532F5"/>
    <w:rsid w:val="00653DA2"/>
    <w:rsid w:val="00654593"/>
    <w:rsid w:val="00654658"/>
    <w:rsid w:val="00654659"/>
    <w:rsid w:val="0065489F"/>
    <w:rsid w:val="00654E09"/>
    <w:rsid w:val="0065500C"/>
    <w:rsid w:val="0065569D"/>
    <w:rsid w:val="006557BA"/>
    <w:rsid w:val="00655F24"/>
    <w:rsid w:val="006566DC"/>
    <w:rsid w:val="006571A0"/>
    <w:rsid w:val="00657276"/>
    <w:rsid w:val="006575EF"/>
    <w:rsid w:val="00657B72"/>
    <w:rsid w:val="0066030F"/>
    <w:rsid w:val="006609E1"/>
    <w:rsid w:val="0066128A"/>
    <w:rsid w:val="00661988"/>
    <w:rsid w:val="00661FAF"/>
    <w:rsid w:val="006621A8"/>
    <w:rsid w:val="00662973"/>
    <w:rsid w:val="00662CB5"/>
    <w:rsid w:val="006639F1"/>
    <w:rsid w:val="00663F0A"/>
    <w:rsid w:val="00665880"/>
    <w:rsid w:val="00665898"/>
    <w:rsid w:val="0066614F"/>
    <w:rsid w:val="006663D3"/>
    <w:rsid w:val="006665E2"/>
    <w:rsid w:val="00666A54"/>
    <w:rsid w:val="00667533"/>
    <w:rsid w:val="0066758C"/>
    <w:rsid w:val="006676C4"/>
    <w:rsid w:val="00667ADD"/>
    <w:rsid w:val="00667B2C"/>
    <w:rsid w:val="00667BB1"/>
    <w:rsid w:val="00667F30"/>
    <w:rsid w:val="00670455"/>
    <w:rsid w:val="00670D7C"/>
    <w:rsid w:val="006710B7"/>
    <w:rsid w:val="0067116C"/>
    <w:rsid w:val="006711BF"/>
    <w:rsid w:val="00671BF1"/>
    <w:rsid w:val="006725D0"/>
    <w:rsid w:val="00672FA7"/>
    <w:rsid w:val="00673001"/>
    <w:rsid w:val="00674253"/>
    <w:rsid w:val="006766DF"/>
    <w:rsid w:val="00677104"/>
    <w:rsid w:val="006773D1"/>
    <w:rsid w:val="006776F0"/>
    <w:rsid w:val="00677C60"/>
    <w:rsid w:val="00680834"/>
    <w:rsid w:val="00680AB2"/>
    <w:rsid w:val="006813FB"/>
    <w:rsid w:val="00682727"/>
    <w:rsid w:val="00682CC6"/>
    <w:rsid w:val="00682DDE"/>
    <w:rsid w:val="00682E15"/>
    <w:rsid w:val="00682F3B"/>
    <w:rsid w:val="006831A4"/>
    <w:rsid w:val="0068369F"/>
    <w:rsid w:val="006845FB"/>
    <w:rsid w:val="00684F6C"/>
    <w:rsid w:val="006856CB"/>
    <w:rsid w:val="00685C68"/>
    <w:rsid w:val="0068745A"/>
    <w:rsid w:val="00687BE9"/>
    <w:rsid w:val="00687D2E"/>
    <w:rsid w:val="00687E6C"/>
    <w:rsid w:val="00690AC2"/>
    <w:rsid w:val="00690C3C"/>
    <w:rsid w:val="006919CB"/>
    <w:rsid w:val="00691D61"/>
    <w:rsid w:val="006921F0"/>
    <w:rsid w:val="00692261"/>
    <w:rsid w:val="00693426"/>
    <w:rsid w:val="006935A2"/>
    <w:rsid w:val="00693CAD"/>
    <w:rsid w:val="00694469"/>
    <w:rsid w:val="006944E0"/>
    <w:rsid w:val="006952D1"/>
    <w:rsid w:val="006953A4"/>
    <w:rsid w:val="006953A6"/>
    <w:rsid w:val="0069541F"/>
    <w:rsid w:val="00695A9A"/>
    <w:rsid w:val="0069647A"/>
    <w:rsid w:val="006967B0"/>
    <w:rsid w:val="006974F9"/>
    <w:rsid w:val="0069773B"/>
    <w:rsid w:val="00697B87"/>
    <w:rsid w:val="00697D58"/>
    <w:rsid w:val="00697F14"/>
    <w:rsid w:val="006A007B"/>
    <w:rsid w:val="006A0308"/>
    <w:rsid w:val="006A0374"/>
    <w:rsid w:val="006A0F08"/>
    <w:rsid w:val="006A168E"/>
    <w:rsid w:val="006A1EE0"/>
    <w:rsid w:val="006A21C1"/>
    <w:rsid w:val="006A2ABC"/>
    <w:rsid w:val="006A314C"/>
    <w:rsid w:val="006A384A"/>
    <w:rsid w:val="006A3ADE"/>
    <w:rsid w:val="006A4685"/>
    <w:rsid w:val="006A4997"/>
    <w:rsid w:val="006A5075"/>
    <w:rsid w:val="006A5BD6"/>
    <w:rsid w:val="006A5C4B"/>
    <w:rsid w:val="006A61E7"/>
    <w:rsid w:val="006A694F"/>
    <w:rsid w:val="006A72EB"/>
    <w:rsid w:val="006B0C98"/>
    <w:rsid w:val="006B0E3D"/>
    <w:rsid w:val="006B1BCF"/>
    <w:rsid w:val="006B1FA5"/>
    <w:rsid w:val="006B30CB"/>
    <w:rsid w:val="006B3392"/>
    <w:rsid w:val="006B3FB9"/>
    <w:rsid w:val="006B4206"/>
    <w:rsid w:val="006B4C2C"/>
    <w:rsid w:val="006B4E10"/>
    <w:rsid w:val="006B520C"/>
    <w:rsid w:val="006B57AA"/>
    <w:rsid w:val="006B653B"/>
    <w:rsid w:val="006B6F12"/>
    <w:rsid w:val="006B762D"/>
    <w:rsid w:val="006B77DF"/>
    <w:rsid w:val="006B7BB7"/>
    <w:rsid w:val="006B7C70"/>
    <w:rsid w:val="006B7E92"/>
    <w:rsid w:val="006C13B0"/>
    <w:rsid w:val="006C1800"/>
    <w:rsid w:val="006C2274"/>
    <w:rsid w:val="006C26AD"/>
    <w:rsid w:val="006C28BD"/>
    <w:rsid w:val="006C28E6"/>
    <w:rsid w:val="006C2E13"/>
    <w:rsid w:val="006C35DF"/>
    <w:rsid w:val="006C38C3"/>
    <w:rsid w:val="006C39E6"/>
    <w:rsid w:val="006C41C9"/>
    <w:rsid w:val="006C4D50"/>
    <w:rsid w:val="006C5351"/>
    <w:rsid w:val="006C56FB"/>
    <w:rsid w:val="006C5DC1"/>
    <w:rsid w:val="006C6B47"/>
    <w:rsid w:val="006C7120"/>
    <w:rsid w:val="006D02F3"/>
    <w:rsid w:val="006D0ACC"/>
    <w:rsid w:val="006D0AE9"/>
    <w:rsid w:val="006D10B2"/>
    <w:rsid w:val="006D1262"/>
    <w:rsid w:val="006D137C"/>
    <w:rsid w:val="006D1ABC"/>
    <w:rsid w:val="006D1C2C"/>
    <w:rsid w:val="006D2EC0"/>
    <w:rsid w:val="006D3127"/>
    <w:rsid w:val="006D3498"/>
    <w:rsid w:val="006D39A7"/>
    <w:rsid w:val="006D4092"/>
    <w:rsid w:val="006D42B1"/>
    <w:rsid w:val="006D558A"/>
    <w:rsid w:val="006D68FA"/>
    <w:rsid w:val="006D73D2"/>
    <w:rsid w:val="006D74EF"/>
    <w:rsid w:val="006D79B1"/>
    <w:rsid w:val="006E00D3"/>
    <w:rsid w:val="006E0170"/>
    <w:rsid w:val="006E0246"/>
    <w:rsid w:val="006E0417"/>
    <w:rsid w:val="006E0902"/>
    <w:rsid w:val="006E0D1D"/>
    <w:rsid w:val="006E141E"/>
    <w:rsid w:val="006E1992"/>
    <w:rsid w:val="006E2229"/>
    <w:rsid w:val="006E2796"/>
    <w:rsid w:val="006E2824"/>
    <w:rsid w:val="006E292E"/>
    <w:rsid w:val="006E4004"/>
    <w:rsid w:val="006E445F"/>
    <w:rsid w:val="006E4807"/>
    <w:rsid w:val="006E4B8F"/>
    <w:rsid w:val="006E5266"/>
    <w:rsid w:val="006E5FED"/>
    <w:rsid w:val="006E6AD2"/>
    <w:rsid w:val="006E6E1D"/>
    <w:rsid w:val="006E74AB"/>
    <w:rsid w:val="006F074E"/>
    <w:rsid w:val="006F0841"/>
    <w:rsid w:val="006F2856"/>
    <w:rsid w:val="006F31B3"/>
    <w:rsid w:val="006F31C3"/>
    <w:rsid w:val="006F3B9D"/>
    <w:rsid w:val="006F4452"/>
    <w:rsid w:val="006F4EA9"/>
    <w:rsid w:val="006F54F2"/>
    <w:rsid w:val="006F575C"/>
    <w:rsid w:val="006F590E"/>
    <w:rsid w:val="006F5970"/>
    <w:rsid w:val="006F60E5"/>
    <w:rsid w:val="006F62C0"/>
    <w:rsid w:val="006F664E"/>
    <w:rsid w:val="006F6AC9"/>
    <w:rsid w:val="006F6B84"/>
    <w:rsid w:val="006F77D2"/>
    <w:rsid w:val="006F797A"/>
    <w:rsid w:val="006F7BEB"/>
    <w:rsid w:val="006F7C4C"/>
    <w:rsid w:val="00700740"/>
    <w:rsid w:val="00700E77"/>
    <w:rsid w:val="00700F98"/>
    <w:rsid w:val="007013FB"/>
    <w:rsid w:val="00701943"/>
    <w:rsid w:val="00701D77"/>
    <w:rsid w:val="007033F3"/>
    <w:rsid w:val="00705C67"/>
    <w:rsid w:val="00705E70"/>
    <w:rsid w:val="00706117"/>
    <w:rsid w:val="00706175"/>
    <w:rsid w:val="00706590"/>
    <w:rsid w:val="007065A4"/>
    <w:rsid w:val="007065F2"/>
    <w:rsid w:val="00707707"/>
    <w:rsid w:val="007103CA"/>
    <w:rsid w:val="00710F7F"/>
    <w:rsid w:val="00712832"/>
    <w:rsid w:val="00712F33"/>
    <w:rsid w:val="00712F4C"/>
    <w:rsid w:val="00713389"/>
    <w:rsid w:val="007133A9"/>
    <w:rsid w:val="0071351E"/>
    <w:rsid w:val="00713E5E"/>
    <w:rsid w:val="0071455E"/>
    <w:rsid w:val="00715197"/>
    <w:rsid w:val="007153DE"/>
    <w:rsid w:val="00715CC1"/>
    <w:rsid w:val="00715FB0"/>
    <w:rsid w:val="0071621D"/>
    <w:rsid w:val="00716630"/>
    <w:rsid w:val="007168B5"/>
    <w:rsid w:val="00720940"/>
    <w:rsid w:val="00720DE5"/>
    <w:rsid w:val="00721772"/>
    <w:rsid w:val="00722961"/>
    <w:rsid w:val="00722C0F"/>
    <w:rsid w:val="00722EE4"/>
    <w:rsid w:val="00722F04"/>
    <w:rsid w:val="0072364B"/>
    <w:rsid w:val="0072426A"/>
    <w:rsid w:val="00724735"/>
    <w:rsid w:val="00724DC2"/>
    <w:rsid w:val="00725356"/>
    <w:rsid w:val="00725630"/>
    <w:rsid w:val="00725EFC"/>
    <w:rsid w:val="007263B1"/>
    <w:rsid w:val="0072689B"/>
    <w:rsid w:val="00726DD0"/>
    <w:rsid w:val="007270CA"/>
    <w:rsid w:val="007272CD"/>
    <w:rsid w:val="0072740C"/>
    <w:rsid w:val="007275B3"/>
    <w:rsid w:val="00727733"/>
    <w:rsid w:val="007278B8"/>
    <w:rsid w:val="007303D0"/>
    <w:rsid w:val="00730850"/>
    <w:rsid w:val="0073098C"/>
    <w:rsid w:val="00730BB4"/>
    <w:rsid w:val="00730F6F"/>
    <w:rsid w:val="00731596"/>
    <w:rsid w:val="00732394"/>
    <w:rsid w:val="007325AE"/>
    <w:rsid w:val="00734027"/>
    <w:rsid w:val="007340F4"/>
    <w:rsid w:val="007342DB"/>
    <w:rsid w:val="0073457E"/>
    <w:rsid w:val="007346E6"/>
    <w:rsid w:val="00734B59"/>
    <w:rsid w:val="00734E2C"/>
    <w:rsid w:val="00735269"/>
    <w:rsid w:val="0073529C"/>
    <w:rsid w:val="00735360"/>
    <w:rsid w:val="007353D7"/>
    <w:rsid w:val="00735725"/>
    <w:rsid w:val="007365ED"/>
    <w:rsid w:val="00736979"/>
    <w:rsid w:val="00736D99"/>
    <w:rsid w:val="0073707C"/>
    <w:rsid w:val="007377E1"/>
    <w:rsid w:val="0074002E"/>
    <w:rsid w:val="007400E6"/>
    <w:rsid w:val="007406B3"/>
    <w:rsid w:val="00740DD7"/>
    <w:rsid w:val="00740E3A"/>
    <w:rsid w:val="0074144D"/>
    <w:rsid w:val="00742B63"/>
    <w:rsid w:val="0074407F"/>
    <w:rsid w:val="007442FD"/>
    <w:rsid w:val="00744844"/>
    <w:rsid w:val="00744B66"/>
    <w:rsid w:val="00744F2E"/>
    <w:rsid w:val="00747BB8"/>
    <w:rsid w:val="00747C2F"/>
    <w:rsid w:val="00747D65"/>
    <w:rsid w:val="007500C4"/>
    <w:rsid w:val="00750AFA"/>
    <w:rsid w:val="00750D28"/>
    <w:rsid w:val="0075103B"/>
    <w:rsid w:val="007511CA"/>
    <w:rsid w:val="00751356"/>
    <w:rsid w:val="00751AB4"/>
    <w:rsid w:val="0075267A"/>
    <w:rsid w:val="00752A48"/>
    <w:rsid w:val="00753437"/>
    <w:rsid w:val="00753605"/>
    <w:rsid w:val="00753F84"/>
    <w:rsid w:val="007541EB"/>
    <w:rsid w:val="00754EE3"/>
    <w:rsid w:val="0075550A"/>
    <w:rsid w:val="007562D1"/>
    <w:rsid w:val="00756550"/>
    <w:rsid w:val="00756CD3"/>
    <w:rsid w:val="007572F3"/>
    <w:rsid w:val="00757E61"/>
    <w:rsid w:val="00760425"/>
    <w:rsid w:val="007604F5"/>
    <w:rsid w:val="0076144E"/>
    <w:rsid w:val="00761762"/>
    <w:rsid w:val="00761A5E"/>
    <w:rsid w:val="00761B66"/>
    <w:rsid w:val="0076206D"/>
    <w:rsid w:val="0076383E"/>
    <w:rsid w:val="00763945"/>
    <w:rsid w:val="007644AF"/>
    <w:rsid w:val="00764D24"/>
    <w:rsid w:val="0076598F"/>
    <w:rsid w:val="00765C96"/>
    <w:rsid w:val="00765D52"/>
    <w:rsid w:val="00765F64"/>
    <w:rsid w:val="0076713B"/>
    <w:rsid w:val="0076779D"/>
    <w:rsid w:val="0077006B"/>
    <w:rsid w:val="007700C0"/>
    <w:rsid w:val="007705E8"/>
    <w:rsid w:val="00770E25"/>
    <w:rsid w:val="00770E5C"/>
    <w:rsid w:val="00772519"/>
    <w:rsid w:val="00772D44"/>
    <w:rsid w:val="00772DE9"/>
    <w:rsid w:val="00772EEE"/>
    <w:rsid w:val="0077326E"/>
    <w:rsid w:val="0077353B"/>
    <w:rsid w:val="00773B9D"/>
    <w:rsid w:val="00773BF2"/>
    <w:rsid w:val="00773FC8"/>
    <w:rsid w:val="007746CA"/>
    <w:rsid w:val="00774D64"/>
    <w:rsid w:val="00774E58"/>
    <w:rsid w:val="007751B9"/>
    <w:rsid w:val="0077572D"/>
    <w:rsid w:val="00775E2B"/>
    <w:rsid w:val="00775E7D"/>
    <w:rsid w:val="0077656B"/>
    <w:rsid w:val="00776DC2"/>
    <w:rsid w:val="0077740C"/>
    <w:rsid w:val="007779F1"/>
    <w:rsid w:val="00777BB0"/>
    <w:rsid w:val="00780736"/>
    <w:rsid w:val="007813FD"/>
    <w:rsid w:val="00782612"/>
    <w:rsid w:val="0078301E"/>
    <w:rsid w:val="00783AD4"/>
    <w:rsid w:val="00783E8E"/>
    <w:rsid w:val="00784293"/>
    <w:rsid w:val="0078452A"/>
    <w:rsid w:val="00784D50"/>
    <w:rsid w:val="00784E76"/>
    <w:rsid w:val="007850E4"/>
    <w:rsid w:val="007851E0"/>
    <w:rsid w:val="007874C4"/>
    <w:rsid w:val="00787B68"/>
    <w:rsid w:val="00790E6D"/>
    <w:rsid w:val="0079183E"/>
    <w:rsid w:val="007921CA"/>
    <w:rsid w:val="007923F2"/>
    <w:rsid w:val="00792522"/>
    <w:rsid w:val="00792A54"/>
    <w:rsid w:val="0079333D"/>
    <w:rsid w:val="00794013"/>
    <w:rsid w:val="0079439B"/>
    <w:rsid w:val="00795089"/>
    <w:rsid w:val="00795ED0"/>
    <w:rsid w:val="007968B6"/>
    <w:rsid w:val="00796BAD"/>
    <w:rsid w:val="00796CF7"/>
    <w:rsid w:val="00796D73"/>
    <w:rsid w:val="007975B8"/>
    <w:rsid w:val="0079799C"/>
    <w:rsid w:val="007A01A8"/>
    <w:rsid w:val="007A0555"/>
    <w:rsid w:val="007A1279"/>
    <w:rsid w:val="007A13F0"/>
    <w:rsid w:val="007A1A7F"/>
    <w:rsid w:val="007A1E91"/>
    <w:rsid w:val="007A23CA"/>
    <w:rsid w:val="007A2603"/>
    <w:rsid w:val="007A2A96"/>
    <w:rsid w:val="007A2E69"/>
    <w:rsid w:val="007A30D8"/>
    <w:rsid w:val="007A3FB3"/>
    <w:rsid w:val="007A4869"/>
    <w:rsid w:val="007A517A"/>
    <w:rsid w:val="007A58BA"/>
    <w:rsid w:val="007A59EB"/>
    <w:rsid w:val="007A5F51"/>
    <w:rsid w:val="007A6501"/>
    <w:rsid w:val="007A6F66"/>
    <w:rsid w:val="007A736F"/>
    <w:rsid w:val="007A7945"/>
    <w:rsid w:val="007A79C7"/>
    <w:rsid w:val="007A7A5D"/>
    <w:rsid w:val="007A7ED9"/>
    <w:rsid w:val="007B0951"/>
    <w:rsid w:val="007B0BDB"/>
    <w:rsid w:val="007B0D95"/>
    <w:rsid w:val="007B1CA1"/>
    <w:rsid w:val="007B1D0E"/>
    <w:rsid w:val="007B236B"/>
    <w:rsid w:val="007B33E5"/>
    <w:rsid w:val="007B3E12"/>
    <w:rsid w:val="007B418A"/>
    <w:rsid w:val="007B4B4F"/>
    <w:rsid w:val="007B4D20"/>
    <w:rsid w:val="007B63F8"/>
    <w:rsid w:val="007B6B07"/>
    <w:rsid w:val="007B6B55"/>
    <w:rsid w:val="007B6F10"/>
    <w:rsid w:val="007B7C5D"/>
    <w:rsid w:val="007C07E0"/>
    <w:rsid w:val="007C0A40"/>
    <w:rsid w:val="007C1041"/>
    <w:rsid w:val="007C123D"/>
    <w:rsid w:val="007C19DD"/>
    <w:rsid w:val="007C1C27"/>
    <w:rsid w:val="007C2364"/>
    <w:rsid w:val="007C24F8"/>
    <w:rsid w:val="007C339B"/>
    <w:rsid w:val="007C37BA"/>
    <w:rsid w:val="007C3B14"/>
    <w:rsid w:val="007C43A7"/>
    <w:rsid w:val="007C46EB"/>
    <w:rsid w:val="007C48F4"/>
    <w:rsid w:val="007C582D"/>
    <w:rsid w:val="007C5B2C"/>
    <w:rsid w:val="007C6349"/>
    <w:rsid w:val="007C75D7"/>
    <w:rsid w:val="007C7AEF"/>
    <w:rsid w:val="007D028F"/>
    <w:rsid w:val="007D04EE"/>
    <w:rsid w:val="007D1070"/>
    <w:rsid w:val="007D1561"/>
    <w:rsid w:val="007D1703"/>
    <w:rsid w:val="007D1AB5"/>
    <w:rsid w:val="007D1CEF"/>
    <w:rsid w:val="007D1DDD"/>
    <w:rsid w:val="007D213B"/>
    <w:rsid w:val="007D21E7"/>
    <w:rsid w:val="007D28C5"/>
    <w:rsid w:val="007D2F56"/>
    <w:rsid w:val="007D3E3B"/>
    <w:rsid w:val="007D4047"/>
    <w:rsid w:val="007D461E"/>
    <w:rsid w:val="007D489C"/>
    <w:rsid w:val="007D4933"/>
    <w:rsid w:val="007D4D22"/>
    <w:rsid w:val="007D500C"/>
    <w:rsid w:val="007D5077"/>
    <w:rsid w:val="007D6E47"/>
    <w:rsid w:val="007D7506"/>
    <w:rsid w:val="007D7909"/>
    <w:rsid w:val="007D7B0D"/>
    <w:rsid w:val="007D7E0C"/>
    <w:rsid w:val="007E0BCB"/>
    <w:rsid w:val="007E16DA"/>
    <w:rsid w:val="007E1849"/>
    <w:rsid w:val="007E184D"/>
    <w:rsid w:val="007E1F1C"/>
    <w:rsid w:val="007E244B"/>
    <w:rsid w:val="007E249B"/>
    <w:rsid w:val="007E271E"/>
    <w:rsid w:val="007E2CA4"/>
    <w:rsid w:val="007E3071"/>
    <w:rsid w:val="007E3EAC"/>
    <w:rsid w:val="007E4025"/>
    <w:rsid w:val="007E4454"/>
    <w:rsid w:val="007E4805"/>
    <w:rsid w:val="007E4C75"/>
    <w:rsid w:val="007E4E3D"/>
    <w:rsid w:val="007E50C6"/>
    <w:rsid w:val="007E5635"/>
    <w:rsid w:val="007E58E3"/>
    <w:rsid w:val="007E60FA"/>
    <w:rsid w:val="007E634C"/>
    <w:rsid w:val="007E63FB"/>
    <w:rsid w:val="007E6559"/>
    <w:rsid w:val="007E6740"/>
    <w:rsid w:val="007E6878"/>
    <w:rsid w:val="007F00C9"/>
    <w:rsid w:val="007F0763"/>
    <w:rsid w:val="007F0F08"/>
    <w:rsid w:val="007F1062"/>
    <w:rsid w:val="007F1888"/>
    <w:rsid w:val="007F2F69"/>
    <w:rsid w:val="007F2FC5"/>
    <w:rsid w:val="007F32C4"/>
    <w:rsid w:val="007F3389"/>
    <w:rsid w:val="007F42A6"/>
    <w:rsid w:val="007F4BE6"/>
    <w:rsid w:val="007F51FD"/>
    <w:rsid w:val="007F526D"/>
    <w:rsid w:val="007F561D"/>
    <w:rsid w:val="007F5F0A"/>
    <w:rsid w:val="007F6459"/>
    <w:rsid w:val="007F64B6"/>
    <w:rsid w:val="007F66B1"/>
    <w:rsid w:val="007F6A17"/>
    <w:rsid w:val="007F6C8F"/>
    <w:rsid w:val="007F73EA"/>
    <w:rsid w:val="007F7894"/>
    <w:rsid w:val="007F78CE"/>
    <w:rsid w:val="007F7C95"/>
    <w:rsid w:val="007F7ED6"/>
    <w:rsid w:val="00800677"/>
    <w:rsid w:val="00800B75"/>
    <w:rsid w:val="00800C5B"/>
    <w:rsid w:val="00800D6E"/>
    <w:rsid w:val="00800FC4"/>
    <w:rsid w:val="008011AF"/>
    <w:rsid w:val="00801956"/>
    <w:rsid w:val="00802479"/>
    <w:rsid w:val="00802A94"/>
    <w:rsid w:val="00802F30"/>
    <w:rsid w:val="00804DA0"/>
    <w:rsid w:val="008059DD"/>
    <w:rsid w:val="00805A4A"/>
    <w:rsid w:val="00805C88"/>
    <w:rsid w:val="00805DB6"/>
    <w:rsid w:val="00805EF9"/>
    <w:rsid w:val="008062FE"/>
    <w:rsid w:val="008064E7"/>
    <w:rsid w:val="00806B7C"/>
    <w:rsid w:val="00806CCE"/>
    <w:rsid w:val="00806D9F"/>
    <w:rsid w:val="00807085"/>
    <w:rsid w:val="0080708B"/>
    <w:rsid w:val="0080786E"/>
    <w:rsid w:val="00807F7D"/>
    <w:rsid w:val="0081063F"/>
    <w:rsid w:val="0081087B"/>
    <w:rsid w:val="0081122F"/>
    <w:rsid w:val="00811263"/>
    <w:rsid w:val="008113F0"/>
    <w:rsid w:val="00811CF8"/>
    <w:rsid w:val="00811E69"/>
    <w:rsid w:val="00812275"/>
    <w:rsid w:val="008123D5"/>
    <w:rsid w:val="008126E4"/>
    <w:rsid w:val="00812E59"/>
    <w:rsid w:val="0081325D"/>
    <w:rsid w:val="00813AE4"/>
    <w:rsid w:val="008143D7"/>
    <w:rsid w:val="0081534B"/>
    <w:rsid w:val="00815841"/>
    <w:rsid w:val="008159F1"/>
    <w:rsid w:val="00815E28"/>
    <w:rsid w:val="00815E3B"/>
    <w:rsid w:val="00816A11"/>
    <w:rsid w:val="00816D5A"/>
    <w:rsid w:val="0081731D"/>
    <w:rsid w:val="00817722"/>
    <w:rsid w:val="00817C2C"/>
    <w:rsid w:val="00820234"/>
    <w:rsid w:val="00820363"/>
    <w:rsid w:val="0082079A"/>
    <w:rsid w:val="00820CDD"/>
    <w:rsid w:val="0082188F"/>
    <w:rsid w:val="00822657"/>
    <w:rsid w:val="00823824"/>
    <w:rsid w:val="008246D0"/>
    <w:rsid w:val="00824B33"/>
    <w:rsid w:val="0082532B"/>
    <w:rsid w:val="00825456"/>
    <w:rsid w:val="00825952"/>
    <w:rsid w:val="00826546"/>
    <w:rsid w:val="00827709"/>
    <w:rsid w:val="00827AA0"/>
    <w:rsid w:val="00830328"/>
    <w:rsid w:val="00830363"/>
    <w:rsid w:val="0083071A"/>
    <w:rsid w:val="00830BC5"/>
    <w:rsid w:val="00830E44"/>
    <w:rsid w:val="00831266"/>
    <w:rsid w:val="00831A71"/>
    <w:rsid w:val="00831D8A"/>
    <w:rsid w:val="0083231A"/>
    <w:rsid w:val="0083457A"/>
    <w:rsid w:val="00834621"/>
    <w:rsid w:val="00834C7E"/>
    <w:rsid w:val="00835187"/>
    <w:rsid w:val="0083524D"/>
    <w:rsid w:val="00835329"/>
    <w:rsid w:val="008362FD"/>
    <w:rsid w:val="008373E2"/>
    <w:rsid w:val="00837F9E"/>
    <w:rsid w:val="00840712"/>
    <w:rsid w:val="00841191"/>
    <w:rsid w:val="00841932"/>
    <w:rsid w:val="00841D2B"/>
    <w:rsid w:val="008420FC"/>
    <w:rsid w:val="0084263A"/>
    <w:rsid w:val="0084293F"/>
    <w:rsid w:val="0084297F"/>
    <w:rsid w:val="00842A73"/>
    <w:rsid w:val="0084303D"/>
    <w:rsid w:val="0084311A"/>
    <w:rsid w:val="008437DD"/>
    <w:rsid w:val="00844079"/>
    <w:rsid w:val="00844083"/>
    <w:rsid w:val="00844FCD"/>
    <w:rsid w:val="008451CC"/>
    <w:rsid w:val="0084530A"/>
    <w:rsid w:val="008457B1"/>
    <w:rsid w:val="008459B6"/>
    <w:rsid w:val="00846643"/>
    <w:rsid w:val="00846EBB"/>
    <w:rsid w:val="0084761B"/>
    <w:rsid w:val="0085040A"/>
    <w:rsid w:val="00851150"/>
    <w:rsid w:val="00851789"/>
    <w:rsid w:val="00852FFB"/>
    <w:rsid w:val="0085372F"/>
    <w:rsid w:val="00853B19"/>
    <w:rsid w:val="00854428"/>
    <w:rsid w:val="008549D7"/>
    <w:rsid w:val="0085556B"/>
    <w:rsid w:val="008557D0"/>
    <w:rsid w:val="008560AA"/>
    <w:rsid w:val="00856168"/>
    <w:rsid w:val="00856DDD"/>
    <w:rsid w:val="00857453"/>
    <w:rsid w:val="00857B26"/>
    <w:rsid w:val="00860727"/>
    <w:rsid w:val="00861CA4"/>
    <w:rsid w:val="00863363"/>
    <w:rsid w:val="00863B1C"/>
    <w:rsid w:val="008641FD"/>
    <w:rsid w:val="0086424B"/>
    <w:rsid w:val="0086510B"/>
    <w:rsid w:val="008652D7"/>
    <w:rsid w:val="00865948"/>
    <w:rsid w:val="00865F3B"/>
    <w:rsid w:val="00865FC0"/>
    <w:rsid w:val="008662B4"/>
    <w:rsid w:val="008677E5"/>
    <w:rsid w:val="00867E29"/>
    <w:rsid w:val="008701AC"/>
    <w:rsid w:val="0087277F"/>
    <w:rsid w:val="00872BF6"/>
    <w:rsid w:val="008736FA"/>
    <w:rsid w:val="00873BF3"/>
    <w:rsid w:val="008750CC"/>
    <w:rsid w:val="00875477"/>
    <w:rsid w:val="00875612"/>
    <w:rsid w:val="00875AA3"/>
    <w:rsid w:val="00875E35"/>
    <w:rsid w:val="00877019"/>
    <w:rsid w:val="008770B2"/>
    <w:rsid w:val="00877E84"/>
    <w:rsid w:val="008801E5"/>
    <w:rsid w:val="00880713"/>
    <w:rsid w:val="00880CBB"/>
    <w:rsid w:val="00880CBC"/>
    <w:rsid w:val="00880EB2"/>
    <w:rsid w:val="00881AAC"/>
    <w:rsid w:val="0088249E"/>
    <w:rsid w:val="00882551"/>
    <w:rsid w:val="00882E0D"/>
    <w:rsid w:val="008830B6"/>
    <w:rsid w:val="008831F8"/>
    <w:rsid w:val="008833E6"/>
    <w:rsid w:val="00884B03"/>
    <w:rsid w:val="00884B86"/>
    <w:rsid w:val="008851E6"/>
    <w:rsid w:val="00885CED"/>
    <w:rsid w:val="0088657B"/>
    <w:rsid w:val="00886753"/>
    <w:rsid w:val="008874E2"/>
    <w:rsid w:val="00887577"/>
    <w:rsid w:val="00887B3A"/>
    <w:rsid w:val="00887CDC"/>
    <w:rsid w:val="00887DAB"/>
    <w:rsid w:val="00890A72"/>
    <w:rsid w:val="0089169E"/>
    <w:rsid w:val="00891D8B"/>
    <w:rsid w:val="00891FCF"/>
    <w:rsid w:val="00892F09"/>
    <w:rsid w:val="0089343E"/>
    <w:rsid w:val="008937B9"/>
    <w:rsid w:val="00893F1C"/>
    <w:rsid w:val="00894763"/>
    <w:rsid w:val="00894871"/>
    <w:rsid w:val="0089500D"/>
    <w:rsid w:val="008952CF"/>
    <w:rsid w:val="00895793"/>
    <w:rsid w:val="00895C5E"/>
    <w:rsid w:val="008960FF"/>
    <w:rsid w:val="008968BD"/>
    <w:rsid w:val="00896FA6"/>
    <w:rsid w:val="00897430"/>
    <w:rsid w:val="00897AA5"/>
    <w:rsid w:val="00897CDD"/>
    <w:rsid w:val="008A0278"/>
    <w:rsid w:val="008A03FE"/>
    <w:rsid w:val="008A04DC"/>
    <w:rsid w:val="008A08E0"/>
    <w:rsid w:val="008A0F89"/>
    <w:rsid w:val="008A1084"/>
    <w:rsid w:val="008A1650"/>
    <w:rsid w:val="008A306A"/>
    <w:rsid w:val="008A3E9C"/>
    <w:rsid w:val="008A4337"/>
    <w:rsid w:val="008A4FBE"/>
    <w:rsid w:val="008A58E9"/>
    <w:rsid w:val="008A598D"/>
    <w:rsid w:val="008A5AAF"/>
    <w:rsid w:val="008A5E47"/>
    <w:rsid w:val="008A6058"/>
    <w:rsid w:val="008A6D16"/>
    <w:rsid w:val="008A77D4"/>
    <w:rsid w:val="008A7F6C"/>
    <w:rsid w:val="008B0466"/>
    <w:rsid w:val="008B0A89"/>
    <w:rsid w:val="008B0DCB"/>
    <w:rsid w:val="008B1519"/>
    <w:rsid w:val="008B1C36"/>
    <w:rsid w:val="008B2068"/>
    <w:rsid w:val="008B23EE"/>
    <w:rsid w:val="008B2CBE"/>
    <w:rsid w:val="008B3CB9"/>
    <w:rsid w:val="008B42E2"/>
    <w:rsid w:val="008B5146"/>
    <w:rsid w:val="008B548D"/>
    <w:rsid w:val="008B5850"/>
    <w:rsid w:val="008B5EDA"/>
    <w:rsid w:val="008B62BA"/>
    <w:rsid w:val="008B65FC"/>
    <w:rsid w:val="008B694E"/>
    <w:rsid w:val="008B6A56"/>
    <w:rsid w:val="008B6ECD"/>
    <w:rsid w:val="008B720C"/>
    <w:rsid w:val="008C0838"/>
    <w:rsid w:val="008C09E5"/>
    <w:rsid w:val="008C0BA2"/>
    <w:rsid w:val="008C0C64"/>
    <w:rsid w:val="008C1E39"/>
    <w:rsid w:val="008C36F3"/>
    <w:rsid w:val="008C393B"/>
    <w:rsid w:val="008C3E26"/>
    <w:rsid w:val="008C4370"/>
    <w:rsid w:val="008C438A"/>
    <w:rsid w:val="008C4463"/>
    <w:rsid w:val="008C45D9"/>
    <w:rsid w:val="008C4FDE"/>
    <w:rsid w:val="008C5738"/>
    <w:rsid w:val="008C5EBC"/>
    <w:rsid w:val="008C62A6"/>
    <w:rsid w:val="008C6D3B"/>
    <w:rsid w:val="008C6FCF"/>
    <w:rsid w:val="008D00B8"/>
    <w:rsid w:val="008D03B4"/>
    <w:rsid w:val="008D091F"/>
    <w:rsid w:val="008D0DB7"/>
    <w:rsid w:val="008D13E1"/>
    <w:rsid w:val="008D159D"/>
    <w:rsid w:val="008D1C3E"/>
    <w:rsid w:val="008D1C63"/>
    <w:rsid w:val="008D1E38"/>
    <w:rsid w:val="008D2342"/>
    <w:rsid w:val="008D2955"/>
    <w:rsid w:val="008D2FB1"/>
    <w:rsid w:val="008D3735"/>
    <w:rsid w:val="008D3D45"/>
    <w:rsid w:val="008D4263"/>
    <w:rsid w:val="008D4500"/>
    <w:rsid w:val="008D49BF"/>
    <w:rsid w:val="008D5093"/>
    <w:rsid w:val="008D5262"/>
    <w:rsid w:val="008D58EC"/>
    <w:rsid w:val="008D5AA5"/>
    <w:rsid w:val="008D63B2"/>
    <w:rsid w:val="008E0182"/>
    <w:rsid w:val="008E126B"/>
    <w:rsid w:val="008E1309"/>
    <w:rsid w:val="008E1848"/>
    <w:rsid w:val="008E2179"/>
    <w:rsid w:val="008E2DA4"/>
    <w:rsid w:val="008E2E18"/>
    <w:rsid w:val="008E32BB"/>
    <w:rsid w:val="008E3367"/>
    <w:rsid w:val="008E3441"/>
    <w:rsid w:val="008E349C"/>
    <w:rsid w:val="008E3677"/>
    <w:rsid w:val="008E3C80"/>
    <w:rsid w:val="008E3DAD"/>
    <w:rsid w:val="008E3DC7"/>
    <w:rsid w:val="008E4193"/>
    <w:rsid w:val="008E4355"/>
    <w:rsid w:val="008E4ECB"/>
    <w:rsid w:val="008E4F0D"/>
    <w:rsid w:val="008E5571"/>
    <w:rsid w:val="008E574D"/>
    <w:rsid w:val="008E5B00"/>
    <w:rsid w:val="008E5B9E"/>
    <w:rsid w:val="008E5BA8"/>
    <w:rsid w:val="008E65CD"/>
    <w:rsid w:val="008E6BB8"/>
    <w:rsid w:val="008E7C2D"/>
    <w:rsid w:val="008F004E"/>
    <w:rsid w:val="008F02F0"/>
    <w:rsid w:val="008F055A"/>
    <w:rsid w:val="008F0953"/>
    <w:rsid w:val="008F0FF1"/>
    <w:rsid w:val="008F1519"/>
    <w:rsid w:val="008F1A78"/>
    <w:rsid w:val="008F1F8B"/>
    <w:rsid w:val="008F1FA5"/>
    <w:rsid w:val="008F285B"/>
    <w:rsid w:val="008F3A15"/>
    <w:rsid w:val="008F4C5A"/>
    <w:rsid w:val="008F4CA5"/>
    <w:rsid w:val="008F50D8"/>
    <w:rsid w:val="008F510C"/>
    <w:rsid w:val="008F51A5"/>
    <w:rsid w:val="008F56FA"/>
    <w:rsid w:val="008F59A5"/>
    <w:rsid w:val="008F5C85"/>
    <w:rsid w:val="008F5D36"/>
    <w:rsid w:val="008F5ED8"/>
    <w:rsid w:val="008F611A"/>
    <w:rsid w:val="008F6328"/>
    <w:rsid w:val="008F6922"/>
    <w:rsid w:val="008F74B4"/>
    <w:rsid w:val="008F7598"/>
    <w:rsid w:val="008F7884"/>
    <w:rsid w:val="008F7B6A"/>
    <w:rsid w:val="00900AC3"/>
    <w:rsid w:val="00900AF1"/>
    <w:rsid w:val="00900C2C"/>
    <w:rsid w:val="00900E5A"/>
    <w:rsid w:val="00900F9C"/>
    <w:rsid w:val="009018A9"/>
    <w:rsid w:val="009022AC"/>
    <w:rsid w:val="0090270F"/>
    <w:rsid w:val="009028FD"/>
    <w:rsid w:val="00902D96"/>
    <w:rsid w:val="00902F21"/>
    <w:rsid w:val="00903132"/>
    <w:rsid w:val="00903253"/>
    <w:rsid w:val="00903928"/>
    <w:rsid w:val="00903FA7"/>
    <w:rsid w:val="00904256"/>
    <w:rsid w:val="009044B0"/>
    <w:rsid w:val="00904FC3"/>
    <w:rsid w:val="009054AD"/>
    <w:rsid w:val="00905A70"/>
    <w:rsid w:val="00905B94"/>
    <w:rsid w:val="00905C1B"/>
    <w:rsid w:val="00905CCA"/>
    <w:rsid w:val="00905E08"/>
    <w:rsid w:val="00905F64"/>
    <w:rsid w:val="00906384"/>
    <w:rsid w:val="00906831"/>
    <w:rsid w:val="00906FD8"/>
    <w:rsid w:val="0090702F"/>
    <w:rsid w:val="009073A8"/>
    <w:rsid w:val="009073D1"/>
    <w:rsid w:val="00907BFF"/>
    <w:rsid w:val="009107CE"/>
    <w:rsid w:val="00910E3F"/>
    <w:rsid w:val="00911A4E"/>
    <w:rsid w:val="00912652"/>
    <w:rsid w:val="00912B5D"/>
    <w:rsid w:val="009130A0"/>
    <w:rsid w:val="009133CE"/>
    <w:rsid w:val="00913E00"/>
    <w:rsid w:val="00914B11"/>
    <w:rsid w:val="00914BAF"/>
    <w:rsid w:val="00915138"/>
    <w:rsid w:val="00915B6C"/>
    <w:rsid w:val="00916458"/>
    <w:rsid w:val="00916542"/>
    <w:rsid w:val="0091658F"/>
    <w:rsid w:val="00917858"/>
    <w:rsid w:val="00920079"/>
    <w:rsid w:val="009207FF"/>
    <w:rsid w:val="00920B07"/>
    <w:rsid w:val="0092113A"/>
    <w:rsid w:val="0092115B"/>
    <w:rsid w:val="009212EE"/>
    <w:rsid w:val="00921877"/>
    <w:rsid w:val="00921D35"/>
    <w:rsid w:val="00922615"/>
    <w:rsid w:val="00922C37"/>
    <w:rsid w:val="00922C76"/>
    <w:rsid w:val="00923B58"/>
    <w:rsid w:val="009245D7"/>
    <w:rsid w:val="00924ED1"/>
    <w:rsid w:val="0092501D"/>
    <w:rsid w:val="00925CD1"/>
    <w:rsid w:val="00926CB1"/>
    <w:rsid w:val="009276D1"/>
    <w:rsid w:val="00927F43"/>
    <w:rsid w:val="0093002B"/>
    <w:rsid w:val="00930280"/>
    <w:rsid w:val="00930B08"/>
    <w:rsid w:val="00930B63"/>
    <w:rsid w:val="00930C7C"/>
    <w:rsid w:val="009310C4"/>
    <w:rsid w:val="009313E2"/>
    <w:rsid w:val="0093337F"/>
    <w:rsid w:val="009335FA"/>
    <w:rsid w:val="00933722"/>
    <w:rsid w:val="00933764"/>
    <w:rsid w:val="00933B27"/>
    <w:rsid w:val="009348BF"/>
    <w:rsid w:val="00935509"/>
    <w:rsid w:val="009358E1"/>
    <w:rsid w:val="00936082"/>
    <w:rsid w:val="009360B6"/>
    <w:rsid w:val="0093612A"/>
    <w:rsid w:val="00936443"/>
    <w:rsid w:val="009367A1"/>
    <w:rsid w:val="00936B37"/>
    <w:rsid w:val="009374D9"/>
    <w:rsid w:val="00940755"/>
    <w:rsid w:val="00940E4C"/>
    <w:rsid w:val="0094173C"/>
    <w:rsid w:val="00941E80"/>
    <w:rsid w:val="00941E89"/>
    <w:rsid w:val="00942306"/>
    <w:rsid w:val="0094277C"/>
    <w:rsid w:val="00942832"/>
    <w:rsid w:val="0094470F"/>
    <w:rsid w:val="0094476F"/>
    <w:rsid w:val="00944EDF"/>
    <w:rsid w:val="00945209"/>
    <w:rsid w:val="009453E4"/>
    <w:rsid w:val="0094586C"/>
    <w:rsid w:val="00945B3A"/>
    <w:rsid w:val="00946147"/>
    <w:rsid w:val="00946238"/>
    <w:rsid w:val="00946575"/>
    <w:rsid w:val="00947184"/>
    <w:rsid w:val="009475EC"/>
    <w:rsid w:val="00950000"/>
    <w:rsid w:val="00950236"/>
    <w:rsid w:val="00950318"/>
    <w:rsid w:val="0095096E"/>
    <w:rsid w:val="009517C0"/>
    <w:rsid w:val="009518B8"/>
    <w:rsid w:val="00952DAA"/>
    <w:rsid w:val="00952EEF"/>
    <w:rsid w:val="0095415F"/>
    <w:rsid w:val="009541C5"/>
    <w:rsid w:val="00954DDF"/>
    <w:rsid w:val="00954E03"/>
    <w:rsid w:val="009552CE"/>
    <w:rsid w:val="00955E3A"/>
    <w:rsid w:val="00955F9F"/>
    <w:rsid w:val="00956A82"/>
    <w:rsid w:val="00956C0C"/>
    <w:rsid w:val="00956F71"/>
    <w:rsid w:val="00957F0E"/>
    <w:rsid w:val="0096037A"/>
    <w:rsid w:val="009608CF"/>
    <w:rsid w:val="00960E10"/>
    <w:rsid w:val="00961208"/>
    <w:rsid w:val="0096124C"/>
    <w:rsid w:val="009612E5"/>
    <w:rsid w:val="0096189D"/>
    <w:rsid w:val="00961B91"/>
    <w:rsid w:val="00961DE6"/>
    <w:rsid w:val="00961FB5"/>
    <w:rsid w:val="009622A2"/>
    <w:rsid w:val="00962734"/>
    <w:rsid w:val="0096392C"/>
    <w:rsid w:val="00964B70"/>
    <w:rsid w:val="0096557E"/>
    <w:rsid w:val="00965A11"/>
    <w:rsid w:val="009671A5"/>
    <w:rsid w:val="00970277"/>
    <w:rsid w:val="0097096C"/>
    <w:rsid w:val="009713C3"/>
    <w:rsid w:val="009719BC"/>
    <w:rsid w:val="0097235E"/>
    <w:rsid w:val="009726C4"/>
    <w:rsid w:val="00972E75"/>
    <w:rsid w:val="009738D6"/>
    <w:rsid w:val="009738F6"/>
    <w:rsid w:val="009739EB"/>
    <w:rsid w:val="00974207"/>
    <w:rsid w:val="00974C23"/>
    <w:rsid w:val="00974DE5"/>
    <w:rsid w:val="009750A9"/>
    <w:rsid w:val="00975D19"/>
    <w:rsid w:val="00975F76"/>
    <w:rsid w:val="00976D28"/>
    <w:rsid w:val="009772DA"/>
    <w:rsid w:val="00977839"/>
    <w:rsid w:val="009779DA"/>
    <w:rsid w:val="00977E7B"/>
    <w:rsid w:val="0098052F"/>
    <w:rsid w:val="00980638"/>
    <w:rsid w:val="009808AD"/>
    <w:rsid w:val="00980D54"/>
    <w:rsid w:val="00981111"/>
    <w:rsid w:val="00982369"/>
    <w:rsid w:val="00982376"/>
    <w:rsid w:val="00982379"/>
    <w:rsid w:val="00983578"/>
    <w:rsid w:val="00983646"/>
    <w:rsid w:val="00984274"/>
    <w:rsid w:val="00985186"/>
    <w:rsid w:val="009857FE"/>
    <w:rsid w:val="00985D49"/>
    <w:rsid w:val="0098669D"/>
    <w:rsid w:val="0098696E"/>
    <w:rsid w:val="00986A08"/>
    <w:rsid w:val="009875A6"/>
    <w:rsid w:val="00987B7B"/>
    <w:rsid w:val="0099037A"/>
    <w:rsid w:val="0099067C"/>
    <w:rsid w:val="00990FC6"/>
    <w:rsid w:val="00991128"/>
    <w:rsid w:val="00991473"/>
    <w:rsid w:val="00992270"/>
    <w:rsid w:val="00992A6F"/>
    <w:rsid w:val="00992D5F"/>
    <w:rsid w:val="009938C5"/>
    <w:rsid w:val="00993A16"/>
    <w:rsid w:val="00994035"/>
    <w:rsid w:val="00994661"/>
    <w:rsid w:val="00995371"/>
    <w:rsid w:val="00995709"/>
    <w:rsid w:val="00995775"/>
    <w:rsid w:val="0099587E"/>
    <w:rsid w:val="009958A4"/>
    <w:rsid w:val="00995C72"/>
    <w:rsid w:val="00995EEF"/>
    <w:rsid w:val="009965F2"/>
    <w:rsid w:val="00996D3E"/>
    <w:rsid w:val="0099724D"/>
    <w:rsid w:val="009973BC"/>
    <w:rsid w:val="00997567"/>
    <w:rsid w:val="00997752"/>
    <w:rsid w:val="00997F27"/>
    <w:rsid w:val="009A01E9"/>
    <w:rsid w:val="009A09D7"/>
    <w:rsid w:val="009A0B1B"/>
    <w:rsid w:val="009A13D6"/>
    <w:rsid w:val="009A1547"/>
    <w:rsid w:val="009A1848"/>
    <w:rsid w:val="009A19FF"/>
    <w:rsid w:val="009A1C9F"/>
    <w:rsid w:val="009A214D"/>
    <w:rsid w:val="009A30DD"/>
    <w:rsid w:val="009A32BA"/>
    <w:rsid w:val="009A37CB"/>
    <w:rsid w:val="009A426D"/>
    <w:rsid w:val="009A43AA"/>
    <w:rsid w:val="009A44F8"/>
    <w:rsid w:val="009A55DA"/>
    <w:rsid w:val="009A5D06"/>
    <w:rsid w:val="009A62D3"/>
    <w:rsid w:val="009A716D"/>
    <w:rsid w:val="009A75FC"/>
    <w:rsid w:val="009B0D63"/>
    <w:rsid w:val="009B0FFD"/>
    <w:rsid w:val="009B13A8"/>
    <w:rsid w:val="009B1717"/>
    <w:rsid w:val="009B1EB1"/>
    <w:rsid w:val="009B2362"/>
    <w:rsid w:val="009B2A1B"/>
    <w:rsid w:val="009B32F4"/>
    <w:rsid w:val="009B37EE"/>
    <w:rsid w:val="009B381E"/>
    <w:rsid w:val="009B3889"/>
    <w:rsid w:val="009B45B4"/>
    <w:rsid w:val="009B46FA"/>
    <w:rsid w:val="009B47C0"/>
    <w:rsid w:val="009B4C7E"/>
    <w:rsid w:val="009B4DB2"/>
    <w:rsid w:val="009B5998"/>
    <w:rsid w:val="009B6020"/>
    <w:rsid w:val="009B6400"/>
    <w:rsid w:val="009B720E"/>
    <w:rsid w:val="009B74C7"/>
    <w:rsid w:val="009B7546"/>
    <w:rsid w:val="009B7919"/>
    <w:rsid w:val="009B79E8"/>
    <w:rsid w:val="009C010B"/>
    <w:rsid w:val="009C0BA4"/>
    <w:rsid w:val="009C0D68"/>
    <w:rsid w:val="009C17FE"/>
    <w:rsid w:val="009C1B25"/>
    <w:rsid w:val="009C273C"/>
    <w:rsid w:val="009C28D2"/>
    <w:rsid w:val="009C2C34"/>
    <w:rsid w:val="009C3763"/>
    <w:rsid w:val="009C40CF"/>
    <w:rsid w:val="009C43DE"/>
    <w:rsid w:val="009C4556"/>
    <w:rsid w:val="009C517D"/>
    <w:rsid w:val="009C549A"/>
    <w:rsid w:val="009C661B"/>
    <w:rsid w:val="009C7919"/>
    <w:rsid w:val="009C7B4A"/>
    <w:rsid w:val="009D0145"/>
    <w:rsid w:val="009D08B1"/>
    <w:rsid w:val="009D0A92"/>
    <w:rsid w:val="009D0EBA"/>
    <w:rsid w:val="009D122C"/>
    <w:rsid w:val="009D1295"/>
    <w:rsid w:val="009D1686"/>
    <w:rsid w:val="009D1A39"/>
    <w:rsid w:val="009D1C75"/>
    <w:rsid w:val="009D24E3"/>
    <w:rsid w:val="009D27F5"/>
    <w:rsid w:val="009D2A46"/>
    <w:rsid w:val="009D32B9"/>
    <w:rsid w:val="009D360B"/>
    <w:rsid w:val="009D38D6"/>
    <w:rsid w:val="009D4044"/>
    <w:rsid w:val="009D463C"/>
    <w:rsid w:val="009D4EC4"/>
    <w:rsid w:val="009D508B"/>
    <w:rsid w:val="009D57C4"/>
    <w:rsid w:val="009D57FA"/>
    <w:rsid w:val="009D5AED"/>
    <w:rsid w:val="009D5E9A"/>
    <w:rsid w:val="009D69D4"/>
    <w:rsid w:val="009D6A96"/>
    <w:rsid w:val="009D6D30"/>
    <w:rsid w:val="009D76D9"/>
    <w:rsid w:val="009D7EDD"/>
    <w:rsid w:val="009E067B"/>
    <w:rsid w:val="009E0975"/>
    <w:rsid w:val="009E1206"/>
    <w:rsid w:val="009E16CC"/>
    <w:rsid w:val="009E16F2"/>
    <w:rsid w:val="009E1740"/>
    <w:rsid w:val="009E1EC2"/>
    <w:rsid w:val="009E297A"/>
    <w:rsid w:val="009E2B46"/>
    <w:rsid w:val="009E3148"/>
    <w:rsid w:val="009E32FD"/>
    <w:rsid w:val="009E3A8C"/>
    <w:rsid w:val="009E3EE4"/>
    <w:rsid w:val="009E4CF3"/>
    <w:rsid w:val="009E637F"/>
    <w:rsid w:val="009E6A38"/>
    <w:rsid w:val="009E702E"/>
    <w:rsid w:val="009E72BC"/>
    <w:rsid w:val="009E7DC4"/>
    <w:rsid w:val="009F0093"/>
    <w:rsid w:val="009F015D"/>
    <w:rsid w:val="009F0321"/>
    <w:rsid w:val="009F10C4"/>
    <w:rsid w:val="009F1395"/>
    <w:rsid w:val="009F1965"/>
    <w:rsid w:val="009F1AF7"/>
    <w:rsid w:val="009F1BDE"/>
    <w:rsid w:val="009F2444"/>
    <w:rsid w:val="009F27B0"/>
    <w:rsid w:val="009F284C"/>
    <w:rsid w:val="009F290C"/>
    <w:rsid w:val="009F2AE9"/>
    <w:rsid w:val="009F2B6D"/>
    <w:rsid w:val="009F32B6"/>
    <w:rsid w:val="009F3A29"/>
    <w:rsid w:val="009F3DA9"/>
    <w:rsid w:val="009F4AB6"/>
    <w:rsid w:val="009F5158"/>
    <w:rsid w:val="009F51F9"/>
    <w:rsid w:val="009F5734"/>
    <w:rsid w:val="009F57D9"/>
    <w:rsid w:val="009F583F"/>
    <w:rsid w:val="009F61F7"/>
    <w:rsid w:val="009F66CD"/>
    <w:rsid w:val="009F66E9"/>
    <w:rsid w:val="009F6AA7"/>
    <w:rsid w:val="009F6FC2"/>
    <w:rsid w:val="009F7631"/>
    <w:rsid w:val="009F772F"/>
    <w:rsid w:val="009F782F"/>
    <w:rsid w:val="00A004C6"/>
    <w:rsid w:val="00A008B9"/>
    <w:rsid w:val="00A009B1"/>
    <w:rsid w:val="00A00BCB"/>
    <w:rsid w:val="00A00CDE"/>
    <w:rsid w:val="00A01167"/>
    <w:rsid w:val="00A017B7"/>
    <w:rsid w:val="00A02668"/>
    <w:rsid w:val="00A0272D"/>
    <w:rsid w:val="00A02A2E"/>
    <w:rsid w:val="00A02AB1"/>
    <w:rsid w:val="00A02B2B"/>
    <w:rsid w:val="00A02C07"/>
    <w:rsid w:val="00A02F49"/>
    <w:rsid w:val="00A0371C"/>
    <w:rsid w:val="00A04100"/>
    <w:rsid w:val="00A0479A"/>
    <w:rsid w:val="00A04A1A"/>
    <w:rsid w:val="00A051C8"/>
    <w:rsid w:val="00A054D4"/>
    <w:rsid w:val="00A055A8"/>
    <w:rsid w:val="00A055E6"/>
    <w:rsid w:val="00A0566B"/>
    <w:rsid w:val="00A05913"/>
    <w:rsid w:val="00A0595A"/>
    <w:rsid w:val="00A05982"/>
    <w:rsid w:val="00A0598C"/>
    <w:rsid w:val="00A060BB"/>
    <w:rsid w:val="00A06158"/>
    <w:rsid w:val="00A0654F"/>
    <w:rsid w:val="00A06B8D"/>
    <w:rsid w:val="00A0741D"/>
    <w:rsid w:val="00A102C8"/>
    <w:rsid w:val="00A10823"/>
    <w:rsid w:val="00A1091C"/>
    <w:rsid w:val="00A11822"/>
    <w:rsid w:val="00A11B66"/>
    <w:rsid w:val="00A134D6"/>
    <w:rsid w:val="00A13859"/>
    <w:rsid w:val="00A13C79"/>
    <w:rsid w:val="00A1428F"/>
    <w:rsid w:val="00A142E5"/>
    <w:rsid w:val="00A146FB"/>
    <w:rsid w:val="00A15059"/>
    <w:rsid w:val="00A15601"/>
    <w:rsid w:val="00A1588D"/>
    <w:rsid w:val="00A15989"/>
    <w:rsid w:val="00A15D3A"/>
    <w:rsid w:val="00A15DDD"/>
    <w:rsid w:val="00A16008"/>
    <w:rsid w:val="00A1695C"/>
    <w:rsid w:val="00A16974"/>
    <w:rsid w:val="00A16B1F"/>
    <w:rsid w:val="00A17458"/>
    <w:rsid w:val="00A17633"/>
    <w:rsid w:val="00A1780C"/>
    <w:rsid w:val="00A20692"/>
    <w:rsid w:val="00A2085B"/>
    <w:rsid w:val="00A20A7C"/>
    <w:rsid w:val="00A20BCA"/>
    <w:rsid w:val="00A20F8D"/>
    <w:rsid w:val="00A21FCE"/>
    <w:rsid w:val="00A22119"/>
    <w:rsid w:val="00A2279E"/>
    <w:rsid w:val="00A22A58"/>
    <w:rsid w:val="00A23059"/>
    <w:rsid w:val="00A238CC"/>
    <w:rsid w:val="00A23960"/>
    <w:rsid w:val="00A2449E"/>
    <w:rsid w:val="00A24C3A"/>
    <w:rsid w:val="00A24EFB"/>
    <w:rsid w:val="00A2614F"/>
    <w:rsid w:val="00A26760"/>
    <w:rsid w:val="00A26C5F"/>
    <w:rsid w:val="00A26EB3"/>
    <w:rsid w:val="00A2711F"/>
    <w:rsid w:val="00A274AD"/>
    <w:rsid w:val="00A27690"/>
    <w:rsid w:val="00A30C20"/>
    <w:rsid w:val="00A30D13"/>
    <w:rsid w:val="00A311E5"/>
    <w:rsid w:val="00A31236"/>
    <w:rsid w:val="00A315AC"/>
    <w:rsid w:val="00A3167B"/>
    <w:rsid w:val="00A326EB"/>
    <w:rsid w:val="00A33568"/>
    <w:rsid w:val="00A33617"/>
    <w:rsid w:val="00A33681"/>
    <w:rsid w:val="00A33BCF"/>
    <w:rsid w:val="00A33C1E"/>
    <w:rsid w:val="00A33C63"/>
    <w:rsid w:val="00A33E57"/>
    <w:rsid w:val="00A34384"/>
    <w:rsid w:val="00A343B3"/>
    <w:rsid w:val="00A34F2A"/>
    <w:rsid w:val="00A3597F"/>
    <w:rsid w:val="00A35C03"/>
    <w:rsid w:val="00A35E87"/>
    <w:rsid w:val="00A363F2"/>
    <w:rsid w:val="00A36E35"/>
    <w:rsid w:val="00A373AA"/>
    <w:rsid w:val="00A373E9"/>
    <w:rsid w:val="00A3745F"/>
    <w:rsid w:val="00A37E50"/>
    <w:rsid w:val="00A4017D"/>
    <w:rsid w:val="00A4032B"/>
    <w:rsid w:val="00A40D20"/>
    <w:rsid w:val="00A40DEA"/>
    <w:rsid w:val="00A41D80"/>
    <w:rsid w:val="00A4290F"/>
    <w:rsid w:val="00A42E22"/>
    <w:rsid w:val="00A4384A"/>
    <w:rsid w:val="00A438FD"/>
    <w:rsid w:val="00A444D5"/>
    <w:rsid w:val="00A44991"/>
    <w:rsid w:val="00A45B41"/>
    <w:rsid w:val="00A464AC"/>
    <w:rsid w:val="00A46A9E"/>
    <w:rsid w:val="00A47782"/>
    <w:rsid w:val="00A50A6A"/>
    <w:rsid w:val="00A51168"/>
    <w:rsid w:val="00A51CCD"/>
    <w:rsid w:val="00A51CD8"/>
    <w:rsid w:val="00A52D57"/>
    <w:rsid w:val="00A53258"/>
    <w:rsid w:val="00A5345D"/>
    <w:rsid w:val="00A53988"/>
    <w:rsid w:val="00A53A4C"/>
    <w:rsid w:val="00A53ACC"/>
    <w:rsid w:val="00A53B63"/>
    <w:rsid w:val="00A53B8C"/>
    <w:rsid w:val="00A53FFE"/>
    <w:rsid w:val="00A54215"/>
    <w:rsid w:val="00A5489D"/>
    <w:rsid w:val="00A54916"/>
    <w:rsid w:val="00A54D3F"/>
    <w:rsid w:val="00A56889"/>
    <w:rsid w:val="00A57244"/>
    <w:rsid w:val="00A57C66"/>
    <w:rsid w:val="00A57D6F"/>
    <w:rsid w:val="00A6089B"/>
    <w:rsid w:val="00A60E57"/>
    <w:rsid w:val="00A613FF"/>
    <w:rsid w:val="00A615DE"/>
    <w:rsid w:val="00A61CF5"/>
    <w:rsid w:val="00A62102"/>
    <w:rsid w:val="00A6224F"/>
    <w:rsid w:val="00A625AC"/>
    <w:rsid w:val="00A62639"/>
    <w:rsid w:val="00A628DC"/>
    <w:rsid w:val="00A62A85"/>
    <w:rsid w:val="00A63AFF"/>
    <w:rsid w:val="00A64F25"/>
    <w:rsid w:val="00A6610C"/>
    <w:rsid w:val="00A6673E"/>
    <w:rsid w:val="00A673E2"/>
    <w:rsid w:val="00A676DB"/>
    <w:rsid w:val="00A67D15"/>
    <w:rsid w:val="00A70281"/>
    <w:rsid w:val="00A703F7"/>
    <w:rsid w:val="00A70EA3"/>
    <w:rsid w:val="00A722FB"/>
    <w:rsid w:val="00A7251A"/>
    <w:rsid w:val="00A72AFD"/>
    <w:rsid w:val="00A72D29"/>
    <w:rsid w:val="00A736FF"/>
    <w:rsid w:val="00A737D9"/>
    <w:rsid w:val="00A7398F"/>
    <w:rsid w:val="00A74095"/>
    <w:rsid w:val="00A75A3A"/>
    <w:rsid w:val="00A75F4F"/>
    <w:rsid w:val="00A76A9D"/>
    <w:rsid w:val="00A776F9"/>
    <w:rsid w:val="00A77BD1"/>
    <w:rsid w:val="00A80896"/>
    <w:rsid w:val="00A81D6B"/>
    <w:rsid w:val="00A82555"/>
    <w:rsid w:val="00A828CE"/>
    <w:rsid w:val="00A82B5D"/>
    <w:rsid w:val="00A832C6"/>
    <w:rsid w:val="00A84541"/>
    <w:rsid w:val="00A8548E"/>
    <w:rsid w:val="00A85BF8"/>
    <w:rsid w:val="00A86015"/>
    <w:rsid w:val="00A8639A"/>
    <w:rsid w:val="00A865A6"/>
    <w:rsid w:val="00A8692C"/>
    <w:rsid w:val="00A86D3A"/>
    <w:rsid w:val="00A86F2B"/>
    <w:rsid w:val="00A87F9A"/>
    <w:rsid w:val="00A90728"/>
    <w:rsid w:val="00A909E9"/>
    <w:rsid w:val="00A90B49"/>
    <w:rsid w:val="00A913BC"/>
    <w:rsid w:val="00A91451"/>
    <w:rsid w:val="00A91F0C"/>
    <w:rsid w:val="00A9234D"/>
    <w:rsid w:val="00A926FC"/>
    <w:rsid w:val="00A93221"/>
    <w:rsid w:val="00A933A8"/>
    <w:rsid w:val="00A93850"/>
    <w:rsid w:val="00A93D93"/>
    <w:rsid w:val="00A94622"/>
    <w:rsid w:val="00A94623"/>
    <w:rsid w:val="00A94EB3"/>
    <w:rsid w:val="00A95EEF"/>
    <w:rsid w:val="00A95F4F"/>
    <w:rsid w:val="00A96045"/>
    <w:rsid w:val="00A96C28"/>
    <w:rsid w:val="00A97192"/>
    <w:rsid w:val="00A97A31"/>
    <w:rsid w:val="00A97AC8"/>
    <w:rsid w:val="00AA04AE"/>
    <w:rsid w:val="00AA0B63"/>
    <w:rsid w:val="00AA1171"/>
    <w:rsid w:val="00AA2184"/>
    <w:rsid w:val="00AA2271"/>
    <w:rsid w:val="00AA32E7"/>
    <w:rsid w:val="00AA3487"/>
    <w:rsid w:val="00AA364E"/>
    <w:rsid w:val="00AA48AC"/>
    <w:rsid w:val="00AA4E0D"/>
    <w:rsid w:val="00AA5058"/>
    <w:rsid w:val="00AA54D9"/>
    <w:rsid w:val="00AA5DFC"/>
    <w:rsid w:val="00AA5EDD"/>
    <w:rsid w:val="00AA5FA1"/>
    <w:rsid w:val="00AA6578"/>
    <w:rsid w:val="00AA711F"/>
    <w:rsid w:val="00AA719B"/>
    <w:rsid w:val="00AA71E8"/>
    <w:rsid w:val="00AA76A0"/>
    <w:rsid w:val="00AA7BC1"/>
    <w:rsid w:val="00AB006F"/>
    <w:rsid w:val="00AB017B"/>
    <w:rsid w:val="00AB102D"/>
    <w:rsid w:val="00AB13F4"/>
    <w:rsid w:val="00AB1407"/>
    <w:rsid w:val="00AB1645"/>
    <w:rsid w:val="00AB17F2"/>
    <w:rsid w:val="00AB1BD7"/>
    <w:rsid w:val="00AB1DD9"/>
    <w:rsid w:val="00AB24FF"/>
    <w:rsid w:val="00AB310E"/>
    <w:rsid w:val="00AB3D91"/>
    <w:rsid w:val="00AB455C"/>
    <w:rsid w:val="00AB4ECD"/>
    <w:rsid w:val="00AB652F"/>
    <w:rsid w:val="00AB68DA"/>
    <w:rsid w:val="00AB775B"/>
    <w:rsid w:val="00AB7F97"/>
    <w:rsid w:val="00AC0DEA"/>
    <w:rsid w:val="00AC1A5C"/>
    <w:rsid w:val="00AC2260"/>
    <w:rsid w:val="00AC2DEC"/>
    <w:rsid w:val="00AC332B"/>
    <w:rsid w:val="00AC3363"/>
    <w:rsid w:val="00AC3B98"/>
    <w:rsid w:val="00AC3D76"/>
    <w:rsid w:val="00AC4B38"/>
    <w:rsid w:val="00AC515B"/>
    <w:rsid w:val="00AC5470"/>
    <w:rsid w:val="00AC54A4"/>
    <w:rsid w:val="00AC550E"/>
    <w:rsid w:val="00AC634B"/>
    <w:rsid w:val="00AC6538"/>
    <w:rsid w:val="00AC6FCB"/>
    <w:rsid w:val="00AC7622"/>
    <w:rsid w:val="00AC763D"/>
    <w:rsid w:val="00AC7678"/>
    <w:rsid w:val="00AC7CDF"/>
    <w:rsid w:val="00AD0ED4"/>
    <w:rsid w:val="00AD1013"/>
    <w:rsid w:val="00AD11A3"/>
    <w:rsid w:val="00AD1DA9"/>
    <w:rsid w:val="00AD2B19"/>
    <w:rsid w:val="00AD3C4D"/>
    <w:rsid w:val="00AD3DA4"/>
    <w:rsid w:val="00AD4718"/>
    <w:rsid w:val="00AD5009"/>
    <w:rsid w:val="00AD57F1"/>
    <w:rsid w:val="00AD707E"/>
    <w:rsid w:val="00AD74B4"/>
    <w:rsid w:val="00AD7516"/>
    <w:rsid w:val="00AE0102"/>
    <w:rsid w:val="00AE0416"/>
    <w:rsid w:val="00AE0C65"/>
    <w:rsid w:val="00AE1584"/>
    <w:rsid w:val="00AE20E4"/>
    <w:rsid w:val="00AE242F"/>
    <w:rsid w:val="00AE29AD"/>
    <w:rsid w:val="00AE2D04"/>
    <w:rsid w:val="00AE31A0"/>
    <w:rsid w:val="00AE36C1"/>
    <w:rsid w:val="00AE3752"/>
    <w:rsid w:val="00AE3984"/>
    <w:rsid w:val="00AE41B0"/>
    <w:rsid w:val="00AE41D8"/>
    <w:rsid w:val="00AE453C"/>
    <w:rsid w:val="00AE59D4"/>
    <w:rsid w:val="00AE642A"/>
    <w:rsid w:val="00AE704E"/>
    <w:rsid w:val="00AE749D"/>
    <w:rsid w:val="00AE7868"/>
    <w:rsid w:val="00AE7D38"/>
    <w:rsid w:val="00AF02B0"/>
    <w:rsid w:val="00AF02CE"/>
    <w:rsid w:val="00AF0CDD"/>
    <w:rsid w:val="00AF1245"/>
    <w:rsid w:val="00AF1A52"/>
    <w:rsid w:val="00AF1C3D"/>
    <w:rsid w:val="00AF26AB"/>
    <w:rsid w:val="00AF26D2"/>
    <w:rsid w:val="00AF2F6B"/>
    <w:rsid w:val="00AF35E2"/>
    <w:rsid w:val="00AF38C0"/>
    <w:rsid w:val="00AF3F38"/>
    <w:rsid w:val="00AF414A"/>
    <w:rsid w:val="00AF4235"/>
    <w:rsid w:val="00AF4270"/>
    <w:rsid w:val="00AF4FF5"/>
    <w:rsid w:val="00AF59EE"/>
    <w:rsid w:val="00AF67EB"/>
    <w:rsid w:val="00AF68B9"/>
    <w:rsid w:val="00AF6C7B"/>
    <w:rsid w:val="00AF6EE4"/>
    <w:rsid w:val="00AF6F44"/>
    <w:rsid w:val="00AF72FF"/>
    <w:rsid w:val="00AF7596"/>
    <w:rsid w:val="00AF7725"/>
    <w:rsid w:val="00AF7A90"/>
    <w:rsid w:val="00B003A6"/>
    <w:rsid w:val="00B014E3"/>
    <w:rsid w:val="00B015BD"/>
    <w:rsid w:val="00B01A2E"/>
    <w:rsid w:val="00B01BDE"/>
    <w:rsid w:val="00B01FF8"/>
    <w:rsid w:val="00B02128"/>
    <w:rsid w:val="00B026EC"/>
    <w:rsid w:val="00B02C3B"/>
    <w:rsid w:val="00B02CC3"/>
    <w:rsid w:val="00B0426B"/>
    <w:rsid w:val="00B043B7"/>
    <w:rsid w:val="00B04C58"/>
    <w:rsid w:val="00B05215"/>
    <w:rsid w:val="00B05641"/>
    <w:rsid w:val="00B059A0"/>
    <w:rsid w:val="00B059FB"/>
    <w:rsid w:val="00B064AD"/>
    <w:rsid w:val="00B07065"/>
    <w:rsid w:val="00B072F9"/>
    <w:rsid w:val="00B075B0"/>
    <w:rsid w:val="00B108FA"/>
    <w:rsid w:val="00B10963"/>
    <w:rsid w:val="00B10A3B"/>
    <w:rsid w:val="00B10D08"/>
    <w:rsid w:val="00B10E3F"/>
    <w:rsid w:val="00B1133E"/>
    <w:rsid w:val="00B1182B"/>
    <w:rsid w:val="00B11BE3"/>
    <w:rsid w:val="00B12503"/>
    <w:rsid w:val="00B1272C"/>
    <w:rsid w:val="00B1288E"/>
    <w:rsid w:val="00B133CF"/>
    <w:rsid w:val="00B13ACB"/>
    <w:rsid w:val="00B13B79"/>
    <w:rsid w:val="00B13CC3"/>
    <w:rsid w:val="00B13DD9"/>
    <w:rsid w:val="00B13E82"/>
    <w:rsid w:val="00B142D8"/>
    <w:rsid w:val="00B1571D"/>
    <w:rsid w:val="00B15A09"/>
    <w:rsid w:val="00B15E81"/>
    <w:rsid w:val="00B15F60"/>
    <w:rsid w:val="00B17223"/>
    <w:rsid w:val="00B174BA"/>
    <w:rsid w:val="00B177CA"/>
    <w:rsid w:val="00B17AA3"/>
    <w:rsid w:val="00B17C60"/>
    <w:rsid w:val="00B2039B"/>
    <w:rsid w:val="00B203E3"/>
    <w:rsid w:val="00B20617"/>
    <w:rsid w:val="00B20A4A"/>
    <w:rsid w:val="00B225CF"/>
    <w:rsid w:val="00B22605"/>
    <w:rsid w:val="00B22BDA"/>
    <w:rsid w:val="00B2354F"/>
    <w:rsid w:val="00B23AC5"/>
    <w:rsid w:val="00B24F83"/>
    <w:rsid w:val="00B2533B"/>
    <w:rsid w:val="00B254F1"/>
    <w:rsid w:val="00B259A8"/>
    <w:rsid w:val="00B25C1F"/>
    <w:rsid w:val="00B26AE3"/>
    <w:rsid w:val="00B27BD3"/>
    <w:rsid w:val="00B27EC6"/>
    <w:rsid w:val="00B30077"/>
    <w:rsid w:val="00B3052B"/>
    <w:rsid w:val="00B30D6E"/>
    <w:rsid w:val="00B311AC"/>
    <w:rsid w:val="00B311DF"/>
    <w:rsid w:val="00B31AF7"/>
    <w:rsid w:val="00B31E58"/>
    <w:rsid w:val="00B32DBE"/>
    <w:rsid w:val="00B3309A"/>
    <w:rsid w:val="00B337F2"/>
    <w:rsid w:val="00B33E5E"/>
    <w:rsid w:val="00B34786"/>
    <w:rsid w:val="00B34959"/>
    <w:rsid w:val="00B35350"/>
    <w:rsid w:val="00B3546F"/>
    <w:rsid w:val="00B356D8"/>
    <w:rsid w:val="00B35D85"/>
    <w:rsid w:val="00B36904"/>
    <w:rsid w:val="00B36A2D"/>
    <w:rsid w:val="00B36EC3"/>
    <w:rsid w:val="00B37258"/>
    <w:rsid w:val="00B37287"/>
    <w:rsid w:val="00B376DA"/>
    <w:rsid w:val="00B406F7"/>
    <w:rsid w:val="00B40CBA"/>
    <w:rsid w:val="00B40D18"/>
    <w:rsid w:val="00B40DEF"/>
    <w:rsid w:val="00B41322"/>
    <w:rsid w:val="00B416B6"/>
    <w:rsid w:val="00B41BC9"/>
    <w:rsid w:val="00B41CA4"/>
    <w:rsid w:val="00B41E67"/>
    <w:rsid w:val="00B41F4B"/>
    <w:rsid w:val="00B42386"/>
    <w:rsid w:val="00B4274E"/>
    <w:rsid w:val="00B432CE"/>
    <w:rsid w:val="00B43388"/>
    <w:rsid w:val="00B439B1"/>
    <w:rsid w:val="00B43BE4"/>
    <w:rsid w:val="00B44609"/>
    <w:rsid w:val="00B4461A"/>
    <w:rsid w:val="00B44994"/>
    <w:rsid w:val="00B449A8"/>
    <w:rsid w:val="00B44E0D"/>
    <w:rsid w:val="00B45FC4"/>
    <w:rsid w:val="00B471E7"/>
    <w:rsid w:val="00B47D40"/>
    <w:rsid w:val="00B50816"/>
    <w:rsid w:val="00B50D41"/>
    <w:rsid w:val="00B516C4"/>
    <w:rsid w:val="00B5184D"/>
    <w:rsid w:val="00B52620"/>
    <w:rsid w:val="00B52C6E"/>
    <w:rsid w:val="00B52CED"/>
    <w:rsid w:val="00B530CE"/>
    <w:rsid w:val="00B532A1"/>
    <w:rsid w:val="00B53438"/>
    <w:rsid w:val="00B5399D"/>
    <w:rsid w:val="00B53B5E"/>
    <w:rsid w:val="00B54713"/>
    <w:rsid w:val="00B54F50"/>
    <w:rsid w:val="00B55111"/>
    <w:rsid w:val="00B554F1"/>
    <w:rsid w:val="00B555C4"/>
    <w:rsid w:val="00B556AA"/>
    <w:rsid w:val="00B560E3"/>
    <w:rsid w:val="00B56EF8"/>
    <w:rsid w:val="00B57B09"/>
    <w:rsid w:val="00B57F30"/>
    <w:rsid w:val="00B6001E"/>
    <w:rsid w:val="00B613A8"/>
    <w:rsid w:val="00B614FA"/>
    <w:rsid w:val="00B629BF"/>
    <w:rsid w:val="00B630AA"/>
    <w:rsid w:val="00B64606"/>
    <w:rsid w:val="00B64915"/>
    <w:rsid w:val="00B64E22"/>
    <w:rsid w:val="00B64EB6"/>
    <w:rsid w:val="00B653F7"/>
    <w:rsid w:val="00B655A8"/>
    <w:rsid w:val="00B661C1"/>
    <w:rsid w:val="00B66204"/>
    <w:rsid w:val="00B67015"/>
    <w:rsid w:val="00B67099"/>
    <w:rsid w:val="00B67641"/>
    <w:rsid w:val="00B676AE"/>
    <w:rsid w:val="00B67AE8"/>
    <w:rsid w:val="00B701EE"/>
    <w:rsid w:val="00B70A24"/>
    <w:rsid w:val="00B716E6"/>
    <w:rsid w:val="00B72336"/>
    <w:rsid w:val="00B72C81"/>
    <w:rsid w:val="00B7336E"/>
    <w:rsid w:val="00B73A0E"/>
    <w:rsid w:val="00B73C6E"/>
    <w:rsid w:val="00B73FF7"/>
    <w:rsid w:val="00B74486"/>
    <w:rsid w:val="00B751ED"/>
    <w:rsid w:val="00B75471"/>
    <w:rsid w:val="00B758CB"/>
    <w:rsid w:val="00B7598E"/>
    <w:rsid w:val="00B7613B"/>
    <w:rsid w:val="00B76C40"/>
    <w:rsid w:val="00B77976"/>
    <w:rsid w:val="00B77F44"/>
    <w:rsid w:val="00B80871"/>
    <w:rsid w:val="00B80B46"/>
    <w:rsid w:val="00B80B50"/>
    <w:rsid w:val="00B80D6E"/>
    <w:rsid w:val="00B80DAF"/>
    <w:rsid w:val="00B80F02"/>
    <w:rsid w:val="00B815CD"/>
    <w:rsid w:val="00B81736"/>
    <w:rsid w:val="00B817C8"/>
    <w:rsid w:val="00B820E6"/>
    <w:rsid w:val="00B82114"/>
    <w:rsid w:val="00B82331"/>
    <w:rsid w:val="00B826C9"/>
    <w:rsid w:val="00B83142"/>
    <w:rsid w:val="00B8329D"/>
    <w:rsid w:val="00B83955"/>
    <w:rsid w:val="00B83DC9"/>
    <w:rsid w:val="00B84158"/>
    <w:rsid w:val="00B84170"/>
    <w:rsid w:val="00B8429A"/>
    <w:rsid w:val="00B8437F"/>
    <w:rsid w:val="00B84521"/>
    <w:rsid w:val="00B84834"/>
    <w:rsid w:val="00B850E9"/>
    <w:rsid w:val="00B85579"/>
    <w:rsid w:val="00B86237"/>
    <w:rsid w:val="00B86612"/>
    <w:rsid w:val="00B86D2D"/>
    <w:rsid w:val="00B86FB0"/>
    <w:rsid w:val="00B87D10"/>
    <w:rsid w:val="00B90079"/>
    <w:rsid w:val="00B902A8"/>
    <w:rsid w:val="00B90548"/>
    <w:rsid w:val="00B905FF"/>
    <w:rsid w:val="00B90763"/>
    <w:rsid w:val="00B90D76"/>
    <w:rsid w:val="00B90F90"/>
    <w:rsid w:val="00B915A6"/>
    <w:rsid w:val="00B916A9"/>
    <w:rsid w:val="00B9201B"/>
    <w:rsid w:val="00B92934"/>
    <w:rsid w:val="00B940B2"/>
    <w:rsid w:val="00B94264"/>
    <w:rsid w:val="00B943E0"/>
    <w:rsid w:val="00B94BDA"/>
    <w:rsid w:val="00B95BCE"/>
    <w:rsid w:val="00B9659F"/>
    <w:rsid w:val="00B96EB9"/>
    <w:rsid w:val="00B97119"/>
    <w:rsid w:val="00B9715C"/>
    <w:rsid w:val="00B9783E"/>
    <w:rsid w:val="00BA00C0"/>
    <w:rsid w:val="00BA0E8C"/>
    <w:rsid w:val="00BA0F6A"/>
    <w:rsid w:val="00BA0F82"/>
    <w:rsid w:val="00BA139F"/>
    <w:rsid w:val="00BA1407"/>
    <w:rsid w:val="00BA208E"/>
    <w:rsid w:val="00BA23AB"/>
    <w:rsid w:val="00BA2D60"/>
    <w:rsid w:val="00BA3919"/>
    <w:rsid w:val="00BA3A04"/>
    <w:rsid w:val="00BA3BDF"/>
    <w:rsid w:val="00BA3CE5"/>
    <w:rsid w:val="00BA4775"/>
    <w:rsid w:val="00BA5532"/>
    <w:rsid w:val="00BA5870"/>
    <w:rsid w:val="00BA5910"/>
    <w:rsid w:val="00BA60EE"/>
    <w:rsid w:val="00BA610F"/>
    <w:rsid w:val="00BA655B"/>
    <w:rsid w:val="00BA71BA"/>
    <w:rsid w:val="00BA7482"/>
    <w:rsid w:val="00BA7588"/>
    <w:rsid w:val="00BA7B0B"/>
    <w:rsid w:val="00BA7DAA"/>
    <w:rsid w:val="00BA7EF5"/>
    <w:rsid w:val="00BB021E"/>
    <w:rsid w:val="00BB15F0"/>
    <w:rsid w:val="00BB1646"/>
    <w:rsid w:val="00BB16EA"/>
    <w:rsid w:val="00BB178D"/>
    <w:rsid w:val="00BB1A6A"/>
    <w:rsid w:val="00BB1B78"/>
    <w:rsid w:val="00BB1C3D"/>
    <w:rsid w:val="00BB1D59"/>
    <w:rsid w:val="00BB1E0C"/>
    <w:rsid w:val="00BB2521"/>
    <w:rsid w:val="00BB2817"/>
    <w:rsid w:val="00BB2955"/>
    <w:rsid w:val="00BB3862"/>
    <w:rsid w:val="00BB3947"/>
    <w:rsid w:val="00BB3A65"/>
    <w:rsid w:val="00BB4165"/>
    <w:rsid w:val="00BB41C8"/>
    <w:rsid w:val="00BB4262"/>
    <w:rsid w:val="00BB4A5A"/>
    <w:rsid w:val="00BB4F6E"/>
    <w:rsid w:val="00BB559D"/>
    <w:rsid w:val="00BB5DC6"/>
    <w:rsid w:val="00BB5F15"/>
    <w:rsid w:val="00BB6447"/>
    <w:rsid w:val="00BB679B"/>
    <w:rsid w:val="00BB766C"/>
    <w:rsid w:val="00BB790F"/>
    <w:rsid w:val="00BC095D"/>
    <w:rsid w:val="00BC0A94"/>
    <w:rsid w:val="00BC0B04"/>
    <w:rsid w:val="00BC0E5E"/>
    <w:rsid w:val="00BC0ED8"/>
    <w:rsid w:val="00BC17E4"/>
    <w:rsid w:val="00BC2240"/>
    <w:rsid w:val="00BC22A8"/>
    <w:rsid w:val="00BC2603"/>
    <w:rsid w:val="00BC2E41"/>
    <w:rsid w:val="00BC31B5"/>
    <w:rsid w:val="00BC400F"/>
    <w:rsid w:val="00BC44FA"/>
    <w:rsid w:val="00BC5DCB"/>
    <w:rsid w:val="00BC5E78"/>
    <w:rsid w:val="00BC5F83"/>
    <w:rsid w:val="00BC5FDA"/>
    <w:rsid w:val="00BC703C"/>
    <w:rsid w:val="00BC776A"/>
    <w:rsid w:val="00BC78B3"/>
    <w:rsid w:val="00BC7B7D"/>
    <w:rsid w:val="00BD0355"/>
    <w:rsid w:val="00BD0B5E"/>
    <w:rsid w:val="00BD0F36"/>
    <w:rsid w:val="00BD109D"/>
    <w:rsid w:val="00BD1748"/>
    <w:rsid w:val="00BD1CDC"/>
    <w:rsid w:val="00BD1D0C"/>
    <w:rsid w:val="00BD24F3"/>
    <w:rsid w:val="00BD25F4"/>
    <w:rsid w:val="00BD2618"/>
    <w:rsid w:val="00BD2927"/>
    <w:rsid w:val="00BD2D4C"/>
    <w:rsid w:val="00BD2D63"/>
    <w:rsid w:val="00BD32FA"/>
    <w:rsid w:val="00BD348B"/>
    <w:rsid w:val="00BD4277"/>
    <w:rsid w:val="00BD4971"/>
    <w:rsid w:val="00BD4BAB"/>
    <w:rsid w:val="00BD4FD3"/>
    <w:rsid w:val="00BD6BFF"/>
    <w:rsid w:val="00BD7470"/>
    <w:rsid w:val="00BD7673"/>
    <w:rsid w:val="00BD76D8"/>
    <w:rsid w:val="00BE064E"/>
    <w:rsid w:val="00BE16AE"/>
    <w:rsid w:val="00BE2018"/>
    <w:rsid w:val="00BE21FB"/>
    <w:rsid w:val="00BE240F"/>
    <w:rsid w:val="00BE274E"/>
    <w:rsid w:val="00BE2D1B"/>
    <w:rsid w:val="00BE34CE"/>
    <w:rsid w:val="00BE3F09"/>
    <w:rsid w:val="00BE3FF9"/>
    <w:rsid w:val="00BE4610"/>
    <w:rsid w:val="00BE4C05"/>
    <w:rsid w:val="00BE4C5D"/>
    <w:rsid w:val="00BE502B"/>
    <w:rsid w:val="00BE62E8"/>
    <w:rsid w:val="00BE6472"/>
    <w:rsid w:val="00BE66CF"/>
    <w:rsid w:val="00BE688B"/>
    <w:rsid w:val="00BE6CCE"/>
    <w:rsid w:val="00BE732E"/>
    <w:rsid w:val="00BE7775"/>
    <w:rsid w:val="00BE777C"/>
    <w:rsid w:val="00BF0638"/>
    <w:rsid w:val="00BF0692"/>
    <w:rsid w:val="00BF115A"/>
    <w:rsid w:val="00BF1183"/>
    <w:rsid w:val="00BF11B3"/>
    <w:rsid w:val="00BF16A7"/>
    <w:rsid w:val="00BF200B"/>
    <w:rsid w:val="00BF236D"/>
    <w:rsid w:val="00BF26E7"/>
    <w:rsid w:val="00BF2B55"/>
    <w:rsid w:val="00BF32F0"/>
    <w:rsid w:val="00BF37B9"/>
    <w:rsid w:val="00BF4416"/>
    <w:rsid w:val="00BF5FEF"/>
    <w:rsid w:val="00BF76E9"/>
    <w:rsid w:val="00BF77D4"/>
    <w:rsid w:val="00BF7827"/>
    <w:rsid w:val="00BF7BBB"/>
    <w:rsid w:val="00BF7E1F"/>
    <w:rsid w:val="00BF7FE1"/>
    <w:rsid w:val="00C002F1"/>
    <w:rsid w:val="00C00FE0"/>
    <w:rsid w:val="00C0100E"/>
    <w:rsid w:val="00C0116A"/>
    <w:rsid w:val="00C0192D"/>
    <w:rsid w:val="00C0284E"/>
    <w:rsid w:val="00C03477"/>
    <w:rsid w:val="00C0369A"/>
    <w:rsid w:val="00C05531"/>
    <w:rsid w:val="00C055DF"/>
    <w:rsid w:val="00C062A7"/>
    <w:rsid w:val="00C06621"/>
    <w:rsid w:val="00C06A85"/>
    <w:rsid w:val="00C101AA"/>
    <w:rsid w:val="00C1221E"/>
    <w:rsid w:val="00C12862"/>
    <w:rsid w:val="00C12BE6"/>
    <w:rsid w:val="00C134BA"/>
    <w:rsid w:val="00C13B91"/>
    <w:rsid w:val="00C1455E"/>
    <w:rsid w:val="00C1468C"/>
    <w:rsid w:val="00C15894"/>
    <w:rsid w:val="00C165EB"/>
    <w:rsid w:val="00C16FC0"/>
    <w:rsid w:val="00C17B3C"/>
    <w:rsid w:val="00C17FA2"/>
    <w:rsid w:val="00C20B7C"/>
    <w:rsid w:val="00C20DAE"/>
    <w:rsid w:val="00C20F19"/>
    <w:rsid w:val="00C21B50"/>
    <w:rsid w:val="00C2284E"/>
    <w:rsid w:val="00C22AB4"/>
    <w:rsid w:val="00C22B1F"/>
    <w:rsid w:val="00C22E89"/>
    <w:rsid w:val="00C24273"/>
    <w:rsid w:val="00C244A2"/>
    <w:rsid w:val="00C245BB"/>
    <w:rsid w:val="00C247F3"/>
    <w:rsid w:val="00C24D01"/>
    <w:rsid w:val="00C25620"/>
    <w:rsid w:val="00C25643"/>
    <w:rsid w:val="00C26314"/>
    <w:rsid w:val="00C269FF"/>
    <w:rsid w:val="00C26E09"/>
    <w:rsid w:val="00C2701A"/>
    <w:rsid w:val="00C2708B"/>
    <w:rsid w:val="00C276C4"/>
    <w:rsid w:val="00C27C3B"/>
    <w:rsid w:val="00C27EAD"/>
    <w:rsid w:val="00C307EB"/>
    <w:rsid w:val="00C308BE"/>
    <w:rsid w:val="00C31218"/>
    <w:rsid w:val="00C316AA"/>
    <w:rsid w:val="00C31E18"/>
    <w:rsid w:val="00C31E7C"/>
    <w:rsid w:val="00C31F95"/>
    <w:rsid w:val="00C32114"/>
    <w:rsid w:val="00C3226A"/>
    <w:rsid w:val="00C32DE0"/>
    <w:rsid w:val="00C33078"/>
    <w:rsid w:val="00C33766"/>
    <w:rsid w:val="00C33926"/>
    <w:rsid w:val="00C33CF4"/>
    <w:rsid w:val="00C3401F"/>
    <w:rsid w:val="00C34E01"/>
    <w:rsid w:val="00C35634"/>
    <w:rsid w:val="00C35720"/>
    <w:rsid w:val="00C35BBD"/>
    <w:rsid w:val="00C35E89"/>
    <w:rsid w:val="00C36270"/>
    <w:rsid w:val="00C362D7"/>
    <w:rsid w:val="00C365A0"/>
    <w:rsid w:val="00C37982"/>
    <w:rsid w:val="00C379B8"/>
    <w:rsid w:val="00C407C2"/>
    <w:rsid w:val="00C41B44"/>
    <w:rsid w:val="00C41BC5"/>
    <w:rsid w:val="00C41F6F"/>
    <w:rsid w:val="00C42681"/>
    <w:rsid w:val="00C42CB3"/>
    <w:rsid w:val="00C43050"/>
    <w:rsid w:val="00C4343C"/>
    <w:rsid w:val="00C43A30"/>
    <w:rsid w:val="00C445BA"/>
    <w:rsid w:val="00C44663"/>
    <w:rsid w:val="00C45A94"/>
    <w:rsid w:val="00C45EE8"/>
    <w:rsid w:val="00C4635B"/>
    <w:rsid w:val="00C46790"/>
    <w:rsid w:val="00C46B10"/>
    <w:rsid w:val="00C5010B"/>
    <w:rsid w:val="00C50179"/>
    <w:rsid w:val="00C521DD"/>
    <w:rsid w:val="00C527B1"/>
    <w:rsid w:val="00C52F9C"/>
    <w:rsid w:val="00C535BF"/>
    <w:rsid w:val="00C5376F"/>
    <w:rsid w:val="00C5379D"/>
    <w:rsid w:val="00C538C9"/>
    <w:rsid w:val="00C53DC4"/>
    <w:rsid w:val="00C54091"/>
    <w:rsid w:val="00C549C4"/>
    <w:rsid w:val="00C54F50"/>
    <w:rsid w:val="00C55166"/>
    <w:rsid w:val="00C55734"/>
    <w:rsid w:val="00C55980"/>
    <w:rsid w:val="00C55D3E"/>
    <w:rsid w:val="00C57CBD"/>
    <w:rsid w:val="00C6052A"/>
    <w:rsid w:val="00C6212A"/>
    <w:rsid w:val="00C62D3B"/>
    <w:rsid w:val="00C631BD"/>
    <w:rsid w:val="00C632AA"/>
    <w:rsid w:val="00C64BAC"/>
    <w:rsid w:val="00C64EBA"/>
    <w:rsid w:val="00C64FEC"/>
    <w:rsid w:val="00C65777"/>
    <w:rsid w:val="00C65891"/>
    <w:rsid w:val="00C65D43"/>
    <w:rsid w:val="00C665C0"/>
    <w:rsid w:val="00C66DE7"/>
    <w:rsid w:val="00C7030D"/>
    <w:rsid w:val="00C70731"/>
    <w:rsid w:val="00C70A9F"/>
    <w:rsid w:val="00C71328"/>
    <w:rsid w:val="00C71E34"/>
    <w:rsid w:val="00C71F15"/>
    <w:rsid w:val="00C72A9F"/>
    <w:rsid w:val="00C72B06"/>
    <w:rsid w:val="00C72C6C"/>
    <w:rsid w:val="00C73C8D"/>
    <w:rsid w:val="00C73D64"/>
    <w:rsid w:val="00C74149"/>
    <w:rsid w:val="00C754E9"/>
    <w:rsid w:val="00C7587A"/>
    <w:rsid w:val="00C75E51"/>
    <w:rsid w:val="00C7601D"/>
    <w:rsid w:val="00C766BB"/>
    <w:rsid w:val="00C7717C"/>
    <w:rsid w:val="00C776FA"/>
    <w:rsid w:val="00C77CF6"/>
    <w:rsid w:val="00C77DDF"/>
    <w:rsid w:val="00C80416"/>
    <w:rsid w:val="00C80C65"/>
    <w:rsid w:val="00C813D3"/>
    <w:rsid w:val="00C81B49"/>
    <w:rsid w:val="00C81BAE"/>
    <w:rsid w:val="00C81E58"/>
    <w:rsid w:val="00C8207B"/>
    <w:rsid w:val="00C82692"/>
    <w:rsid w:val="00C827B0"/>
    <w:rsid w:val="00C82B25"/>
    <w:rsid w:val="00C82B89"/>
    <w:rsid w:val="00C82C19"/>
    <w:rsid w:val="00C82DEE"/>
    <w:rsid w:val="00C82F4A"/>
    <w:rsid w:val="00C8316D"/>
    <w:rsid w:val="00C83754"/>
    <w:rsid w:val="00C84A36"/>
    <w:rsid w:val="00C84B4F"/>
    <w:rsid w:val="00C85627"/>
    <w:rsid w:val="00C85A30"/>
    <w:rsid w:val="00C85D4A"/>
    <w:rsid w:val="00C86001"/>
    <w:rsid w:val="00C87493"/>
    <w:rsid w:val="00C87502"/>
    <w:rsid w:val="00C87C36"/>
    <w:rsid w:val="00C9143D"/>
    <w:rsid w:val="00C91698"/>
    <w:rsid w:val="00C91A90"/>
    <w:rsid w:val="00C92142"/>
    <w:rsid w:val="00C92743"/>
    <w:rsid w:val="00C9325D"/>
    <w:rsid w:val="00C9375B"/>
    <w:rsid w:val="00C94791"/>
    <w:rsid w:val="00C95210"/>
    <w:rsid w:val="00C9527F"/>
    <w:rsid w:val="00C95C17"/>
    <w:rsid w:val="00C95C66"/>
    <w:rsid w:val="00C9647A"/>
    <w:rsid w:val="00C9652E"/>
    <w:rsid w:val="00C96681"/>
    <w:rsid w:val="00C967E7"/>
    <w:rsid w:val="00C96AFE"/>
    <w:rsid w:val="00C96FCD"/>
    <w:rsid w:val="00C970F8"/>
    <w:rsid w:val="00C972E4"/>
    <w:rsid w:val="00C97854"/>
    <w:rsid w:val="00C97E64"/>
    <w:rsid w:val="00CA0F30"/>
    <w:rsid w:val="00CA133C"/>
    <w:rsid w:val="00CA1424"/>
    <w:rsid w:val="00CA160C"/>
    <w:rsid w:val="00CA1984"/>
    <w:rsid w:val="00CA2475"/>
    <w:rsid w:val="00CA26D3"/>
    <w:rsid w:val="00CA2B3D"/>
    <w:rsid w:val="00CA2B7B"/>
    <w:rsid w:val="00CA2DF7"/>
    <w:rsid w:val="00CA302C"/>
    <w:rsid w:val="00CA3451"/>
    <w:rsid w:val="00CA387B"/>
    <w:rsid w:val="00CA389B"/>
    <w:rsid w:val="00CA38D7"/>
    <w:rsid w:val="00CA3B37"/>
    <w:rsid w:val="00CA3C2D"/>
    <w:rsid w:val="00CA4E90"/>
    <w:rsid w:val="00CA5160"/>
    <w:rsid w:val="00CA5732"/>
    <w:rsid w:val="00CA6162"/>
    <w:rsid w:val="00CA71DA"/>
    <w:rsid w:val="00CA7260"/>
    <w:rsid w:val="00CA7264"/>
    <w:rsid w:val="00CA78A2"/>
    <w:rsid w:val="00CA7AC1"/>
    <w:rsid w:val="00CB0161"/>
    <w:rsid w:val="00CB04A5"/>
    <w:rsid w:val="00CB0925"/>
    <w:rsid w:val="00CB1215"/>
    <w:rsid w:val="00CB17A8"/>
    <w:rsid w:val="00CB1922"/>
    <w:rsid w:val="00CB203C"/>
    <w:rsid w:val="00CB269B"/>
    <w:rsid w:val="00CB28C4"/>
    <w:rsid w:val="00CB2AD2"/>
    <w:rsid w:val="00CB32CE"/>
    <w:rsid w:val="00CB349C"/>
    <w:rsid w:val="00CB34A2"/>
    <w:rsid w:val="00CB36E4"/>
    <w:rsid w:val="00CB3F1B"/>
    <w:rsid w:val="00CB4AFE"/>
    <w:rsid w:val="00CB4E6E"/>
    <w:rsid w:val="00CB50C7"/>
    <w:rsid w:val="00CB525E"/>
    <w:rsid w:val="00CB553D"/>
    <w:rsid w:val="00CB55E0"/>
    <w:rsid w:val="00CB57AB"/>
    <w:rsid w:val="00CB6E57"/>
    <w:rsid w:val="00CB6FB9"/>
    <w:rsid w:val="00CB7CF3"/>
    <w:rsid w:val="00CB7EA4"/>
    <w:rsid w:val="00CB7F30"/>
    <w:rsid w:val="00CC020A"/>
    <w:rsid w:val="00CC02F8"/>
    <w:rsid w:val="00CC0937"/>
    <w:rsid w:val="00CC09FE"/>
    <w:rsid w:val="00CC1187"/>
    <w:rsid w:val="00CC1597"/>
    <w:rsid w:val="00CC2A1D"/>
    <w:rsid w:val="00CC384C"/>
    <w:rsid w:val="00CC39B3"/>
    <w:rsid w:val="00CC4005"/>
    <w:rsid w:val="00CC4A9F"/>
    <w:rsid w:val="00CC4B10"/>
    <w:rsid w:val="00CC4C1E"/>
    <w:rsid w:val="00CC4DA0"/>
    <w:rsid w:val="00CC4F7D"/>
    <w:rsid w:val="00CC5B74"/>
    <w:rsid w:val="00CC5E10"/>
    <w:rsid w:val="00CC6CD1"/>
    <w:rsid w:val="00CC6E60"/>
    <w:rsid w:val="00CC7319"/>
    <w:rsid w:val="00CC7EA4"/>
    <w:rsid w:val="00CD0D2C"/>
    <w:rsid w:val="00CD1157"/>
    <w:rsid w:val="00CD18D7"/>
    <w:rsid w:val="00CD1C30"/>
    <w:rsid w:val="00CD2481"/>
    <w:rsid w:val="00CD2631"/>
    <w:rsid w:val="00CD26E7"/>
    <w:rsid w:val="00CD35CD"/>
    <w:rsid w:val="00CD398D"/>
    <w:rsid w:val="00CD3E3D"/>
    <w:rsid w:val="00CD429C"/>
    <w:rsid w:val="00CD47F0"/>
    <w:rsid w:val="00CD548A"/>
    <w:rsid w:val="00CD5502"/>
    <w:rsid w:val="00CD5EA5"/>
    <w:rsid w:val="00CD635F"/>
    <w:rsid w:val="00CD6884"/>
    <w:rsid w:val="00CD6CA4"/>
    <w:rsid w:val="00CD6D59"/>
    <w:rsid w:val="00CD7D5D"/>
    <w:rsid w:val="00CD7E58"/>
    <w:rsid w:val="00CE164D"/>
    <w:rsid w:val="00CE1B01"/>
    <w:rsid w:val="00CE2623"/>
    <w:rsid w:val="00CE2C67"/>
    <w:rsid w:val="00CE2E46"/>
    <w:rsid w:val="00CE30C2"/>
    <w:rsid w:val="00CE33E9"/>
    <w:rsid w:val="00CE41ED"/>
    <w:rsid w:val="00CE4C04"/>
    <w:rsid w:val="00CE4EC3"/>
    <w:rsid w:val="00CE58E8"/>
    <w:rsid w:val="00CE5F99"/>
    <w:rsid w:val="00CE619B"/>
    <w:rsid w:val="00CE6431"/>
    <w:rsid w:val="00CE707B"/>
    <w:rsid w:val="00CE7A04"/>
    <w:rsid w:val="00CF065A"/>
    <w:rsid w:val="00CF140D"/>
    <w:rsid w:val="00CF14FB"/>
    <w:rsid w:val="00CF1867"/>
    <w:rsid w:val="00CF1DD5"/>
    <w:rsid w:val="00CF2418"/>
    <w:rsid w:val="00CF2B91"/>
    <w:rsid w:val="00CF3141"/>
    <w:rsid w:val="00CF4105"/>
    <w:rsid w:val="00CF4320"/>
    <w:rsid w:val="00CF4847"/>
    <w:rsid w:val="00CF5DC3"/>
    <w:rsid w:val="00CF5F2A"/>
    <w:rsid w:val="00CF5F55"/>
    <w:rsid w:val="00CF614D"/>
    <w:rsid w:val="00CF6ACE"/>
    <w:rsid w:val="00CF79BA"/>
    <w:rsid w:val="00CF7FCA"/>
    <w:rsid w:val="00D0011D"/>
    <w:rsid w:val="00D002D2"/>
    <w:rsid w:val="00D004C2"/>
    <w:rsid w:val="00D005D7"/>
    <w:rsid w:val="00D012F3"/>
    <w:rsid w:val="00D018B7"/>
    <w:rsid w:val="00D01AD0"/>
    <w:rsid w:val="00D0240B"/>
    <w:rsid w:val="00D025B1"/>
    <w:rsid w:val="00D02D4E"/>
    <w:rsid w:val="00D03291"/>
    <w:rsid w:val="00D032F8"/>
    <w:rsid w:val="00D03ECA"/>
    <w:rsid w:val="00D03FA5"/>
    <w:rsid w:val="00D040DA"/>
    <w:rsid w:val="00D044F2"/>
    <w:rsid w:val="00D051EC"/>
    <w:rsid w:val="00D05432"/>
    <w:rsid w:val="00D05754"/>
    <w:rsid w:val="00D05D27"/>
    <w:rsid w:val="00D06182"/>
    <w:rsid w:val="00D075CC"/>
    <w:rsid w:val="00D07A24"/>
    <w:rsid w:val="00D1080E"/>
    <w:rsid w:val="00D10E7B"/>
    <w:rsid w:val="00D10EB4"/>
    <w:rsid w:val="00D11298"/>
    <w:rsid w:val="00D1131E"/>
    <w:rsid w:val="00D11A68"/>
    <w:rsid w:val="00D11CEC"/>
    <w:rsid w:val="00D1254B"/>
    <w:rsid w:val="00D139F3"/>
    <w:rsid w:val="00D13F1C"/>
    <w:rsid w:val="00D14A5E"/>
    <w:rsid w:val="00D1511F"/>
    <w:rsid w:val="00D157BA"/>
    <w:rsid w:val="00D15A44"/>
    <w:rsid w:val="00D15E3A"/>
    <w:rsid w:val="00D16B0D"/>
    <w:rsid w:val="00D17505"/>
    <w:rsid w:val="00D17760"/>
    <w:rsid w:val="00D17B81"/>
    <w:rsid w:val="00D17D5C"/>
    <w:rsid w:val="00D20A2C"/>
    <w:rsid w:val="00D20B99"/>
    <w:rsid w:val="00D20DA9"/>
    <w:rsid w:val="00D20DEF"/>
    <w:rsid w:val="00D20EA3"/>
    <w:rsid w:val="00D2108B"/>
    <w:rsid w:val="00D212A6"/>
    <w:rsid w:val="00D212A9"/>
    <w:rsid w:val="00D215B7"/>
    <w:rsid w:val="00D21E99"/>
    <w:rsid w:val="00D21EBE"/>
    <w:rsid w:val="00D22650"/>
    <w:rsid w:val="00D226CC"/>
    <w:rsid w:val="00D22E7E"/>
    <w:rsid w:val="00D23B4C"/>
    <w:rsid w:val="00D23EC8"/>
    <w:rsid w:val="00D24277"/>
    <w:rsid w:val="00D24681"/>
    <w:rsid w:val="00D24BE0"/>
    <w:rsid w:val="00D24C15"/>
    <w:rsid w:val="00D25739"/>
    <w:rsid w:val="00D25F76"/>
    <w:rsid w:val="00D26419"/>
    <w:rsid w:val="00D268F5"/>
    <w:rsid w:val="00D26A73"/>
    <w:rsid w:val="00D27D9C"/>
    <w:rsid w:val="00D30101"/>
    <w:rsid w:val="00D30BFB"/>
    <w:rsid w:val="00D31369"/>
    <w:rsid w:val="00D31B10"/>
    <w:rsid w:val="00D3200B"/>
    <w:rsid w:val="00D3285A"/>
    <w:rsid w:val="00D32D7A"/>
    <w:rsid w:val="00D331B9"/>
    <w:rsid w:val="00D346CE"/>
    <w:rsid w:val="00D34878"/>
    <w:rsid w:val="00D35CE8"/>
    <w:rsid w:val="00D35EAC"/>
    <w:rsid w:val="00D36292"/>
    <w:rsid w:val="00D37334"/>
    <w:rsid w:val="00D37454"/>
    <w:rsid w:val="00D375B9"/>
    <w:rsid w:val="00D37A96"/>
    <w:rsid w:val="00D40367"/>
    <w:rsid w:val="00D40B41"/>
    <w:rsid w:val="00D43295"/>
    <w:rsid w:val="00D43630"/>
    <w:rsid w:val="00D43BA2"/>
    <w:rsid w:val="00D44492"/>
    <w:rsid w:val="00D45A67"/>
    <w:rsid w:val="00D45AF9"/>
    <w:rsid w:val="00D45DBE"/>
    <w:rsid w:val="00D45EFF"/>
    <w:rsid w:val="00D46606"/>
    <w:rsid w:val="00D466A9"/>
    <w:rsid w:val="00D46F52"/>
    <w:rsid w:val="00D47430"/>
    <w:rsid w:val="00D47CAA"/>
    <w:rsid w:val="00D47DAA"/>
    <w:rsid w:val="00D501F4"/>
    <w:rsid w:val="00D50235"/>
    <w:rsid w:val="00D507BB"/>
    <w:rsid w:val="00D50C60"/>
    <w:rsid w:val="00D50EC9"/>
    <w:rsid w:val="00D50F0E"/>
    <w:rsid w:val="00D510C0"/>
    <w:rsid w:val="00D51217"/>
    <w:rsid w:val="00D5130F"/>
    <w:rsid w:val="00D522D8"/>
    <w:rsid w:val="00D52522"/>
    <w:rsid w:val="00D53224"/>
    <w:rsid w:val="00D53423"/>
    <w:rsid w:val="00D53474"/>
    <w:rsid w:val="00D5355C"/>
    <w:rsid w:val="00D536AE"/>
    <w:rsid w:val="00D53AF4"/>
    <w:rsid w:val="00D54ABC"/>
    <w:rsid w:val="00D54E33"/>
    <w:rsid w:val="00D54F36"/>
    <w:rsid w:val="00D55283"/>
    <w:rsid w:val="00D55355"/>
    <w:rsid w:val="00D55444"/>
    <w:rsid w:val="00D558D2"/>
    <w:rsid w:val="00D55DA1"/>
    <w:rsid w:val="00D56531"/>
    <w:rsid w:val="00D57619"/>
    <w:rsid w:val="00D57DC4"/>
    <w:rsid w:val="00D6040E"/>
    <w:rsid w:val="00D60DDA"/>
    <w:rsid w:val="00D60EC2"/>
    <w:rsid w:val="00D61258"/>
    <w:rsid w:val="00D61318"/>
    <w:rsid w:val="00D61553"/>
    <w:rsid w:val="00D6224F"/>
    <w:rsid w:val="00D62C6A"/>
    <w:rsid w:val="00D62FB1"/>
    <w:rsid w:val="00D63510"/>
    <w:rsid w:val="00D643E3"/>
    <w:rsid w:val="00D64584"/>
    <w:rsid w:val="00D64D85"/>
    <w:rsid w:val="00D65721"/>
    <w:rsid w:val="00D659DB"/>
    <w:rsid w:val="00D65FE5"/>
    <w:rsid w:val="00D661A1"/>
    <w:rsid w:val="00D6625F"/>
    <w:rsid w:val="00D665A4"/>
    <w:rsid w:val="00D66C10"/>
    <w:rsid w:val="00D66EDE"/>
    <w:rsid w:val="00D673A4"/>
    <w:rsid w:val="00D6785A"/>
    <w:rsid w:val="00D70374"/>
    <w:rsid w:val="00D70849"/>
    <w:rsid w:val="00D71728"/>
    <w:rsid w:val="00D71973"/>
    <w:rsid w:val="00D71975"/>
    <w:rsid w:val="00D7263A"/>
    <w:rsid w:val="00D72F59"/>
    <w:rsid w:val="00D738E5"/>
    <w:rsid w:val="00D73A45"/>
    <w:rsid w:val="00D73C2F"/>
    <w:rsid w:val="00D73D85"/>
    <w:rsid w:val="00D745E4"/>
    <w:rsid w:val="00D74AEA"/>
    <w:rsid w:val="00D74BF4"/>
    <w:rsid w:val="00D75355"/>
    <w:rsid w:val="00D7598A"/>
    <w:rsid w:val="00D75CC5"/>
    <w:rsid w:val="00D76F0B"/>
    <w:rsid w:val="00D77015"/>
    <w:rsid w:val="00D8025A"/>
    <w:rsid w:val="00D80837"/>
    <w:rsid w:val="00D80F61"/>
    <w:rsid w:val="00D815FA"/>
    <w:rsid w:val="00D81647"/>
    <w:rsid w:val="00D8255E"/>
    <w:rsid w:val="00D826A0"/>
    <w:rsid w:val="00D829E5"/>
    <w:rsid w:val="00D83560"/>
    <w:rsid w:val="00D8364D"/>
    <w:rsid w:val="00D851D7"/>
    <w:rsid w:val="00D852C5"/>
    <w:rsid w:val="00D853D2"/>
    <w:rsid w:val="00D85AC1"/>
    <w:rsid w:val="00D85E64"/>
    <w:rsid w:val="00D86359"/>
    <w:rsid w:val="00D86830"/>
    <w:rsid w:val="00D86A49"/>
    <w:rsid w:val="00D87071"/>
    <w:rsid w:val="00D872D2"/>
    <w:rsid w:val="00D902C9"/>
    <w:rsid w:val="00D90565"/>
    <w:rsid w:val="00D909A3"/>
    <w:rsid w:val="00D91052"/>
    <w:rsid w:val="00D913BF"/>
    <w:rsid w:val="00D9252B"/>
    <w:rsid w:val="00D92CBE"/>
    <w:rsid w:val="00D93CB2"/>
    <w:rsid w:val="00D93DA5"/>
    <w:rsid w:val="00D95255"/>
    <w:rsid w:val="00D95284"/>
    <w:rsid w:val="00D95294"/>
    <w:rsid w:val="00D95B22"/>
    <w:rsid w:val="00D95E49"/>
    <w:rsid w:val="00D9600A"/>
    <w:rsid w:val="00D962E4"/>
    <w:rsid w:val="00D96441"/>
    <w:rsid w:val="00D964FD"/>
    <w:rsid w:val="00D96BDB"/>
    <w:rsid w:val="00D97079"/>
    <w:rsid w:val="00D971E8"/>
    <w:rsid w:val="00DA0050"/>
    <w:rsid w:val="00DA2CB1"/>
    <w:rsid w:val="00DA4F39"/>
    <w:rsid w:val="00DA5217"/>
    <w:rsid w:val="00DA5823"/>
    <w:rsid w:val="00DA63CA"/>
    <w:rsid w:val="00DA6404"/>
    <w:rsid w:val="00DA64C6"/>
    <w:rsid w:val="00DA6510"/>
    <w:rsid w:val="00DA699D"/>
    <w:rsid w:val="00DA6D40"/>
    <w:rsid w:val="00DA7009"/>
    <w:rsid w:val="00DA75B9"/>
    <w:rsid w:val="00DA77E1"/>
    <w:rsid w:val="00DA7A20"/>
    <w:rsid w:val="00DB0179"/>
    <w:rsid w:val="00DB073D"/>
    <w:rsid w:val="00DB07A0"/>
    <w:rsid w:val="00DB1375"/>
    <w:rsid w:val="00DB1E7C"/>
    <w:rsid w:val="00DB1F74"/>
    <w:rsid w:val="00DB2352"/>
    <w:rsid w:val="00DB2A65"/>
    <w:rsid w:val="00DB3240"/>
    <w:rsid w:val="00DB3492"/>
    <w:rsid w:val="00DB36DC"/>
    <w:rsid w:val="00DB4E03"/>
    <w:rsid w:val="00DB5211"/>
    <w:rsid w:val="00DB58F6"/>
    <w:rsid w:val="00DB5CCB"/>
    <w:rsid w:val="00DB65EB"/>
    <w:rsid w:val="00DB6694"/>
    <w:rsid w:val="00DB6D95"/>
    <w:rsid w:val="00DB6E61"/>
    <w:rsid w:val="00DB72A9"/>
    <w:rsid w:val="00DB7C67"/>
    <w:rsid w:val="00DC025F"/>
    <w:rsid w:val="00DC1AF4"/>
    <w:rsid w:val="00DC1B35"/>
    <w:rsid w:val="00DC23A6"/>
    <w:rsid w:val="00DC2403"/>
    <w:rsid w:val="00DC244E"/>
    <w:rsid w:val="00DC2C10"/>
    <w:rsid w:val="00DC2E7F"/>
    <w:rsid w:val="00DC3CAA"/>
    <w:rsid w:val="00DC420C"/>
    <w:rsid w:val="00DC4372"/>
    <w:rsid w:val="00DC50E2"/>
    <w:rsid w:val="00DC575D"/>
    <w:rsid w:val="00DC5E27"/>
    <w:rsid w:val="00DC68CF"/>
    <w:rsid w:val="00DC6956"/>
    <w:rsid w:val="00DC717D"/>
    <w:rsid w:val="00DC79A1"/>
    <w:rsid w:val="00DD009C"/>
    <w:rsid w:val="00DD0430"/>
    <w:rsid w:val="00DD08B4"/>
    <w:rsid w:val="00DD1DC6"/>
    <w:rsid w:val="00DD25F5"/>
    <w:rsid w:val="00DD2E51"/>
    <w:rsid w:val="00DD3908"/>
    <w:rsid w:val="00DD3BD6"/>
    <w:rsid w:val="00DD4646"/>
    <w:rsid w:val="00DD4C36"/>
    <w:rsid w:val="00DD4F29"/>
    <w:rsid w:val="00DD4F56"/>
    <w:rsid w:val="00DD500D"/>
    <w:rsid w:val="00DD585C"/>
    <w:rsid w:val="00DD5E3A"/>
    <w:rsid w:val="00DD5E3F"/>
    <w:rsid w:val="00DD5EA0"/>
    <w:rsid w:val="00DD618E"/>
    <w:rsid w:val="00DD63E1"/>
    <w:rsid w:val="00DD6719"/>
    <w:rsid w:val="00DD6EAE"/>
    <w:rsid w:val="00DD7F52"/>
    <w:rsid w:val="00DD7F7A"/>
    <w:rsid w:val="00DE104E"/>
    <w:rsid w:val="00DE176F"/>
    <w:rsid w:val="00DE1DC5"/>
    <w:rsid w:val="00DE21F2"/>
    <w:rsid w:val="00DE2B3B"/>
    <w:rsid w:val="00DE2D46"/>
    <w:rsid w:val="00DE332F"/>
    <w:rsid w:val="00DE38F1"/>
    <w:rsid w:val="00DE3E06"/>
    <w:rsid w:val="00DE3E09"/>
    <w:rsid w:val="00DE3E37"/>
    <w:rsid w:val="00DE40AA"/>
    <w:rsid w:val="00DE4554"/>
    <w:rsid w:val="00DE4879"/>
    <w:rsid w:val="00DE4880"/>
    <w:rsid w:val="00DE4949"/>
    <w:rsid w:val="00DE5999"/>
    <w:rsid w:val="00DE5A86"/>
    <w:rsid w:val="00DE5AAF"/>
    <w:rsid w:val="00DE5CEA"/>
    <w:rsid w:val="00DE6674"/>
    <w:rsid w:val="00DE71D0"/>
    <w:rsid w:val="00DE7673"/>
    <w:rsid w:val="00DF0BFA"/>
    <w:rsid w:val="00DF12E3"/>
    <w:rsid w:val="00DF1B43"/>
    <w:rsid w:val="00DF1DC6"/>
    <w:rsid w:val="00DF25E0"/>
    <w:rsid w:val="00DF3223"/>
    <w:rsid w:val="00DF3531"/>
    <w:rsid w:val="00DF36C7"/>
    <w:rsid w:val="00DF3728"/>
    <w:rsid w:val="00DF4465"/>
    <w:rsid w:val="00DF48F3"/>
    <w:rsid w:val="00DF4A27"/>
    <w:rsid w:val="00DF4BE1"/>
    <w:rsid w:val="00DF4E61"/>
    <w:rsid w:val="00DF5B29"/>
    <w:rsid w:val="00DF5E88"/>
    <w:rsid w:val="00DF61A3"/>
    <w:rsid w:val="00DF61A5"/>
    <w:rsid w:val="00DF627D"/>
    <w:rsid w:val="00DF686B"/>
    <w:rsid w:val="00DF70A1"/>
    <w:rsid w:val="00DF795D"/>
    <w:rsid w:val="00DF7976"/>
    <w:rsid w:val="00DF7B19"/>
    <w:rsid w:val="00E000AA"/>
    <w:rsid w:val="00E00295"/>
    <w:rsid w:val="00E002C2"/>
    <w:rsid w:val="00E01613"/>
    <w:rsid w:val="00E01C47"/>
    <w:rsid w:val="00E02161"/>
    <w:rsid w:val="00E021D1"/>
    <w:rsid w:val="00E0253D"/>
    <w:rsid w:val="00E028AC"/>
    <w:rsid w:val="00E03972"/>
    <w:rsid w:val="00E04157"/>
    <w:rsid w:val="00E04A36"/>
    <w:rsid w:val="00E05287"/>
    <w:rsid w:val="00E06060"/>
    <w:rsid w:val="00E067AD"/>
    <w:rsid w:val="00E06864"/>
    <w:rsid w:val="00E0736F"/>
    <w:rsid w:val="00E07AFF"/>
    <w:rsid w:val="00E07C36"/>
    <w:rsid w:val="00E07E50"/>
    <w:rsid w:val="00E07EC5"/>
    <w:rsid w:val="00E1066E"/>
    <w:rsid w:val="00E10D74"/>
    <w:rsid w:val="00E10F80"/>
    <w:rsid w:val="00E11032"/>
    <w:rsid w:val="00E110C3"/>
    <w:rsid w:val="00E112B4"/>
    <w:rsid w:val="00E112EF"/>
    <w:rsid w:val="00E11369"/>
    <w:rsid w:val="00E12078"/>
    <w:rsid w:val="00E1228A"/>
    <w:rsid w:val="00E124C5"/>
    <w:rsid w:val="00E12F73"/>
    <w:rsid w:val="00E13039"/>
    <w:rsid w:val="00E13356"/>
    <w:rsid w:val="00E13A9B"/>
    <w:rsid w:val="00E13F57"/>
    <w:rsid w:val="00E140FA"/>
    <w:rsid w:val="00E143E0"/>
    <w:rsid w:val="00E14724"/>
    <w:rsid w:val="00E14A46"/>
    <w:rsid w:val="00E14F7E"/>
    <w:rsid w:val="00E151AB"/>
    <w:rsid w:val="00E15F17"/>
    <w:rsid w:val="00E209D2"/>
    <w:rsid w:val="00E20A54"/>
    <w:rsid w:val="00E20AF6"/>
    <w:rsid w:val="00E212FC"/>
    <w:rsid w:val="00E22B85"/>
    <w:rsid w:val="00E22D69"/>
    <w:rsid w:val="00E23E27"/>
    <w:rsid w:val="00E24CEF"/>
    <w:rsid w:val="00E24E59"/>
    <w:rsid w:val="00E252B6"/>
    <w:rsid w:val="00E2644A"/>
    <w:rsid w:val="00E26B1E"/>
    <w:rsid w:val="00E26F6D"/>
    <w:rsid w:val="00E2700C"/>
    <w:rsid w:val="00E273A0"/>
    <w:rsid w:val="00E27BA1"/>
    <w:rsid w:val="00E31ABD"/>
    <w:rsid w:val="00E31DCA"/>
    <w:rsid w:val="00E329F1"/>
    <w:rsid w:val="00E32CB3"/>
    <w:rsid w:val="00E32D37"/>
    <w:rsid w:val="00E32FA5"/>
    <w:rsid w:val="00E332EC"/>
    <w:rsid w:val="00E3340E"/>
    <w:rsid w:val="00E33A00"/>
    <w:rsid w:val="00E33B72"/>
    <w:rsid w:val="00E33F12"/>
    <w:rsid w:val="00E3492B"/>
    <w:rsid w:val="00E359E0"/>
    <w:rsid w:val="00E35CBC"/>
    <w:rsid w:val="00E364FF"/>
    <w:rsid w:val="00E365EC"/>
    <w:rsid w:val="00E366BA"/>
    <w:rsid w:val="00E36FA1"/>
    <w:rsid w:val="00E4019A"/>
    <w:rsid w:val="00E402F2"/>
    <w:rsid w:val="00E410C7"/>
    <w:rsid w:val="00E41405"/>
    <w:rsid w:val="00E417FA"/>
    <w:rsid w:val="00E419ED"/>
    <w:rsid w:val="00E422BE"/>
    <w:rsid w:val="00E42B18"/>
    <w:rsid w:val="00E431D1"/>
    <w:rsid w:val="00E4325C"/>
    <w:rsid w:val="00E4380D"/>
    <w:rsid w:val="00E438E2"/>
    <w:rsid w:val="00E4515B"/>
    <w:rsid w:val="00E4562E"/>
    <w:rsid w:val="00E46462"/>
    <w:rsid w:val="00E46619"/>
    <w:rsid w:val="00E46A15"/>
    <w:rsid w:val="00E46A1D"/>
    <w:rsid w:val="00E4722B"/>
    <w:rsid w:val="00E473E1"/>
    <w:rsid w:val="00E4755C"/>
    <w:rsid w:val="00E4786E"/>
    <w:rsid w:val="00E50267"/>
    <w:rsid w:val="00E51927"/>
    <w:rsid w:val="00E51BBA"/>
    <w:rsid w:val="00E51DDD"/>
    <w:rsid w:val="00E51EC5"/>
    <w:rsid w:val="00E51F08"/>
    <w:rsid w:val="00E51FC5"/>
    <w:rsid w:val="00E51FDA"/>
    <w:rsid w:val="00E526AB"/>
    <w:rsid w:val="00E52747"/>
    <w:rsid w:val="00E52839"/>
    <w:rsid w:val="00E52E37"/>
    <w:rsid w:val="00E53098"/>
    <w:rsid w:val="00E53DE4"/>
    <w:rsid w:val="00E5483A"/>
    <w:rsid w:val="00E54AEE"/>
    <w:rsid w:val="00E554CF"/>
    <w:rsid w:val="00E55C60"/>
    <w:rsid w:val="00E55C69"/>
    <w:rsid w:val="00E563CE"/>
    <w:rsid w:val="00E56583"/>
    <w:rsid w:val="00E56778"/>
    <w:rsid w:val="00E57971"/>
    <w:rsid w:val="00E579ED"/>
    <w:rsid w:val="00E57B69"/>
    <w:rsid w:val="00E57BD5"/>
    <w:rsid w:val="00E601AD"/>
    <w:rsid w:val="00E606E1"/>
    <w:rsid w:val="00E60793"/>
    <w:rsid w:val="00E6083D"/>
    <w:rsid w:val="00E60DDC"/>
    <w:rsid w:val="00E6100D"/>
    <w:rsid w:val="00E6141C"/>
    <w:rsid w:val="00E615BB"/>
    <w:rsid w:val="00E61631"/>
    <w:rsid w:val="00E6165D"/>
    <w:rsid w:val="00E61A4A"/>
    <w:rsid w:val="00E61B4F"/>
    <w:rsid w:val="00E61B5A"/>
    <w:rsid w:val="00E6285E"/>
    <w:rsid w:val="00E636F1"/>
    <w:rsid w:val="00E6415C"/>
    <w:rsid w:val="00E644FC"/>
    <w:rsid w:val="00E649FF"/>
    <w:rsid w:val="00E651CF"/>
    <w:rsid w:val="00E65202"/>
    <w:rsid w:val="00E652F4"/>
    <w:rsid w:val="00E704F4"/>
    <w:rsid w:val="00E70E52"/>
    <w:rsid w:val="00E72569"/>
    <w:rsid w:val="00E7272F"/>
    <w:rsid w:val="00E73563"/>
    <w:rsid w:val="00E7377E"/>
    <w:rsid w:val="00E73D4B"/>
    <w:rsid w:val="00E742F3"/>
    <w:rsid w:val="00E74464"/>
    <w:rsid w:val="00E74CD4"/>
    <w:rsid w:val="00E7518A"/>
    <w:rsid w:val="00E75BCA"/>
    <w:rsid w:val="00E75E85"/>
    <w:rsid w:val="00E7604F"/>
    <w:rsid w:val="00E766E2"/>
    <w:rsid w:val="00E76B58"/>
    <w:rsid w:val="00E77AD9"/>
    <w:rsid w:val="00E80032"/>
    <w:rsid w:val="00E8058F"/>
    <w:rsid w:val="00E80973"/>
    <w:rsid w:val="00E80BAC"/>
    <w:rsid w:val="00E8252A"/>
    <w:rsid w:val="00E82626"/>
    <w:rsid w:val="00E82C1E"/>
    <w:rsid w:val="00E831A9"/>
    <w:rsid w:val="00E832A1"/>
    <w:rsid w:val="00E844A6"/>
    <w:rsid w:val="00E84A55"/>
    <w:rsid w:val="00E84B7D"/>
    <w:rsid w:val="00E84BBE"/>
    <w:rsid w:val="00E84C2A"/>
    <w:rsid w:val="00E861F4"/>
    <w:rsid w:val="00E864E7"/>
    <w:rsid w:val="00E873C5"/>
    <w:rsid w:val="00E874CF"/>
    <w:rsid w:val="00E87DC0"/>
    <w:rsid w:val="00E90600"/>
    <w:rsid w:val="00E907B5"/>
    <w:rsid w:val="00E9092F"/>
    <w:rsid w:val="00E91993"/>
    <w:rsid w:val="00E91A2F"/>
    <w:rsid w:val="00E92B78"/>
    <w:rsid w:val="00E933A8"/>
    <w:rsid w:val="00E937E7"/>
    <w:rsid w:val="00E93E10"/>
    <w:rsid w:val="00E93E64"/>
    <w:rsid w:val="00E93F5D"/>
    <w:rsid w:val="00E95139"/>
    <w:rsid w:val="00E951B5"/>
    <w:rsid w:val="00E95946"/>
    <w:rsid w:val="00E95AB3"/>
    <w:rsid w:val="00E96670"/>
    <w:rsid w:val="00EA0D07"/>
    <w:rsid w:val="00EA0FB4"/>
    <w:rsid w:val="00EA108F"/>
    <w:rsid w:val="00EA1B15"/>
    <w:rsid w:val="00EA1CC3"/>
    <w:rsid w:val="00EA1E72"/>
    <w:rsid w:val="00EA24EA"/>
    <w:rsid w:val="00EA4690"/>
    <w:rsid w:val="00EA4C05"/>
    <w:rsid w:val="00EA5541"/>
    <w:rsid w:val="00EA689B"/>
    <w:rsid w:val="00EA6B25"/>
    <w:rsid w:val="00EA724A"/>
    <w:rsid w:val="00EA7D4C"/>
    <w:rsid w:val="00EB16CD"/>
    <w:rsid w:val="00EB1C45"/>
    <w:rsid w:val="00EB31B1"/>
    <w:rsid w:val="00EB3E1C"/>
    <w:rsid w:val="00EB4225"/>
    <w:rsid w:val="00EB43FD"/>
    <w:rsid w:val="00EB4483"/>
    <w:rsid w:val="00EB45DC"/>
    <w:rsid w:val="00EB46F6"/>
    <w:rsid w:val="00EB53AD"/>
    <w:rsid w:val="00EB5B35"/>
    <w:rsid w:val="00EB6339"/>
    <w:rsid w:val="00EB6951"/>
    <w:rsid w:val="00EB6EB6"/>
    <w:rsid w:val="00EB715C"/>
    <w:rsid w:val="00EB7F62"/>
    <w:rsid w:val="00EC088E"/>
    <w:rsid w:val="00EC0F31"/>
    <w:rsid w:val="00EC1181"/>
    <w:rsid w:val="00EC183C"/>
    <w:rsid w:val="00EC1B33"/>
    <w:rsid w:val="00EC226C"/>
    <w:rsid w:val="00EC2B48"/>
    <w:rsid w:val="00EC2EA3"/>
    <w:rsid w:val="00EC30EB"/>
    <w:rsid w:val="00EC42D5"/>
    <w:rsid w:val="00EC4A1D"/>
    <w:rsid w:val="00EC4A2A"/>
    <w:rsid w:val="00EC4A81"/>
    <w:rsid w:val="00EC52A5"/>
    <w:rsid w:val="00EC560B"/>
    <w:rsid w:val="00EC5728"/>
    <w:rsid w:val="00EC5A40"/>
    <w:rsid w:val="00EC5E42"/>
    <w:rsid w:val="00EC65CF"/>
    <w:rsid w:val="00ED007E"/>
    <w:rsid w:val="00ED234E"/>
    <w:rsid w:val="00ED3CDD"/>
    <w:rsid w:val="00ED43A7"/>
    <w:rsid w:val="00ED4531"/>
    <w:rsid w:val="00ED6170"/>
    <w:rsid w:val="00ED634A"/>
    <w:rsid w:val="00ED63FC"/>
    <w:rsid w:val="00ED70A2"/>
    <w:rsid w:val="00ED748B"/>
    <w:rsid w:val="00ED76AA"/>
    <w:rsid w:val="00ED7B50"/>
    <w:rsid w:val="00ED7EE3"/>
    <w:rsid w:val="00EE00ED"/>
    <w:rsid w:val="00EE113F"/>
    <w:rsid w:val="00EE167C"/>
    <w:rsid w:val="00EE1834"/>
    <w:rsid w:val="00EE1B1D"/>
    <w:rsid w:val="00EE1E93"/>
    <w:rsid w:val="00EE2959"/>
    <w:rsid w:val="00EE2A54"/>
    <w:rsid w:val="00EE2B99"/>
    <w:rsid w:val="00EE2C0A"/>
    <w:rsid w:val="00EE2D27"/>
    <w:rsid w:val="00EE2EAF"/>
    <w:rsid w:val="00EE339F"/>
    <w:rsid w:val="00EE3650"/>
    <w:rsid w:val="00EE41C8"/>
    <w:rsid w:val="00EE47F3"/>
    <w:rsid w:val="00EE4A6B"/>
    <w:rsid w:val="00EE4A94"/>
    <w:rsid w:val="00EE4CF3"/>
    <w:rsid w:val="00EE5206"/>
    <w:rsid w:val="00EE625C"/>
    <w:rsid w:val="00EE6569"/>
    <w:rsid w:val="00EE6872"/>
    <w:rsid w:val="00EE6ECA"/>
    <w:rsid w:val="00EE707A"/>
    <w:rsid w:val="00EE74E1"/>
    <w:rsid w:val="00EE7F7F"/>
    <w:rsid w:val="00EE7F99"/>
    <w:rsid w:val="00EF006F"/>
    <w:rsid w:val="00EF050F"/>
    <w:rsid w:val="00EF1A5B"/>
    <w:rsid w:val="00EF2B68"/>
    <w:rsid w:val="00EF311A"/>
    <w:rsid w:val="00EF3382"/>
    <w:rsid w:val="00EF36F5"/>
    <w:rsid w:val="00EF37E7"/>
    <w:rsid w:val="00EF399D"/>
    <w:rsid w:val="00EF4317"/>
    <w:rsid w:val="00EF4474"/>
    <w:rsid w:val="00EF524B"/>
    <w:rsid w:val="00EF5478"/>
    <w:rsid w:val="00EF5B04"/>
    <w:rsid w:val="00EF643D"/>
    <w:rsid w:val="00EF6B26"/>
    <w:rsid w:val="00EF6D8E"/>
    <w:rsid w:val="00EF705B"/>
    <w:rsid w:val="00EF7D6E"/>
    <w:rsid w:val="00EF7FEA"/>
    <w:rsid w:val="00F0107D"/>
    <w:rsid w:val="00F01A9E"/>
    <w:rsid w:val="00F01D4B"/>
    <w:rsid w:val="00F0287B"/>
    <w:rsid w:val="00F029D7"/>
    <w:rsid w:val="00F030D4"/>
    <w:rsid w:val="00F0337F"/>
    <w:rsid w:val="00F0339E"/>
    <w:rsid w:val="00F033C2"/>
    <w:rsid w:val="00F039D2"/>
    <w:rsid w:val="00F046B7"/>
    <w:rsid w:val="00F05490"/>
    <w:rsid w:val="00F05604"/>
    <w:rsid w:val="00F056FA"/>
    <w:rsid w:val="00F058E0"/>
    <w:rsid w:val="00F05ACD"/>
    <w:rsid w:val="00F06169"/>
    <w:rsid w:val="00F064E6"/>
    <w:rsid w:val="00F0661A"/>
    <w:rsid w:val="00F069E2"/>
    <w:rsid w:val="00F06C2F"/>
    <w:rsid w:val="00F06ED5"/>
    <w:rsid w:val="00F0743E"/>
    <w:rsid w:val="00F07B1A"/>
    <w:rsid w:val="00F07D3E"/>
    <w:rsid w:val="00F111A5"/>
    <w:rsid w:val="00F11456"/>
    <w:rsid w:val="00F11E8C"/>
    <w:rsid w:val="00F11EE8"/>
    <w:rsid w:val="00F11F01"/>
    <w:rsid w:val="00F1205C"/>
    <w:rsid w:val="00F131E7"/>
    <w:rsid w:val="00F137C6"/>
    <w:rsid w:val="00F13B20"/>
    <w:rsid w:val="00F13BAD"/>
    <w:rsid w:val="00F13CCF"/>
    <w:rsid w:val="00F143E0"/>
    <w:rsid w:val="00F14629"/>
    <w:rsid w:val="00F1507F"/>
    <w:rsid w:val="00F1533C"/>
    <w:rsid w:val="00F153A2"/>
    <w:rsid w:val="00F153AE"/>
    <w:rsid w:val="00F153CC"/>
    <w:rsid w:val="00F15439"/>
    <w:rsid w:val="00F1566D"/>
    <w:rsid w:val="00F156EF"/>
    <w:rsid w:val="00F15A07"/>
    <w:rsid w:val="00F16166"/>
    <w:rsid w:val="00F16308"/>
    <w:rsid w:val="00F16472"/>
    <w:rsid w:val="00F16678"/>
    <w:rsid w:val="00F16D34"/>
    <w:rsid w:val="00F1749B"/>
    <w:rsid w:val="00F1761F"/>
    <w:rsid w:val="00F1763B"/>
    <w:rsid w:val="00F17905"/>
    <w:rsid w:val="00F17AE9"/>
    <w:rsid w:val="00F17B89"/>
    <w:rsid w:val="00F206F4"/>
    <w:rsid w:val="00F20810"/>
    <w:rsid w:val="00F214A5"/>
    <w:rsid w:val="00F216DF"/>
    <w:rsid w:val="00F21978"/>
    <w:rsid w:val="00F2229C"/>
    <w:rsid w:val="00F22656"/>
    <w:rsid w:val="00F22786"/>
    <w:rsid w:val="00F23CFB"/>
    <w:rsid w:val="00F2402B"/>
    <w:rsid w:val="00F24DE8"/>
    <w:rsid w:val="00F24EE2"/>
    <w:rsid w:val="00F25324"/>
    <w:rsid w:val="00F25C32"/>
    <w:rsid w:val="00F264ED"/>
    <w:rsid w:val="00F267CF"/>
    <w:rsid w:val="00F27223"/>
    <w:rsid w:val="00F272AD"/>
    <w:rsid w:val="00F2753E"/>
    <w:rsid w:val="00F278D5"/>
    <w:rsid w:val="00F30A71"/>
    <w:rsid w:val="00F319C6"/>
    <w:rsid w:val="00F31CD6"/>
    <w:rsid w:val="00F31E13"/>
    <w:rsid w:val="00F31FE6"/>
    <w:rsid w:val="00F3213E"/>
    <w:rsid w:val="00F32D99"/>
    <w:rsid w:val="00F33D9D"/>
    <w:rsid w:val="00F344EB"/>
    <w:rsid w:val="00F34B1C"/>
    <w:rsid w:val="00F352E9"/>
    <w:rsid w:val="00F3551A"/>
    <w:rsid w:val="00F371E9"/>
    <w:rsid w:val="00F3735C"/>
    <w:rsid w:val="00F37FA1"/>
    <w:rsid w:val="00F40173"/>
    <w:rsid w:val="00F40AD6"/>
    <w:rsid w:val="00F40BAD"/>
    <w:rsid w:val="00F41A16"/>
    <w:rsid w:val="00F425C8"/>
    <w:rsid w:val="00F425D1"/>
    <w:rsid w:val="00F427C6"/>
    <w:rsid w:val="00F42969"/>
    <w:rsid w:val="00F42A08"/>
    <w:rsid w:val="00F42A20"/>
    <w:rsid w:val="00F433C3"/>
    <w:rsid w:val="00F439D7"/>
    <w:rsid w:val="00F43C5B"/>
    <w:rsid w:val="00F44FD3"/>
    <w:rsid w:val="00F453A6"/>
    <w:rsid w:val="00F45462"/>
    <w:rsid w:val="00F45502"/>
    <w:rsid w:val="00F458AF"/>
    <w:rsid w:val="00F45AEE"/>
    <w:rsid w:val="00F46049"/>
    <w:rsid w:val="00F4657A"/>
    <w:rsid w:val="00F47693"/>
    <w:rsid w:val="00F47806"/>
    <w:rsid w:val="00F47B54"/>
    <w:rsid w:val="00F50111"/>
    <w:rsid w:val="00F502EF"/>
    <w:rsid w:val="00F5033E"/>
    <w:rsid w:val="00F50662"/>
    <w:rsid w:val="00F50943"/>
    <w:rsid w:val="00F50C22"/>
    <w:rsid w:val="00F50D5C"/>
    <w:rsid w:val="00F50DCF"/>
    <w:rsid w:val="00F51454"/>
    <w:rsid w:val="00F514BD"/>
    <w:rsid w:val="00F51628"/>
    <w:rsid w:val="00F524A2"/>
    <w:rsid w:val="00F52568"/>
    <w:rsid w:val="00F52EB6"/>
    <w:rsid w:val="00F530D9"/>
    <w:rsid w:val="00F53234"/>
    <w:rsid w:val="00F5357F"/>
    <w:rsid w:val="00F53C95"/>
    <w:rsid w:val="00F54649"/>
    <w:rsid w:val="00F54773"/>
    <w:rsid w:val="00F54806"/>
    <w:rsid w:val="00F54ADE"/>
    <w:rsid w:val="00F54AFE"/>
    <w:rsid w:val="00F54DA5"/>
    <w:rsid w:val="00F54DC3"/>
    <w:rsid w:val="00F553AB"/>
    <w:rsid w:val="00F55728"/>
    <w:rsid w:val="00F56340"/>
    <w:rsid w:val="00F57873"/>
    <w:rsid w:val="00F57ECC"/>
    <w:rsid w:val="00F57EFB"/>
    <w:rsid w:val="00F6042B"/>
    <w:rsid w:val="00F610B8"/>
    <w:rsid w:val="00F61544"/>
    <w:rsid w:val="00F615D4"/>
    <w:rsid w:val="00F61AD9"/>
    <w:rsid w:val="00F61D2C"/>
    <w:rsid w:val="00F61D84"/>
    <w:rsid w:val="00F626C4"/>
    <w:rsid w:val="00F62C47"/>
    <w:rsid w:val="00F62D8F"/>
    <w:rsid w:val="00F640E4"/>
    <w:rsid w:val="00F6437B"/>
    <w:rsid w:val="00F647FE"/>
    <w:rsid w:val="00F64E19"/>
    <w:rsid w:val="00F65224"/>
    <w:rsid w:val="00F6538A"/>
    <w:rsid w:val="00F6570D"/>
    <w:rsid w:val="00F65C59"/>
    <w:rsid w:val="00F66744"/>
    <w:rsid w:val="00F66D5A"/>
    <w:rsid w:val="00F678BA"/>
    <w:rsid w:val="00F67CD8"/>
    <w:rsid w:val="00F67E1C"/>
    <w:rsid w:val="00F67E99"/>
    <w:rsid w:val="00F70421"/>
    <w:rsid w:val="00F70D22"/>
    <w:rsid w:val="00F714B8"/>
    <w:rsid w:val="00F71729"/>
    <w:rsid w:val="00F7187D"/>
    <w:rsid w:val="00F71B82"/>
    <w:rsid w:val="00F71BA8"/>
    <w:rsid w:val="00F723EE"/>
    <w:rsid w:val="00F724C5"/>
    <w:rsid w:val="00F7259D"/>
    <w:rsid w:val="00F73136"/>
    <w:rsid w:val="00F73762"/>
    <w:rsid w:val="00F737EB"/>
    <w:rsid w:val="00F73CF4"/>
    <w:rsid w:val="00F74514"/>
    <w:rsid w:val="00F7471C"/>
    <w:rsid w:val="00F74BB8"/>
    <w:rsid w:val="00F74EE8"/>
    <w:rsid w:val="00F74FE4"/>
    <w:rsid w:val="00F75CC2"/>
    <w:rsid w:val="00F75D88"/>
    <w:rsid w:val="00F75EAB"/>
    <w:rsid w:val="00F75F8B"/>
    <w:rsid w:val="00F7611F"/>
    <w:rsid w:val="00F77E43"/>
    <w:rsid w:val="00F80660"/>
    <w:rsid w:val="00F81D2F"/>
    <w:rsid w:val="00F83244"/>
    <w:rsid w:val="00F832AA"/>
    <w:rsid w:val="00F8368D"/>
    <w:rsid w:val="00F8539A"/>
    <w:rsid w:val="00F85AF0"/>
    <w:rsid w:val="00F86240"/>
    <w:rsid w:val="00F870E8"/>
    <w:rsid w:val="00F876D1"/>
    <w:rsid w:val="00F87C9A"/>
    <w:rsid w:val="00F87E12"/>
    <w:rsid w:val="00F90169"/>
    <w:rsid w:val="00F902CA"/>
    <w:rsid w:val="00F902D4"/>
    <w:rsid w:val="00F90B2B"/>
    <w:rsid w:val="00F90E3A"/>
    <w:rsid w:val="00F90F7B"/>
    <w:rsid w:val="00F9113C"/>
    <w:rsid w:val="00F91202"/>
    <w:rsid w:val="00F914FB"/>
    <w:rsid w:val="00F91A50"/>
    <w:rsid w:val="00F920D9"/>
    <w:rsid w:val="00F925C7"/>
    <w:rsid w:val="00F92D8D"/>
    <w:rsid w:val="00F9333C"/>
    <w:rsid w:val="00F9356B"/>
    <w:rsid w:val="00F9383A"/>
    <w:rsid w:val="00F93CF2"/>
    <w:rsid w:val="00F948BF"/>
    <w:rsid w:val="00F94CFC"/>
    <w:rsid w:val="00F94EF8"/>
    <w:rsid w:val="00F96CC9"/>
    <w:rsid w:val="00F96D91"/>
    <w:rsid w:val="00F972A5"/>
    <w:rsid w:val="00F97313"/>
    <w:rsid w:val="00F9754E"/>
    <w:rsid w:val="00F97784"/>
    <w:rsid w:val="00F97AA7"/>
    <w:rsid w:val="00FA04D7"/>
    <w:rsid w:val="00FA12A2"/>
    <w:rsid w:val="00FA14F9"/>
    <w:rsid w:val="00FA1610"/>
    <w:rsid w:val="00FA1B0E"/>
    <w:rsid w:val="00FA2A3E"/>
    <w:rsid w:val="00FA2AA5"/>
    <w:rsid w:val="00FA2E5A"/>
    <w:rsid w:val="00FA3F04"/>
    <w:rsid w:val="00FA4594"/>
    <w:rsid w:val="00FA501E"/>
    <w:rsid w:val="00FA661F"/>
    <w:rsid w:val="00FA6999"/>
    <w:rsid w:val="00FA7251"/>
    <w:rsid w:val="00FA7253"/>
    <w:rsid w:val="00FA740A"/>
    <w:rsid w:val="00FA7514"/>
    <w:rsid w:val="00FA7876"/>
    <w:rsid w:val="00FA7B58"/>
    <w:rsid w:val="00FB031C"/>
    <w:rsid w:val="00FB0497"/>
    <w:rsid w:val="00FB1753"/>
    <w:rsid w:val="00FB1974"/>
    <w:rsid w:val="00FB20C9"/>
    <w:rsid w:val="00FB2516"/>
    <w:rsid w:val="00FB2736"/>
    <w:rsid w:val="00FB29C7"/>
    <w:rsid w:val="00FB31D2"/>
    <w:rsid w:val="00FB383B"/>
    <w:rsid w:val="00FB3D55"/>
    <w:rsid w:val="00FB4BA3"/>
    <w:rsid w:val="00FB5752"/>
    <w:rsid w:val="00FB5F90"/>
    <w:rsid w:val="00FB6262"/>
    <w:rsid w:val="00FB7CF5"/>
    <w:rsid w:val="00FC0558"/>
    <w:rsid w:val="00FC17FC"/>
    <w:rsid w:val="00FC18CC"/>
    <w:rsid w:val="00FC202F"/>
    <w:rsid w:val="00FC300C"/>
    <w:rsid w:val="00FC30BC"/>
    <w:rsid w:val="00FC34D2"/>
    <w:rsid w:val="00FC3875"/>
    <w:rsid w:val="00FC404B"/>
    <w:rsid w:val="00FC4CDC"/>
    <w:rsid w:val="00FC62A6"/>
    <w:rsid w:val="00FC6610"/>
    <w:rsid w:val="00FC66CE"/>
    <w:rsid w:val="00FC6B77"/>
    <w:rsid w:val="00FC7687"/>
    <w:rsid w:val="00FC7766"/>
    <w:rsid w:val="00FD1EE4"/>
    <w:rsid w:val="00FD387E"/>
    <w:rsid w:val="00FD3945"/>
    <w:rsid w:val="00FD436A"/>
    <w:rsid w:val="00FD4475"/>
    <w:rsid w:val="00FD55C3"/>
    <w:rsid w:val="00FD5A66"/>
    <w:rsid w:val="00FD5CD7"/>
    <w:rsid w:val="00FD620F"/>
    <w:rsid w:val="00FD645B"/>
    <w:rsid w:val="00FD6833"/>
    <w:rsid w:val="00FD72D8"/>
    <w:rsid w:val="00FD7797"/>
    <w:rsid w:val="00FE0154"/>
    <w:rsid w:val="00FE1CF9"/>
    <w:rsid w:val="00FE1FD3"/>
    <w:rsid w:val="00FE3DC7"/>
    <w:rsid w:val="00FE4206"/>
    <w:rsid w:val="00FE447A"/>
    <w:rsid w:val="00FE4608"/>
    <w:rsid w:val="00FE58B4"/>
    <w:rsid w:val="00FE6327"/>
    <w:rsid w:val="00FE6B0E"/>
    <w:rsid w:val="00FE74CA"/>
    <w:rsid w:val="00FE7B52"/>
    <w:rsid w:val="00FF0381"/>
    <w:rsid w:val="00FF137C"/>
    <w:rsid w:val="00FF154C"/>
    <w:rsid w:val="00FF1846"/>
    <w:rsid w:val="00FF1D2B"/>
    <w:rsid w:val="00FF21AB"/>
    <w:rsid w:val="00FF31BE"/>
    <w:rsid w:val="00FF3903"/>
    <w:rsid w:val="00FF3ABC"/>
    <w:rsid w:val="00FF3AF9"/>
    <w:rsid w:val="00FF47BB"/>
    <w:rsid w:val="00FF4CC1"/>
    <w:rsid w:val="00FF4DD1"/>
    <w:rsid w:val="00FF4E00"/>
    <w:rsid w:val="00FF5191"/>
    <w:rsid w:val="00FF68FD"/>
    <w:rsid w:val="00FF7A2A"/>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3C548"/>
  <w15:chartTrackingRefBased/>
  <w15:docId w15:val="{BB744382-77A2-4EA6-B616-8B948A8A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3DF6"/>
    <w:rPr>
      <w:lang w:val="en-GB"/>
    </w:rPr>
  </w:style>
  <w:style w:type="paragraph" w:styleId="Heading1">
    <w:name w:val="heading 1"/>
    <w:basedOn w:val="Normal"/>
    <w:next w:val="Normal"/>
    <w:link w:val="Heading1Char"/>
    <w:uiPriority w:val="9"/>
    <w:qFormat/>
    <w:rsid w:val="00BC776A"/>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BC78B3"/>
    <w:pPr>
      <w:keepNext/>
      <w:keepLines/>
      <w:outlineLvl w:val="1"/>
    </w:pPr>
    <w:rPr>
      <w:rFonts w:eastAsiaTheme="majorEastAsia" w:cstheme="majorBidi"/>
      <w:b/>
      <w:szCs w:val="26"/>
      <w:u w:val="single"/>
    </w:rPr>
  </w:style>
  <w:style w:type="paragraph" w:styleId="Heading3">
    <w:name w:val="heading 3"/>
    <w:basedOn w:val="Normal"/>
    <w:next w:val="Normal"/>
    <w:link w:val="Heading3Char"/>
    <w:uiPriority w:val="9"/>
    <w:unhideWhenUsed/>
    <w:qFormat/>
    <w:rsid w:val="001142C5"/>
    <w:pPr>
      <w:keepNext/>
      <w:keepLines/>
      <w:outlineLvl w:val="2"/>
    </w:pPr>
    <w:rPr>
      <w:rFonts w:eastAsiaTheme="majorEastAsia" w:cstheme="majorBidi"/>
      <w:b/>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E03972"/>
    <w:pPr>
      <w:spacing w:after="200" w:line="240" w:lineRule="auto"/>
    </w:pPr>
    <w:rPr>
      <w:i/>
      <w:iCs/>
      <w:color w:val="44546A" w:themeColor="text2"/>
      <w:sz w:val="18"/>
      <w:szCs w:val="18"/>
    </w:rPr>
  </w:style>
  <w:style w:type="paragraph" w:styleId="ListParagraph">
    <w:name w:val="List Paragraph"/>
    <w:basedOn w:val="Normal"/>
    <w:uiPriority w:val="34"/>
    <w:qFormat/>
    <w:rsid w:val="00E12078"/>
    <w:pPr>
      <w:ind w:left="720"/>
      <w:contextualSpacing/>
    </w:pPr>
  </w:style>
  <w:style w:type="paragraph" w:styleId="Bibliography">
    <w:name w:val="Bibliography"/>
    <w:basedOn w:val="Normal"/>
    <w:next w:val="Normal"/>
    <w:uiPriority w:val="37"/>
    <w:unhideWhenUsed/>
    <w:rsid w:val="006974F9"/>
    <w:pPr>
      <w:tabs>
        <w:tab w:val="left" w:pos="264"/>
      </w:tabs>
      <w:spacing w:after="240" w:line="240" w:lineRule="auto"/>
      <w:ind w:left="264" w:hanging="264"/>
    </w:pPr>
  </w:style>
  <w:style w:type="character" w:customStyle="1" w:styleId="Heading1Char">
    <w:name w:val="Heading 1 Char"/>
    <w:basedOn w:val="DefaultParagraphFont"/>
    <w:link w:val="Heading1"/>
    <w:uiPriority w:val="9"/>
    <w:rsid w:val="00BC776A"/>
    <w:rPr>
      <w:rFonts w:ascii="Times New Roman" w:eastAsiaTheme="majorEastAsia" w:hAnsi="Times New Roman" w:cstheme="majorBidi"/>
      <w:b/>
      <w:sz w:val="28"/>
      <w:szCs w:val="32"/>
    </w:rPr>
  </w:style>
  <w:style w:type="character" w:styleId="Hyperlink">
    <w:name w:val="Hyperlink"/>
    <w:basedOn w:val="DefaultParagraphFont"/>
    <w:uiPriority w:val="99"/>
    <w:unhideWhenUsed/>
    <w:rsid w:val="00BC776A"/>
    <w:rPr>
      <w:color w:val="0563C1" w:themeColor="hyperlink"/>
      <w:u w:val="single"/>
    </w:rPr>
  </w:style>
  <w:style w:type="paragraph" w:styleId="Header">
    <w:name w:val="header"/>
    <w:basedOn w:val="Normal"/>
    <w:link w:val="HeaderChar"/>
    <w:uiPriority w:val="99"/>
    <w:unhideWhenUsed/>
    <w:rsid w:val="00FF137C"/>
    <w:pPr>
      <w:tabs>
        <w:tab w:val="center" w:pos="4536"/>
        <w:tab w:val="right" w:pos="9072"/>
      </w:tabs>
      <w:spacing w:after="0" w:line="240" w:lineRule="auto"/>
    </w:pPr>
  </w:style>
  <w:style w:type="character" w:customStyle="1" w:styleId="HeaderChar">
    <w:name w:val="Header Char"/>
    <w:basedOn w:val="DefaultParagraphFont"/>
    <w:link w:val="Header"/>
    <w:uiPriority w:val="99"/>
    <w:rsid w:val="00FF137C"/>
    <w:rPr>
      <w:lang w:val="en-GB"/>
    </w:rPr>
  </w:style>
  <w:style w:type="paragraph" w:styleId="Footer">
    <w:name w:val="footer"/>
    <w:basedOn w:val="Normal"/>
    <w:link w:val="FooterChar"/>
    <w:uiPriority w:val="99"/>
    <w:unhideWhenUsed/>
    <w:rsid w:val="00FF137C"/>
    <w:pPr>
      <w:tabs>
        <w:tab w:val="center" w:pos="4536"/>
        <w:tab w:val="right" w:pos="9072"/>
      </w:tabs>
      <w:spacing w:after="0" w:line="240" w:lineRule="auto"/>
    </w:pPr>
  </w:style>
  <w:style w:type="character" w:customStyle="1" w:styleId="FooterChar">
    <w:name w:val="Footer Char"/>
    <w:basedOn w:val="DefaultParagraphFont"/>
    <w:link w:val="Footer"/>
    <w:uiPriority w:val="99"/>
    <w:rsid w:val="00FF137C"/>
    <w:rPr>
      <w:lang w:val="en-GB"/>
    </w:rPr>
  </w:style>
  <w:style w:type="character" w:customStyle="1" w:styleId="Heading2Char">
    <w:name w:val="Heading 2 Char"/>
    <w:basedOn w:val="DefaultParagraphFont"/>
    <w:link w:val="Heading2"/>
    <w:uiPriority w:val="9"/>
    <w:rsid w:val="00BC78B3"/>
    <w:rPr>
      <w:rFonts w:eastAsiaTheme="majorEastAsia" w:cstheme="majorBidi"/>
      <w:b/>
      <w:szCs w:val="26"/>
      <w:u w:val="single"/>
      <w:lang w:val="en-GB"/>
    </w:rPr>
  </w:style>
  <w:style w:type="table" w:styleId="TableGrid">
    <w:name w:val="Table Grid"/>
    <w:basedOn w:val="TableNormal"/>
    <w:uiPriority w:val="39"/>
    <w:rsid w:val="00626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142C5"/>
    <w:rPr>
      <w:rFonts w:eastAsiaTheme="majorEastAsia" w:cstheme="majorBidi"/>
      <w:b/>
      <w:szCs w:val="24"/>
      <w:lang w:val="en-US"/>
    </w:rPr>
  </w:style>
  <w:style w:type="paragraph" w:styleId="BalloonText">
    <w:name w:val="Balloon Text"/>
    <w:basedOn w:val="Normal"/>
    <w:link w:val="BalloonTextChar"/>
    <w:uiPriority w:val="99"/>
    <w:semiHidden/>
    <w:unhideWhenUsed/>
    <w:rsid w:val="006629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2973"/>
    <w:rPr>
      <w:rFonts w:ascii="Segoe UI" w:hAnsi="Segoe UI" w:cs="Segoe UI"/>
      <w:sz w:val="18"/>
      <w:szCs w:val="18"/>
      <w:lang w:val="en-GB"/>
    </w:rPr>
  </w:style>
  <w:style w:type="character" w:styleId="CommentReference">
    <w:name w:val="annotation reference"/>
    <w:basedOn w:val="DefaultParagraphFont"/>
    <w:uiPriority w:val="99"/>
    <w:semiHidden/>
    <w:unhideWhenUsed/>
    <w:rsid w:val="00DE4949"/>
    <w:rPr>
      <w:sz w:val="16"/>
      <w:szCs w:val="16"/>
    </w:rPr>
  </w:style>
  <w:style w:type="paragraph" w:styleId="CommentText">
    <w:name w:val="annotation text"/>
    <w:basedOn w:val="Normal"/>
    <w:link w:val="CommentTextChar"/>
    <w:uiPriority w:val="99"/>
    <w:semiHidden/>
    <w:unhideWhenUsed/>
    <w:rsid w:val="00DE4949"/>
    <w:pPr>
      <w:spacing w:line="240" w:lineRule="auto"/>
    </w:pPr>
    <w:rPr>
      <w:sz w:val="20"/>
      <w:szCs w:val="20"/>
    </w:rPr>
  </w:style>
  <w:style w:type="character" w:customStyle="1" w:styleId="CommentTextChar">
    <w:name w:val="Comment Text Char"/>
    <w:basedOn w:val="DefaultParagraphFont"/>
    <w:link w:val="CommentText"/>
    <w:uiPriority w:val="99"/>
    <w:semiHidden/>
    <w:rsid w:val="00DE4949"/>
    <w:rPr>
      <w:sz w:val="20"/>
      <w:szCs w:val="20"/>
      <w:lang w:val="en-GB"/>
    </w:rPr>
  </w:style>
  <w:style w:type="paragraph" w:styleId="CommentSubject">
    <w:name w:val="annotation subject"/>
    <w:basedOn w:val="CommentText"/>
    <w:next w:val="CommentText"/>
    <w:link w:val="CommentSubjectChar"/>
    <w:uiPriority w:val="99"/>
    <w:semiHidden/>
    <w:unhideWhenUsed/>
    <w:rsid w:val="00DE4949"/>
    <w:rPr>
      <w:b/>
      <w:bCs/>
    </w:rPr>
  </w:style>
  <w:style w:type="character" w:customStyle="1" w:styleId="CommentSubjectChar">
    <w:name w:val="Comment Subject Char"/>
    <w:basedOn w:val="CommentTextChar"/>
    <w:link w:val="CommentSubject"/>
    <w:uiPriority w:val="99"/>
    <w:semiHidden/>
    <w:rsid w:val="00DE4949"/>
    <w:rPr>
      <w:b/>
      <w:bCs/>
      <w:sz w:val="20"/>
      <w:szCs w:val="20"/>
      <w:lang w:val="en-GB"/>
    </w:rPr>
  </w:style>
  <w:style w:type="paragraph" w:styleId="Revision">
    <w:name w:val="Revision"/>
    <w:hidden/>
    <w:uiPriority w:val="99"/>
    <w:semiHidden/>
    <w:rsid w:val="00243C93"/>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onzalo.guillen.gosalbez@chem.ethz.ch" TargetMode="Externa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B3CF37-9F48-4266-BB24-DFAFD3DB9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12671</Words>
  <Characters>71850</Characters>
  <Application>Microsoft Office Word</Application>
  <DocSecurity>0</DocSecurity>
  <Lines>945</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Istrate  Ioan-Robert</dc:creator>
  <cp:keywords/>
  <dc:description/>
  <cp:lastModifiedBy>Istrate  Ioan-Robert</cp:lastModifiedBy>
  <cp:revision>2380</cp:revision>
  <dcterms:created xsi:type="dcterms:W3CDTF">2022-11-08T19:29:00Z</dcterms:created>
  <dcterms:modified xsi:type="dcterms:W3CDTF">2022-12-13T10:09:00Z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107a52f8c9ae0a79b0951502307769299c0b2b1cdada368f7e252832e25c968a</vt:lpwstr>
  </property>
  <property fmtid="{D5CDD505-2E9C-101B-9397-08002B2CF9AE}" pid="3" name="ZOTERO_PREF_1">
    <vt:lpwstr>&lt;data data-version="3" zotero-version="6.0.18"&gt;&lt;session id="GSeClv3u"/&gt;&lt;style id="http://www.zotero.org/styles/joule" hasBibliography="1" bibliographyStyleHasBeenSet="1"/&gt;&lt;prefs&gt;&lt;pref name="fieldType" value="Field"/&gt;&lt;/prefs&gt;&lt;/data&gt;</vt:lpwstr>
  </property>
</Properties>
</file>