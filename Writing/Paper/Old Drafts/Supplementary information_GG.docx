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38D4F0" w14:textId="3C6ECCC6" w:rsidR="003C5603" w:rsidRDefault="003C5603" w:rsidP="00A9522E">
      <w:pPr>
        <w:pStyle w:val="Heading1"/>
        <w:spacing w:before="0" w:after="160"/>
        <w:jc w:val="left"/>
        <w:rPr>
          <w:rFonts w:asciiTheme="minorHAnsi" w:hAnsiTheme="minorHAnsi" w:cstheme="minorHAnsi"/>
          <w:lang w:val="en-US"/>
        </w:rPr>
      </w:pPr>
      <w:bookmarkStart w:id="0" w:name="_GoBack"/>
      <w:bookmarkEnd w:id="0"/>
      <w:r>
        <w:rPr>
          <w:rFonts w:asciiTheme="minorHAnsi" w:hAnsiTheme="minorHAnsi" w:cstheme="minorHAnsi"/>
          <w:lang w:val="en-US"/>
        </w:rPr>
        <w:t>Suppl</w:t>
      </w:r>
      <w:r w:rsidR="00232467">
        <w:rPr>
          <w:rFonts w:asciiTheme="minorHAnsi" w:hAnsiTheme="minorHAnsi" w:cstheme="minorHAnsi"/>
          <w:lang w:val="en-US"/>
        </w:rPr>
        <w:t>emental experimental procedures</w:t>
      </w:r>
    </w:p>
    <w:p w14:paraId="47163C12" w14:textId="27B54AB4" w:rsidR="002046CE" w:rsidRPr="002046CE" w:rsidRDefault="002046CE" w:rsidP="00A9522E">
      <w:pPr>
        <w:rPr>
          <w:ins w:id="1" w:author="Guillén Gosalbez  Gonzalo" w:date="2023-02-16T12:19:00Z"/>
          <w:bCs/>
          <w:rPrChange w:id="2" w:author="Guillén Gosalbez  Gonzalo" w:date="2023-02-16T12:19:00Z">
            <w:rPr>
              <w:ins w:id="3" w:author="Guillén Gosalbez  Gonzalo" w:date="2023-02-16T12:19:00Z"/>
              <w:b/>
              <w:bCs/>
            </w:rPr>
          </w:rPrChange>
        </w:rPr>
      </w:pPr>
      <w:ins w:id="4" w:author="Guillén Gosalbez  Gonzalo" w:date="2023-02-16T12:19:00Z">
        <w:r w:rsidRPr="002046CE">
          <w:rPr>
            <w:bCs/>
            <w:rPrChange w:id="5" w:author="Guillén Gosalbez  Gonzalo" w:date="2023-02-16T12:19:00Z">
              <w:rPr>
                <w:b/>
                <w:bCs/>
              </w:rPr>
            </w:rPrChange>
          </w:rPr>
          <w:t>This document</w:t>
        </w:r>
        <w:r>
          <w:rPr>
            <w:bCs/>
          </w:rPr>
          <w:t xml:space="preserve"> contains the supplementary material of the article entitled xx. The document is organized as follows…</w:t>
        </w:r>
      </w:ins>
    </w:p>
    <w:p w14:paraId="1F895896" w14:textId="7F894935" w:rsidR="003C5603" w:rsidRDefault="003F7AE4" w:rsidP="00A9522E">
      <w:pPr>
        <w:rPr>
          <w:ins w:id="6" w:author="Guillén Gosalbez  Gonzalo" w:date="2023-02-16T12:24:00Z"/>
          <w:b/>
          <w:bCs/>
        </w:rPr>
      </w:pPr>
      <w:r w:rsidRPr="00FA194B">
        <w:rPr>
          <w:b/>
          <w:bCs/>
        </w:rPr>
        <w:t>S</w:t>
      </w:r>
      <w:r w:rsidR="005C6C30" w:rsidRPr="00FA194B">
        <w:rPr>
          <w:b/>
          <w:bCs/>
        </w:rPr>
        <w:t xml:space="preserve">1. </w:t>
      </w:r>
      <w:r w:rsidR="003C5603" w:rsidRPr="00FA194B">
        <w:rPr>
          <w:b/>
          <w:bCs/>
        </w:rPr>
        <w:t>Economic assessment</w:t>
      </w:r>
    </w:p>
    <w:p w14:paraId="50CA679F" w14:textId="56A6AE24" w:rsidR="002046CE" w:rsidRPr="00FA194B" w:rsidRDefault="002046CE" w:rsidP="002046CE">
      <w:pPr>
        <w:rPr>
          <w:b/>
          <w:bCs/>
        </w:rPr>
      </w:pPr>
      <w:ins w:id="7" w:author="Guillén Gosalbez  Gonzalo" w:date="2023-02-16T12:24:00Z">
        <w:r>
          <w:t>In essence, we use data from process simulations to determine the energy and ma</w:t>
        </w:r>
      </w:ins>
      <w:ins w:id="8" w:author="Guillén Gosalbez  Gonzalo" w:date="2023-02-16T12:25:00Z">
        <w:r>
          <w:t xml:space="preserve">terials inputs and outputs as well as the necessary infrastructure associated with each chemical. We then estimate the OPEX and CAPEX expenditures for a </w:t>
        </w:r>
      </w:ins>
      <w:ins w:id="9" w:author="Guillén Gosalbez  Gonzalo" w:date="2023-02-16T12:26:00Z">
        <w:r>
          <w:t>reference</w:t>
        </w:r>
      </w:ins>
      <w:ins w:id="10" w:author="Guillén Gosalbez  Gonzalo" w:date="2023-02-16T12:25:00Z">
        <w:r>
          <w:t xml:space="preserve"> year</w:t>
        </w:r>
      </w:ins>
      <w:ins w:id="11" w:author="Guillén Gosalbez  Gonzalo" w:date="2023-02-16T12:26:00Z">
        <w:r>
          <w:t xml:space="preserve"> (xx)</w:t>
        </w:r>
      </w:ins>
      <w:ins w:id="12" w:author="Guillén Gosalbez  Gonzalo" w:date="2023-02-16T12:25:00Z">
        <w:r>
          <w:t xml:space="preserve">, </w:t>
        </w:r>
      </w:ins>
      <w:ins w:id="13" w:author="Guillén Gosalbez  Gonzalo" w:date="2023-02-16T12:26:00Z">
        <w:r>
          <w:t>adjusting afterwards</w:t>
        </w:r>
      </w:ins>
      <w:ins w:id="14" w:author="Guillén Gosalbez  Gonzalo" w:date="2023-02-16T12:25:00Z">
        <w:r>
          <w:t xml:space="preserve"> the results for other </w:t>
        </w:r>
      </w:ins>
      <w:ins w:id="15" w:author="Guillén Gosalbez  Gonzalo" w:date="2023-02-16T12:26:00Z">
        <w:r>
          <w:t xml:space="preserve">years using the CEPCI index to account for inflation. For the OPEX calculations, </w:t>
        </w:r>
      </w:ins>
      <w:ins w:id="16" w:author="Guillén Gosalbez  Gonzalo" w:date="2023-02-16T12:27:00Z">
        <w:r>
          <w:t xml:space="preserve">the natural gas prices is not adjusted for inflation but instead </w:t>
        </w:r>
      </w:ins>
      <w:ins w:id="17" w:author="Guillén Gosalbez  Gonzalo" w:date="2023-02-16T12:26:00Z">
        <w:r>
          <w:t>we consider</w:t>
        </w:r>
      </w:ins>
      <w:ins w:id="18" w:author="Guillén Gosalbez  Gonzalo" w:date="2023-02-16T12:27:00Z">
        <w:r>
          <w:t xml:space="preserve"> </w:t>
        </w:r>
      </w:ins>
      <w:ins w:id="19" w:author="Guillén Gosalbez  Gonzalo" w:date="2023-02-16T12:28:00Z">
        <w:r>
          <w:t>its</w:t>
        </w:r>
      </w:ins>
      <w:ins w:id="20" w:author="Guillén Gosalbez  Gonzalo" w:date="2023-02-16T12:27:00Z">
        <w:r>
          <w:t xml:space="preserve"> fluctuating price at any given point in time, which is based on historical market values.</w:t>
        </w:r>
      </w:ins>
      <w:ins w:id="21" w:author="Guillén Gosalbez  Gonzalo" w:date="2023-02-16T12:28:00Z">
        <w:r w:rsidR="008D76A1">
          <w:t xml:space="preserve"> The hydrogen </w:t>
        </w:r>
      </w:ins>
      <w:ins w:id="22" w:author="Guillén Gosalbez  Gonzalo" w:date="2023-02-16T12:29:00Z">
        <w:r w:rsidR="008D76A1">
          <w:t xml:space="preserve">cost </w:t>
        </w:r>
      </w:ins>
      <w:ins w:id="23" w:author="Guillén Gosalbez  Gonzalo" w:date="2023-02-16T12:28:00Z">
        <w:r w:rsidR="008D76A1">
          <w:t>is considered as an OPEX expenditure</w:t>
        </w:r>
      </w:ins>
      <w:ins w:id="24" w:author="Guillén Gosalbez  Gonzalo" w:date="2023-02-16T12:27:00Z">
        <w:r>
          <w:t xml:space="preserve"> </w:t>
        </w:r>
      </w:ins>
      <w:ins w:id="25" w:author="Guillén Gosalbez  Gonzalo" w:date="2023-02-16T12:29:00Z">
        <w:r w:rsidR="008D76A1">
          <w:t xml:space="preserve">and estimated from the electricity price and the electrolyzer cost. </w:t>
        </w:r>
      </w:ins>
      <w:ins w:id="26" w:author="Guillén Gosalbez  Gonzalo" w:date="2023-02-16T12:26:00Z">
        <w:r>
          <w:t xml:space="preserve"> </w:t>
        </w:r>
      </w:ins>
      <w:ins w:id="27" w:author="Guillén Gosalbez  Gonzalo" w:date="2023-02-16T12:25:00Z">
        <w:r>
          <w:t xml:space="preserve"> </w:t>
        </w:r>
      </w:ins>
    </w:p>
    <w:p w14:paraId="689F582E" w14:textId="1A932C1E" w:rsidR="003C5603" w:rsidRDefault="003F7AE4" w:rsidP="00A9522E">
      <w:r>
        <w:rPr>
          <w:b/>
          <w:bCs/>
        </w:rPr>
        <w:t>S</w:t>
      </w:r>
      <w:r w:rsidR="004E607F">
        <w:rPr>
          <w:b/>
          <w:bCs/>
        </w:rPr>
        <w:t>1.1</w:t>
      </w:r>
      <w:r w:rsidR="00E528B0">
        <w:rPr>
          <w:b/>
          <w:bCs/>
        </w:rPr>
        <w:t>.</w:t>
      </w:r>
      <w:r w:rsidR="004E607F">
        <w:rPr>
          <w:b/>
          <w:bCs/>
        </w:rPr>
        <w:t xml:space="preserve"> </w:t>
      </w:r>
      <w:r w:rsidR="00C31E72" w:rsidRPr="00C80B9B">
        <w:rPr>
          <w:b/>
          <w:bCs/>
        </w:rPr>
        <w:t xml:space="preserve">Ammonia. </w:t>
      </w:r>
      <w:r w:rsidR="00C31E72" w:rsidRPr="00DB48D9">
        <w:t xml:space="preserve">The inventories </w:t>
      </w:r>
      <w:del w:id="28" w:author="Guillén Gosalbez  Gonzalo" w:date="2023-02-16T12:20:00Z">
        <w:r w:rsidR="00C31E72" w:rsidRPr="00DB48D9" w:rsidDel="002046CE">
          <w:delText xml:space="preserve">involving the material balances and energy flows </w:delText>
        </w:r>
      </w:del>
      <w:r w:rsidR="00C31E72" w:rsidRPr="00DB48D9">
        <w:t xml:space="preserve">for both fossil and green ammonia are </w:t>
      </w:r>
      <w:del w:id="29" w:author="Guillén Gosalbez  Gonzalo" w:date="2023-02-16T12:20:00Z">
        <w:r w:rsidR="00C31E72" w:rsidRPr="00DB48D9" w:rsidDel="002046CE">
          <w:delText xml:space="preserve">extracted </w:delText>
        </w:r>
      </w:del>
      <w:ins w:id="30" w:author="Guillén Gosalbez  Gonzalo" w:date="2023-02-16T12:20:00Z">
        <w:r w:rsidR="002046CE">
          <w:t>taken</w:t>
        </w:r>
        <w:r w:rsidR="002046CE" w:rsidRPr="00DB48D9">
          <w:t xml:space="preserve"> </w:t>
        </w:r>
      </w:ins>
      <w:r w:rsidR="00C31E72" w:rsidRPr="00DB48D9">
        <w:t xml:space="preserve">from the work done by D’Angelo </w:t>
      </w:r>
      <w:r w:rsidR="00C31E72" w:rsidRPr="00DE1228">
        <w:rPr>
          <w:i/>
          <w:iCs/>
        </w:rPr>
        <w:t>et al</w:t>
      </w:r>
      <w:r w:rsidR="00C31E72" w:rsidRPr="00DB48D9">
        <w:t>.</w:t>
      </w:r>
      <w:sdt>
        <w:sdtPr>
          <w:rPr>
            <w:color w:val="000000"/>
            <w:vertAlign w:val="superscript"/>
          </w:rPr>
          <w:tag w:val="MENDELEY_CITATION_v3_eyJjaXRhdGlvbklEIjoiTUVOREVMRVlfQ0lUQVRJT05fOGMzYWIzNDItMDQxMi00YTEyLTg4NWQtNGQwMWMxMjgyMGM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562556260"/>
          <w:placeholder>
            <w:docPart w:val="DefaultPlaceholder_-1854013440"/>
          </w:placeholder>
        </w:sdtPr>
        <w:sdtContent>
          <w:r w:rsidR="00AB7ECA" w:rsidRPr="00AB7ECA">
            <w:rPr>
              <w:color w:val="000000"/>
              <w:vertAlign w:val="superscript"/>
            </w:rPr>
            <w:t>1</w:t>
          </w:r>
        </w:sdtContent>
      </w:sdt>
      <w:r w:rsidR="00C31E72" w:rsidRPr="00DB48D9">
        <w:t>. In the case of fossil ammonia, every ton of ammonia produced consumes 0.53 tons of natural gas and 940 kWh of electricity</w:t>
      </w:r>
      <w:sdt>
        <w:sdtPr>
          <w:rPr>
            <w:color w:val="000000"/>
            <w:vertAlign w:val="superscript"/>
          </w:rPr>
          <w:tag w:val="MENDELEY_CITATION_v3_eyJjaXRhdGlvbklEIjoiTUVOREVMRVlfQ0lUQVRJT05fY2M4YmQ1MGEtNTNkZC00M2NkLWJiZjEtYWI5NDg2NjhmOTFm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694218749"/>
          <w:placeholder>
            <w:docPart w:val="DefaultPlaceholder_-1854013440"/>
          </w:placeholder>
        </w:sdtPr>
        <w:sdtContent>
          <w:r w:rsidR="00AB7ECA" w:rsidRPr="00AB7ECA">
            <w:rPr>
              <w:color w:val="000000"/>
              <w:vertAlign w:val="superscript"/>
            </w:rPr>
            <w:t>1</w:t>
          </w:r>
        </w:sdtContent>
      </w:sdt>
      <w:r w:rsidR="00C31E72" w:rsidRPr="00DB48D9">
        <w:t xml:space="preserve">. The prices of feedstock and utilities other than natural gas, electricity, and hydrogen are </w:t>
      </w:r>
      <w:del w:id="31" w:author="Guillén Gosalbez  Gonzalo" w:date="2023-02-16T12:20:00Z">
        <w:r w:rsidR="00C31E72" w:rsidRPr="00DB48D9" w:rsidDel="002046CE">
          <w:delText>extracted from</w:delText>
        </w:r>
      </w:del>
      <w:ins w:id="32" w:author="Guillén Gosalbez  Gonzalo" w:date="2023-02-16T12:20:00Z">
        <w:r w:rsidR="002046CE">
          <w:t>based on</w:t>
        </w:r>
      </w:ins>
      <w:r w:rsidR="00C31E72" w:rsidRPr="00DB48D9">
        <w:t xml:space="preserve"> D’Angelo </w:t>
      </w:r>
      <w:r w:rsidR="00C31E72" w:rsidRPr="00DE1228">
        <w:rPr>
          <w:i/>
          <w:iCs/>
        </w:rPr>
        <w:t>et al</w:t>
      </w:r>
      <w:r w:rsidR="00C31E72" w:rsidRPr="00DB48D9">
        <w:t>.</w:t>
      </w:r>
      <w:sdt>
        <w:sdtPr>
          <w:rPr>
            <w:color w:val="000000"/>
            <w:vertAlign w:val="superscript"/>
          </w:rPr>
          <w:tag w:val="MENDELEY_CITATION_v3_eyJjaXRhdGlvbklEIjoiTUVOREVMRVlfQ0lUQVRJT05fZDEzYWZmYmUtMjA3Mi00MTk1LWJiZWUtY2ViZjI0NzMyZjAy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592742370"/>
          <w:placeholder>
            <w:docPart w:val="DefaultPlaceholder_-1854013440"/>
          </w:placeholder>
        </w:sdtPr>
        <w:sdtContent>
          <w:r w:rsidR="00AB7ECA" w:rsidRPr="00AB7ECA">
            <w:rPr>
              <w:color w:val="000000"/>
              <w:vertAlign w:val="superscript"/>
            </w:rPr>
            <w:t>1</w:t>
          </w:r>
        </w:sdtContent>
      </w:sdt>
      <w:r w:rsidR="004C7290" w:rsidRPr="00DB48D9">
        <w:t>.</w:t>
      </w:r>
      <w:r w:rsidR="00C31E72" w:rsidRPr="00DB48D9">
        <w:t xml:space="preserve"> </w:t>
      </w:r>
      <w:r w:rsidR="004C7290" w:rsidRPr="00DB48D9">
        <w:t xml:space="preserve">These prices </w:t>
      </w:r>
      <w:r w:rsidR="005F3625" w:rsidRPr="00DB48D9">
        <w:t>(</w:t>
      </w:r>
      <w:r w:rsidR="002C2A9D" w:rsidRPr="00DB48D9">
        <w:fldChar w:fldCharType="begin"/>
      </w:r>
      <w:r w:rsidR="002C2A9D" w:rsidRPr="00DB48D9">
        <w:instrText xml:space="preserve"> REF _Ref124961480 \h </w:instrText>
      </w:r>
      <w:r w:rsidR="00DB48D9" w:rsidRPr="00DB48D9">
        <w:instrText xml:space="preserve"> \* MERGEFORMAT </w:instrText>
      </w:r>
      <w:r w:rsidR="002C2A9D" w:rsidRPr="00DB48D9">
        <w:fldChar w:fldCharType="separate"/>
      </w:r>
      <w:r w:rsidR="002C2A9D" w:rsidRPr="00DB48D9">
        <w:t>Table S</w:t>
      </w:r>
      <w:r w:rsidR="002C2A9D" w:rsidRPr="00DB48D9">
        <w:rPr>
          <w:noProof/>
        </w:rPr>
        <w:t>1</w:t>
      </w:r>
      <w:r w:rsidR="002C2A9D" w:rsidRPr="00DB48D9">
        <w:fldChar w:fldCharType="end"/>
      </w:r>
      <w:r w:rsidR="00D101E3" w:rsidRPr="00DB48D9">
        <w:fldChar w:fldCharType="begin"/>
      </w:r>
      <w:r w:rsidR="00D101E3" w:rsidRPr="00DB48D9">
        <w:instrText xml:space="preserve"> REF _Ref124961369 \h </w:instrText>
      </w:r>
      <w:r w:rsidR="0008201C" w:rsidRPr="00DB48D9">
        <w:instrText xml:space="preserve"> \* MERGEFORMAT </w:instrText>
      </w:r>
      <w:r w:rsidR="00D101E3" w:rsidRPr="00DB48D9">
        <w:fldChar w:fldCharType="end"/>
      </w:r>
      <w:r w:rsidR="005F3625" w:rsidRPr="00DB48D9">
        <w:t xml:space="preserve">) </w:t>
      </w:r>
      <w:r w:rsidR="004C7290" w:rsidRPr="00DB48D9">
        <w:t xml:space="preserve">are </w:t>
      </w:r>
      <w:r w:rsidR="00C31E72" w:rsidRPr="00DB48D9">
        <w:t xml:space="preserve">adjusted for inflation using the </w:t>
      </w:r>
      <w:r w:rsidR="00F67F2D" w:rsidRPr="00DB48D9">
        <w:t xml:space="preserve">Chemical Engineering Plant Cost Index – CEPCI </w:t>
      </w:r>
      <w:r w:rsidR="00C80B9B" w:rsidRPr="00DB48D9">
        <w:t>(fro</w:t>
      </w:r>
      <w:r w:rsidR="0056762B" w:rsidRPr="00DB48D9">
        <w:t xml:space="preserve">m </w:t>
      </w:r>
      <w:r w:rsidR="0056762B" w:rsidRPr="00DB48D9">
        <w:fldChar w:fldCharType="begin"/>
      </w:r>
      <w:r w:rsidR="0056762B" w:rsidRPr="00DB48D9">
        <w:instrText xml:space="preserve"> REF _Ref124966141 \h </w:instrText>
      </w:r>
      <w:r w:rsidR="00DB48D9" w:rsidRPr="00DB48D9">
        <w:instrText xml:space="preserve"> \* MERGEFORMAT </w:instrText>
      </w:r>
      <w:r w:rsidR="0056762B" w:rsidRPr="00DB48D9">
        <w:fldChar w:fldCharType="separate"/>
      </w:r>
      <w:r w:rsidR="0056762B" w:rsidRPr="00DB48D9">
        <w:t>Table S</w:t>
      </w:r>
      <w:r w:rsidR="0056762B" w:rsidRPr="00DB48D9">
        <w:rPr>
          <w:noProof/>
        </w:rPr>
        <w:t>2</w:t>
      </w:r>
      <w:r w:rsidR="0056762B" w:rsidRPr="00DB48D9">
        <w:fldChar w:fldCharType="end"/>
      </w:r>
      <w:r w:rsidR="00C80B9B" w:rsidRPr="00DB48D9">
        <w:t>)</w:t>
      </w:r>
      <w:r w:rsidR="004C7290" w:rsidRPr="00DB48D9">
        <w:t xml:space="preserve"> when considering data for a different year</w:t>
      </w:r>
      <w:sdt>
        <w:sdtPr>
          <w:rPr>
            <w:color w:val="000000"/>
            <w:vertAlign w:val="superscript"/>
          </w:rPr>
          <w:tag w:val="MENDELEY_CITATION_v3_eyJjaXRhdGlvbklEIjoiTUVOREVMRVlfQ0lUQVRJT05fYjUxZWNkODItMDBjZi00MWYwLTkyMGMtMTZjMTYxMzk2MWE4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
          <w:id w:val="1181543472"/>
          <w:placeholder>
            <w:docPart w:val="DefaultPlaceholder_-1854013440"/>
          </w:placeholder>
        </w:sdtPr>
        <w:sdtContent>
          <w:r w:rsidR="00AB7ECA" w:rsidRPr="00AB7ECA">
            <w:rPr>
              <w:color w:val="000000"/>
              <w:vertAlign w:val="superscript"/>
            </w:rPr>
            <w:t>2</w:t>
          </w:r>
        </w:sdtContent>
      </w:sdt>
      <w:r w:rsidR="0004793C" w:rsidRPr="00DB48D9">
        <w:t xml:space="preserve">. </w:t>
      </w:r>
      <w:ins w:id="33" w:author="Guillén Gosalbez  Gonzalo" w:date="2023-02-16T12:20:00Z">
        <w:r w:rsidR="002046CE">
          <w:t xml:space="preserve">We consider </w:t>
        </w:r>
      </w:ins>
      <w:del w:id="34" w:author="Guillén Gosalbez  Gonzalo" w:date="2023-02-16T12:20:00Z">
        <w:r w:rsidR="00E6057D" w:rsidRPr="00DB48D9" w:rsidDel="002046CE">
          <w:delText>T</w:delText>
        </w:r>
      </w:del>
      <w:ins w:id="35" w:author="Guillén Gosalbez  Gonzalo" w:date="2023-02-16T12:20:00Z">
        <w:r w:rsidR="002046CE">
          <w:t>t</w:t>
        </w:r>
      </w:ins>
      <w:r w:rsidR="00E6057D" w:rsidRPr="00DB48D9">
        <w:t>he monthly average natural gas spot prices (</w:t>
      </w:r>
      <w:r w:rsidR="00E6057D" w:rsidRPr="00D27DEC">
        <w:rPr>
          <w:i/>
          <w:iCs/>
        </w:rPr>
        <w:t>i.e.</w:t>
      </w:r>
      <w:r w:rsidR="00E6057D" w:rsidRPr="00D27DEC">
        <w:t>,</w:t>
      </w:r>
      <w:r w:rsidR="00E6057D" w:rsidRPr="00D27DEC">
        <w:rPr>
          <w:i/>
          <w:iCs/>
        </w:rPr>
        <w:t xml:space="preserve"> </w:t>
      </w:r>
      <w:r w:rsidR="00E6057D" w:rsidRPr="00DB48D9">
        <w:t>prices for new contracts at the Title Transfer Facility (TTF) trading point) from World Bank</w:t>
      </w:r>
      <w:sdt>
        <w:sdtPr>
          <w:rPr>
            <w:color w:val="000000"/>
            <w:vertAlign w:val="superscript"/>
          </w:rPr>
          <w:tag w:val="MENDELEY_CITATION_v3_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"/>
          <w:id w:val="-927274331"/>
          <w:placeholder>
            <w:docPart w:val="DefaultPlaceholder_-1854013440"/>
          </w:placeholder>
        </w:sdtPr>
        <w:sdtContent>
          <w:r w:rsidR="00AB7ECA" w:rsidRPr="00AB7ECA">
            <w:rPr>
              <w:color w:val="000000"/>
              <w:vertAlign w:val="superscript"/>
            </w:rPr>
            <w:t>3</w:t>
          </w:r>
        </w:sdtContent>
      </w:sdt>
      <w:r w:rsidR="00E6057D" w:rsidRPr="00DB48D9">
        <w:t xml:space="preserve"> </w:t>
      </w:r>
      <w:r w:rsidR="0053051E" w:rsidRPr="00DB48D9">
        <w:t xml:space="preserve">(Fig. 1) </w:t>
      </w:r>
      <w:r w:rsidR="00E6057D" w:rsidRPr="00DB48D9">
        <w:t>and electricity prices from Ember</w:t>
      </w:r>
      <w:sdt>
        <w:sdtPr>
          <w:rPr>
            <w:color w:val="000000"/>
            <w:vertAlign w:val="superscript"/>
          </w:rPr>
          <w:tag w:val="MENDELEY_CITATION_v3_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"/>
          <w:id w:val="-1914774944"/>
          <w:placeholder>
            <w:docPart w:val="DefaultPlaceholder_-1854013440"/>
          </w:placeholder>
        </w:sdtPr>
        <w:sdtContent>
          <w:r w:rsidR="00AB7ECA" w:rsidRPr="00AB7ECA">
            <w:rPr>
              <w:color w:val="000000"/>
              <w:vertAlign w:val="superscript"/>
            </w:rPr>
            <w:t>4</w:t>
          </w:r>
        </w:sdtContent>
      </w:sdt>
      <w:r w:rsidR="00E6057D" w:rsidRPr="00DB48D9">
        <w:t xml:space="preserve"> </w:t>
      </w:r>
      <w:r w:rsidR="0053051E" w:rsidRPr="00DB48D9">
        <w:t>(</w:t>
      </w:r>
      <w:r w:rsidR="002C2A9D" w:rsidRPr="00DB48D9">
        <w:fldChar w:fldCharType="begin"/>
      </w:r>
      <w:r w:rsidR="002C2A9D" w:rsidRPr="00DB48D9">
        <w:instrText xml:space="preserve"> REF _Ref124961006 \h </w:instrText>
      </w:r>
      <w:r w:rsidR="00DB48D9" w:rsidRPr="00DB48D9">
        <w:instrText xml:space="preserve"> \* MERGEFORMAT </w:instrText>
      </w:r>
      <w:r w:rsidR="002C2A9D" w:rsidRPr="00DB48D9">
        <w:fldChar w:fldCharType="separate"/>
      </w:r>
      <w:r w:rsidR="002C2A9D" w:rsidRPr="00DB48D9">
        <w:t>Fig. S</w:t>
      </w:r>
      <w:r w:rsidR="002C2A9D" w:rsidRPr="00DB48D9">
        <w:rPr>
          <w:noProof/>
        </w:rPr>
        <w:t>1</w:t>
      </w:r>
      <w:r w:rsidR="002C2A9D" w:rsidRPr="00DB48D9">
        <w:fldChar w:fldCharType="end"/>
      </w:r>
      <w:r w:rsidR="0053051E" w:rsidRPr="00DB48D9">
        <w:t>)</w:t>
      </w:r>
      <w:del w:id="36" w:author="Guillén Gosalbez  Gonzalo" w:date="2023-02-16T12:20:00Z">
        <w:r w:rsidR="0053051E" w:rsidRPr="00DB48D9" w:rsidDel="002046CE">
          <w:delText xml:space="preserve"> </w:delText>
        </w:r>
        <w:r w:rsidR="00E6057D" w:rsidRPr="00DB48D9" w:rsidDel="002046CE">
          <w:delText>are used for all our calculations</w:delText>
        </w:r>
      </w:del>
      <w:r w:rsidR="0053051E" w:rsidRPr="00DB48D9">
        <w:t xml:space="preserve">. </w:t>
      </w:r>
      <w:r w:rsidR="00684336" w:rsidRPr="00DB48D9">
        <w:t xml:space="preserve">Further, the levelized cost for on-shore wind and solar electricity and their corresponding capacity factors </w:t>
      </w:r>
      <w:del w:id="37" w:author="Guillén Gosalbez  Gonzalo" w:date="2023-02-16T12:21:00Z">
        <w:r w:rsidR="00684336" w:rsidRPr="00DB48D9" w:rsidDel="002046CE">
          <w:delText xml:space="preserve">are </w:delText>
        </w:r>
      </w:del>
      <w:ins w:id="38" w:author="Guillén Gosalbez  Gonzalo" w:date="2023-02-16T12:21:00Z">
        <w:r w:rsidR="002046CE">
          <w:t>were</w:t>
        </w:r>
        <w:r w:rsidR="002046CE" w:rsidRPr="00DB48D9">
          <w:t xml:space="preserve"> </w:t>
        </w:r>
      </w:ins>
      <w:del w:id="39" w:author="Guillén Gosalbez  Gonzalo" w:date="2023-02-16T12:20:00Z">
        <w:r w:rsidR="00684336" w:rsidRPr="00DB48D9" w:rsidDel="002046CE">
          <w:delText xml:space="preserve">extracted </w:delText>
        </w:r>
      </w:del>
      <w:ins w:id="40" w:author="Guillén Gosalbez  Gonzalo" w:date="2023-02-16T12:20:00Z">
        <w:r w:rsidR="002046CE">
          <w:t>retrieved</w:t>
        </w:r>
        <w:r w:rsidR="002046CE" w:rsidRPr="00DB48D9">
          <w:t xml:space="preserve"> </w:t>
        </w:r>
      </w:ins>
      <w:r w:rsidR="00684336" w:rsidRPr="00DB48D9">
        <w:t>from the International Renewable Energy Agency (IRENA) for 2019 to 2021 (except 2022)</w:t>
      </w:r>
      <w:sdt>
        <w:sdtPr>
          <w:rPr>
            <w:color w:val="000000"/>
            <w:vertAlign w:val="superscript"/>
          </w:rPr>
          <w:tag w:val="MENDELEY_CITATION_v3_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"/>
          <w:id w:val="375359763"/>
          <w:placeholder>
            <w:docPart w:val="DefaultPlaceholder_-1854013440"/>
          </w:placeholder>
        </w:sdtPr>
        <w:sdtContent>
          <w:r w:rsidR="00AB7ECA" w:rsidRPr="00AB7ECA">
            <w:rPr>
              <w:color w:val="000000"/>
              <w:vertAlign w:val="superscript"/>
            </w:rPr>
            <w:t>5–7</w:t>
          </w:r>
        </w:sdtContent>
      </w:sdt>
      <w:r w:rsidR="00684336" w:rsidRPr="00DB48D9">
        <w:t xml:space="preserve">. Using these values, the levelized cost of hydrogen (LCOH) is calculated following </w:t>
      </w:r>
      <w:del w:id="41" w:author="Guillén Gosalbez  Gonzalo" w:date="2023-02-16T12:21:00Z">
        <w:r w:rsidR="00684336" w:rsidRPr="00DB48D9" w:rsidDel="002046CE">
          <w:delText>the assumption and equations provided in the work carried out by</w:delText>
        </w:r>
      </w:del>
      <w:ins w:id="42" w:author="Guillén Gosalbez  Gonzalo" w:date="2023-02-16T12:21:00Z">
        <w:r w:rsidR="002046CE">
          <w:t>as in</w:t>
        </w:r>
      </w:ins>
      <w:r w:rsidR="00684336" w:rsidRPr="00DB48D9">
        <w:t xml:space="preserve"> D’Angelo</w:t>
      </w:r>
      <w:r w:rsidR="00DE1228">
        <w:t> </w:t>
      </w:r>
      <w:r w:rsidR="00684336" w:rsidRPr="00DE1228">
        <w:rPr>
          <w:i/>
          <w:iCs/>
        </w:rPr>
        <w:t>et al</w:t>
      </w:r>
      <w:r w:rsidR="00684336" w:rsidRPr="00DB48D9">
        <w:t>.</w:t>
      </w:r>
      <w:sdt>
        <w:sdtPr>
          <w:rPr>
            <w:color w:val="000000"/>
            <w:vertAlign w:val="superscript"/>
          </w:rPr>
          <w:tag w:val="MENDELEY_CITATION_v3_eyJjaXRhdGlvbklEIjoiTUVOREVMRVlfQ0lUQVRJT05fZTI0ZjdhNjctMGU1NS00OWJlLWEyNzItM2UwMzY0ZWQ5ZDI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712105590"/>
          <w:placeholder>
            <w:docPart w:val="DefaultPlaceholder_-1854013440"/>
          </w:placeholder>
        </w:sdtPr>
        <w:sdtContent>
          <w:r w:rsidR="00AB7ECA" w:rsidRPr="00AB7ECA">
            <w:rPr>
              <w:color w:val="000000"/>
              <w:vertAlign w:val="superscript"/>
            </w:rPr>
            <w:t>1</w:t>
          </w:r>
        </w:sdtContent>
      </w:sdt>
      <w:r w:rsidR="00486A54" w:rsidRPr="00DB48D9">
        <w:t>.</w:t>
      </w:r>
      <w:r w:rsidR="00684336" w:rsidRPr="00DB48D9">
        <w:t xml:space="preserve"> Due to </w:t>
      </w:r>
      <w:del w:id="43" w:author="Guillén Gosalbez  Gonzalo" w:date="2023-02-16T12:21:00Z">
        <w:r w:rsidR="00141E44" w:rsidRPr="00DB48D9" w:rsidDel="002046CE">
          <w:delText xml:space="preserve">the </w:delText>
        </w:r>
        <w:r w:rsidR="00684336" w:rsidRPr="00DB48D9" w:rsidDel="002046CE">
          <w:delText xml:space="preserve">lack of availability of similar </w:delText>
        </w:r>
      </w:del>
      <w:r w:rsidR="00684336" w:rsidRPr="00DB48D9">
        <w:t xml:space="preserve">data </w:t>
      </w:r>
      <w:ins w:id="44" w:author="Guillén Gosalbez  Gonzalo" w:date="2023-02-16T12:21:00Z">
        <w:r w:rsidR="002046CE">
          <w:t xml:space="preserve">gaps </w:t>
        </w:r>
      </w:ins>
      <w:r w:rsidR="00684336" w:rsidRPr="00DB48D9">
        <w:t xml:space="preserve">for </w:t>
      </w:r>
      <w:del w:id="45" w:author="Guillén Gosalbez  Gonzalo" w:date="2023-02-16T12:21:00Z">
        <w:r w:rsidR="00684336" w:rsidRPr="00DB48D9" w:rsidDel="002046CE">
          <w:delText xml:space="preserve">the year </w:delText>
        </w:r>
      </w:del>
      <w:r w:rsidR="00684336" w:rsidRPr="00DB48D9">
        <w:t xml:space="preserve">2022, </w:t>
      </w:r>
      <w:ins w:id="46" w:author="Guillén Gosalbez  Gonzalo" w:date="2023-02-16T12:21:00Z">
        <w:r w:rsidR="002046CE">
          <w:t xml:space="preserve">we determine first </w:t>
        </w:r>
      </w:ins>
      <w:r w:rsidR="00684336" w:rsidRPr="00DB48D9">
        <w:t xml:space="preserve">the levelized cost of hydrogen for </w:t>
      </w:r>
      <w:del w:id="47" w:author="Guillén Gosalbez  Gonzalo" w:date="2023-02-16T12:21:00Z">
        <w:r w:rsidR="00684336" w:rsidRPr="00DB48D9" w:rsidDel="002046CE">
          <w:delText xml:space="preserve">the year </w:delText>
        </w:r>
      </w:del>
      <w:r w:rsidR="00684336" w:rsidRPr="00DB48D9">
        <w:t xml:space="preserve">2021 </w:t>
      </w:r>
      <w:del w:id="48" w:author="Guillén Gosalbez  Gonzalo" w:date="2023-02-16T12:22:00Z">
        <w:r w:rsidR="00684336" w:rsidRPr="00DB48D9" w:rsidDel="002046CE">
          <w:delText xml:space="preserve">is adopted </w:delText>
        </w:r>
      </w:del>
      <w:r w:rsidR="00684336" w:rsidRPr="00DB48D9">
        <w:t>and</w:t>
      </w:r>
      <w:ins w:id="49" w:author="Guillén Gosalbez  Gonzalo" w:date="2023-02-16T12:22:00Z">
        <w:r w:rsidR="002046CE">
          <w:t xml:space="preserve"> then</w:t>
        </w:r>
      </w:ins>
      <w:r w:rsidR="00684336" w:rsidRPr="00DB48D9">
        <w:t xml:space="preserve"> </w:t>
      </w:r>
      <w:del w:id="50" w:author="Guillén Gosalbez  Gonzalo" w:date="2023-02-16T12:22:00Z">
        <w:r w:rsidR="00684336" w:rsidRPr="00DB48D9" w:rsidDel="002046CE">
          <w:delText xml:space="preserve">adjusted </w:delText>
        </w:r>
      </w:del>
      <w:ins w:id="51" w:author="Guillén Gosalbez  Gonzalo" w:date="2023-02-16T12:22:00Z">
        <w:r w:rsidR="002046CE" w:rsidRPr="00DB48D9">
          <w:t>adjust</w:t>
        </w:r>
        <w:r w:rsidR="002046CE">
          <w:t xml:space="preserve"> it</w:t>
        </w:r>
        <w:r w:rsidR="002046CE" w:rsidRPr="00DB48D9">
          <w:t xml:space="preserve"> </w:t>
        </w:r>
      </w:ins>
      <w:r w:rsidR="00684336" w:rsidRPr="00DB48D9">
        <w:t xml:space="preserve">for </w:t>
      </w:r>
      <w:r w:rsidR="00684336" w:rsidRPr="001C1AF3">
        <w:t xml:space="preserve">inflation using the CEPCI </w:t>
      </w:r>
      <w:r w:rsidR="00457FEE" w:rsidRPr="001C1AF3">
        <w:t>(</w:t>
      </w:r>
      <w:r w:rsidR="00457FEE" w:rsidRPr="001C1AF3">
        <w:fldChar w:fldCharType="begin"/>
      </w:r>
      <w:r w:rsidR="00457FEE" w:rsidRPr="001C1AF3">
        <w:instrText xml:space="preserve"> REF _Ref124966141 \h </w:instrText>
      </w:r>
      <w:r w:rsidR="00DB48D9" w:rsidRPr="001C1AF3">
        <w:instrText xml:space="preserve"> \* MERGEFORMAT </w:instrText>
      </w:r>
      <w:r w:rsidR="00457FEE" w:rsidRPr="001C1AF3">
        <w:fldChar w:fldCharType="separate"/>
      </w:r>
      <w:r w:rsidR="00457FEE" w:rsidRPr="001C1AF3">
        <w:t>Table S</w:t>
      </w:r>
      <w:r w:rsidR="00457FEE" w:rsidRPr="001C1AF3">
        <w:rPr>
          <w:noProof/>
        </w:rPr>
        <w:t>2</w:t>
      </w:r>
      <w:r w:rsidR="00457FEE" w:rsidRPr="001C1AF3">
        <w:fldChar w:fldCharType="end"/>
      </w:r>
      <w:r w:rsidR="00684336" w:rsidRPr="001C1AF3">
        <w:t>)</w:t>
      </w:r>
      <w:sdt>
        <w:sdtPr>
          <w:rPr>
            <w:color w:val="000000"/>
            <w:vertAlign w:val="superscript"/>
          </w:rPr>
          <w:tag w:val="MENDELEY_CITATION_v3_eyJjaXRhdGlvbklEIjoiTUVOREVMRVlfQ0lUQVRJT05fYmE4Y2YxZjAtMmMzZC00OWEzLWIwZmItMjVkNjY4NzMxYzNk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
          <w:id w:val="1249002471"/>
          <w:placeholder>
            <w:docPart w:val="DefaultPlaceholder_-1854013440"/>
          </w:placeholder>
        </w:sdtPr>
        <w:sdtContent>
          <w:r w:rsidR="00AB7ECA" w:rsidRPr="00AB7ECA">
            <w:rPr>
              <w:color w:val="000000"/>
              <w:vertAlign w:val="superscript"/>
            </w:rPr>
            <w:t>2</w:t>
          </w:r>
        </w:sdtContent>
      </w:sdt>
      <w:r w:rsidR="00684336" w:rsidRPr="001C1AF3">
        <w:t xml:space="preserve">. </w:t>
      </w:r>
      <w:r w:rsidR="00CC7078" w:rsidRPr="001C1AF3">
        <w:t>T</w:t>
      </w:r>
      <w:r w:rsidR="00FA5867" w:rsidRPr="001C1AF3">
        <w:t xml:space="preserve">he levelized cost of electricity and hydrogen for the corresponding years are shown in </w:t>
      </w:r>
      <w:r w:rsidR="001C1AF3" w:rsidRPr="001C1AF3">
        <w:fldChar w:fldCharType="begin"/>
      </w:r>
      <w:r w:rsidR="001C1AF3" w:rsidRPr="001C1AF3">
        <w:instrText xml:space="preserve"> REF _Ref124968847 \h  \* MERGEFORMAT </w:instrText>
      </w:r>
      <w:r w:rsidR="001C1AF3" w:rsidRPr="001C1AF3">
        <w:fldChar w:fldCharType="separate"/>
      </w:r>
      <w:r w:rsidR="001C1AF3" w:rsidRPr="001C1AF3">
        <w:t>Table S</w:t>
      </w:r>
      <w:r w:rsidR="001C1AF3" w:rsidRPr="001C1AF3">
        <w:rPr>
          <w:noProof/>
        </w:rPr>
        <w:t>3</w:t>
      </w:r>
      <w:r w:rsidR="001C1AF3" w:rsidRPr="001C1AF3">
        <w:fldChar w:fldCharType="end"/>
      </w:r>
      <w:r w:rsidR="001C1AF3" w:rsidRPr="001C1AF3">
        <w:t xml:space="preserve"> </w:t>
      </w:r>
      <w:r w:rsidR="00FA5867" w:rsidRPr="001C1AF3">
        <w:t>and</w:t>
      </w:r>
      <w:r w:rsidR="001C1AF3" w:rsidRPr="001C1AF3">
        <w:t xml:space="preserve"> </w:t>
      </w:r>
      <w:r w:rsidR="001C1AF3" w:rsidRPr="001C1AF3">
        <w:fldChar w:fldCharType="begin"/>
      </w:r>
      <w:r w:rsidR="001C1AF3" w:rsidRPr="001C1AF3">
        <w:instrText xml:space="preserve"> REF _Ref124968859 \h  \* MERGEFORMAT </w:instrText>
      </w:r>
      <w:r w:rsidR="001C1AF3" w:rsidRPr="001C1AF3">
        <w:fldChar w:fldCharType="separate"/>
      </w:r>
      <w:r w:rsidR="001C1AF3" w:rsidRPr="001C1AF3">
        <w:t>Table S</w:t>
      </w:r>
      <w:r w:rsidR="001C1AF3" w:rsidRPr="001C1AF3">
        <w:rPr>
          <w:noProof/>
        </w:rPr>
        <w:t>4</w:t>
      </w:r>
      <w:r w:rsidR="001C1AF3" w:rsidRPr="001C1AF3">
        <w:fldChar w:fldCharType="end"/>
      </w:r>
      <w:r w:rsidR="00CC7078" w:rsidRPr="001C1AF3">
        <w:t>,</w:t>
      </w:r>
      <w:r w:rsidR="00141E44" w:rsidRPr="001C1AF3">
        <w:t xml:space="preserve"> </w:t>
      </w:r>
      <w:r w:rsidR="00FA5867" w:rsidRPr="001C1AF3">
        <w:t>respectively</w:t>
      </w:r>
      <w:r w:rsidR="00FA5867">
        <w:t xml:space="preserve">. </w:t>
      </w:r>
      <w:del w:id="52" w:author="Guillén Gosalbez  Gonzalo" w:date="2023-02-16T12:22:00Z">
        <w:r w:rsidR="004E607F" w:rsidDel="002046CE">
          <w:delText>A detailed overview of t</w:delText>
        </w:r>
      </w:del>
      <w:ins w:id="53" w:author="Guillén Gosalbez  Gonzalo" w:date="2023-02-16T12:22:00Z">
        <w:r w:rsidR="002046CE">
          <w:t>T</w:t>
        </w:r>
      </w:ins>
      <w:r w:rsidR="004E607F">
        <w:t xml:space="preserve">he LCOH calculations </w:t>
      </w:r>
      <w:del w:id="54" w:author="Guillén Gosalbez  Gonzalo" w:date="2023-02-16T12:22:00Z">
        <w:r w:rsidR="00E10F44" w:rsidDel="002046CE">
          <w:delText>is</w:delText>
        </w:r>
        <w:r w:rsidR="004E607F" w:rsidDel="002046CE">
          <w:delText xml:space="preserve"> </w:delText>
        </w:r>
        <w:r w:rsidR="00243079" w:rsidDel="002046CE">
          <w:delText>demonstrated</w:delText>
        </w:r>
        <w:r w:rsidR="004E607F" w:rsidDel="002046CE">
          <w:delText xml:space="preserve"> </w:delText>
        </w:r>
      </w:del>
      <w:ins w:id="55" w:author="Guillén Gosalbez  Gonzalo" w:date="2023-02-16T12:22:00Z">
        <w:r w:rsidR="002046CE">
          <w:t xml:space="preserve">are described </w:t>
        </w:r>
      </w:ins>
      <w:r w:rsidR="004E607F">
        <w:t>in section</w:t>
      </w:r>
      <w:r w:rsidR="0056762B">
        <w:t xml:space="preserve"> S1.</w:t>
      </w:r>
      <w:r w:rsidR="00832892">
        <w:t>3</w:t>
      </w:r>
      <w:r w:rsidR="004E607F">
        <w:t>.</w:t>
      </w:r>
    </w:p>
    <w:p w14:paraId="58EEAA4B" w14:textId="186B32F4" w:rsidR="00882C0B" w:rsidRPr="006C2E70" w:rsidRDefault="003F7AE4" w:rsidP="00A9522E">
      <w:r>
        <w:rPr>
          <w:b/>
          <w:bCs/>
        </w:rPr>
        <w:t>S</w:t>
      </w:r>
      <w:r w:rsidR="00882C0B" w:rsidRPr="00882C0B">
        <w:rPr>
          <w:b/>
          <w:bCs/>
        </w:rPr>
        <w:t>1.2. Methanol.</w:t>
      </w:r>
      <w:r w:rsidR="00882C0B">
        <w:rPr>
          <w:b/>
          <w:bCs/>
        </w:rPr>
        <w:t xml:space="preserve"> </w:t>
      </w:r>
      <w:r w:rsidR="006C2E70">
        <w:t xml:space="preserve">The inventories for fossil and green methanol are similarly </w:t>
      </w:r>
      <w:del w:id="56" w:author="Guillén Gosalbez  Gonzalo" w:date="2023-02-16T12:23:00Z">
        <w:r w:rsidR="006C2E70" w:rsidDel="002046CE">
          <w:delText xml:space="preserve">extracted </w:delText>
        </w:r>
      </w:del>
      <w:ins w:id="57" w:author="Guillén Gosalbez  Gonzalo" w:date="2023-02-16T12:23:00Z">
        <w:r w:rsidR="002046CE">
          <w:t xml:space="preserve">retrieved </w:t>
        </w:r>
      </w:ins>
      <w:r w:rsidR="006C2E70">
        <w:t xml:space="preserve">from </w:t>
      </w:r>
      <w:del w:id="58" w:author="Guillén Gosalbez  Gonzalo" w:date="2023-02-16T12:23:00Z">
        <w:r w:rsidR="006C2E70" w:rsidDel="002046CE">
          <w:delText xml:space="preserve">the work by </w:delText>
        </w:r>
      </w:del>
      <w:r w:rsidR="006C2E70" w:rsidRPr="002D4245">
        <w:rPr>
          <w:rFonts w:cstheme="minorHAnsi"/>
        </w:rPr>
        <w:t>González</w:t>
      </w:r>
      <w:r w:rsidR="002904DB">
        <w:rPr>
          <w:rFonts w:cstheme="minorHAnsi"/>
        </w:rPr>
        <w:noBreakHyphen/>
      </w:r>
      <w:r w:rsidR="006C2E70" w:rsidRPr="002D4245">
        <w:rPr>
          <w:rFonts w:cstheme="minorHAnsi"/>
        </w:rPr>
        <w:t>Garay</w:t>
      </w:r>
      <w:r w:rsidR="00254B92">
        <w:rPr>
          <w:rFonts w:cstheme="minorHAnsi"/>
        </w:rPr>
        <w:t> </w:t>
      </w:r>
      <w:r w:rsidR="006C2E70" w:rsidRPr="00254B92">
        <w:rPr>
          <w:rFonts w:cstheme="minorHAnsi"/>
          <w:i/>
          <w:iCs/>
        </w:rPr>
        <w:t>et al</w:t>
      </w:r>
      <w:r w:rsidR="006C2E70">
        <w:rPr>
          <w:rFonts w:cstheme="minorHAnsi"/>
        </w:rPr>
        <w:t>.</w:t>
      </w:r>
      <w:sdt>
        <w:sdtPr>
          <w:rPr>
            <w:rFonts w:cstheme="minorHAnsi"/>
            <w:color w:val="000000"/>
            <w:vertAlign w:val="superscript"/>
          </w:rPr>
          <w:tag w:val="MENDELEY_CITATION_v3_eyJjaXRhdGlvbklEIjoiTUVOREVMRVlfQ0lUQVRJT05fNGUzNzE4YzAtNmY2OS00ODBhLTliM2EtYzA2ZjNiMGEwOTU1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
          <w:id w:val="1925367014"/>
          <w:placeholder>
            <w:docPart w:val="DefaultPlaceholder_-1854013440"/>
          </w:placeholder>
        </w:sdtPr>
        <w:sdtContent>
          <w:r w:rsidR="00AB7ECA" w:rsidRPr="00AB7ECA">
            <w:rPr>
              <w:rFonts w:cstheme="minorHAnsi"/>
              <w:color w:val="000000"/>
              <w:vertAlign w:val="superscript"/>
            </w:rPr>
            <w:t>8</w:t>
          </w:r>
        </w:sdtContent>
      </w:sdt>
      <w:del w:id="59" w:author="Guillén Gosalbez  Gonzalo" w:date="2023-02-16T12:23:00Z">
        <w:r w:rsidR="006C2E70" w:rsidDel="002046CE">
          <w:rPr>
            <w:rFonts w:cstheme="minorHAnsi"/>
          </w:rPr>
          <w:delText>.</w:delText>
        </w:r>
      </w:del>
      <w:r w:rsidR="006C2E70">
        <w:rPr>
          <w:rFonts w:cstheme="minorHAnsi"/>
        </w:rPr>
        <w:t xml:space="preserve"> Every ton of </w:t>
      </w:r>
      <w:r w:rsidR="006C2E70" w:rsidRPr="00B82B3F">
        <w:rPr>
          <w:rFonts w:cstheme="minorHAnsi"/>
        </w:rPr>
        <w:t>fossil methanol consumes 0.65 tons of natural gas and 74 kWh of electricity</w:t>
      </w:r>
      <w:sdt>
        <w:sdtPr>
          <w:rPr>
            <w:rFonts w:cstheme="minorHAnsi"/>
            <w:color w:val="000000"/>
            <w:vertAlign w:val="superscript"/>
          </w:rPr>
          <w:tag w:val="MENDELEY_CITATION_v3_eyJjaXRhdGlvbklEIjoiTUVOREVMRVlfQ0lUQVRJT05fMTg2YjU4NzQtNDFmYy00MGE3LWE4ZGMtYTA1ZTEzODFlMmZk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
          <w:id w:val="1698732557"/>
          <w:placeholder>
            <w:docPart w:val="DefaultPlaceholder_-1854013440"/>
          </w:placeholder>
        </w:sdtPr>
        <w:sdtContent>
          <w:r w:rsidR="00AB7ECA" w:rsidRPr="00AB7ECA">
            <w:rPr>
              <w:rFonts w:cstheme="minorHAnsi"/>
              <w:color w:val="000000"/>
              <w:vertAlign w:val="superscript"/>
            </w:rPr>
            <w:t>8</w:t>
          </w:r>
        </w:sdtContent>
      </w:sdt>
      <w:r w:rsidR="006C2E70" w:rsidRPr="00B82B3F">
        <w:rPr>
          <w:rFonts w:cstheme="minorHAnsi"/>
        </w:rPr>
        <w:t>. The prices of natural gas (</w:t>
      </w:r>
      <w:r w:rsidR="00C455F5" w:rsidRPr="00B82B3F">
        <w:rPr>
          <w:rFonts w:cstheme="minorHAnsi"/>
        </w:rPr>
        <w:t>Fig. 1</w:t>
      </w:r>
      <w:r w:rsidR="006C2E70" w:rsidRPr="00B82B3F">
        <w:rPr>
          <w:rFonts w:cstheme="minorHAnsi"/>
        </w:rPr>
        <w:t xml:space="preserve">), electricity </w:t>
      </w:r>
      <w:r w:rsidR="00C455F5" w:rsidRPr="00B82B3F">
        <w:rPr>
          <w:rFonts w:cstheme="minorHAnsi"/>
        </w:rPr>
        <w:t>(</w:t>
      </w:r>
      <w:r w:rsidR="00C455F5" w:rsidRPr="00B82B3F">
        <w:rPr>
          <w:rFonts w:cstheme="minorHAnsi"/>
        </w:rPr>
        <w:fldChar w:fldCharType="begin"/>
      </w:r>
      <w:r w:rsidR="00C455F5" w:rsidRPr="00B82B3F">
        <w:rPr>
          <w:rFonts w:cstheme="minorHAnsi"/>
        </w:rPr>
        <w:instrText xml:space="preserve"> REF _Ref124961006 \h </w:instrText>
      </w:r>
      <w:r w:rsidR="00B82B3F" w:rsidRPr="00B82B3F">
        <w:rPr>
          <w:rFonts w:cstheme="minorHAnsi"/>
        </w:rPr>
        <w:instrText xml:space="preserve"> \* MERGEFORMAT </w:instrText>
      </w:r>
      <w:r w:rsidR="00C455F5" w:rsidRPr="00B82B3F">
        <w:rPr>
          <w:rFonts w:cstheme="minorHAnsi"/>
        </w:rPr>
      </w:r>
      <w:r w:rsidR="00C455F5" w:rsidRPr="00B82B3F">
        <w:rPr>
          <w:rFonts w:cstheme="minorHAnsi"/>
        </w:rPr>
        <w:fldChar w:fldCharType="separate"/>
      </w:r>
      <w:r w:rsidR="00C455F5" w:rsidRPr="00B82B3F">
        <w:t>Fig. S</w:t>
      </w:r>
      <w:r w:rsidR="00C455F5" w:rsidRPr="00B82B3F">
        <w:rPr>
          <w:noProof/>
        </w:rPr>
        <w:t>1</w:t>
      </w:r>
      <w:r w:rsidR="00C455F5" w:rsidRPr="00B82B3F">
        <w:rPr>
          <w:rFonts w:cstheme="minorHAnsi"/>
        </w:rPr>
        <w:fldChar w:fldCharType="end"/>
      </w:r>
      <w:r w:rsidR="006C2E70" w:rsidRPr="00B82B3F">
        <w:rPr>
          <w:rFonts w:cstheme="minorHAnsi"/>
        </w:rPr>
        <w:t>), and hydrogen (</w:t>
      </w:r>
      <w:r w:rsidR="00DA2229" w:rsidRPr="00B82B3F">
        <w:rPr>
          <w:rFonts w:cstheme="minorHAnsi"/>
        </w:rPr>
        <w:fldChar w:fldCharType="begin"/>
      </w:r>
      <w:r w:rsidR="00DA2229" w:rsidRPr="00B82B3F">
        <w:rPr>
          <w:rFonts w:cstheme="minorHAnsi"/>
        </w:rPr>
        <w:instrText xml:space="preserve"> REF _Ref124968859 \h </w:instrText>
      </w:r>
      <w:r w:rsidR="00B82B3F" w:rsidRPr="00B82B3F">
        <w:rPr>
          <w:rFonts w:cstheme="minorHAnsi"/>
        </w:rPr>
        <w:instrText xml:space="preserve"> \* MERGEFORMAT </w:instrText>
      </w:r>
      <w:r w:rsidR="00DA2229" w:rsidRPr="00B82B3F">
        <w:rPr>
          <w:rFonts w:cstheme="minorHAnsi"/>
        </w:rPr>
      </w:r>
      <w:r w:rsidR="00DA2229" w:rsidRPr="00B82B3F">
        <w:rPr>
          <w:rFonts w:cstheme="minorHAnsi"/>
        </w:rPr>
        <w:fldChar w:fldCharType="separate"/>
      </w:r>
      <w:r w:rsidR="00DA2229" w:rsidRPr="00B82B3F">
        <w:t>Table S</w:t>
      </w:r>
      <w:r w:rsidR="00DA2229" w:rsidRPr="00B82B3F">
        <w:rPr>
          <w:noProof/>
        </w:rPr>
        <w:t>4</w:t>
      </w:r>
      <w:r w:rsidR="00DA2229" w:rsidRPr="00B82B3F">
        <w:rPr>
          <w:rFonts w:cstheme="minorHAnsi"/>
        </w:rPr>
        <w:fldChar w:fldCharType="end"/>
      </w:r>
      <w:r w:rsidR="006C2E70" w:rsidRPr="00B82B3F">
        <w:rPr>
          <w:rFonts w:cstheme="minorHAnsi"/>
        </w:rPr>
        <w:t xml:space="preserve">) </w:t>
      </w:r>
      <w:commentRangeStart w:id="60"/>
      <w:r w:rsidR="00816AA4" w:rsidRPr="00B82B3F">
        <w:rPr>
          <w:rFonts w:cstheme="minorHAnsi"/>
        </w:rPr>
        <w:t xml:space="preserve">are substituted by those mentioned earlier </w:t>
      </w:r>
      <w:commentRangeEnd w:id="60"/>
      <w:r w:rsidR="002046CE">
        <w:rPr>
          <w:rStyle w:val="CommentReference"/>
        </w:rPr>
        <w:commentReference w:id="60"/>
      </w:r>
      <w:r w:rsidR="00816AA4" w:rsidRPr="00B82B3F">
        <w:rPr>
          <w:rFonts w:cstheme="minorHAnsi"/>
        </w:rPr>
        <w:t>in the case of ammonia</w:t>
      </w:r>
      <w:r w:rsidR="006C2E70" w:rsidRPr="00B82B3F">
        <w:rPr>
          <w:rFonts w:cstheme="minorHAnsi"/>
        </w:rPr>
        <w:t>, and all the other costs are adjusted for inflation</w:t>
      </w:r>
      <w:r w:rsidR="00D843B8" w:rsidRPr="00B82B3F">
        <w:rPr>
          <w:rFonts w:cstheme="minorHAnsi"/>
        </w:rPr>
        <w:t xml:space="preserve"> (</w:t>
      </w:r>
      <w:r w:rsidR="00DA2229" w:rsidRPr="00B82B3F">
        <w:rPr>
          <w:rFonts w:cstheme="minorHAnsi"/>
        </w:rPr>
        <w:fldChar w:fldCharType="begin"/>
      </w:r>
      <w:r w:rsidR="00DA2229" w:rsidRPr="00B82B3F">
        <w:rPr>
          <w:rFonts w:cstheme="minorHAnsi"/>
        </w:rPr>
        <w:instrText xml:space="preserve"> REF _Ref124968922 \h </w:instrText>
      </w:r>
      <w:r w:rsidR="00B82B3F" w:rsidRPr="00B82B3F">
        <w:rPr>
          <w:rFonts w:cstheme="minorHAnsi"/>
        </w:rPr>
        <w:instrText xml:space="preserve"> \* MERGEFORMAT </w:instrText>
      </w:r>
      <w:r w:rsidR="00DA2229" w:rsidRPr="00B82B3F">
        <w:rPr>
          <w:rFonts w:cstheme="minorHAnsi"/>
        </w:rPr>
      </w:r>
      <w:r w:rsidR="00DA2229" w:rsidRPr="00B82B3F">
        <w:rPr>
          <w:rFonts w:cstheme="minorHAnsi"/>
        </w:rPr>
        <w:fldChar w:fldCharType="separate"/>
      </w:r>
      <w:r w:rsidR="00DA2229" w:rsidRPr="00B82B3F">
        <w:t>Table S</w:t>
      </w:r>
      <w:r w:rsidR="00DA2229" w:rsidRPr="00B82B3F">
        <w:rPr>
          <w:noProof/>
        </w:rPr>
        <w:t>5</w:t>
      </w:r>
      <w:r w:rsidR="00DA2229" w:rsidRPr="00B82B3F">
        <w:rPr>
          <w:rFonts w:cstheme="minorHAnsi"/>
        </w:rPr>
        <w:fldChar w:fldCharType="end"/>
      </w:r>
      <w:r w:rsidR="00D843B8" w:rsidRPr="00B82B3F">
        <w:rPr>
          <w:rFonts w:cstheme="minorHAnsi"/>
        </w:rPr>
        <w:t>)</w:t>
      </w:r>
      <w:r w:rsidR="006C2E70" w:rsidRPr="00B82B3F">
        <w:rPr>
          <w:rFonts w:cstheme="minorHAnsi"/>
        </w:rPr>
        <w:t>. The</w:t>
      </w:r>
      <w:r w:rsidR="006C2E70">
        <w:rPr>
          <w:rFonts w:cstheme="minorHAnsi"/>
        </w:rPr>
        <w:t xml:space="preserve"> price of CO</w:t>
      </w:r>
      <w:r w:rsidR="006C2E70" w:rsidRPr="00D6560E">
        <w:rPr>
          <w:rFonts w:cstheme="minorHAnsi"/>
          <w:vertAlign w:val="subscript"/>
        </w:rPr>
        <w:t>2</w:t>
      </w:r>
      <w:r w:rsidR="006C2E70">
        <w:rPr>
          <w:rFonts w:cstheme="minorHAnsi"/>
        </w:rPr>
        <w:t xml:space="preserve"> from Direct Air Capture (DAC) is </w:t>
      </w:r>
      <w:del w:id="61" w:author="Guillén Gosalbez  Gonzalo" w:date="2023-02-16T12:24:00Z">
        <w:r w:rsidR="006C2E70" w:rsidDel="002046CE">
          <w:rPr>
            <w:rFonts w:cstheme="minorHAnsi"/>
          </w:rPr>
          <w:delText xml:space="preserve">extracted </w:delText>
        </w:r>
      </w:del>
      <w:ins w:id="62" w:author="Guillén Gosalbez  Gonzalo" w:date="2023-02-16T12:24:00Z">
        <w:r w:rsidR="002046CE">
          <w:rPr>
            <w:rFonts w:cstheme="minorHAnsi"/>
          </w:rPr>
          <w:t xml:space="preserve">taken </w:t>
        </w:r>
      </w:ins>
      <w:r w:rsidR="006C2E70">
        <w:rPr>
          <w:rFonts w:cstheme="minorHAnsi"/>
        </w:rPr>
        <w:t xml:space="preserve">from Keith </w:t>
      </w:r>
      <w:r w:rsidR="006C2E70" w:rsidRPr="00BB429F">
        <w:rPr>
          <w:rFonts w:cstheme="minorHAnsi"/>
          <w:i/>
          <w:iCs/>
        </w:rPr>
        <w:t>et al</w:t>
      </w:r>
      <w:r w:rsidR="006C2E70">
        <w:rPr>
          <w:rFonts w:cstheme="minorHAnsi"/>
        </w:rPr>
        <w:t>.</w:t>
      </w:r>
      <w:sdt>
        <w:sdtPr>
          <w:rPr>
            <w:rFonts w:cstheme="minorHAnsi"/>
            <w:color w:val="000000"/>
            <w:vertAlign w:val="superscript"/>
          </w:rPr>
          <w:tag w:val="MENDELEY_CITATION_v3_eyJjaXRhdGlvbklEIjoiTUVOREVMRVlfQ0lUQVRJT05fYjU4YThhMWUtMjdiMy00YWI0LThhMDAtZmRkYjIzNjNjNmVm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
          <w:id w:val="-1163622332"/>
          <w:placeholder>
            <w:docPart w:val="DefaultPlaceholder_-1854013440"/>
          </w:placeholder>
        </w:sdtPr>
        <w:sdtContent>
          <w:r w:rsidR="00AB7ECA" w:rsidRPr="00AB7ECA">
            <w:rPr>
              <w:rFonts w:cstheme="minorHAnsi"/>
              <w:color w:val="000000"/>
              <w:vertAlign w:val="superscript"/>
            </w:rPr>
            <w:t>9</w:t>
          </w:r>
        </w:sdtContent>
      </w:sdt>
      <w:r w:rsidR="006C2E70">
        <w:rPr>
          <w:rFonts w:cstheme="minorHAnsi"/>
        </w:rPr>
        <w:t xml:space="preserve"> </w:t>
      </w:r>
      <w:r w:rsidR="00410430">
        <w:rPr>
          <w:rFonts w:cstheme="minorHAnsi"/>
        </w:rPr>
        <w:t xml:space="preserve"> </w:t>
      </w:r>
      <w:r w:rsidR="006C2E70">
        <w:rPr>
          <w:rFonts w:cstheme="minorHAnsi"/>
        </w:rPr>
        <w:t xml:space="preserve">and </w:t>
      </w:r>
      <w:del w:id="63" w:author="Guillén Gosalbez  Gonzalo" w:date="2023-02-16T12:24:00Z">
        <w:r w:rsidR="006C2E70" w:rsidDel="002046CE">
          <w:rPr>
            <w:rFonts w:cstheme="minorHAnsi"/>
          </w:rPr>
          <w:delText xml:space="preserve">recalculated </w:delText>
        </w:r>
      </w:del>
      <w:ins w:id="64" w:author="Guillén Gosalbez  Gonzalo" w:date="2023-02-16T12:24:00Z">
        <w:r w:rsidR="002046CE">
          <w:rPr>
            <w:rFonts w:cstheme="minorHAnsi"/>
          </w:rPr>
          <w:t xml:space="preserve">updated </w:t>
        </w:r>
      </w:ins>
      <w:r w:rsidR="006C2E70">
        <w:rPr>
          <w:rFonts w:cstheme="minorHAnsi"/>
        </w:rPr>
        <w:t>with the new natural gas prices (</w:t>
      </w:r>
      <w:r w:rsidR="00DA2229">
        <w:rPr>
          <w:rFonts w:cstheme="minorHAnsi"/>
        </w:rPr>
        <w:t>Fig. 1</w:t>
      </w:r>
      <w:r w:rsidR="006C2E70">
        <w:rPr>
          <w:rFonts w:cstheme="minorHAnsi"/>
        </w:rPr>
        <w:t>). For every ton of CO</w:t>
      </w:r>
      <w:r w:rsidR="006C2E70" w:rsidRPr="00D6560E">
        <w:rPr>
          <w:rFonts w:cstheme="minorHAnsi"/>
          <w:vertAlign w:val="subscript"/>
        </w:rPr>
        <w:t>2</w:t>
      </w:r>
      <w:r w:rsidR="006C2E70">
        <w:rPr>
          <w:rFonts w:cstheme="minorHAnsi"/>
        </w:rPr>
        <w:t xml:space="preserve"> captured</w:t>
      </w:r>
      <w:r w:rsidR="00A639EA">
        <w:rPr>
          <w:rFonts w:cstheme="minorHAnsi"/>
        </w:rPr>
        <w:t xml:space="preserve"> using the DAC technology</w:t>
      </w:r>
      <w:r w:rsidR="006C2E70">
        <w:rPr>
          <w:rFonts w:cstheme="minorHAnsi"/>
        </w:rPr>
        <w:t>, 0.11 tons of natural gas is required</w:t>
      </w:r>
      <w:sdt>
        <w:sdtPr>
          <w:rPr>
            <w:rFonts w:cstheme="minorHAnsi"/>
            <w:color w:val="000000"/>
            <w:vertAlign w:val="superscript"/>
          </w:rPr>
          <w:tag w:val="MENDELEY_CITATION_v3_eyJjaXRhdGlvbklEIjoiTUVOREVMRVlfQ0lUQVRJT05fZjJkNzliNDktMGRkNy00NmQ3LWIxOWMtNDVlMGVmYTRhMzkx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
          <w:id w:val="1372803629"/>
          <w:placeholder>
            <w:docPart w:val="DefaultPlaceholder_-1854013440"/>
          </w:placeholder>
        </w:sdtPr>
        <w:sdtContent>
          <w:r w:rsidR="00AB7ECA" w:rsidRPr="00AB7ECA">
            <w:rPr>
              <w:rFonts w:cstheme="minorHAnsi"/>
              <w:color w:val="000000"/>
              <w:vertAlign w:val="superscript"/>
            </w:rPr>
            <w:t>9</w:t>
          </w:r>
        </w:sdtContent>
      </w:sdt>
      <w:r w:rsidR="006C2E70">
        <w:rPr>
          <w:rFonts w:cstheme="minorHAnsi"/>
        </w:rPr>
        <w:t xml:space="preserve">. </w:t>
      </w:r>
    </w:p>
    <w:p w14:paraId="680E1076" w14:textId="4B70A4B3" w:rsidR="00984522" w:rsidRDefault="003F7AE4" w:rsidP="00A9522E">
      <w:r w:rsidRPr="0056762B">
        <w:rPr>
          <w:rStyle w:val="Heading1Char"/>
          <w:rFonts w:asciiTheme="minorHAnsi" w:hAnsiTheme="minorHAnsi" w:cstheme="minorHAnsi"/>
          <w:sz w:val="22"/>
          <w:szCs w:val="22"/>
          <w:lang w:val="en-US"/>
        </w:rPr>
        <w:t>S</w:t>
      </w:r>
      <w:r w:rsidR="00E528B0" w:rsidRPr="0056762B">
        <w:rPr>
          <w:rStyle w:val="Heading1Char"/>
          <w:rFonts w:asciiTheme="minorHAnsi" w:hAnsiTheme="minorHAnsi" w:cstheme="minorHAnsi"/>
          <w:sz w:val="22"/>
          <w:szCs w:val="22"/>
          <w:lang w:val="en-US"/>
        </w:rPr>
        <w:t>1.</w:t>
      </w:r>
      <w:r w:rsidR="00DA7A2E" w:rsidRPr="0056762B">
        <w:rPr>
          <w:rStyle w:val="Heading1Char"/>
          <w:rFonts w:asciiTheme="minorHAnsi" w:hAnsiTheme="minorHAnsi" w:cstheme="minorHAnsi"/>
          <w:sz w:val="22"/>
          <w:szCs w:val="22"/>
          <w:lang w:val="en-US"/>
        </w:rPr>
        <w:t>3</w:t>
      </w:r>
      <w:r w:rsidR="00E528B0" w:rsidRPr="0056762B">
        <w:rPr>
          <w:rStyle w:val="Heading1Char"/>
          <w:rFonts w:asciiTheme="minorHAnsi" w:hAnsiTheme="minorHAnsi" w:cstheme="minorHAnsi"/>
          <w:sz w:val="22"/>
          <w:szCs w:val="22"/>
          <w:lang w:val="en-US"/>
        </w:rPr>
        <w:t>. Levelized cost of hydrogen (LCOH)</w:t>
      </w:r>
      <w:r w:rsidR="009408D5" w:rsidRPr="0056762B">
        <w:rPr>
          <w:rStyle w:val="Heading1Char"/>
          <w:rFonts w:asciiTheme="minorHAnsi" w:hAnsiTheme="minorHAnsi" w:cstheme="minorHAnsi"/>
          <w:sz w:val="22"/>
          <w:szCs w:val="22"/>
          <w:lang w:val="en-US"/>
        </w:rPr>
        <w:t>.</w:t>
      </w:r>
      <w:r w:rsidR="00E528B0" w:rsidRPr="0056762B">
        <w:rPr>
          <w:b/>
          <w:bCs/>
        </w:rPr>
        <w:t xml:space="preserve"> </w:t>
      </w:r>
      <w:r w:rsidR="00EF0990">
        <w:t>The parameters used to calculate the LCOH for all on-shore wind and solar</w:t>
      </w:r>
      <w:r w:rsidR="00FB6D54">
        <w:noBreakHyphen/>
      </w:r>
      <w:r w:rsidR="00EF0990">
        <w:t xml:space="preserve">based scenarios </w:t>
      </w:r>
      <w:r w:rsidR="00261116">
        <w:t>are</w:t>
      </w:r>
      <w:r w:rsidR="00EF0990">
        <w:t xml:space="preserve"> shown in </w:t>
      </w:r>
      <w:r w:rsidR="00E14448" w:rsidRPr="00E14448">
        <w:fldChar w:fldCharType="begin"/>
      </w:r>
      <w:r w:rsidR="00E14448" w:rsidRPr="00E14448">
        <w:instrText xml:space="preserve"> REF _Ref124968956 \h  \* MERGEFORMAT </w:instrText>
      </w:r>
      <w:r w:rsidR="00E14448" w:rsidRPr="00E14448">
        <w:fldChar w:fldCharType="separate"/>
      </w:r>
      <w:r w:rsidR="00E14448" w:rsidRPr="00E14448">
        <w:t>Table S</w:t>
      </w:r>
      <w:r w:rsidR="00E14448" w:rsidRPr="00E14448">
        <w:rPr>
          <w:noProof/>
        </w:rPr>
        <w:t>6</w:t>
      </w:r>
      <w:r w:rsidR="00E14448" w:rsidRPr="00E14448">
        <w:fldChar w:fldCharType="end"/>
      </w:r>
      <w:r w:rsidR="00EF0990">
        <w:t xml:space="preserve">. A Proton Exchange Membrane (PEM) electrolyzer with a stack lifetime of 60000 </w:t>
      </w:r>
      <w:r w:rsidR="002D7C41">
        <w:t>h</w:t>
      </w:r>
      <w:r w:rsidR="00DC3C0D">
        <w:t>ou</w:t>
      </w:r>
      <w:r w:rsidR="002D7C41">
        <w:t>rs</w:t>
      </w:r>
      <w:r w:rsidR="00EF0990">
        <w:t xml:space="preserve"> is considered for the analysis</w:t>
      </w:r>
      <w:sdt>
        <w:sdtPr>
          <w:rPr>
            <w:color w:val="000000"/>
            <w:vertAlign w:val="superscript"/>
          </w:rPr>
          <w:tag w:val="MENDELEY_CITATION_v3_eyJjaXRhdGlvbklEIjoiTUVOREVMRVlfQ0lUQVRJT05fNDdlMWMxMDAtMGJkOS00NGRlLWEzZDQtZjc4MWVmMTdhZmI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2075962033"/>
          <w:placeholder>
            <w:docPart w:val="DefaultPlaceholder_-1854013440"/>
          </w:placeholder>
        </w:sdtPr>
        <w:sdtContent>
          <w:r w:rsidR="00AB7ECA" w:rsidRPr="00AB7ECA">
            <w:rPr>
              <w:color w:val="000000"/>
              <w:vertAlign w:val="superscript"/>
            </w:rPr>
            <w:t>1</w:t>
          </w:r>
        </w:sdtContent>
      </w:sdt>
      <w:r w:rsidR="00EF0990">
        <w:t xml:space="preserve">. </w:t>
      </w:r>
      <w:commentRangeStart w:id="65"/>
      <w:r w:rsidR="00984522">
        <w:t>The</w:t>
      </w:r>
      <w:commentRangeEnd w:id="65"/>
      <w:r w:rsidR="008D76A1">
        <w:rPr>
          <w:rStyle w:val="CommentReference"/>
        </w:rPr>
        <w:commentReference w:id="65"/>
      </w:r>
      <w:r w:rsidR="00984522">
        <w:t xml:space="preserve"> equations used to calculate the LCOH for hydrogen production from water electrolysis using on-shore wind and solar electricity </w:t>
      </w:r>
      <w:r w:rsidR="00680811">
        <w:t>are</w:t>
      </w:r>
      <w:r w:rsidR="00984522">
        <w:t xml:space="preserve"> as follows</w:t>
      </w:r>
      <w:sdt>
        <w:sdtPr>
          <w:rPr>
            <w:color w:val="000000"/>
            <w:vertAlign w:val="superscript"/>
          </w:rPr>
          <w:tag w:val="MENDELEY_CITATION_v3_eyJjaXRhdGlvbklEIjoiTUVOREVMRVlfQ0lUQVRJT05fMzhhNzg4OGItOTQ1NS00MTg1LWJkYjgtMDljYzBmMWVjOGZk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219165456"/>
          <w:placeholder>
            <w:docPart w:val="DefaultPlaceholder_-1854013440"/>
          </w:placeholder>
        </w:sdtPr>
        <w:sdtContent>
          <w:r w:rsidR="00AB7ECA" w:rsidRPr="00AB7ECA">
            <w:rPr>
              <w:color w:val="000000"/>
              <w:vertAlign w:val="superscript"/>
            </w:rPr>
            <w:t>1</w:t>
          </w:r>
        </w:sdtContent>
      </w:sdt>
      <w:r w:rsidR="00984522">
        <w:t>:</w:t>
      </w:r>
    </w:p>
    <w:p w14:paraId="36ACF895" w14:textId="1155C372" w:rsidR="00E528B0" w:rsidRPr="00680811" w:rsidRDefault="008D76A1" w:rsidP="00A9522E">
      <w:pPr>
        <w:rPr>
          <w:rFonts w:eastAsiaTheme="minorEastAsia" w:cstheme="minorHAnsi"/>
          <w:iCs/>
        </w:rPr>
      </w:pPr>
      <m:oMathPara>
        <m:oMath>
          <m:r>
            <m:rPr>
              <m:nor/>
            </m:rPr>
            <w:rPr>
              <w:rStyle w:val="CommentReference"/>
            </w:rPr>
            <w:commentReference w:id="66"/>
          </m:r>
          <m:r>
            <m:rPr>
              <m:nor/>
            </m:rPr>
            <w:rPr>
              <w:rFonts w:cstheme="minorHAnsi"/>
              <w:iCs/>
            </w:rPr>
            <m:t>Life span</m:t>
          </m:r>
          <m:r>
            <m:rPr>
              <m:nor/>
            </m:rPr>
            <w:rPr>
              <w:rFonts w:ascii="Cambria Math" w:cstheme="minorHAnsi"/>
              <w:iCs/>
            </w:rPr>
            <m:t xml:space="preserve"> </m:t>
          </m:r>
          <m:r>
            <m:rPr>
              <m:nor/>
            </m:rPr>
            <w:rPr>
              <w:rFonts w:cstheme="minorHAnsi"/>
              <w:iCs/>
            </w:rPr>
            <m:t xml:space="preserve">= </m:t>
          </m:r>
          <m:f>
            <m:fPr>
              <m:ctrlPr>
                <w:rPr>
                  <w:rFonts w:ascii="Cambria Math" w:hAnsi="Cambria Math" w:cstheme="minorHAnsi"/>
                  <w:iCs/>
                </w:rPr>
              </m:ctrlPr>
            </m:fPr>
            <m:num>
              <m:r>
                <m:rPr>
                  <m:nor/>
                </m:rPr>
                <w:rPr>
                  <w:rFonts w:cstheme="minorHAnsi"/>
                  <w:iCs/>
                </w:rPr>
                <m:t>stack lifetime × 100</m:t>
              </m:r>
            </m:num>
            <m:den>
              <m:r>
                <m:rPr>
                  <m:nor/>
                </m:rPr>
                <w:rPr>
                  <w:rFonts w:cstheme="minorHAnsi"/>
                  <w:iCs/>
                </w:rPr>
                <m:t>8760 × capacity factor</m:t>
              </m:r>
            </m:den>
          </m:f>
        </m:oMath>
      </m:oMathPara>
    </w:p>
    <w:p w14:paraId="16F4DEDC" w14:textId="3A2B18BE" w:rsidR="00680811" w:rsidRPr="00680811" w:rsidRDefault="00680811" w:rsidP="00A9522E">
      <w:pPr>
        <w:rPr>
          <w:rFonts w:eastAsiaTheme="minorEastAsia" w:cstheme="minorHAnsi"/>
          <w:i/>
        </w:rPr>
      </w:pPr>
      <m:oMathPara>
        <m:oMath>
          <m:r>
            <m:rPr>
              <m:nor/>
            </m:rPr>
            <w:rPr>
              <w:rFonts w:cstheme="minorHAnsi"/>
            </w:rPr>
            <m:t>Annual</m:t>
          </m:r>
          <m:r>
            <m:rPr>
              <m:sty m:val="p"/>
            </m:rPr>
            <w:rPr>
              <w:rFonts w:ascii="Cambria Math" w:hAnsi="Cambria Math" w:cstheme="minorHAnsi"/>
            </w:rPr>
            <m:t xml:space="preserve"> </m:t>
          </m:r>
          <m:sSub>
            <m:sSubPr>
              <m:ctrlPr>
                <w:rPr>
                  <w:rFonts w:ascii="Cambria Math" w:hAnsi="Cambria Math" w:cstheme="minorHAnsi"/>
                </w:rPr>
              </m:ctrlPr>
            </m:sSubPr>
            <m:e>
              <m:r>
                <m:rPr>
                  <m:nor/>
                </m:rPr>
                <w:rPr>
                  <w:rFonts w:cstheme="minorHAnsi"/>
                </w:rPr>
                <m:t>H</m:t>
              </m:r>
            </m:e>
            <m:sub>
              <m:r>
                <m:rPr>
                  <m:nor/>
                </m:rPr>
                <w:rPr>
                  <w:rFonts w:cstheme="minorHAnsi"/>
                </w:rPr>
                <m:t>2</m:t>
              </m:r>
            </m:sub>
          </m:sSub>
          <m:r>
            <m:rPr>
              <m:nor/>
            </m:rPr>
            <w:rPr>
              <w:rFonts w:cstheme="minorHAnsi"/>
            </w:rPr>
            <m:t xml:space="preserve"> production =</m:t>
          </m:r>
          <m:r>
            <m:rPr>
              <m:sty m:val="p"/>
            </m:rPr>
            <w:rPr>
              <w:rFonts w:ascii="Cambria Math" w:hAnsi="Cambria Math" w:cstheme="minorHAnsi"/>
            </w:rPr>
            <m:t xml:space="preserve"> </m:t>
          </m:r>
          <m:f>
            <m:fPr>
              <m:ctrlPr>
                <w:rPr>
                  <w:rFonts w:ascii="Cambria Math" w:hAnsi="Cambria Math" w:cstheme="minorHAnsi"/>
                </w:rPr>
              </m:ctrlPr>
            </m:fPr>
            <m:num>
              <m:r>
                <m:rPr>
                  <m:nor/>
                </m:rPr>
                <w:rPr>
                  <w:rFonts w:cstheme="minorHAnsi"/>
                </w:rPr>
                <m:t xml:space="preserve">nominal </m:t>
              </m:r>
              <m:sSub>
                <m:sSubPr>
                  <m:ctrlPr>
                    <w:rPr>
                      <w:rFonts w:ascii="Cambria Math" w:hAnsi="Cambria Math" w:cstheme="minorHAnsi"/>
                      <w:i/>
                    </w:rPr>
                  </m:ctrlPr>
                </m:sSubPr>
                <m:e>
                  <m:r>
                    <m:rPr>
                      <m:nor/>
                    </m:rPr>
                    <w:rPr>
                      <w:rFonts w:cstheme="minorHAnsi"/>
                    </w:rPr>
                    <m:t>H</m:t>
                  </m:r>
                </m:e>
                <m:sub>
                  <m:r>
                    <m:rPr>
                      <m:nor/>
                    </m:rPr>
                    <w:rPr>
                      <w:rFonts w:cstheme="minorHAnsi"/>
                    </w:rPr>
                    <m:t>2</m:t>
                  </m:r>
                </m:sub>
              </m:sSub>
              <m:r>
                <m:rPr>
                  <m:nor/>
                </m:rPr>
                <w:rPr>
                  <w:rFonts w:cstheme="minorHAnsi"/>
                </w:rPr>
                <m:t>flow per stack × stack lifetime</m:t>
              </m:r>
            </m:num>
            <m:den>
              <m:r>
                <m:rPr>
                  <m:nor/>
                </m:rPr>
                <w:rPr>
                  <w:rFonts w:cstheme="minorHAnsi"/>
                </w:rPr>
                <m:t>life span</m:t>
              </m:r>
            </m:den>
          </m:f>
        </m:oMath>
      </m:oMathPara>
    </w:p>
    <w:p w14:paraId="17C01147" w14:textId="38509F20" w:rsidR="002B2556" w:rsidRPr="00680811" w:rsidRDefault="00680811" w:rsidP="00A9522E">
      <w:pPr>
        <w:rPr>
          <w:rFonts w:eastAsiaTheme="minorEastAsia" w:cstheme="minorHAnsi"/>
          <w:iCs/>
        </w:rPr>
      </w:pPr>
      <m:oMathPara>
        <m:oMath>
          <m:r>
            <m:rPr>
              <m:nor/>
            </m:rPr>
            <w:rPr>
              <w:rFonts w:eastAsiaTheme="minorEastAsia" w:cstheme="minorHAnsi"/>
              <w:iCs/>
            </w:rPr>
            <m:t>CAPEX</m:t>
          </m:r>
          <m:r>
            <m:rPr>
              <m:nor/>
            </m:rPr>
            <w:rPr>
              <w:rFonts w:ascii="Cambria Math" w:eastAsiaTheme="minorEastAsia" w:cstheme="minorHAnsi"/>
              <w:iCs/>
            </w:rPr>
            <m:t xml:space="preserve"> </m:t>
          </m:r>
          <m:r>
            <m:rPr>
              <m:nor/>
            </m:rPr>
            <w:rPr>
              <w:rFonts w:eastAsiaTheme="minorEastAsia" w:cstheme="minorHAnsi"/>
              <w:iCs/>
            </w:rPr>
            <m:t>=</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0</m:t>
              </m:r>
            </m:sup>
            <m:e>
              <m:f>
                <m:fPr>
                  <m:ctrlPr>
                    <w:rPr>
                      <w:rFonts w:ascii="Cambria Math" w:eastAsiaTheme="minorEastAsia" w:hAnsi="Cambria Math" w:cstheme="minorHAnsi"/>
                      <w:i/>
                      <w:iCs/>
                    </w:rPr>
                  </m:ctrlPr>
                </m:fPr>
                <m:num>
                  <m:r>
                    <m:rPr>
                      <m:nor/>
                    </m:rPr>
                    <w:rPr>
                      <w:rFonts w:eastAsiaTheme="minorEastAsia" w:cstheme="minorHAnsi"/>
                      <w:iCs/>
                    </w:rPr>
                    <m:t>nominal input power</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capital cost</m:t>
                  </m:r>
                  <m:r>
                    <m:rPr>
                      <m:nor/>
                    </m:rPr>
                    <w:rPr>
                      <w:rFonts w:ascii="Cambria Math" w:eastAsiaTheme="minorEastAsia" w:cstheme="minorHAnsi"/>
                      <w:iCs/>
                    </w:rPr>
                    <m:t xml:space="preserve"> </m:t>
                  </m:r>
                  <m:r>
                    <m:rPr>
                      <m:nor/>
                    </m:rPr>
                    <w:rPr>
                      <w:rFonts w:eastAsiaTheme="minorEastAsia" w:cstheme="minorHAnsi"/>
                      <w:iCs/>
                    </w:rPr>
                    <m:t>× 0.5</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0EF24469" w14:textId="6B80F69F" w:rsidR="002B2556" w:rsidRPr="002B2556" w:rsidRDefault="002046CE" w:rsidP="00A9522E">
      <w:pPr>
        <w:rPr>
          <w:rFonts w:eastAsiaTheme="minorEastAsia" w:cstheme="minorHAnsi"/>
          <w:iCs/>
        </w:rPr>
      </w:pPr>
      <m:oMathPara>
        <m:oMath>
          <m:sSub>
            <m:sSubPr>
              <m:ctrlPr>
                <w:rPr>
                  <w:rFonts w:ascii="Cambria Math" w:eastAsiaTheme="minorEastAsia" w:hAnsi="Cambria Math" w:cstheme="minorHAns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 =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 xml:space="preserve">annual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production × </m:t>
                  </m:r>
                  <m:sSub>
                    <m:sSubPr>
                      <m:ctrlPr>
                        <w:rPr>
                          <w:rFonts w:ascii="Cambria Math" w:eastAsiaTheme="minorEastAsia" w:hAnsi="Cambria Math" w:cstheme="minorHAns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production capacity</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1AE13B95" w14:textId="21F585A4" w:rsidR="002B2556" w:rsidRPr="000B4F29" w:rsidRDefault="00BE7007" w:rsidP="00A9522E">
      <w:pPr>
        <w:rPr>
          <w:rFonts w:eastAsiaTheme="minorEastAsia" w:cstheme="minorHAnsi"/>
          <w:iCs/>
        </w:rPr>
      </w:pPr>
      <w:commentRangeStart w:id="67"/>
      <m:oMathPara>
        <m:oMath>
          <m:r>
            <m:rPr>
              <m:nor/>
            </m:rPr>
            <w:rPr>
              <w:rFonts w:eastAsiaTheme="minorEastAsia" w:cstheme="minorHAnsi"/>
              <w:iCs/>
            </w:rPr>
            <m:t xml:space="preserve">with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production capacity= </m:t>
          </m:r>
          <m:d>
            <m:dPr>
              <m:begChr m:val="{"/>
              <m:endChr m:val=""/>
              <m:ctrlPr>
                <w:rPr>
                  <w:rFonts w:ascii="Cambria Math" w:eastAsiaTheme="minorEastAsia" w:hAnsi="Cambria Math" w:cstheme="minorHAnsi"/>
                  <w:i/>
                  <w:iCs/>
                </w:rPr>
              </m:ctrlPr>
            </m:dPr>
            <m:e>
              <m:eqArr>
                <m:eqArrPr>
                  <m:ctrlPr>
                    <w:rPr>
                      <w:rFonts w:ascii="Cambria Math" w:eastAsiaTheme="minorEastAsia" w:hAnsi="Cambria Math" w:cstheme="minorHAnsi"/>
                      <w:i/>
                      <w:iCs/>
                    </w:rPr>
                  </m:ctrlPr>
                </m:eqArrPr>
                <m:e>
                  <m:r>
                    <m:rPr>
                      <m:nor/>
                    </m:rPr>
                    <w:rPr>
                      <w:rFonts w:eastAsiaTheme="minorEastAsia" w:cstheme="minorHAnsi"/>
                      <w:iCs/>
                    </w:rPr>
                    <m:t>0.5 i=1</m:t>
                  </m:r>
                </m:e>
                <m:e>
                  <m:r>
                    <m:rPr>
                      <m:nor/>
                    </m:rPr>
                    <w:rPr>
                      <w:rFonts w:eastAsiaTheme="minorEastAsia" w:cstheme="minorHAnsi"/>
                      <w:iCs/>
                    </w:rPr>
                    <m:t>1</m:t>
                  </m:r>
                  <m:r>
                    <m:rPr>
                      <m:nor/>
                    </m:rPr>
                    <w:rPr>
                      <w:rFonts w:ascii="Cambria Math" w:eastAsiaTheme="minorEastAsia" w:cstheme="minorHAnsi"/>
                      <w:iCs/>
                    </w:rPr>
                    <m:t>.0</m:t>
                  </m:r>
                  <m:r>
                    <m:rPr>
                      <m:nor/>
                    </m:rPr>
                    <w:rPr>
                      <w:rFonts w:eastAsiaTheme="minorEastAsia" w:cstheme="minorHAnsi"/>
                      <w:iCs/>
                    </w:rPr>
                    <m:t xml:space="preserve"> i&gt;1</m:t>
                  </m:r>
                </m:e>
              </m:eqArr>
            </m:e>
          </m:d>
          <w:commentRangeEnd w:id="67"/>
          <m:r>
            <m:rPr>
              <m:sty m:val="p"/>
            </m:rPr>
            <w:rPr>
              <w:rStyle w:val="CommentReference"/>
            </w:rPr>
            <w:commentReference w:id="67"/>
          </m:r>
        </m:oMath>
      </m:oMathPara>
    </w:p>
    <w:p w14:paraId="63149BB9" w14:textId="7897CD49" w:rsidR="000B4F29" w:rsidRPr="0021333C" w:rsidRDefault="002C4A9F" w:rsidP="00A9522E">
      <w:pPr>
        <w:rPr>
          <w:rFonts w:eastAsiaTheme="minorEastAsia" w:cstheme="minorHAnsi"/>
          <w:iCs/>
        </w:rPr>
      </w:pPr>
      <m:oMathPara>
        <m:oMath>
          <m:r>
            <m:rPr>
              <m:nor/>
            </m:rPr>
            <w:rPr>
              <w:rFonts w:eastAsiaTheme="minorEastAsia" w:cstheme="minorHAnsi"/>
              <w:iCs/>
            </w:rPr>
            <w:lastRenderedPageBreak/>
            <m:t>Electricity cost</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 xml:space="preserve">power demand electrolyzer </m:t>
          </m:r>
          <w:commentRangeStart w:id="68"/>
          <m:r>
            <m:rPr>
              <m:nor/>
            </m:rPr>
            <w:rPr>
              <w:rFonts w:eastAsiaTheme="minorEastAsia" w:cstheme="minorHAnsi"/>
              <w:iCs/>
            </w:rPr>
            <m:t>×</m:t>
          </m:r>
          <w:commentRangeEnd w:id="68"/>
          <m:r>
            <m:rPr>
              <m:sty m:val="p"/>
            </m:rPr>
            <w:rPr>
              <w:rStyle w:val="CommentReference"/>
            </w:rPr>
            <w:commentReference w:id="68"/>
          </m:r>
          <m:r>
            <m:rPr>
              <m:nor/>
            </m:rPr>
            <w:rPr>
              <w:rFonts w:eastAsiaTheme="minorEastAsia" w:cstheme="minorHAnsi"/>
              <w:iCs/>
            </w:rPr>
            <m:t xml:space="preserve"> LCOE ×</m:t>
          </m:r>
          <m:r>
            <w:rPr>
              <w:rFonts w:ascii="Cambria Math" w:eastAsiaTheme="minorEastAsia" w:hAnsi="Cambria Math" w:cstheme="minorHAnsi"/>
            </w:rPr>
            <m:t xml:space="preserve"> </m:t>
          </m:r>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m:t>
          </m:r>
        </m:oMath>
      </m:oMathPara>
    </w:p>
    <w:p w14:paraId="53356C49" w14:textId="3DA9C914" w:rsidR="0021333C" w:rsidRPr="00234DCD" w:rsidRDefault="00234DCD" w:rsidP="00A9522E">
      <w:pPr>
        <w:rPr>
          <w:rFonts w:eastAsiaTheme="minorEastAsia" w:cstheme="minorHAnsi"/>
          <w:i/>
          <w:iCs/>
        </w:rPr>
      </w:pPr>
      <m:oMathPara>
        <m:oMath>
          <m:r>
            <m:rPr>
              <m:nor/>
            </m:rPr>
            <w:rPr>
              <w:rFonts w:eastAsiaTheme="minorEastAsia" w:cstheme="minorHAnsi"/>
              <w:iCs/>
            </w:rPr>
            <m:t>Other costs =</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nominal input power × capital cost × 0.04</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4CA4903A" w14:textId="04161767" w:rsidR="00234DCD" w:rsidRPr="00234DCD" w:rsidRDefault="00234DCD" w:rsidP="00A9522E">
      <w:pPr>
        <w:rPr>
          <w:rFonts w:eastAsiaTheme="minorEastAsia" w:cstheme="minorHAnsi"/>
          <w:i/>
          <w:iCs/>
        </w:rPr>
      </w:pPr>
      <m:oMathPara>
        <m:oMath>
          <m:r>
            <m:rPr>
              <m:nor/>
            </m:rPr>
            <w:rPr>
              <w:rFonts w:eastAsiaTheme="minorEastAsia" w:cstheme="minorHAnsi"/>
              <w:iCs/>
            </w:rPr>
            <m:t>Plant decommissioning =</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life span</m:t>
              </m:r>
            </m:sup>
            <m:e>
              <m:f>
                <m:fPr>
                  <m:ctrlPr>
                    <w:rPr>
                      <w:rFonts w:ascii="Cambria Math" w:eastAsiaTheme="minorEastAsia" w:hAnsi="Cambria Math" w:cstheme="minorHAnsi"/>
                      <w:i/>
                      <w:iCs/>
                    </w:rPr>
                  </m:ctrlPr>
                </m:fPr>
                <m:num>
                  <m:r>
                    <m:rPr>
                      <m:nor/>
                    </m:rPr>
                    <w:rPr>
                      <w:rFonts w:eastAsiaTheme="minorEastAsia" w:cstheme="minorHAnsi"/>
                      <w:iCs/>
                    </w:rPr>
                    <m:t>nominal input power × capital cost × 0.1</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408268A0" w14:textId="108193DE" w:rsidR="00234DCD" w:rsidRPr="00C1195D" w:rsidRDefault="00C1195D" w:rsidP="00A9522E">
      <w:pPr>
        <w:rPr>
          <w:rFonts w:eastAsiaTheme="minorEastAsia" w:cstheme="minorHAnsi"/>
          <w:i/>
          <w:iCs/>
        </w:rPr>
      </w:pPr>
      <m:oMathPara>
        <m:oMath>
          <m:r>
            <m:rPr>
              <m:nor/>
            </m:rPr>
            <w:rPr>
              <w:rFonts w:eastAsiaTheme="minorEastAsia" w:cstheme="minorHAnsi"/>
              <w:iCs/>
            </w:rPr>
            <m:t>Equipment replacement costs =</m:t>
          </m:r>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iCs/>
                </w:rPr>
              </m:ctrlPr>
            </m:naryPr>
            <m:sub>
              <m:r>
                <m:rPr>
                  <m:nor/>
                </m:rPr>
                <w:rPr>
                  <w:rFonts w:eastAsiaTheme="minorEastAsia" w:cstheme="minorHAnsi"/>
                  <w:iCs/>
                </w:rPr>
                <m:t>i= 1</m:t>
              </m:r>
            </m:sub>
            <m:sup>
              <m:r>
                <m:rPr>
                  <m:nor/>
                </m:rPr>
                <w:rPr>
                  <w:rFonts w:eastAsiaTheme="minorEastAsia" w:cstheme="minorHAnsi"/>
                  <w:iCs/>
                </w:rPr>
                <m:t>floor(</m:t>
              </m:r>
              <m:f>
                <m:fPr>
                  <m:ctrlPr>
                    <w:rPr>
                      <w:rFonts w:ascii="Cambria Math" w:eastAsiaTheme="minorEastAsia" w:hAnsi="Cambria Math" w:cstheme="minorHAnsi"/>
                      <w:i/>
                      <w:iCs/>
                    </w:rPr>
                  </m:ctrlPr>
                </m:fPr>
                <m:num>
                  <m:r>
                    <m:rPr>
                      <m:nor/>
                    </m:rPr>
                    <w:rPr>
                      <w:rFonts w:eastAsiaTheme="minorEastAsia" w:cstheme="minorHAnsi"/>
                      <w:iCs/>
                    </w:rPr>
                    <m:t>life span</m:t>
                  </m:r>
                </m:num>
                <m:den>
                  <m:r>
                    <m:rPr>
                      <m:nor/>
                    </m:rPr>
                    <w:rPr>
                      <w:rFonts w:eastAsiaTheme="minorEastAsia" w:cstheme="minorHAnsi"/>
                      <w:iCs/>
                    </w:rPr>
                    <m:t>7</m:t>
                  </m:r>
                </m:den>
              </m:f>
              <m:r>
                <m:rPr>
                  <m:nor/>
                </m:rPr>
                <w:rPr>
                  <w:rFonts w:eastAsiaTheme="minorEastAsia" w:cstheme="minorHAnsi"/>
                  <w:iCs/>
                </w:rPr>
                <m:t>)</m:t>
              </m:r>
            </m:sup>
            <m:e>
              <m:f>
                <m:fPr>
                  <m:ctrlPr>
                    <w:rPr>
                      <w:rFonts w:ascii="Cambria Math" w:eastAsiaTheme="minorEastAsia" w:hAnsi="Cambria Math" w:cstheme="minorHAnsi"/>
                      <w:i/>
                      <w:iCs/>
                    </w:rPr>
                  </m:ctrlPr>
                </m:fPr>
                <m:num>
                  <m:r>
                    <m:rPr>
                      <m:nor/>
                    </m:rPr>
                    <w:rPr>
                      <w:rFonts w:eastAsiaTheme="minorEastAsia" w:cstheme="minorHAnsi"/>
                      <w:iCs/>
                    </w:rPr>
                    <m:t>nominal input power × capital cost × 0.15</m:t>
                  </m:r>
                </m:num>
                <m:den>
                  <m:sSup>
                    <m:sSupPr>
                      <m:ctrlPr>
                        <w:rPr>
                          <w:rFonts w:ascii="Cambria Math" w:eastAsiaTheme="minorEastAsia" w:hAnsi="Cambria Math" w:cstheme="minorHAnsi"/>
                          <w:i/>
                          <w:iCs/>
                        </w:rPr>
                      </m:ctrlPr>
                    </m:sSupPr>
                    <m:e>
                      <m:r>
                        <m:rPr>
                          <m:nor/>
                        </m:rPr>
                        <w:rPr>
                          <w:rFonts w:eastAsiaTheme="minorEastAsia" w:cstheme="minorHAnsi"/>
                          <w:iCs/>
                        </w:rPr>
                        <m:t>(1 + interest rate)</m:t>
                      </m:r>
                    </m:e>
                    <m:sup>
                      <m:r>
                        <m:rPr>
                          <m:nor/>
                        </m:rPr>
                        <w:rPr>
                          <w:rFonts w:eastAsiaTheme="minorEastAsia" w:cstheme="minorHAnsi"/>
                          <w:iCs/>
                        </w:rPr>
                        <m:t>i</m:t>
                      </m:r>
                    </m:sup>
                  </m:sSup>
                </m:den>
              </m:f>
            </m:e>
          </m:nary>
        </m:oMath>
      </m:oMathPara>
    </w:p>
    <w:p w14:paraId="482129DB" w14:textId="0D8E8AA4" w:rsidR="00C1195D" w:rsidRPr="00626E60" w:rsidRDefault="00C1195D" w:rsidP="00A9522E">
      <w:pPr>
        <w:rPr>
          <w:rFonts w:eastAsiaTheme="minorEastAsia" w:cstheme="minorHAnsi"/>
          <w:i/>
          <w:iCs/>
        </w:rPr>
      </w:pPr>
      <m:oMathPara>
        <m:oMath>
          <m:r>
            <m:rPr>
              <m:nor/>
            </m:rPr>
            <w:rPr>
              <w:rFonts w:eastAsiaTheme="minorEastAsia" w:cstheme="minorHAnsi"/>
              <w:iCs/>
            </w:rPr>
            <m:t>OPEX</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electricity cost</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other costs</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plant decommissioning</m:t>
          </m:r>
          <m:r>
            <m:rPr>
              <m:nor/>
            </m:rPr>
            <w:rPr>
              <w:rFonts w:ascii="Cambria Math" w:eastAsiaTheme="minorEastAsia" w:cstheme="minorHAnsi"/>
              <w:iCs/>
            </w:rPr>
            <m:t xml:space="preserve"> </m:t>
          </m:r>
          <m:r>
            <m:rPr>
              <m:nor/>
            </m:rPr>
            <w:rPr>
              <w:rFonts w:eastAsiaTheme="minorEastAsia" w:cstheme="minorHAnsi"/>
              <w:iCs/>
            </w:rPr>
            <m:t>+ equipment replacement costs</m:t>
          </m:r>
        </m:oMath>
      </m:oMathPara>
    </w:p>
    <w:p w14:paraId="0D5E11EC" w14:textId="0CB6E64C" w:rsidR="00626E60" w:rsidRPr="00626E60" w:rsidRDefault="00626E60" w:rsidP="00A9522E">
      <w:pPr>
        <w:rPr>
          <w:rFonts w:eastAsiaTheme="minorEastAsia" w:cstheme="minorHAnsi"/>
          <w:i/>
          <w:iCs/>
        </w:rPr>
      </w:pPr>
      <m:oMathPara>
        <m:oMath>
          <m:r>
            <m:rPr>
              <m:nor/>
            </m:rPr>
            <w:rPr>
              <w:rFonts w:eastAsiaTheme="minorEastAsia" w:cstheme="minorHAnsi"/>
              <w:iCs/>
            </w:rPr>
            <m:t>LCOH</m:t>
          </m:r>
          <m:r>
            <m:rPr>
              <m:nor/>
            </m:rPr>
            <w:rPr>
              <w:rFonts w:ascii="Cambria Math" w:eastAsiaTheme="minorEastAsia" w:cstheme="minorHAnsi"/>
              <w:iCs/>
            </w:rPr>
            <m:t xml:space="preserve"> </m:t>
          </m:r>
          <m:r>
            <m:rPr>
              <m:nor/>
            </m:rPr>
            <w:rPr>
              <w:rFonts w:eastAsiaTheme="minorEastAsia" w:cstheme="minorHAnsi"/>
              <w:iCs/>
            </w:rPr>
            <m:t>=</m:t>
          </m:r>
          <m:r>
            <w:rPr>
              <w:rFonts w:ascii="Cambria Math" w:eastAsiaTheme="minorEastAsia" w:hAnsi="Cambria Math" w:cstheme="minorHAnsi"/>
            </w:rPr>
            <m:t xml:space="preserve"> </m:t>
          </m:r>
          <m:f>
            <m:fPr>
              <m:ctrlPr>
                <w:rPr>
                  <w:rFonts w:ascii="Cambria Math" w:eastAsiaTheme="minorEastAsia" w:hAnsi="Cambria Math" w:cstheme="minorHAnsi"/>
                  <w:i/>
                  <w:iCs/>
                </w:rPr>
              </m:ctrlPr>
            </m:fPr>
            <m:num>
              <m:r>
                <m:rPr>
                  <m:nor/>
                </m:rPr>
                <w:rPr>
                  <w:rFonts w:eastAsiaTheme="minorEastAsia" w:cstheme="minorHAnsi"/>
                  <w:iCs/>
                </w:rPr>
                <m:t>CAPEX</m:t>
              </m:r>
              <m:r>
                <m:rPr>
                  <m:nor/>
                </m:rPr>
                <w:rPr>
                  <w:rFonts w:ascii="Cambria Math" w:eastAsiaTheme="minorEastAsia" w:cstheme="minorHAnsi"/>
                  <w:iCs/>
                </w:rPr>
                <m:t xml:space="preserve"> </m:t>
              </m:r>
              <m:r>
                <m:rPr>
                  <m:nor/>
                </m:rPr>
                <w:rPr>
                  <w:rFonts w:eastAsiaTheme="minorEastAsia" w:cstheme="minorHAnsi"/>
                  <w:iCs/>
                </w:rPr>
                <m:t>+</m:t>
              </m:r>
              <m:r>
                <m:rPr>
                  <m:nor/>
                </m:rPr>
                <w:rPr>
                  <w:rFonts w:ascii="Cambria Math" w:eastAsiaTheme="minorEastAsia" w:cstheme="minorHAnsi"/>
                  <w:iCs/>
                </w:rPr>
                <m:t xml:space="preserve"> </m:t>
              </m:r>
              <m:r>
                <m:rPr>
                  <m:nor/>
                </m:rPr>
                <w:rPr>
                  <w:rFonts w:eastAsiaTheme="minorEastAsia" w:cstheme="minorHAnsi"/>
                  <w:iCs/>
                </w:rPr>
                <m:t>OPEX</m:t>
              </m:r>
            </m:num>
            <m:den>
              <m:sSub>
                <m:sSubPr>
                  <m:ctrlPr>
                    <w:rPr>
                      <w:rFonts w:ascii="Cambria Math" w:eastAsiaTheme="minorEastAsia" w:hAnsi="Cambria Math" w:cstheme="minorHAnsi"/>
                      <w:i/>
                      <w:iCs/>
                    </w:rPr>
                  </m:ctrlPr>
                </m:sSubPr>
                <m:e>
                  <m:r>
                    <m:rPr>
                      <m:nor/>
                    </m:rPr>
                    <w:rPr>
                      <w:rFonts w:eastAsiaTheme="minorEastAsia" w:cstheme="minorHAnsi"/>
                      <w:iCs/>
                    </w:rPr>
                    <m:t>H</m:t>
                  </m:r>
                </m:e>
                <m:sub>
                  <m:r>
                    <m:rPr>
                      <m:nor/>
                    </m:rPr>
                    <w:rPr>
                      <w:rFonts w:eastAsiaTheme="minorEastAsia" w:cstheme="minorHAnsi"/>
                      <w:iCs/>
                    </w:rPr>
                    <m:t>2</m:t>
                  </m:r>
                </m:sub>
              </m:sSub>
              <m:r>
                <m:rPr>
                  <m:nor/>
                </m:rPr>
                <w:rPr>
                  <w:rFonts w:eastAsiaTheme="minorEastAsia" w:cstheme="minorHAnsi"/>
                  <w:iCs/>
                </w:rPr>
                <m:t xml:space="preserve"> produced</m:t>
              </m:r>
            </m:den>
          </m:f>
        </m:oMath>
      </m:oMathPara>
    </w:p>
    <w:p w14:paraId="11042258" w14:textId="77777777" w:rsidR="00A27DBA" w:rsidRDefault="0053051E" w:rsidP="00A27DBA">
      <w:pPr>
        <w:keepNext/>
        <w:jc w:val="center"/>
      </w:pPr>
      <w:commentRangeStart w:id="69"/>
      <w:r>
        <w:rPr>
          <w:b/>
          <w:bCs/>
          <w:noProof/>
        </w:rPr>
        <w:drawing>
          <wp:inline distT="0" distB="0" distL="0" distR="0" wp14:anchorId="6E3684CA" wp14:editId="2907D080">
            <wp:extent cx="3163824"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63824" cy="3072384"/>
                    </a:xfrm>
                    <a:prstGeom prst="rect">
                      <a:avLst/>
                    </a:prstGeom>
                  </pic:spPr>
                </pic:pic>
              </a:graphicData>
            </a:graphic>
          </wp:inline>
        </w:drawing>
      </w:r>
    </w:p>
    <w:p w14:paraId="7C071E24" w14:textId="1172BB21" w:rsidR="0053051E" w:rsidRPr="00A27DBA" w:rsidRDefault="00A27DBA" w:rsidP="00983655">
      <w:pPr>
        <w:pStyle w:val="Caption"/>
        <w:jc w:val="center"/>
        <w:rPr>
          <w:b/>
          <w:bCs/>
          <w:i w:val="0"/>
          <w:iCs w:val="0"/>
          <w:color w:val="auto"/>
          <w:sz w:val="22"/>
          <w:szCs w:val="22"/>
        </w:rPr>
      </w:pPr>
      <w:bookmarkStart w:id="70" w:name="_Ref124961006"/>
      <w:bookmarkStart w:id="71" w:name="_Ref124961495"/>
      <w:r w:rsidRPr="00A27DBA">
        <w:rPr>
          <w:b/>
          <w:bCs/>
          <w:i w:val="0"/>
          <w:iCs w:val="0"/>
          <w:color w:val="auto"/>
          <w:sz w:val="22"/>
          <w:szCs w:val="22"/>
        </w:rPr>
        <w:t>Fig. S</w:t>
      </w:r>
      <w:r w:rsidRPr="00A27DBA">
        <w:rPr>
          <w:b/>
          <w:bCs/>
          <w:i w:val="0"/>
          <w:iCs w:val="0"/>
          <w:color w:val="auto"/>
          <w:sz w:val="22"/>
          <w:szCs w:val="22"/>
        </w:rPr>
        <w:fldChar w:fldCharType="begin"/>
      </w:r>
      <w:r w:rsidRPr="00A27DBA">
        <w:rPr>
          <w:b/>
          <w:bCs/>
          <w:i w:val="0"/>
          <w:iCs w:val="0"/>
          <w:color w:val="auto"/>
          <w:sz w:val="22"/>
          <w:szCs w:val="22"/>
        </w:rPr>
        <w:instrText xml:space="preserve"> SEQ Fig._S \* ARABIC </w:instrText>
      </w:r>
      <w:r w:rsidRPr="00A27DBA">
        <w:rPr>
          <w:b/>
          <w:bCs/>
          <w:i w:val="0"/>
          <w:iCs w:val="0"/>
          <w:color w:val="auto"/>
          <w:sz w:val="22"/>
          <w:szCs w:val="22"/>
        </w:rPr>
        <w:fldChar w:fldCharType="separate"/>
      </w:r>
      <w:r w:rsidR="00AB7ECA">
        <w:rPr>
          <w:b/>
          <w:bCs/>
          <w:i w:val="0"/>
          <w:iCs w:val="0"/>
          <w:noProof/>
          <w:color w:val="auto"/>
          <w:sz w:val="22"/>
          <w:szCs w:val="22"/>
        </w:rPr>
        <w:t>1</w:t>
      </w:r>
      <w:r w:rsidRPr="00A27DBA">
        <w:rPr>
          <w:b/>
          <w:bCs/>
          <w:i w:val="0"/>
          <w:iCs w:val="0"/>
          <w:color w:val="auto"/>
          <w:sz w:val="22"/>
          <w:szCs w:val="22"/>
        </w:rPr>
        <w:fldChar w:fldCharType="end"/>
      </w:r>
      <w:bookmarkEnd w:id="70"/>
      <w:r w:rsidRPr="00A27DBA">
        <w:rPr>
          <w:b/>
          <w:bCs/>
          <w:i w:val="0"/>
          <w:iCs w:val="0"/>
          <w:color w:val="auto"/>
          <w:sz w:val="22"/>
          <w:szCs w:val="22"/>
        </w:rPr>
        <w:t>. Evolution of electricity prices in Europe</w:t>
      </w:r>
      <w:sdt>
        <w:sdtPr>
          <w:rPr>
            <w:bCs/>
            <w:i w:val="0"/>
            <w:iCs w:val="0"/>
            <w:color w:val="000000"/>
            <w:sz w:val="22"/>
            <w:szCs w:val="22"/>
            <w:vertAlign w:val="superscript"/>
          </w:rPr>
          <w:tag w:val="MENDELEY_CITATION_v3_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"/>
          <w:id w:val="-669796227"/>
          <w:placeholder>
            <w:docPart w:val="DefaultPlaceholder_-1854013440"/>
          </w:placeholder>
        </w:sdtPr>
        <w:sdtContent>
          <w:r w:rsidR="00AB7ECA" w:rsidRPr="00AB7ECA">
            <w:rPr>
              <w:bCs/>
              <w:i w:val="0"/>
              <w:iCs w:val="0"/>
              <w:color w:val="000000"/>
              <w:sz w:val="22"/>
              <w:szCs w:val="22"/>
              <w:vertAlign w:val="superscript"/>
            </w:rPr>
            <w:t>4</w:t>
          </w:r>
        </w:sdtContent>
      </w:sdt>
      <w:r>
        <w:rPr>
          <w:b/>
          <w:bCs/>
          <w:i w:val="0"/>
          <w:iCs w:val="0"/>
          <w:color w:val="auto"/>
          <w:sz w:val="22"/>
          <w:szCs w:val="22"/>
        </w:rPr>
        <w:t>.</w:t>
      </w:r>
      <w:bookmarkEnd w:id="71"/>
    </w:p>
    <w:p w14:paraId="61BBFD7E" w14:textId="77777777" w:rsidR="0053051E" w:rsidRDefault="0053051E" w:rsidP="00A9522E">
      <w:pPr>
        <w:rPr>
          <w:b/>
          <w:bCs/>
        </w:rPr>
      </w:pPr>
    </w:p>
    <w:p w14:paraId="778A6D47" w14:textId="77777777" w:rsidR="0053051E" w:rsidRDefault="0053051E" w:rsidP="00A9522E">
      <w:pPr>
        <w:rPr>
          <w:b/>
          <w:bCs/>
        </w:rPr>
      </w:pPr>
    </w:p>
    <w:p w14:paraId="557A3BF0" w14:textId="77777777" w:rsidR="0053051E" w:rsidRDefault="0053051E" w:rsidP="00A9522E">
      <w:pPr>
        <w:rPr>
          <w:b/>
          <w:bCs/>
        </w:rPr>
      </w:pPr>
    </w:p>
    <w:p w14:paraId="1C37289F" w14:textId="77777777" w:rsidR="0053051E" w:rsidRDefault="0053051E" w:rsidP="00A9522E">
      <w:pPr>
        <w:rPr>
          <w:b/>
          <w:bCs/>
        </w:rPr>
      </w:pPr>
    </w:p>
    <w:p w14:paraId="5264BD8E" w14:textId="77777777" w:rsidR="00C81607" w:rsidRDefault="00C81607" w:rsidP="00E54436">
      <w:pPr>
        <w:pStyle w:val="Caption"/>
        <w:jc w:val="both"/>
        <w:rPr>
          <w:rFonts w:cstheme="minorHAnsi"/>
          <w:b/>
          <w:bCs/>
          <w:i w:val="0"/>
          <w:iCs w:val="0"/>
          <w:color w:val="auto"/>
          <w:sz w:val="22"/>
          <w:szCs w:val="22"/>
        </w:rPr>
      </w:pPr>
    </w:p>
    <w:p w14:paraId="1D9CCBA8" w14:textId="77777777" w:rsidR="00C81607" w:rsidRDefault="00C81607" w:rsidP="00E54436">
      <w:pPr>
        <w:pStyle w:val="Caption"/>
        <w:jc w:val="both"/>
        <w:rPr>
          <w:rFonts w:cstheme="minorHAnsi"/>
          <w:b/>
          <w:bCs/>
          <w:i w:val="0"/>
          <w:iCs w:val="0"/>
          <w:color w:val="auto"/>
          <w:sz w:val="22"/>
          <w:szCs w:val="22"/>
        </w:rPr>
      </w:pPr>
    </w:p>
    <w:p w14:paraId="105BF609" w14:textId="77777777" w:rsidR="00C81607" w:rsidRDefault="00C81607" w:rsidP="00E54436">
      <w:pPr>
        <w:pStyle w:val="Caption"/>
        <w:jc w:val="both"/>
        <w:rPr>
          <w:rFonts w:cstheme="minorHAnsi"/>
          <w:b/>
          <w:bCs/>
          <w:i w:val="0"/>
          <w:iCs w:val="0"/>
          <w:color w:val="auto"/>
          <w:sz w:val="22"/>
          <w:szCs w:val="22"/>
        </w:rPr>
      </w:pPr>
    </w:p>
    <w:p w14:paraId="4EC391B1" w14:textId="77777777" w:rsidR="00C81607" w:rsidRDefault="00C81607" w:rsidP="00E54436">
      <w:pPr>
        <w:pStyle w:val="Caption"/>
        <w:jc w:val="both"/>
        <w:rPr>
          <w:rFonts w:cstheme="minorHAnsi"/>
          <w:b/>
          <w:bCs/>
          <w:i w:val="0"/>
          <w:iCs w:val="0"/>
          <w:color w:val="auto"/>
          <w:sz w:val="22"/>
          <w:szCs w:val="22"/>
        </w:rPr>
      </w:pPr>
    </w:p>
    <w:p w14:paraId="3ACC5DA5" w14:textId="77777777" w:rsidR="00C81607" w:rsidRDefault="00C81607" w:rsidP="00E54436">
      <w:pPr>
        <w:pStyle w:val="Caption"/>
        <w:jc w:val="both"/>
        <w:rPr>
          <w:rFonts w:cstheme="minorHAnsi"/>
          <w:b/>
          <w:bCs/>
          <w:i w:val="0"/>
          <w:iCs w:val="0"/>
          <w:color w:val="auto"/>
          <w:sz w:val="22"/>
          <w:szCs w:val="22"/>
        </w:rPr>
      </w:pPr>
    </w:p>
    <w:p w14:paraId="797679B0" w14:textId="77777777" w:rsidR="00C81607" w:rsidRDefault="00C81607" w:rsidP="00E54436">
      <w:pPr>
        <w:pStyle w:val="Caption"/>
        <w:jc w:val="both"/>
        <w:rPr>
          <w:rFonts w:cstheme="minorHAnsi"/>
          <w:b/>
          <w:bCs/>
          <w:i w:val="0"/>
          <w:iCs w:val="0"/>
          <w:color w:val="auto"/>
          <w:sz w:val="22"/>
          <w:szCs w:val="22"/>
        </w:rPr>
      </w:pPr>
    </w:p>
    <w:p w14:paraId="6BB8264F" w14:textId="77777777" w:rsidR="00C81607" w:rsidRDefault="00C81607" w:rsidP="00E54436">
      <w:pPr>
        <w:pStyle w:val="Caption"/>
        <w:jc w:val="both"/>
        <w:rPr>
          <w:rFonts w:cstheme="minorHAnsi"/>
          <w:b/>
          <w:bCs/>
          <w:i w:val="0"/>
          <w:iCs w:val="0"/>
          <w:color w:val="auto"/>
          <w:sz w:val="22"/>
          <w:szCs w:val="22"/>
        </w:rPr>
      </w:pPr>
    </w:p>
    <w:p w14:paraId="000558A3" w14:textId="77777777" w:rsidR="00C81607" w:rsidRDefault="00C81607" w:rsidP="00E54436">
      <w:pPr>
        <w:pStyle w:val="Caption"/>
        <w:jc w:val="both"/>
        <w:rPr>
          <w:rFonts w:cstheme="minorHAnsi"/>
          <w:b/>
          <w:bCs/>
          <w:i w:val="0"/>
          <w:iCs w:val="0"/>
          <w:color w:val="auto"/>
          <w:sz w:val="22"/>
          <w:szCs w:val="22"/>
        </w:rPr>
      </w:pPr>
    </w:p>
    <w:p w14:paraId="75255B3B" w14:textId="77777777" w:rsidR="00347A80" w:rsidRDefault="005A49A8" w:rsidP="00347A80">
      <w:pPr>
        <w:keepNext/>
      </w:pPr>
      <w:r>
        <w:rPr>
          <w:noProof/>
        </w:rPr>
        <w:drawing>
          <wp:inline distT="0" distB="0" distL="0" distR="0" wp14:anchorId="1D23EDBB" wp14:editId="52E36BB2">
            <wp:extent cx="6547104" cy="66309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30522F66" w14:textId="5735CA95" w:rsidR="008366A6" w:rsidRPr="0031671A" w:rsidRDefault="00347A80" w:rsidP="00983655">
      <w:pPr>
        <w:pStyle w:val="Caption"/>
        <w:jc w:val="both"/>
        <w:rPr>
          <w:i w:val="0"/>
          <w:iCs w:val="0"/>
          <w:color w:val="auto"/>
          <w:sz w:val="22"/>
          <w:szCs w:val="22"/>
        </w:rPr>
      </w:pPr>
      <w:r w:rsidRPr="00983655">
        <w:rPr>
          <w:b/>
          <w:bCs/>
          <w:i w:val="0"/>
          <w:iCs w:val="0"/>
          <w:color w:val="auto"/>
          <w:sz w:val="22"/>
          <w:szCs w:val="22"/>
        </w:rPr>
        <w:t>Fig. S</w:t>
      </w:r>
      <w:r w:rsidRPr="00983655">
        <w:rPr>
          <w:b/>
          <w:bCs/>
          <w:i w:val="0"/>
          <w:iCs w:val="0"/>
          <w:color w:val="auto"/>
          <w:sz w:val="22"/>
          <w:szCs w:val="22"/>
        </w:rPr>
        <w:fldChar w:fldCharType="begin"/>
      </w:r>
      <w:r w:rsidRPr="00983655">
        <w:rPr>
          <w:b/>
          <w:bCs/>
          <w:i w:val="0"/>
          <w:iCs w:val="0"/>
          <w:color w:val="auto"/>
          <w:sz w:val="22"/>
          <w:szCs w:val="22"/>
        </w:rPr>
        <w:instrText xml:space="preserve"> SEQ Fig._S \* ARABIC </w:instrText>
      </w:r>
      <w:r w:rsidRPr="00983655">
        <w:rPr>
          <w:b/>
          <w:bCs/>
          <w:i w:val="0"/>
          <w:iCs w:val="0"/>
          <w:color w:val="auto"/>
          <w:sz w:val="22"/>
          <w:szCs w:val="22"/>
        </w:rPr>
        <w:fldChar w:fldCharType="separate"/>
      </w:r>
      <w:r w:rsidR="00AB7ECA">
        <w:rPr>
          <w:b/>
          <w:bCs/>
          <w:i w:val="0"/>
          <w:iCs w:val="0"/>
          <w:noProof/>
          <w:color w:val="auto"/>
          <w:sz w:val="22"/>
          <w:szCs w:val="22"/>
        </w:rPr>
        <w:t>2</w:t>
      </w:r>
      <w:r w:rsidRPr="00983655">
        <w:rPr>
          <w:b/>
          <w:bCs/>
          <w:i w:val="0"/>
          <w:iCs w:val="0"/>
          <w:color w:val="auto"/>
          <w:sz w:val="22"/>
          <w:szCs w:val="22"/>
        </w:rPr>
        <w:fldChar w:fldCharType="end"/>
      </w:r>
      <w:r w:rsidRPr="00983655">
        <w:rPr>
          <w:b/>
          <w:bCs/>
          <w:i w:val="0"/>
          <w:iCs w:val="0"/>
          <w:color w:val="auto"/>
          <w:sz w:val="22"/>
          <w:szCs w:val="22"/>
        </w:rPr>
        <w:t xml:space="preserve">. Breakdown of production costs for fossil and green ammonia (a) and methanol (b). </w:t>
      </w:r>
      <w:r w:rsidRPr="0031671A">
        <w:rPr>
          <w:i w:val="0"/>
          <w:iCs w:val="0"/>
          <w:color w:val="auto"/>
          <w:sz w:val="22"/>
          <w:szCs w:val="22"/>
        </w:rPr>
        <w:t>Error bars display the production cost considering the lower and upper bound for the levelized cost of hydrogen.</w:t>
      </w:r>
    </w:p>
    <w:p w14:paraId="1A349CF7" w14:textId="77777777" w:rsidR="00C81607" w:rsidRDefault="00C81607" w:rsidP="00A9522E">
      <w:pPr>
        <w:rPr>
          <w:b/>
          <w:bCs/>
        </w:rPr>
      </w:pPr>
    </w:p>
    <w:p w14:paraId="2EFED4F1" w14:textId="77777777" w:rsidR="00C81607" w:rsidRDefault="00C81607" w:rsidP="00A9522E">
      <w:pPr>
        <w:rPr>
          <w:b/>
          <w:bCs/>
        </w:rPr>
      </w:pPr>
    </w:p>
    <w:p w14:paraId="70EF2DA0" w14:textId="77777777" w:rsidR="00C81607" w:rsidRDefault="00C81607" w:rsidP="00A9522E">
      <w:pPr>
        <w:rPr>
          <w:b/>
          <w:bCs/>
        </w:rPr>
      </w:pPr>
    </w:p>
    <w:p w14:paraId="441583ED" w14:textId="77777777" w:rsidR="00C81607" w:rsidRDefault="00C81607" w:rsidP="00A9522E">
      <w:pPr>
        <w:rPr>
          <w:b/>
          <w:bCs/>
        </w:rPr>
      </w:pPr>
    </w:p>
    <w:p w14:paraId="3EE8F8D0" w14:textId="77777777" w:rsidR="00C81607" w:rsidRDefault="00C81607" w:rsidP="00A9522E">
      <w:pPr>
        <w:rPr>
          <w:b/>
          <w:bCs/>
        </w:rPr>
      </w:pPr>
    </w:p>
    <w:p w14:paraId="70CC13B7" w14:textId="77777777" w:rsidR="00C81607" w:rsidRDefault="00C81607" w:rsidP="00A9522E">
      <w:pPr>
        <w:rPr>
          <w:b/>
          <w:bCs/>
        </w:rPr>
      </w:pPr>
    </w:p>
    <w:p w14:paraId="6C89CE83" w14:textId="3BA40CFB" w:rsidR="006D75B3" w:rsidRPr="0018426B" w:rsidRDefault="006D75B3" w:rsidP="00A9522E">
      <w:pPr>
        <w:rPr>
          <w:vertAlign w:val="subscript"/>
        </w:rPr>
      </w:pPr>
    </w:p>
    <w:p w14:paraId="3E08A329" w14:textId="01791B6A" w:rsidR="00F37C56" w:rsidRPr="00F37C56" w:rsidRDefault="00F37C56" w:rsidP="00F37C56">
      <w:pPr>
        <w:pStyle w:val="Caption"/>
        <w:keepNext/>
        <w:rPr>
          <w:i w:val="0"/>
          <w:iCs w:val="0"/>
          <w:color w:val="auto"/>
          <w:sz w:val="22"/>
          <w:szCs w:val="22"/>
        </w:rPr>
      </w:pPr>
      <w:bookmarkStart w:id="72" w:name="_Ref124961480"/>
      <w:r w:rsidRPr="00F37C56">
        <w:rPr>
          <w:b/>
          <w:bCs/>
          <w:i w:val="0"/>
          <w:iCs w:val="0"/>
          <w:color w:val="auto"/>
          <w:sz w:val="22"/>
          <w:szCs w:val="22"/>
        </w:rPr>
        <w:t>Table S</w:t>
      </w:r>
      <w:r w:rsidRPr="00F37C56">
        <w:rPr>
          <w:b/>
          <w:bCs/>
          <w:i w:val="0"/>
          <w:iCs w:val="0"/>
          <w:color w:val="auto"/>
          <w:sz w:val="22"/>
          <w:szCs w:val="22"/>
        </w:rPr>
        <w:fldChar w:fldCharType="begin"/>
      </w:r>
      <w:r w:rsidRPr="00F37C56">
        <w:rPr>
          <w:b/>
          <w:bCs/>
          <w:i w:val="0"/>
          <w:iCs w:val="0"/>
          <w:color w:val="auto"/>
          <w:sz w:val="22"/>
          <w:szCs w:val="22"/>
        </w:rPr>
        <w:instrText xml:space="preserve"> SEQ Table_S \* ARABIC </w:instrText>
      </w:r>
      <w:r w:rsidRPr="00F37C56">
        <w:rPr>
          <w:b/>
          <w:bCs/>
          <w:i w:val="0"/>
          <w:iCs w:val="0"/>
          <w:color w:val="auto"/>
          <w:sz w:val="22"/>
          <w:szCs w:val="22"/>
        </w:rPr>
        <w:fldChar w:fldCharType="separate"/>
      </w:r>
      <w:r w:rsidR="009E193E">
        <w:rPr>
          <w:b/>
          <w:bCs/>
          <w:i w:val="0"/>
          <w:iCs w:val="0"/>
          <w:noProof/>
          <w:color w:val="auto"/>
          <w:sz w:val="22"/>
          <w:szCs w:val="22"/>
        </w:rPr>
        <w:t>1</w:t>
      </w:r>
      <w:r w:rsidRPr="00F37C56">
        <w:rPr>
          <w:b/>
          <w:bCs/>
          <w:i w:val="0"/>
          <w:iCs w:val="0"/>
          <w:color w:val="auto"/>
          <w:sz w:val="22"/>
          <w:szCs w:val="22"/>
        </w:rPr>
        <w:fldChar w:fldCharType="end"/>
      </w:r>
      <w:bookmarkEnd w:id="72"/>
      <w:r w:rsidRPr="00F37C56">
        <w:rPr>
          <w:b/>
          <w:bCs/>
          <w:i w:val="0"/>
          <w:iCs w:val="0"/>
          <w:color w:val="auto"/>
          <w:sz w:val="22"/>
          <w:szCs w:val="22"/>
        </w:rPr>
        <w:t>. Cost parameters used in the economic calculations for ammonia</w:t>
      </w:r>
      <w:sdt>
        <w:sdtPr>
          <w:rPr>
            <w:bCs/>
            <w:i w:val="0"/>
            <w:iCs w:val="0"/>
            <w:color w:val="000000"/>
            <w:sz w:val="22"/>
            <w:szCs w:val="22"/>
            <w:vertAlign w:val="superscript"/>
          </w:rPr>
          <w:tag w:val="MENDELEY_CITATION_v3_eyJjaXRhdGlvbklEIjoiTUVOREVMRVlfQ0lUQVRJT05fMmI5MTQzMWEtZWMxNy00ZGIxLWE3NDktOGRhYjU0NDgzMGZj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827582646"/>
          <w:placeholder>
            <w:docPart w:val="DefaultPlaceholder_-1854013440"/>
          </w:placeholder>
        </w:sdtPr>
        <w:sdtContent>
          <w:r w:rsidR="00AB7ECA" w:rsidRPr="00AB7ECA">
            <w:rPr>
              <w:bCs/>
              <w:i w:val="0"/>
              <w:iCs w:val="0"/>
              <w:color w:val="000000"/>
              <w:sz w:val="22"/>
              <w:szCs w:val="22"/>
              <w:vertAlign w:val="superscript"/>
            </w:rPr>
            <w:t>1</w:t>
          </w:r>
        </w:sdtContent>
      </w:sdt>
      <w:r w:rsidRPr="00F37C56">
        <w:rPr>
          <w:b/>
          <w:bCs/>
          <w:i w:val="0"/>
          <w:iCs w:val="0"/>
          <w:color w:val="auto"/>
          <w:sz w:val="22"/>
          <w:szCs w:val="22"/>
        </w:rPr>
        <w:t>.</w:t>
      </w:r>
      <w:r w:rsidRPr="00F37C56">
        <w:rPr>
          <w:i w:val="0"/>
          <w:iCs w:val="0"/>
          <w:color w:val="auto"/>
          <w:sz w:val="22"/>
          <w:szCs w:val="22"/>
        </w:rPr>
        <w:t xml:space="preserve"> All costs are presented in USD</w:t>
      </w:r>
      <w:r w:rsidRPr="00F37C56">
        <w:rPr>
          <w:i w:val="0"/>
          <w:iCs w:val="0"/>
          <w:color w:val="auto"/>
          <w:sz w:val="22"/>
          <w:szCs w:val="22"/>
          <w:vertAlign w:val="subscript"/>
        </w:rPr>
        <w:t>2019</w:t>
      </w:r>
      <w:r w:rsidRPr="00F37C56">
        <w:rPr>
          <w:i w:val="0"/>
          <w:iCs w:val="0"/>
          <w:color w:val="auto"/>
          <w:sz w:val="22"/>
          <w:szCs w:val="22"/>
        </w:rPr>
        <w:t>.</w:t>
      </w:r>
    </w:p>
    <w:tbl>
      <w:tblPr>
        <w:tblStyle w:val="TableGrid"/>
        <w:tblW w:w="5998" w:type="dxa"/>
        <w:jc w:val="center"/>
        <w:tblLayout w:type="fixed"/>
        <w:tblLook w:val="04A0" w:firstRow="1" w:lastRow="0" w:firstColumn="1" w:lastColumn="0" w:noHBand="0" w:noVBand="1"/>
      </w:tblPr>
      <w:tblGrid>
        <w:gridCol w:w="3306"/>
        <w:gridCol w:w="1035"/>
        <w:gridCol w:w="772"/>
        <w:gridCol w:w="885"/>
      </w:tblGrid>
      <w:tr w:rsidR="006D75B3" w:rsidRPr="0018426B" w14:paraId="6BC81CAD" w14:textId="77777777" w:rsidTr="001B60C9">
        <w:trPr>
          <w:jc w:val="center"/>
        </w:trPr>
        <w:tc>
          <w:tcPr>
            <w:tcW w:w="3306" w:type="dxa"/>
          </w:tcPr>
          <w:p w14:paraId="7DC45732" w14:textId="20261308" w:rsidR="006D75B3" w:rsidRPr="0018426B" w:rsidRDefault="008865AF" w:rsidP="003242FB">
            <w:pPr>
              <w:jc w:val="center"/>
              <w:rPr>
                <w:b/>
                <w:bCs/>
              </w:rPr>
            </w:pPr>
            <w:r>
              <w:rPr>
                <w:b/>
                <w:bCs/>
              </w:rPr>
              <w:t>Flow</w:t>
            </w:r>
          </w:p>
        </w:tc>
        <w:tc>
          <w:tcPr>
            <w:tcW w:w="1035" w:type="dxa"/>
          </w:tcPr>
          <w:p w14:paraId="705210AC" w14:textId="77777777" w:rsidR="006D75B3" w:rsidRPr="0018426B" w:rsidRDefault="006D75B3" w:rsidP="003242FB">
            <w:pPr>
              <w:jc w:val="center"/>
              <w:rPr>
                <w:b/>
                <w:bCs/>
              </w:rPr>
            </w:pPr>
            <w:r w:rsidRPr="0018426B">
              <w:rPr>
                <w:b/>
                <w:bCs/>
              </w:rPr>
              <w:t>Average</w:t>
            </w:r>
          </w:p>
        </w:tc>
        <w:tc>
          <w:tcPr>
            <w:tcW w:w="772" w:type="dxa"/>
          </w:tcPr>
          <w:p w14:paraId="17568BE6" w14:textId="77777777" w:rsidR="006D75B3" w:rsidRPr="0018426B" w:rsidRDefault="006D75B3" w:rsidP="003242FB">
            <w:pPr>
              <w:jc w:val="center"/>
              <w:rPr>
                <w:b/>
                <w:bCs/>
              </w:rPr>
            </w:pPr>
            <w:r w:rsidRPr="0018426B">
              <w:rPr>
                <w:b/>
                <w:bCs/>
              </w:rPr>
              <w:t>Low</w:t>
            </w:r>
          </w:p>
        </w:tc>
        <w:tc>
          <w:tcPr>
            <w:tcW w:w="885" w:type="dxa"/>
          </w:tcPr>
          <w:p w14:paraId="6E41C24E" w14:textId="77777777" w:rsidR="006D75B3" w:rsidRPr="0018426B" w:rsidRDefault="006D75B3" w:rsidP="003242FB">
            <w:pPr>
              <w:jc w:val="center"/>
              <w:rPr>
                <w:b/>
                <w:bCs/>
              </w:rPr>
            </w:pPr>
            <w:r w:rsidRPr="0018426B">
              <w:rPr>
                <w:b/>
                <w:bCs/>
              </w:rPr>
              <w:t>High</w:t>
            </w:r>
          </w:p>
        </w:tc>
      </w:tr>
      <w:tr w:rsidR="006D75B3" w:rsidRPr="0018426B" w14:paraId="45A59DC6" w14:textId="77777777" w:rsidTr="001B60C9">
        <w:trPr>
          <w:jc w:val="center"/>
        </w:trPr>
        <w:tc>
          <w:tcPr>
            <w:tcW w:w="3306" w:type="dxa"/>
          </w:tcPr>
          <w:p w14:paraId="7700F9E0" w14:textId="088538B0" w:rsidR="006D75B3" w:rsidRPr="0018426B" w:rsidRDefault="006D75B3" w:rsidP="003242FB">
            <w:pPr>
              <w:jc w:val="center"/>
            </w:pPr>
            <w:r w:rsidRPr="0018426B">
              <w:t>Water [</w:t>
            </w:r>
            <w:r w:rsidR="00F7445D">
              <w:t>USD</w:t>
            </w:r>
            <w:r w:rsidRPr="0018426B">
              <w:t xml:space="preserve"> t</w:t>
            </w:r>
            <w:r w:rsidRPr="0018426B">
              <w:rPr>
                <w:vertAlign w:val="superscript"/>
              </w:rPr>
              <w:t>-1</w:t>
            </w:r>
            <w:r w:rsidRPr="0018426B">
              <w:t>]</w:t>
            </w:r>
          </w:p>
        </w:tc>
        <w:tc>
          <w:tcPr>
            <w:tcW w:w="1035" w:type="dxa"/>
          </w:tcPr>
          <w:p w14:paraId="7B7F0F44" w14:textId="77777777" w:rsidR="006D75B3" w:rsidRPr="0018426B" w:rsidRDefault="006D75B3" w:rsidP="003242FB">
            <w:pPr>
              <w:jc w:val="center"/>
            </w:pPr>
            <w:r w:rsidRPr="0018426B">
              <w:t>0.18</w:t>
            </w:r>
          </w:p>
        </w:tc>
        <w:tc>
          <w:tcPr>
            <w:tcW w:w="772" w:type="dxa"/>
          </w:tcPr>
          <w:p w14:paraId="54799E82" w14:textId="77777777" w:rsidR="006D75B3" w:rsidRPr="0018426B" w:rsidRDefault="006D75B3" w:rsidP="003242FB">
            <w:pPr>
              <w:jc w:val="center"/>
            </w:pPr>
            <w:r w:rsidRPr="0018426B">
              <w:t>-</w:t>
            </w:r>
          </w:p>
        </w:tc>
        <w:tc>
          <w:tcPr>
            <w:tcW w:w="885" w:type="dxa"/>
          </w:tcPr>
          <w:p w14:paraId="58C2D657" w14:textId="77777777" w:rsidR="006D75B3" w:rsidRPr="0018426B" w:rsidRDefault="006D75B3" w:rsidP="003242FB">
            <w:pPr>
              <w:jc w:val="center"/>
            </w:pPr>
            <w:r w:rsidRPr="0018426B">
              <w:t>-</w:t>
            </w:r>
          </w:p>
        </w:tc>
      </w:tr>
      <w:tr w:rsidR="006D75B3" w:rsidRPr="0018426B" w14:paraId="4C2B5521" w14:textId="77777777" w:rsidTr="001B60C9">
        <w:trPr>
          <w:jc w:val="center"/>
        </w:trPr>
        <w:tc>
          <w:tcPr>
            <w:tcW w:w="3306" w:type="dxa"/>
          </w:tcPr>
          <w:p w14:paraId="7DA28A6B" w14:textId="6671B3D2" w:rsidR="006D75B3" w:rsidRPr="0018426B" w:rsidRDefault="006D75B3" w:rsidP="003242FB">
            <w:pPr>
              <w:jc w:val="center"/>
            </w:pPr>
            <w:r w:rsidRPr="0018426B">
              <w:t>Cooling water [</w:t>
            </w:r>
            <w:r w:rsidR="00F7445D">
              <w:t>USD</w:t>
            </w:r>
            <w:r w:rsidRPr="0018426B">
              <w:t xml:space="preserve"> GJ</w:t>
            </w:r>
            <w:r w:rsidRPr="0018426B">
              <w:rPr>
                <w:vertAlign w:val="superscript"/>
              </w:rPr>
              <w:t>-1</w:t>
            </w:r>
            <w:r w:rsidRPr="0018426B">
              <w:t>]</w:t>
            </w:r>
          </w:p>
        </w:tc>
        <w:tc>
          <w:tcPr>
            <w:tcW w:w="1035" w:type="dxa"/>
          </w:tcPr>
          <w:p w14:paraId="5FA534BD" w14:textId="77777777" w:rsidR="006D75B3" w:rsidRPr="0018426B" w:rsidRDefault="006D75B3" w:rsidP="003242FB">
            <w:pPr>
              <w:jc w:val="center"/>
            </w:pPr>
            <w:r w:rsidRPr="0018426B">
              <w:t>0.38</w:t>
            </w:r>
          </w:p>
        </w:tc>
        <w:tc>
          <w:tcPr>
            <w:tcW w:w="772" w:type="dxa"/>
          </w:tcPr>
          <w:p w14:paraId="5FE518E4" w14:textId="77777777" w:rsidR="006D75B3" w:rsidRPr="0018426B" w:rsidRDefault="006D75B3" w:rsidP="003242FB">
            <w:pPr>
              <w:jc w:val="center"/>
            </w:pPr>
            <w:r w:rsidRPr="0018426B">
              <w:t>-</w:t>
            </w:r>
          </w:p>
        </w:tc>
        <w:tc>
          <w:tcPr>
            <w:tcW w:w="885" w:type="dxa"/>
          </w:tcPr>
          <w:p w14:paraId="72F8C1AF" w14:textId="77777777" w:rsidR="006D75B3" w:rsidRPr="0018426B" w:rsidRDefault="006D75B3" w:rsidP="003242FB">
            <w:pPr>
              <w:jc w:val="center"/>
            </w:pPr>
            <w:r w:rsidRPr="0018426B">
              <w:t>-</w:t>
            </w:r>
          </w:p>
        </w:tc>
      </w:tr>
      <w:tr w:rsidR="006D75B3" w:rsidRPr="0018426B" w14:paraId="054E86AB" w14:textId="77777777" w:rsidTr="001B60C9">
        <w:trPr>
          <w:jc w:val="center"/>
        </w:trPr>
        <w:tc>
          <w:tcPr>
            <w:tcW w:w="3306" w:type="dxa"/>
          </w:tcPr>
          <w:p w14:paraId="356DA4E3" w14:textId="669E8F25" w:rsidR="006D75B3" w:rsidRPr="0018426B" w:rsidRDefault="006D75B3" w:rsidP="003242FB">
            <w:pPr>
              <w:jc w:val="center"/>
            </w:pPr>
            <w:r w:rsidRPr="0018426B">
              <w:t>CO</w:t>
            </w:r>
            <w:r w:rsidRPr="0018426B">
              <w:rPr>
                <w:vertAlign w:val="subscript"/>
              </w:rPr>
              <w:t>2</w:t>
            </w:r>
            <w:r w:rsidRPr="0018426B">
              <w:t xml:space="preserve"> capture and storage [</w:t>
            </w:r>
            <w:r w:rsidR="00F7445D">
              <w:t>USD</w:t>
            </w:r>
            <w:r w:rsidRPr="0018426B">
              <w:t xml:space="preserve"> t</w:t>
            </w:r>
            <w:r w:rsidRPr="0018426B">
              <w:rPr>
                <w:vertAlign w:val="superscript"/>
              </w:rPr>
              <w:t>-1</w:t>
            </w:r>
            <w:r w:rsidRPr="0018426B">
              <w:t>]</w:t>
            </w:r>
          </w:p>
        </w:tc>
        <w:tc>
          <w:tcPr>
            <w:tcW w:w="1035" w:type="dxa"/>
          </w:tcPr>
          <w:p w14:paraId="4A5B6065" w14:textId="77777777" w:rsidR="006D75B3" w:rsidRPr="0018426B" w:rsidRDefault="006D75B3" w:rsidP="003242FB">
            <w:pPr>
              <w:jc w:val="center"/>
            </w:pPr>
            <w:r w:rsidRPr="0018426B">
              <w:t>15.84</w:t>
            </w:r>
          </w:p>
        </w:tc>
        <w:tc>
          <w:tcPr>
            <w:tcW w:w="772" w:type="dxa"/>
          </w:tcPr>
          <w:p w14:paraId="2E8DEAEB" w14:textId="77777777" w:rsidR="006D75B3" w:rsidRPr="0018426B" w:rsidRDefault="006D75B3" w:rsidP="003242FB">
            <w:pPr>
              <w:jc w:val="center"/>
            </w:pPr>
            <w:r w:rsidRPr="0018426B">
              <w:t>-</w:t>
            </w:r>
          </w:p>
        </w:tc>
        <w:tc>
          <w:tcPr>
            <w:tcW w:w="885" w:type="dxa"/>
          </w:tcPr>
          <w:p w14:paraId="157A0640" w14:textId="77777777" w:rsidR="006D75B3" w:rsidRPr="0018426B" w:rsidRDefault="006D75B3" w:rsidP="003242FB">
            <w:pPr>
              <w:jc w:val="center"/>
            </w:pPr>
            <w:r w:rsidRPr="0018426B">
              <w:t>-</w:t>
            </w:r>
          </w:p>
        </w:tc>
      </w:tr>
      <w:tr w:rsidR="006D75B3" w:rsidRPr="0018426B" w14:paraId="4A62EDCC" w14:textId="77777777" w:rsidTr="001B60C9">
        <w:trPr>
          <w:jc w:val="center"/>
        </w:trPr>
        <w:tc>
          <w:tcPr>
            <w:tcW w:w="3306" w:type="dxa"/>
          </w:tcPr>
          <w:p w14:paraId="3090F130" w14:textId="7D6F0C0C" w:rsidR="006D75B3" w:rsidRPr="0018426B" w:rsidRDefault="006D75B3" w:rsidP="003242FB">
            <w:pPr>
              <w:jc w:val="center"/>
              <w:rPr>
                <w:color w:val="000000"/>
              </w:rPr>
            </w:pPr>
            <w:r w:rsidRPr="0018426B">
              <w:rPr>
                <w:color w:val="000000"/>
              </w:rPr>
              <w:t>CO</w:t>
            </w:r>
            <w:r w:rsidRPr="0018426B">
              <w:rPr>
                <w:color w:val="000000"/>
                <w:vertAlign w:val="subscript"/>
              </w:rPr>
              <w:t>2</w:t>
            </w:r>
            <w:r w:rsidRPr="0018426B">
              <w:rPr>
                <w:color w:val="000000"/>
              </w:rPr>
              <w:t xml:space="preserve"> emissions </w:t>
            </w:r>
            <w:r w:rsidRPr="0018426B">
              <w:t>[</w:t>
            </w:r>
            <w:r w:rsidR="00F7445D">
              <w:t>USD</w:t>
            </w:r>
            <w:r w:rsidRPr="0018426B">
              <w:t xml:space="preserve"> t</w:t>
            </w:r>
            <w:r w:rsidRPr="0018426B">
              <w:rPr>
                <w:vertAlign w:val="superscript"/>
              </w:rPr>
              <w:t>-1</w:t>
            </w:r>
            <w:r w:rsidRPr="0018426B">
              <w:t>]</w:t>
            </w:r>
          </w:p>
        </w:tc>
        <w:tc>
          <w:tcPr>
            <w:tcW w:w="1035" w:type="dxa"/>
          </w:tcPr>
          <w:p w14:paraId="43819894" w14:textId="77777777" w:rsidR="006D75B3" w:rsidRPr="0018426B" w:rsidRDefault="006D75B3" w:rsidP="003242FB">
            <w:pPr>
              <w:jc w:val="center"/>
            </w:pPr>
            <w:r w:rsidRPr="0018426B">
              <w:t>30.00</w:t>
            </w:r>
          </w:p>
        </w:tc>
        <w:tc>
          <w:tcPr>
            <w:tcW w:w="772" w:type="dxa"/>
          </w:tcPr>
          <w:p w14:paraId="5DC72CF2" w14:textId="77777777" w:rsidR="006D75B3" w:rsidRPr="0018426B" w:rsidRDefault="006D75B3" w:rsidP="003242FB">
            <w:pPr>
              <w:jc w:val="center"/>
            </w:pPr>
            <w:r w:rsidRPr="0018426B">
              <w:t>-</w:t>
            </w:r>
          </w:p>
        </w:tc>
        <w:tc>
          <w:tcPr>
            <w:tcW w:w="885" w:type="dxa"/>
          </w:tcPr>
          <w:p w14:paraId="3D142F2F" w14:textId="77777777" w:rsidR="006D75B3" w:rsidRPr="0018426B" w:rsidRDefault="006D75B3" w:rsidP="003242FB">
            <w:pPr>
              <w:jc w:val="center"/>
            </w:pPr>
            <w:r w:rsidRPr="0018426B">
              <w:t>-</w:t>
            </w:r>
          </w:p>
        </w:tc>
      </w:tr>
      <w:tr w:rsidR="006D75B3" w:rsidRPr="0018426B" w14:paraId="262A0845" w14:textId="77777777" w:rsidTr="001B60C9">
        <w:trPr>
          <w:jc w:val="center"/>
        </w:trPr>
        <w:tc>
          <w:tcPr>
            <w:tcW w:w="3306" w:type="dxa"/>
          </w:tcPr>
          <w:p w14:paraId="50498F23" w14:textId="78D21BFD" w:rsidR="006D75B3" w:rsidRPr="0018426B" w:rsidRDefault="006D75B3" w:rsidP="003242FB">
            <w:pPr>
              <w:jc w:val="center"/>
            </w:pPr>
            <w:r w:rsidRPr="0018426B">
              <w:t>Nitrogen [</w:t>
            </w:r>
            <w:r w:rsidR="00F7445D">
              <w:t>USD</w:t>
            </w:r>
            <w:r w:rsidRPr="0018426B">
              <w:t xml:space="preserve"> t</w:t>
            </w:r>
            <w:r w:rsidRPr="0018426B">
              <w:rPr>
                <w:vertAlign w:val="superscript"/>
              </w:rPr>
              <w:t>-1</w:t>
            </w:r>
            <w:r w:rsidRPr="0018426B">
              <w:t>]</w:t>
            </w:r>
          </w:p>
        </w:tc>
        <w:tc>
          <w:tcPr>
            <w:tcW w:w="1035" w:type="dxa"/>
          </w:tcPr>
          <w:p w14:paraId="31051E5D" w14:textId="77777777" w:rsidR="006D75B3" w:rsidRPr="0018426B" w:rsidRDefault="006D75B3" w:rsidP="003242FB">
            <w:pPr>
              <w:jc w:val="center"/>
            </w:pPr>
            <w:r w:rsidRPr="0018426B">
              <w:t>91.06</w:t>
            </w:r>
          </w:p>
        </w:tc>
        <w:tc>
          <w:tcPr>
            <w:tcW w:w="772" w:type="dxa"/>
          </w:tcPr>
          <w:p w14:paraId="2C6A97CC" w14:textId="77777777" w:rsidR="006D75B3" w:rsidRPr="0018426B" w:rsidRDefault="006D75B3" w:rsidP="003242FB">
            <w:pPr>
              <w:jc w:val="center"/>
            </w:pPr>
            <w:r w:rsidRPr="0018426B">
              <w:t>-</w:t>
            </w:r>
          </w:p>
        </w:tc>
        <w:tc>
          <w:tcPr>
            <w:tcW w:w="885" w:type="dxa"/>
          </w:tcPr>
          <w:p w14:paraId="104E47ED" w14:textId="77777777" w:rsidR="006D75B3" w:rsidRPr="0018426B" w:rsidRDefault="006D75B3" w:rsidP="00D101E3">
            <w:pPr>
              <w:keepNext/>
              <w:jc w:val="center"/>
            </w:pPr>
            <w:r w:rsidRPr="0018426B">
              <w:t>-</w:t>
            </w:r>
          </w:p>
        </w:tc>
      </w:tr>
    </w:tbl>
    <w:p w14:paraId="2CBC9DE2" w14:textId="77777777" w:rsidR="00F37C56" w:rsidRDefault="00F37C56" w:rsidP="00A9522E">
      <w:pPr>
        <w:rPr>
          <w:b/>
          <w:bCs/>
        </w:rPr>
      </w:pPr>
    </w:p>
    <w:p w14:paraId="70BCE65C" w14:textId="00A9E538" w:rsidR="002831A9" w:rsidRPr="002831A9" w:rsidRDefault="002831A9" w:rsidP="002831A9">
      <w:pPr>
        <w:pStyle w:val="Caption"/>
        <w:keepNext/>
        <w:rPr>
          <w:b/>
          <w:bCs/>
          <w:i w:val="0"/>
          <w:iCs w:val="0"/>
          <w:color w:val="auto"/>
          <w:sz w:val="22"/>
          <w:szCs w:val="22"/>
        </w:rPr>
      </w:pPr>
      <w:bookmarkStart w:id="73" w:name="_Ref124966141"/>
      <w:bookmarkStart w:id="74" w:name="_Ref124966299"/>
      <w:r w:rsidRPr="002831A9">
        <w:rPr>
          <w:b/>
          <w:bCs/>
          <w:i w:val="0"/>
          <w:iCs w:val="0"/>
          <w:color w:val="auto"/>
          <w:sz w:val="22"/>
          <w:szCs w:val="22"/>
        </w:rPr>
        <w:t>Table S</w:t>
      </w:r>
      <w:r w:rsidRPr="002831A9">
        <w:rPr>
          <w:b/>
          <w:bCs/>
          <w:i w:val="0"/>
          <w:iCs w:val="0"/>
          <w:color w:val="auto"/>
          <w:sz w:val="22"/>
          <w:szCs w:val="22"/>
        </w:rPr>
        <w:fldChar w:fldCharType="begin"/>
      </w:r>
      <w:r w:rsidRPr="002831A9">
        <w:rPr>
          <w:b/>
          <w:bCs/>
          <w:i w:val="0"/>
          <w:iCs w:val="0"/>
          <w:color w:val="auto"/>
          <w:sz w:val="22"/>
          <w:szCs w:val="22"/>
        </w:rPr>
        <w:instrText xml:space="preserve"> SEQ Table_S \* ARABIC </w:instrText>
      </w:r>
      <w:r w:rsidRPr="002831A9">
        <w:rPr>
          <w:b/>
          <w:bCs/>
          <w:i w:val="0"/>
          <w:iCs w:val="0"/>
          <w:color w:val="auto"/>
          <w:sz w:val="22"/>
          <w:szCs w:val="22"/>
        </w:rPr>
        <w:fldChar w:fldCharType="separate"/>
      </w:r>
      <w:r w:rsidR="009E193E">
        <w:rPr>
          <w:b/>
          <w:bCs/>
          <w:i w:val="0"/>
          <w:iCs w:val="0"/>
          <w:noProof/>
          <w:color w:val="auto"/>
          <w:sz w:val="22"/>
          <w:szCs w:val="22"/>
        </w:rPr>
        <w:t>2</w:t>
      </w:r>
      <w:r w:rsidRPr="002831A9">
        <w:rPr>
          <w:b/>
          <w:bCs/>
          <w:i w:val="0"/>
          <w:iCs w:val="0"/>
          <w:color w:val="auto"/>
          <w:sz w:val="22"/>
          <w:szCs w:val="22"/>
        </w:rPr>
        <w:fldChar w:fldCharType="end"/>
      </w:r>
      <w:bookmarkEnd w:id="73"/>
      <w:r w:rsidRPr="002831A9">
        <w:rPr>
          <w:b/>
          <w:bCs/>
          <w:i w:val="0"/>
          <w:iCs w:val="0"/>
          <w:color w:val="auto"/>
          <w:sz w:val="22"/>
          <w:szCs w:val="22"/>
        </w:rPr>
        <w:t>. CEPCI values from 2019 to 2022</w:t>
      </w:r>
      <w:sdt>
        <w:sdtPr>
          <w:rPr>
            <w:bCs/>
            <w:i w:val="0"/>
            <w:iCs w:val="0"/>
            <w:color w:val="000000"/>
            <w:sz w:val="22"/>
            <w:szCs w:val="22"/>
            <w:vertAlign w:val="superscript"/>
          </w:rPr>
          <w:tag w:val="MENDELEY_CITATION_v3_eyJjaXRhdGlvbklEIjoiTUVOREVMRVlfQ0lUQVRJT05fNDA4NTk4Y2QtMmVhZS00YjZkLTk4YzctMjkyN2NhNzg1YmEy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
          <w:id w:val="-931891891"/>
          <w:placeholder>
            <w:docPart w:val="DefaultPlaceholder_-1854013440"/>
          </w:placeholder>
        </w:sdtPr>
        <w:sdtContent>
          <w:r w:rsidR="00AB7ECA" w:rsidRPr="00AB7ECA">
            <w:rPr>
              <w:bCs/>
              <w:i w:val="0"/>
              <w:iCs w:val="0"/>
              <w:color w:val="000000"/>
              <w:sz w:val="22"/>
              <w:szCs w:val="22"/>
              <w:vertAlign w:val="superscript"/>
            </w:rPr>
            <w:t>2</w:t>
          </w:r>
        </w:sdtContent>
      </w:sdt>
      <w:r w:rsidRPr="002831A9">
        <w:rPr>
          <w:b/>
          <w:bCs/>
          <w:i w:val="0"/>
          <w:iCs w:val="0"/>
          <w:color w:val="auto"/>
          <w:sz w:val="22"/>
          <w:szCs w:val="22"/>
        </w:rPr>
        <w:t>.</w:t>
      </w:r>
      <w:bookmarkEnd w:id="74"/>
    </w:p>
    <w:tbl>
      <w:tblPr>
        <w:tblStyle w:val="TableGrid"/>
        <w:tblW w:w="0" w:type="auto"/>
        <w:jc w:val="center"/>
        <w:tblLook w:val="04A0" w:firstRow="1" w:lastRow="0" w:firstColumn="1" w:lastColumn="0" w:noHBand="0" w:noVBand="1"/>
      </w:tblPr>
      <w:tblGrid>
        <w:gridCol w:w="2976"/>
        <w:gridCol w:w="899"/>
      </w:tblGrid>
      <w:tr w:rsidR="007E0D00" w:rsidRPr="00C80B9B" w14:paraId="4675F10E" w14:textId="77777777" w:rsidTr="002046CE">
        <w:trPr>
          <w:jc w:val="center"/>
        </w:trPr>
        <w:tc>
          <w:tcPr>
            <w:tcW w:w="2976" w:type="dxa"/>
          </w:tcPr>
          <w:p w14:paraId="4287A6D1" w14:textId="77777777" w:rsidR="007E0D00" w:rsidRPr="00C80B9B" w:rsidRDefault="007E0D00" w:rsidP="003242FB">
            <w:pPr>
              <w:jc w:val="center"/>
              <w:rPr>
                <w:b/>
                <w:bCs/>
              </w:rPr>
            </w:pPr>
            <w:r w:rsidRPr="00C80B9B">
              <w:rPr>
                <w:b/>
                <w:bCs/>
              </w:rPr>
              <w:t>Year</w:t>
            </w:r>
          </w:p>
        </w:tc>
        <w:tc>
          <w:tcPr>
            <w:tcW w:w="899" w:type="dxa"/>
          </w:tcPr>
          <w:p w14:paraId="691785D3" w14:textId="387FFF18" w:rsidR="007E0D00" w:rsidRPr="00C80B9B" w:rsidRDefault="007E0D00" w:rsidP="003242FB">
            <w:pPr>
              <w:jc w:val="center"/>
              <w:rPr>
                <w:b/>
                <w:bCs/>
              </w:rPr>
            </w:pPr>
            <w:r w:rsidRPr="00C80B9B">
              <w:rPr>
                <w:b/>
                <w:bCs/>
              </w:rPr>
              <w:t>CEPCI</w:t>
            </w:r>
          </w:p>
        </w:tc>
      </w:tr>
      <w:tr w:rsidR="007E0D00" w:rsidRPr="00C80B9B" w14:paraId="04240620" w14:textId="77777777" w:rsidTr="002046CE">
        <w:trPr>
          <w:jc w:val="center"/>
        </w:trPr>
        <w:tc>
          <w:tcPr>
            <w:tcW w:w="2976" w:type="dxa"/>
          </w:tcPr>
          <w:p w14:paraId="35AD742A" w14:textId="77777777" w:rsidR="007E0D00" w:rsidRPr="00C80B9B" w:rsidRDefault="007E0D00" w:rsidP="003242FB">
            <w:pPr>
              <w:jc w:val="center"/>
            </w:pPr>
            <w:r w:rsidRPr="00C80B9B">
              <w:t>2019</w:t>
            </w:r>
          </w:p>
        </w:tc>
        <w:tc>
          <w:tcPr>
            <w:tcW w:w="899" w:type="dxa"/>
          </w:tcPr>
          <w:p w14:paraId="5A4E2D13" w14:textId="77777777" w:rsidR="007E0D00" w:rsidRPr="00C80B9B" w:rsidRDefault="007E0D00" w:rsidP="003242FB">
            <w:pPr>
              <w:jc w:val="center"/>
            </w:pPr>
            <w:r w:rsidRPr="00C80B9B">
              <w:t>607.5</w:t>
            </w:r>
          </w:p>
        </w:tc>
      </w:tr>
      <w:tr w:rsidR="007E0D00" w:rsidRPr="00C80B9B" w14:paraId="324C6741" w14:textId="77777777" w:rsidTr="002046CE">
        <w:trPr>
          <w:jc w:val="center"/>
        </w:trPr>
        <w:tc>
          <w:tcPr>
            <w:tcW w:w="2976" w:type="dxa"/>
          </w:tcPr>
          <w:p w14:paraId="750BB364" w14:textId="77777777" w:rsidR="007E0D00" w:rsidRPr="00C80B9B" w:rsidRDefault="007E0D00" w:rsidP="003242FB">
            <w:pPr>
              <w:jc w:val="center"/>
            </w:pPr>
            <w:r w:rsidRPr="00C80B9B">
              <w:t>2020</w:t>
            </w:r>
          </w:p>
        </w:tc>
        <w:tc>
          <w:tcPr>
            <w:tcW w:w="899" w:type="dxa"/>
          </w:tcPr>
          <w:p w14:paraId="5CEE0541" w14:textId="77777777" w:rsidR="007E0D00" w:rsidRPr="00C80B9B" w:rsidRDefault="007E0D00" w:rsidP="003242FB">
            <w:pPr>
              <w:jc w:val="center"/>
            </w:pPr>
            <w:r w:rsidRPr="00C80B9B">
              <w:t>596.2</w:t>
            </w:r>
          </w:p>
        </w:tc>
      </w:tr>
      <w:tr w:rsidR="007E0D00" w:rsidRPr="00C80B9B" w14:paraId="561CE29F" w14:textId="77777777" w:rsidTr="002046CE">
        <w:trPr>
          <w:jc w:val="center"/>
        </w:trPr>
        <w:tc>
          <w:tcPr>
            <w:tcW w:w="2976" w:type="dxa"/>
          </w:tcPr>
          <w:p w14:paraId="3821FDE2" w14:textId="77777777" w:rsidR="007E0D00" w:rsidRPr="00C80B9B" w:rsidRDefault="007E0D00" w:rsidP="003242FB">
            <w:pPr>
              <w:jc w:val="center"/>
            </w:pPr>
            <w:r w:rsidRPr="00C80B9B">
              <w:t>2021</w:t>
            </w:r>
          </w:p>
        </w:tc>
        <w:tc>
          <w:tcPr>
            <w:tcW w:w="899" w:type="dxa"/>
          </w:tcPr>
          <w:p w14:paraId="0B1595B4" w14:textId="77777777" w:rsidR="007E0D00" w:rsidRPr="00C80B9B" w:rsidRDefault="007E0D00" w:rsidP="003242FB">
            <w:pPr>
              <w:jc w:val="center"/>
            </w:pPr>
            <w:r w:rsidRPr="00C80B9B">
              <w:t>708.0</w:t>
            </w:r>
          </w:p>
        </w:tc>
      </w:tr>
      <w:tr w:rsidR="007E0D00" w:rsidRPr="00C80B9B" w14:paraId="2D1F791B" w14:textId="77777777" w:rsidTr="002046CE">
        <w:trPr>
          <w:jc w:val="center"/>
        </w:trPr>
        <w:tc>
          <w:tcPr>
            <w:tcW w:w="2976" w:type="dxa"/>
          </w:tcPr>
          <w:p w14:paraId="2D2ECB80" w14:textId="77777777" w:rsidR="007E0D00" w:rsidRPr="00C80B9B" w:rsidRDefault="007E0D00" w:rsidP="003242FB">
            <w:pPr>
              <w:jc w:val="center"/>
            </w:pPr>
            <w:r w:rsidRPr="00C80B9B">
              <w:t>2022 (average till September)</w:t>
            </w:r>
          </w:p>
        </w:tc>
        <w:tc>
          <w:tcPr>
            <w:tcW w:w="899" w:type="dxa"/>
          </w:tcPr>
          <w:p w14:paraId="7741A9E4" w14:textId="77777777" w:rsidR="007E0D00" w:rsidRPr="00C80B9B" w:rsidRDefault="007E0D00" w:rsidP="003242FB">
            <w:pPr>
              <w:jc w:val="center"/>
            </w:pPr>
            <w:r w:rsidRPr="00C80B9B">
              <w:t>817.5</w:t>
            </w:r>
          </w:p>
        </w:tc>
      </w:tr>
    </w:tbl>
    <w:p w14:paraId="3FA82F5C" w14:textId="77777777" w:rsidR="0053051E" w:rsidRDefault="0053051E" w:rsidP="00A9522E">
      <w:pPr>
        <w:rPr>
          <w:b/>
          <w:bCs/>
        </w:rPr>
      </w:pPr>
    </w:p>
    <w:p w14:paraId="6BE1FB6F" w14:textId="65AA0A51" w:rsidR="002831A9" w:rsidRPr="002831A9" w:rsidRDefault="002831A9" w:rsidP="002831A9">
      <w:pPr>
        <w:pStyle w:val="Caption"/>
        <w:keepNext/>
        <w:rPr>
          <w:b/>
          <w:bCs/>
          <w:i w:val="0"/>
          <w:iCs w:val="0"/>
          <w:color w:val="auto"/>
          <w:sz w:val="22"/>
          <w:szCs w:val="22"/>
        </w:rPr>
      </w:pPr>
      <w:bookmarkStart w:id="75" w:name="_Ref124968847"/>
      <w:r w:rsidRPr="002831A9">
        <w:rPr>
          <w:b/>
          <w:bCs/>
          <w:i w:val="0"/>
          <w:iCs w:val="0"/>
          <w:color w:val="auto"/>
          <w:sz w:val="22"/>
          <w:szCs w:val="22"/>
        </w:rPr>
        <w:t>Table S</w:t>
      </w:r>
      <w:r w:rsidRPr="002831A9">
        <w:rPr>
          <w:b/>
          <w:bCs/>
          <w:i w:val="0"/>
          <w:iCs w:val="0"/>
          <w:color w:val="auto"/>
          <w:sz w:val="22"/>
          <w:szCs w:val="22"/>
        </w:rPr>
        <w:fldChar w:fldCharType="begin"/>
      </w:r>
      <w:r w:rsidRPr="002831A9">
        <w:rPr>
          <w:b/>
          <w:bCs/>
          <w:i w:val="0"/>
          <w:iCs w:val="0"/>
          <w:color w:val="auto"/>
          <w:sz w:val="22"/>
          <w:szCs w:val="22"/>
        </w:rPr>
        <w:instrText xml:space="preserve"> SEQ Table_S \* ARABIC </w:instrText>
      </w:r>
      <w:r w:rsidRPr="002831A9">
        <w:rPr>
          <w:b/>
          <w:bCs/>
          <w:i w:val="0"/>
          <w:iCs w:val="0"/>
          <w:color w:val="auto"/>
          <w:sz w:val="22"/>
          <w:szCs w:val="22"/>
        </w:rPr>
        <w:fldChar w:fldCharType="separate"/>
      </w:r>
      <w:r w:rsidR="009E193E">
        <w:rPr>
          <w:b/>
          <w:bCs/>
          <w:i w:val="0"/>
          <w:iCs w:val="0"/>
          <w:noProof/>
          <w:color w:val="auto"/>
          <w:sz w:val="22"/>
          <w:szCs w:val="22"/>
        </w:rPr>
        <w:t>3</w:t>
      </w:r>
      <w:r w:rsidRPr="002831A9">
        <w:rPr>
          <w:b/>
          <w:bCs/>
          <w:i w:val="0"/>
          <w:iCs w:val="0"/>
          <w:color w:val="auto"/>
          <w:sz w:val="22"/>
          <w:szCs w:val="22"/>
        </w:rPr>
        <w:fldChar w:fldCharType="end"/>
      </w:r>
      <w:bookmarkEnd w:id="75"/>
      <w:r w:rsidRPr="002831A9">
        <w:rPr>
          <w:b/>
          <w:bCs/>
          <w:i w:val="0"/>
          <w:iCs w:val="0"/>
          <w:color w:val="auto"/>
          <w:sz w:val="22"/>
          <w:szCs w:val="22"/>
        </w:rPr>
        <w:t>. Levelized cost of electricity in USD MWh</w:t>
      </w:r>
      <w:r w:rsidRPr="002831A9">
        <w:rPr>
          <w:b/>
          <w:bCs/>
          <w:i w:val="0"/>
          <w:iCs w:val="0"/>
          <w:color w:val="auto"/>
          <w:sz w:val="22"/>
          <w:szCs w:val="22"/>
          <w:vertAlign w:val="superscript"/>
        </w:rPr>
        <w:t>-1</w:t>
      </w:r>
      <w:r w:rsidRPr="002831A9">
        <w:rPr>
          <w:b/>
          <w:bCs/>
          <w:i w:val="0"/>
          <w:iCs w:val="0"/>
          <w:color w:val="auto"/>
          <w:sz w:val="22"/>
          <w:szCs w:val="22"/>
        </w:rPr>
        <w:t xml:space="preserve"> and capacity factors (CF) in %</w:t>
      </w:r>
      <w:sdt>
        <w:sdtPr>
          <w:rPr>
            <w:bCs/>
            <w:i w:val="0"/>
            <w:iCs w:val="0"/>
            <w:color w:val="000000"/>
            <w:sz w:val="22"/>
            <w:szCs w:val="22"/>
            <w:vertAlign w:val="superscript"/>
          </w:rPr>
          <w:tag w:val="MENDELEY_CITATION_v3_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"/>
          <w:id w:val="493306054"/>
          <w:placeholder>
            <w:docPart w:val="DefaultPlaceholder_-1854013440"/>
          </w:placeholder>
        </w:sdtPr>
        <w:sdtContent>
          <w:r w:rsidR="00AB7ECA" w:rsidRPr="00AB7ECA">
            <w:rPr>
              <w:bCs/>
              <w:i w:val="0"/>
              <w:iCs w:val="0"/>
              <w:color w:val="000000"/>
              <w:sz w:val="22"/>
              <w:szCs w:val="22"/>
              <w:vertAlign w:val="superscript"/>
            </w:rPr>
            <w:t>5–7</w:t>
          </w:r>
        </w:sdtContent>
      </w:sdt>
      <w:r w:rsidRPr="002831A9">
        <w:rPr>
          <w:b/>
          <w:bCs/>
          <w:i w:val="0"/>
          <w:iCs w:val="0"/>
          <w:color w:val="auto"/>
          <w:sz w:val="22"/>
          <w:szCs w:val="22"/>
        </w:rPr>
        <w:t>.</w:t>
      </w:r>
    </w:p>
    <w:tbl>
      <w:tblPr>
        <w:tblStyle w:val="TableGrid"/>
        <w:tblW w:w="8221" w:type="dxa"/>
        <w:jc w:val="center"/>
        <w:tblLayout w:type="fixed"/>
        <w:tblLook w:val="04A0" w:firstRow="1" w:lastRow="0" w:firstColumn="1" w:lastColumn="0" w:noHBand="0" w:noVBand="1"/>
      </w:tblPr>
      <w:tblGrid>
        <w:gridCol w:w="1895"/>
        <w:gridCol w:w="1047"/>
        <w:gridCol w:w="685"/>
        <w:gridCol w:w="723"/>
        <w:gridCol w:w="708"/>
        <w:gridCol w:w="1047"/>
        <w:gridCol w:w="685"/>
        <w:gridCol w:w="723"/>
        <w:gridCol w:w="708"/>
      </w:tblGrid>
      <w:tr w:rsidR="000C5163" w:rsidRPr="0018426B" w14:paraId="5F036DEA" w14:textId="77777777" w:rsidTr="000C5163">
        <w:trPr>
          <w:trHeight w:val="288"/>
          <w:jc w:val="center"/>
        </w:trPr>
        <w:tc>
          <w:tcPr>
            <w:tcW w:w="1895" w:type="dxa"/>
            <w:noWrap/>
          </w:tcPr>
          <w:p w14:paraId="77B12983" w14:textId="77777777" w:rsidR="000C5163" w:rsidRPr="0018426B" w:rsidRDefault="000C5163" w:rsidP="00A9522E">
            <w:pPr>
              <w:rPr>
                <w:rFonts w:eastAsia="Times New Roman"/>
                <w:color w:val="000000"/>
              </w:rPr>
            </w:pPr>
          </w:p>
        </w:tc>
        <w:tc>
          <w:tcPr>
            <w:tcW w:w="3163" w:type="dxa"/>
            <w:gridSpan w:val="4"/>
            <w:noWrap/>
            <w:hideMark/>
          </w:tcPr>
          <w:p w14:paraId="62928BBC" w14:textId="77777777" w:rsidR="000C5163" w:rsidRPr="0018426B" w:rsidRDefault="000C5163" w:rsidP="003242FB">
            <w:pPr>
              <w:jc w:val="center"/>
              <w:rPr>
                <w:rFonts w:eastAsia="Times New Roman"/>
                <w:b/>
                <w:bCs/>
                <w:color w:val="000000"/>
              </w:rPr>
            </w:pPr>
            <w:r w:rsidRPr="0018426B">
              <w:rPr>
                <w:rFonts w:eastAsia="Times New Roman"/>
                <w:b/>
                <w:bCs/>
                <w:color w:val="000000"/>
              </w:rPr>
              <w:t>2019</w:t>
            </w:r>
          </w:p>
        </w:tc>
        <w:tc>
          <w:tcPr>
            <w:tcW w:w="3163" w:type="dxa"/>
            <w:gridSpan w:val="4"/>
            <w:noWrap/>
            <w:hideMark/>
          </w:tcPr>
          <w:p w14:paraId="2B07A2F5" w14:textId="77777777" w:rsidR="000C5163" w:rsidRPr="0018426B" w:rsidRDefault="000C5163" w:rsidP="003242FB">
            <w:pPr>
              <w:jc w:val="center"/>
              <w:rPr>
                <w:rFonts w:eastAsia="Times New Roman"/>
                <w:b/>
                <w:bCs/>
                <w:color w:val="000000"/>
              </w:rPr>
            </w:pPr>
            <w:r w:rsidRPr="0018426B">
              <w:rPr>
                <w:rFonts w:eastAsia="Times New Roman"/>
                <w:b/>
                <w:bCs/>
                <w:color w:val="000000"/>
              </w:rPr>
              <w:t>2020</w:t>
            </w:r>
          </w:p>
        </w:tc>
      </w:tr>
      <w:tr w:rsidR="000C5163" w:rsidRPr="0018426B" w14:paraId="32EE66AF" w14:textId="77777777" w:rsidTr="000C5163">
        <w:trPr>
          <w:trHeight w:val="288"/>
          <w:jc w:val="center"/>
        </w:trPr>
        <w:tc>
          <w:tcPr>
            <w:tcW w:w="1895" w:type="dxa"/>
            <w:noWrap/>
          </w:tcPr>
          <w:p w14:paraId="219C8CD7" w14:textId="77777777" w:rsidR="000C5163" w:rsidRPr="0018426B" w:rsidRDefault="000C5163" w:rsidP="00A9522E">
            <w:pPr>
              <w:rPr>
                <w:rFonts w:eastAsia="Times New Roman"/>
                <w:color w:val="000000"/>
              </w:rPr>
            </w:pPr>
          </w:p>
        </w:tc>
        <w:tc>
          <w:tcPr>
            <w:tcW w:w="1047" w:type="dxa"/>
            <w:noWrap/>
            <w:hideMark/>
          </w:tcPr>
          <w:p w14:paraId="0DD3DDFD" w14:textId="77777777" w:rsidR="000C5163" w:rsidRPr="0018426B" w:rsidRDefault="000C5163" w:rsidP="003242FB">
            <w:pPr>
              <w:jc w:val="center"/>
              <w:rPr>
                <w:rFonts w:eastAsia="Times New Roman"/>
                <w:b/>
                <w:bCs/>
                <w:color w:val="000000"/>
              </w:rPr>
            </w:pPr>
            <w:r w:rsidRPr="0018426B">
              <w:rPr>
                <w:rFonts w:eastAsia="Times New Roman"/>
                <w:b/>
                <w:bCs/>
                <w:color w:val="000000"/>
              </w:rPr>
              <w:t>Average</w:t>
            </w:r>
          </w:p>
        </w:tc>
        <w:tc>
          <w:tcPr>
            <w:tcW w:w="685" w:type="dxa"/>
            <w:noWrap/>
            <w:hideMark/>
          </w:tcPr>
          <w:p w14:paraId="13F7EA23" w14:textId="77777777" w:rsidR="000C5163" w:rsidRPr="0018426B" w:rsidRDefault="000C5163" w:rsidP="003242FB">
            <w:pPr>
              <w:jc w:val="center"/>
              <w:rPr>
                <w:rFonts w:eastAsia="Times New Roman"/>
                <w:b/>
                <w:bCs/>
                <w:color w:val="000000"/>
              </w:rPr>
            </w:pPr>
            <w:r w:rsidRPr="0018426B">
              <w:rPr>
                <w:rFonts w:eastAsia="Times New Roman"/>
                <w:b/>
                <w:bCs/>
                <w:color w:val="000000"/>
              </w:rPr>
              <w:t>Low</w:t>
            </w:r>
          </w:p>
        </w:tc>
        <w:tc>
          <w:tcPr>
            <w:tcW w:w="723" w:type="dxa"/>
            <w:noWrap/>
            <w:hideMark/>
          </w:tcPr>
          <w:p w14:paraId="28DDEF2C" w14:textId="77777777" w:rsidR="000C5163" w:rsidRPr="0018426B" w:rsidRDefault="000C5163" w:rsidP="003242FB">
            <w:pPr>
              <w:jc w:val="center"/>
              <w:rPr>
                <w:rFonts w:eastAsia="Times New Roman"/>
                <w:b/>
                <w:bCs/>
                <w:color w:val="000000"/>
              </w:rPr>
            </w:pPr>
            <w:r w:rsidRPr="0018426B">
              <w:rPr>
                <w:rFonts w:eastAsia="Times New Roman"/>
                <w:b/>
                <w:bCs/>
                <w:color w:val="000000"/>
              </w:rPr>
              <w:t>High</w:t>
            </w:r>
          </w:p>
        </w:tc>
        <w:tc>
          <w:tcPr>
            <w:tcW w:w="708" w:type="dxa"/>
            <w:noWrap/>
            <w:hideMark/>
          </w:tcPr>
          <w:p w14:paraId="652D3623" w14:textId="77777777" w:rsidR="000C5163" w:rsidRPr="0018426B" w:rsidRDefault="000C5163" w:rsidP="003242FB">
            <w:pPr>
              <w:jc w:val="center"/>
              <w:rPr>
                <w:rFonts w:eastAsia="Times New Roman"/>
                <w:b/>
                <w:bCs/>
                <w:color w:val="000000"/>
              </w:rPr>
            </w:pPr>
            <w:r w:rsidRPr="0018426B">
              <w:rPr>
                <w:rFonts w:eastAsia="Times New Roman"/>
                <w:b/>
                <w:bCs/>
                <w:color w:val="000000"/>
              </w:rPr>
              <w:t>CF</w:t>
            </w:r>
          </w:p>
        </w:tc>
        <w:tc>
          <w:tcPr>
            <w:tcW w:w="1047" w:type="dxa"/>
            <w:noWrap/>
            <w:hideMark/>
          </w:tcPr>
          <w:p w14:paraId="1282BDAD" w14:textId="77777777" w:rsidR="000C5163" w:rsidRPr="0018426B" w:rsidRDefault="000C5163" w:rsidP="003242FB">
            <w:pPr>
              <w:jc w:val="center"/>
              <w:rPr>
                <w:rFonts w:eastAsia="Times New Roman"/>
                <w:b/>
                <w:bCs/>
                <w:color w:val="000000"/>
              </w:rPr>
            </w:pPr>
            <w:r w:rsidRPr="0018426B">
              <w:rPr>
                <w:rFonts w:eastAsia="Times New Roman"/>
                <w:b/>
                <w:bCs/>
                <w:color w:val="000000"/>
              </w:rPr>
              <w:t>Average</w:t>
            </w:r>
          </w:p>
        </w:tc>
        <w:tc>
          <w:tcPr>
            <w:tcW w:w="685" w:type="dxa"/>
            <w:noWrap/>
            <w:hideMark/>
          </w:tcPr>
          <w:p w14:paraId="3CB34AF9" w14:textId="77777777" w:rsidR="000C5163" w:rsidRPr="0018426B" w:rsidRDefault="000C5163" w:rsidP="003242FB">
            <w:pPr>
              <w:jc w:val="center"/>
              <w:rPr>
                <w:rFonts w:eastAsia="Times New Roman"/>
                <w:b/>
                <w:bCs/>
                <w:color w:val="000000"/>
              </w:rPr>
            </w:pPr>
            <w:r w:rsidRPr="0018426B">
              <w:rPr>
                <w:rFonts w:eastAsia="Times New Roman"/>
                <w:b/>
                <w:bCs/>
                <w:color w:val="000000"/>
              </w:rPr>
              <w:t>Low</w:t>
            </w:r>
          </w:p>
        </w:tc>
        <w:tc>
          <w:tcPr>
            <w:tcW w:w="723" w:type="dxa"/>
            <w:noWrap/>
            <w:hideMark/>
          </w:tcPr>
          <w:p w14:paraId="455003FB" w14:textId="77777777" w:rsidR="000C5163" w:rsidRPr="0018426B" w:rsidRDefault="000C5163" w:rsidP="003242FB">
            <w:pPr>
              <w:jc w:val="center"/>
              <w:rPr>
                <w:rFonts w:eastAsia="Times New Roman"/>
                <w:b/>
                <w:bCs/>
                <w:color w:val="000000"/>
              </w:rPr>
            </w:pPr>
            <w:r w:rsidRPr="0018426B">
              <w:rPr>
                <w:rFonts w:eastAsia="Times New Roman"/>
                <w:b/>
                <w:bCs/>
                <w:color w:val="000000"/>
              </w:rPr>
              <w:t>High</w:t>
            </w:r>
          </w:p>
        </w:tc>
        <w:tc>
          <w:tcPr>
            <w:tcW w:w="708" w:type="dxa"/>
            <w:noWrap/>
            <w:hideMark/>
          </w:tcPr>
          <w:p w14:paraId="29B57FA3" w14:textId="77777777" w:rsidR="000C5163" w:rsidRPr="0018426B" w:rsidRDefault="000C5163" w:rsidP="003242FB">
            <w:pPr>
              <w:jc w:val="center"/>
              <w:rPr>
                <w:rFonts w:eastAsia="Times New Roman"/>
                <w:b/>
                <w:bCs/>
                <w:color w:val="000000"/>
              </w:rPr>
            </w:pPr>
            <w:r w:rsidRPr="0018426B">
              <w:rPr>
                <w:rFonts w:eastAsia="Times New Roman"/>
                <w:b/>
                <w:bCs/>
                <w:color w:val="000000"/>
              </w:rPr>
              <w:t>CF</w:t>
            </w:r>
          </w:p>
        </w:tc>
      </w:tr>
      <w:tr w:rsidR="000C5163" w:rsidRPr="0018426B" w14:paraId="13A7D932" w14:textId="77777777" w:rsidTr="000C5163">
        <w:trPr>
          <w:trHeight w:val="288"/>
          <w:jc w:val="center"/>
        </w:trPr>
        <w:tc>
          <w:tcPr>
            <w:tcW w:w="1895" w:type="dxa"/>
            <w:noWrap/>
            <w:hideMark/>
          </w:tcPr>
          <w:p w14:paraId="7EE61293" w14:textId="77777777" w:rsidR="000C5163" w:rsidRPr="0018426B" w:rsidRDefault="000C5163" w:rsidP="003242FB">
            <w:pPr>
              <w:jc w:val="center"/>
              <w:rPr>
                <w:rFonts w:eastAsia="Times New Roman"/>
                <w:color w:val="000000"/>
              </w:rPr>
            </w:pPr>
            <w:r w:rsidRPr="0018426B">
              <w:rPr>
                <w:rFonts w:eastAsia="Times New Roman"/>
                <w:color w:val="000000"/>
              </w:rPr>
              <w:t>Wind - on shore</w:t>
            </w:r>
          </w:p>
        </w:tc>
        <w:tc>
          <w:tcPr>
            <w:tcW w:w="1047" w:type="dxa"/>
            <w:noWrap/>
            <w:hideMark/>
          </w:tcPr>
          <w:p w14:paraId="5B638AC9" w14:textId="77777777" w:rsidR="000C5163" w:rsidRPr="0018426B" w:rsidRDefault="000C5163" w:rsidP="003242FB">
            <w:pPr>
              <w:jc w:val="center"/>
              <w:rPr>
                <w:rFonts w:eastAsia="Times New Roman"/>
                <w:color w:val="000000"/>
              </w:rPr>
            </w:pPr>
            <w:r w:rsidRPr="0018426B">
              <w:rPr>
                <w:rFonts w:eastAsia="Times New Roman"/>
                <w:color w:val="000000"/>
              </w:rPr>
              <w:t>67</w:t>
            </w:r>
          </w:p>
        </w:tc>
        <w:tc>
          <w:tcPr>
            <w:tcW w:w="685" w:type="dxa"/>
            <w:noWrap/>
            <w:hideMark/>
          </w:tcPr>
          <w:p w14:paraId="14D024C1" w14:textId="77777777" w:rsidR="000C5163" w:rsidRPr="0018426B" w:rsidRDefault="000C5163" w:rsidP="003242FB">
            <w:pPr>
              <w:jc w:val="center"/>
              <w:rPr>
                <w:rFonts w:eastAsia="Times New Roman"/>
                <w:color w:val="000000"/>
              </w:rPr>
            </w:pPr>
            <w:r w:rsidRPr="0018426B">
              <w:rPr>
                <w:rFonts w:eastAsia="Times New Roman"/>
                <w:color w:val="000000"/>
              </w:rPr>
              <w:t>37</w:t>
            </w:r>
          </w:p>
        </w:tc>
        <w:tc>
          <w:tcPr>
            <w:tcW w:w="723" w:type="dxa"/>
            <w:noWrap/>
            <w:hideMark/>
          </w:tcPr>
          <w:p w14:paraId="101EAA87" w14:textId="77777777" w:rsidR="000C5163" w:rsidRPr="0018426B" w:rsidRDefault="000C5163" w:rsidP="003242FB">
            <w:pPr>
              <w:jc w:val="center"/>
              <w:rPr>
                <w:rFonts w:eastAsia="Times New Roman"/>
                <w:color w:val="000000"/>
              </w:rPr>
            </w:pPr>
            <w:r w:rsidRPr="0018426B">
              <w:rPr>
                <w:rFonts w:eastAsia="Times New Roman"/>
                <w:color w:val="000000"/>
              </w:rPr>
              <w:t>96</w:t>
            </w:r>
          </w:p>
        </w:tc>
        <w:tc>
          <w:tcPr>
            <w:tcW w:w="708" w:type="dxa"/>
            <w:noWrap/>
            <w:hideMark/>
          </w:tcPr>
          <w:p w14:paraId="0380A92E" w14:textId="77777777" w:rsidR="000C5163" w:rsidRPr="0018426B" w:rsidRDefault="000C5163" w:rsidP="003242FB">
            <w:pPr>
              <w:jc w:val="center"/>
              <w:rPr>
                <w:rFonts w:eastAsia="Times New Roman"/>
                <w:color w:val="000000"/>
              </w:rPr>
            </w:pPr>
            <w:r w:rsidRPr="0018426B">
              <w:rPr>
                <w:rFonts w:eastAsia="Times New Roman"/>
                <w:color w:val="000000"/>
              </w:rPr>
              <w:t>35.6</w:t>
            </w:r>
          </w:p>
        </w:tc>
        <w:tc>
          <w:tcPr>
            <w:tcW w:w="1047" w:type="dxa"/>
            <w:noWrap/>
            <w:hideMark/>
          </w:tcPr>
          <w:p w14:paraId="79E6FCA9" w14:textId="77777777" w:rsidR="000C5163" w:rsidRPr="0018426B" w:rsidRDefault="000C5163" w:rsidP="003242FB">
            <w:pPr>
              <w:jc w:val="center"/>
              <w:rPr>
                <w:rFonts w:eastAsia="Times New Roman"/>
                <w:color w:val="000000"/>
              </w:rPr>
            </w:pPr>
            <w:r w:rsidRPr="0018426B">
              <w:rPr>
                <w:rFonts w:eastAsia="Times New Roman"/>
                <w:color w:val="000000"/>
              </w:rPr>
              <w:t>45</w:t>
            </w:r>
          </w:p>
        </w:tc>
        <w:tc>
          <w:tcPr>
            <w:tcW w:w="685" w:type="dxa"/>
            <w:noWrap/>
            <w:hideMark/>
          </w:tcPr>
          <w:p w14:paraId="2D77CD04" w14:textId="77777777" w:rsidR="000C5163" w:rsidRPr="0018426B" w:rsidRDefault="000C5163" w:rsidP="003242FB">
            <w:pPr>
              <w:jc w:val="center"/>
              <w:rPr>
                <w:rFonts w:eastAsia="Times New Roman"/>
                <w:color w:val="000000"/>
              </w:rPr>
            </w:pPr>
            <w:r w:rsidRPr="0018426B">
              <w:rPr>
                <w:rFonts w:eastAsia="Times New Roman"/>
                <w:color w:val="000000"/>
              </w:rPr>
              <w:t>35</w:t>
            </w:r>
          </w:p>
        </w:tc>
        <w:tc>
          <w:tcPr>
            <w:tcW w:w="723" w:type="dxa"/>
            <w:noWrap/>
            <w:hideMark/>
          </w:tcPr>
          <w:p w14:paraId="6800E266" w14:textId="77777777" w:rsidR="000C5163" w:rsidRPr="0018426B" w:rsidRDefault="000C5163" w:rsidP="003242FB">
            <w:pPr>
              <w:jc w:val="center"/>
              <w:rPr>
                <w:rFonts w:eastAsia="Times New Roman"/>
                <w:color w:val="000000"/>
              </w:rPr>
            </w:pPr>
            <w:r w:rsidRPr="0018426B">
              <w:rPr>
                <w:rFonts w:eastAsia="Times New Roman"/>
                <w:color w:val="000000"/>
              </w:rPr>
              <w:t>65</w:t>
            </w:r>
          </w:p>
        </w:tc>
        <w:tc>
          <w:tcPr>
            <w:tcW w:w="708" w:type="dxa"/>
            <w:noWrap/>
            <w:hideMark/>
          </w:tcPr>
          <w:p w14:paraId="04FA5BFE" w14:textId="77777777" w:rsidR="000C5163" w:rsidRPr="0018426B" w:rsidRDefault="000C5163" w:rsidP="003242FB">
            <w:pPr>
              <w:jc w:val="center"/>
              <w:rPr>
                <w:rFonts w:eastAsia="Times New Roman"/>
                <w:color w:val="000000"/>
              </w:rPr>
            </w:pPr>
            <w:r w:rsidRPr="0018426B">
              <w:rPr>
                <w:rFonts w:eastAsia="Times New Roman"/>
                <w:color w:val="000000"/>
              </w:rPr>
              <w:t>36.0</w:t>
            </w:r>
          </w:p>
        </w:tc>
      </w:tr>
      <w:tr w:rsidR="000C5163" w:rsidRPr="0018426B" w14:paraId="46C4E21D" w14:textId="77777777" w:rsidTr="000C5163">
        <w:trPr>
          <w:trHeight w:val="288"/>
          <w:jc w:val="center"/>
        </w:trPr>
        <w:tc>
          <w:tcPr>
            <w:tcW w:w="1895" w:type="dxa"/>
            <w:noWrap/>
            <w:hideMark/>
          </w:tcPr>
          <w:p w14:paraId="2944164D" w14:textId="77777777" w:rsidR="000C5163" w:rsidRPr="0018426B" w:rsidRDefault="000C5163" w:rsidP="003242FB">
            <w:pPr>
              <w:jc w:val="center"/>
              <w:rPr>
                <w:rFonts w:eastAsia="Times New Roman"/>
                <w:color w:val="000000"/>
              </w:rPr>
            </w:pPr>
            <w:r w:rsidRPr="0018426B">
              <w:rPr>
                <w:rFonts w:eastAsia="Times New Roman"/>
                <w:color w:val="000000"/>
              </w:rPr>
              <w:t>Solar PV</w:t>
            </w:r>
          </w:p>
        </w:tc>
        <w:tc>
          <w:tcPr>
            <w:tcW w:w="1047" w:type="dxa"/>
            <w:noWrap/>
            <w:hideMark/>
          </w:tcPr>
          <w:p w14:paraId="34185839" w14:textId="77777777" w:rsidR="000C5163" w:rsidRPr="0018426B" w:rsidRDefault="000C5163" w:rsidP="003242FB">
            <w:pPr>
              <w:jc w:val="center"/>
              <w:rPr>
                <w:rFonts w:eastAsia="Times New Roman"/>
                <w:color w:val="000000"/>
              </w:rPr>
            </w:pPr>
            <w:r w:rsidRPr="0018426B">
              <w:rPr>
                <w:rFonts w:eastAsia="Times New Roman"/>
                <w:color w:val="000000"/>
              </w:rPr>
              <w:t>68</w:t>
            </w:r>
          </w:p>
        </w:tc>
        <w:tc>
          <w:tcPr>
            <w:tcW w:w="685" w:type="dxa"/>
            <w:noWrap/>
            <w:hideMark/>
          </w:tcPr>
          <w:p w14:paraId="24FD4ACA" w14:textId="77777777" w:rsidR="000C5163" w:rsidRPr="0018426B" w:rsidRDefault="000C5163" w:rsidP="003242FB">
            <w:pPr>
              <w:jc w:val="center"/>
              <w:rPr>
                <w:rFonts w:eastAsia="Times New Roman"/>
                <w:color w:val="000000"/>
              </w:rPr>
            </w:pPr>
            <w:r w:rsidRPr="0018426B">
              <w:rPr>
                <w:rFonts w:eastAsia="Times New Roman"/>
                <w:color w:val="000000"/>
              </w:rPr>
              <w:t>52</w:t>
            </w:r>
          </w:p>
        </w:tc>
        <w:tc>
          <w:tcPr>
            <w:tcW w:w="723" w:type="dxa"/>
            <w:noWrap/>
            <w:hideMark/>
          </w:tcPr>
          <w:p w14:paraId="242AF72F" w14:textId="77777777" w:rsidR="000C5163" w:rsidRPr="0018426B" w:rsidRDefault="000C5163" w:rsidP="003242FB">
            <w:pPr>
              <w:jc w:val="center"/>
              <w:rPr>
                <w:rFonts w:eastAsia="Times New Roman"/>
                <w:color w:val="000000"/>
              </w:rPr>
            </w:pPr>
            <w:r w:rsidRPr="0018426B">
              <w:rPr>
                <w:rFonts w:eastAsia="Times New Roman"/>
                <w:color w:val="000000"/>
              </w:rPr>
              <w:t>190</w:t>
            </w:r>
          </w:p>
        </w:tc>
        <w:tc>
          <w:tcPr>
            <w:tcW w:w="708" w:type="dxa"/>
            <w:noWrap/>
            <w:hideMark/>
          </w:tcPr>
          <w:p w14:paraId="1F598AB6" w14:textId="77777777" w:rsidR="000C5163" w:rsidRPr="0018426B" w:rsidRDefault="000C5163" w:rsidP="003242FB">
            <w:pPr>
              <w:jc w:val="center"/>
              <w:rPr>
                <w:rFonts w:eastAsia="Times New Roman"/>
                <w:color w:val="000000"/>
              </w:rPr>
            </w:pPr>
            <w:r w:rsidRPr="0018426B">
              <w:rPr>
                <w:rFonts w:eastAsia="Times New Roman"/>
                <w:color w:val="000000"/>
              </w:rPr>
              <w:t>17.5</w:t>
            </w:r>
          </w:p>
        </w:tc>
        <w:tc>
          <w:tcPr>
            <w:tcW w:w="1047" w:type="dxa"/>
            <w:noWrap/>
            <w:hideMark/>
          </w:tcPr>
          <w:p w14:paraId="492B2A47" w14:textId="77777777" w:rsidR="000C5163" w:rsidRPr="0018426B" w:rsidRDefault="000C5163" w:rsidP="003242FB">
            <w:pPr>
              <w:jc w:val="center"/>
              <w:rPr>
                <w:rFonts w:eastAsia="Times New Roman"/>
                <w:color w:val="000000"/>
              </w:rPr>
            </w:pPr>
            <w:r w:rsidRPr="0018426B">
              <w:rPr>
                <w:rFonts w:eastAsia="Times New Roman"/>
                <w:color w:val="000000"/>
              </w:rPr>
              <w:t>57</w:t>
            </w:r>
          </w:p>
        </w:tc>
        <w:tc>
          <w:tcPr>
            <w:tcW w:w="685" w:type="dxa"/>
            <w:noWrap/>
            <w:hideMark/>
          </w:tcPr>
          <w:p w14:paraId="1801CE8C" w14:textId="77777777" w:rsidR="000C5163" w:rsidRPr="0018426B" w:rsidRDefault="000C5163" w:rsidP="003242FB">
            <w:pPr>
              <w:jc w:val="center"/>
              <w:rPr>
                <w:rFonts w:eastAsia="Times New Roman"/>
                <w:color w:val="000000"/>
              </w:rPr>
            </w:pPr>
            <w:r w:rsidRPr="0018426B">
              <w:rPr>
                <w:rFonts w:eastAsia="Times New Roman"/>
                <w:color w:val="000000"/>
              </w:rPr>
              <w:t>39</w:t>
            </w:r>
          </w:p>
        </w:tc>
        <w:tc>
          <w:tcPr>
            <w:tcW w:w="723" w:type="dxa"/>
            <w:noWrap/>
            <w:hideMark/>
          </w:tcPr>
          <w:p w14:paraId="185D81CA" w14:textId="77777777" w:rsidR="000C5163" w:rsidRPr="0018426B" w:rsidRDefault="000C5163" w:rsidP="003242FB">
            <w:pPr>
              <w:jc w:val="center"/>
              <w:rPr>
                <w:rFonts w:eastAsia="Times New Roman"/>
                <w:color w:val="000000"/>
              </w:rPr>
            </w:pPr>
            <w:r w:rsidRPr="0018426B">
              <w:rPr>
                <w:rFonts w:eastAsia="Times New Roman"/>
                <w:color w:val="000000"/>
              </w:rPr>
              <w:t>163</w:t>
            </w:r>
          </w:p>
        </w:tc>
        <w:tc>
          <w:tcPr>
            <w:tcW w:w="708" w:type="dxa"/>
            <w:noWrap/>
            <w:hideMark/>
          </w:tcPr>
          <w:p w14:paraId="5648ED4F" w14:textId="77777777" w:rsidR="000C5163" w:rsidRPr="0018426B" w:rsidRDefault="000C5163" w:rsidP="003242FB">
            <w:pPr>
              <w:jc w:val="center"/>
              <w:rPr>
                <w:rFonts w:eastAsia="Times New Roman"/>
                <w:color w:val="000000"/>
              </w:rPr>
            </w:pPr>
            <w:r w:rsidRPr="0018426B">
              <w:rPr>
                <w:rFonts w:eastAsia="Times New Roman"/>
                <w:color w:val="000000"/>
              </w:rPr>
              <w:t>16.1</w:t>
            </w:r>
          </w:p>
        </w:tc>
      </w:tr>
    </w:tbl>
    <w:p w14:paraId="14B0E7EF" w14:textId="77777777" w:rsidR="000C5163" w:rsidRPr="0018426B" w:rsidRDefault="000C5163" w:rsidP="00A9522E">
      <w:pPr>
        <w:rPr>
          <w:b/>
          <w:bCs/>
        </w:rPr>
      </w:pPr>
    </w:p>
    <w:tbl>
      <w:tblPr>
        <w:tblStyle w:val="TableGrid"/>
        <w:tblW w:w="5058" w:type="dxa"/>
        <w:jc w:val="center"/>
        <w:tblLayout w:type="fixed"/>
        <w:tblLook w:val="04A0" w:firstRow="1" w:lastRow="0" w:firstColumn="1" w:lastColumn="0" w:noHBand="0" w:noVBand="1"/>
      </w:tblPr>
      <w:tblGrid>
        <w:gridCol w:w="1895"/>
        <w:gridCol w:w="1047"/>
        <w:gridCol w:w="685"/>
        <w:gridCol w:w="723"/>
        <w:gridCol w:w="708"/>
      </w:tblGrid>
      <w:tr w:rsidR="000C5163" w:rsidRPr="0018426B" w14:paraId="3478D00C" w14:textId="77777777" w:rsidTr="000C5163">
        <w:trPr>
          <w:trHeight w:val="288"/>
          <w:jc w:val="center"/>
        </w:trPr>
        <w:tc>
          <w:tcPr>
            <w:tcW w:w="1895" w:type="dxa"/>
            <w:noWrap/>
          </w:tcPr>
          <w:p w14:paraId="0A88F412" w14:textId="7B2E6AEB" w:rsidR="000C5163" w:rsidRPr="0018426B" w:rsidRDefault="000C5163" w:rsidP="00A9522E">
            <w:pPr>
              <w:rPr>
                <w:rFonts w:eastAsia="Times New Roman"/>
                <w:color w:val="000000"/>
              </w:rPr>
            </w:pPr>
          </w:p>
        </w:tc>
        <w:tc>
          <w:tcPr>
            <w:tcW w:w="3163" w:type="dxa"/>
            <w:gridSpan w:val="4"/>
            <w:noWrap/>
            <w:hideMark/>
          </w:tcPr>
          <w:p w14:paraId="43080B5D" w14:textId="77777777" w:rsidR="000C5163" w:rsidRPr="0018426B" w:rsidRDefault="000C5163" w:rsidP="00054C05">
            <w:pPr>
              <w:jc w:val="center"/>
              <w:rPr>
                <w:rFonts w:eastAsia="Times New Roman"/>
                <w:b/>
                <w:bCs/>
                <w:color w:val="000000"/>
              </w:rPr>
            </w:pPr>
            <w:r w:rsidRPr="0018426B">
              <w:rPr>
                <w:rFonts w:eastAsia="Times New Roman"/>
                <w:b/>
                <w:bCs/>
                <w:color w:val="000000"/>
              </w:rPr>
              <w:t>2021</w:t>
            </w:r>
          </w:p>
        </w:tc>
      </w:tr>
      <w:tr w:rsidR="000C5163" w:rsidRPr="0018426B" w14:paraId="549328AD" w14:textId="77777777" w:rsidTr="000C5163">
        <w:trPr>
          <w:trHeight w:val="288"/>
          <w:jc w:val="center"/>
        </w:trPr>
        <w:tc>
          <w:tcPr>
            <w:tcW w:w="1895" w:type="dxa"/>
            <w:noWrap/>
          </w:tcPr>
          <w:p w14:paraId="19D23155" w14:textId="77777777" w:rsidR="000C5163" w:rsidRPr="0018426B" w:rsidRDefault="000C5163" w:rsidP="00A9522E">
            <w:pPr>
              <w:rPr>
                <w:rFonts w:eastAsia="Times New Roman"/>
                <w:color w:val="000000"/>
              </w:rPr>
            </w:pPr>
          </w:p>
        </w:tc>
        <w:tc>
          <w:tcPr>
            <w:tcW w:w="1047" w:type="dxa"/>
            <w:noWrap/>
            <w:hideMark/>
          </w:tcPr>
          <w:p w14:paraId="2FBB3C9B" w14:textId="77777777" w:rsidR="000C5163" w:rsidRPr="0018426B" w:rsidRDefault="000C5163" w:rsidP="00054C05">
            <w:pPr>
              <w:jc w:val="center"/>
              <w:rPr>
                <w:rFonts w:eastAsia="Times New Roman"/>
                <w:b/>
                <w:bCs/>
                <w:color w:val="000000"/>
              </w:rPr>
            </w:pPr>
            <w:r w:rsidRPr="0018426B">
              <w:rPr>
                <w:rFonts w:eastAsia="Times New Roman"/>
                <w:b/>
                <w:bCs/>
                <w:color w:val="000000"/>
              </w:rPr>
              <w:t>Average</w:t>
            </w:r>
          </w:p>
        </w:tc>
        <w:tc>
          <w:tcPr>
            <w:tcW w:w="685" w:type="dxa"/>
            <w:noWrap/>
            <w:hideMark/>
          </w:tcPr>
          <w:p w14:paraId="3D10DF06" w14:textId="77777777" w:rsidR="000C5163" w:rsidRPr="0018426B" w:rsidRDefault="000C5163" w:rsidP="00054C05">
            <w:pPr>
              <w:jc w:val="center"/>
              <w:rPr>
                <w:rFonts w:eastAsia="Times New Roman"/>
                <w:b/>
                <w:bCs/>
                <w:color w:val="000000"/>
              </w:rPr>
            </w:pPr>
            <w:r w:rsidRPr="0018426B">
              <w:rPr>
                <w:rFonts w:eastAsia="Times New Roman"/>
                <w:b/>
                <w:bCs/>
                <w:color w:val="000000"/>
              </w:rPr>
              <w:t>Low</w:t>
            </w:r>
          </w:p>
        </w:tc>
        <w:tc>
          <w:tcPr>
            <w:tcW w:w="723" w:type="dxa"/>
            <w:noWrap/>
            <w:hideMark/>
          </w:tcPr>
          <w:p w14:paraId="4B48C56B" w14:textId="77777777" w:rsidR="000C5163" w:rsidRPr="0018426B" w:rsidRDefault="000C5163" w:rsidP="00054C05">
            <w:pPr>
              <w:jc w:val="center"/>
              <w:rPr>
                <w:rFonts w:eastAsia="Times New Roman"/>
                <w:b/>
                <w:bCs/>
                <w:color w:val="000000"/>
              </w:rPr>
            </w:pPr>
            <w:r w:rsidRPr="0018426B">
              <w:rPr>
                <w:rFonts w:eastAsia="Times New Roman"/>
                <w:b/>
                <w:bCs/>
                <w:color w:val="000000"/>
              </w:rPr>
              <w:t>High</w:t>
            </w:r>
          </w:p>
        </w:tc>
        <w:tc>
          <w:tcPr>
            <w:tcW w:w="708" w:type="dxa"/>
            <w:noWrap/>
            <w:hideMark/>
          </w:tcPr>
          <w:p w14:paraId="41CA645A" w14:textId="77777777" w:rsidR="000C5163" w:rsidRPr="0018426B" w:rsidRDefault="000C5163" w:rsidP="00054C05">
            <w:pPr>
              <w:jc w:val="center"/>
              <w:rPr>
                <w:rFonts w:eastAsia="Times New Roman"/>
                <w:b/>
                <w:bCs/>
                <w:color w:val="000000"/>
              </w:rPr>
            </w:pPr>
            <w:r w:rsidRPr="0018426B">
              <w:rPr>
                <w:rFonts w:eastAsia="Times New Roman"/>
                <w:b/>
                <w:bCs/>
                <w:color w:val="000000"/>
              </w:rPr>
              <w:t>CF</w:t>
            </w:r>
          </w:p>
        </w:tc>
      </w:tr>
      <w:tr w:rsidR="000C5163" w:rsidRPr="0018426B" w14:paraId="3BE8F0F7" w14:textId="77777777" w:rsidTr="000C5163">
        <w:trPr>
          <w:trHeight w:val="288"/>
          <w:jc w:val="center"/>
        </w:trPr>
        <w:tc>
          <w:tcPr>
            <w:tcW w:w="1895" w:type="dxa"/>
            <w:noWrap/>
            <w:hideMark/>
          </w:tcPr>
          <w:p w14:paraId="2C8C555B" w14:textId="77777777" w:rsidR="000C5163" w:rsidRPr="0018426B" w:rsidRDefault="000C5163" w:rsidP="003242FB">
            <w:pPr>
              <w:jc w:val="center"/>
              <w:rPr>
                <w:rFonts w:eastAsia="Times New Roman"/>
                <w:color w:val="000000"/>
              </w:rPr>
            </w:pPr>
            <w:r w:rsidRPr="0018426B">
              <w:rPr>
                <w:rFonts w:eastAsia="Times New Roman"/>
                <w:color w:val="000000"/>
              </w:rPr>
              <w:t>Wind - on shore</w:t>
            </w:r>
          </w:p>
        </w:tc>
        <w:tc>
          <w:tcPr>
            <w:tcW w:w="1047" w:type="dxa"/>
            <w:noWrap/>
            <w:hideMark/>
          </w:tcPr>
          <w:p w14:paraId="1EB35C1A" w14:textId="77777777" w:rsidR="000C5163" w:rsidRPr="0018426B" w:rsidRDefault="000C5163" w:rsidP="00054C05">
            <w:pPr>
              <w:jc w:val="center"/>
              <w:rPr>
                <w:rFonts w:eastAsia="Times New Roman"/>
                <w:color w:val="000000"/>
              </w:rPr>
            </w:pPr>
            <w:r w:rsidRPr="0018426B">
              <w:rPr>
                <w:rFonts w:eastAsia="Times New Roman"/>
                <w:color w:val="000000"/>
              </w:rPr>
              <w:t>42</w:t>
            </w:r>
          </w:p>
        </w:tc>
        <w:tc>
          <w:tcPr>
            <w:tcW w:w="685" w:type="dxa"/>
            <w:noWrap/>
            <w:hideMark/>
          </w:tcPr>
          <w:p w14:paraId="61E11554" w14:textId="77777777" w:rsidR="000C5163" w:rsidRPr="0018426B" w:rsidRDefault="000C5163" w:rsidP="00054C05">
            <w:pPr>
              <w:jc w:val="center"/>
              <w:rPr>
                <w:rFonts w:eastAsia="Times New Roman"/>
                <w:color w:val="000000"/>
              </w:rPr>
            </w:pPr>
            <w:r w:rsidRPr="0018426B">
              <w:rPr>
                <w:rFonts w:eastAsia="Times New Roman"/>
                <w:color w:val="000000"/>
              </w:rPr>
              <w:t>26</w:t>
            </w:r>
          </w:p>
        </w:tc>
        <w:tc>
          <w:tcPr>
            <w:tcW w:w="723" w:type="dxa"/>
            <w:noWrap/>
            <w:hideMark/>
          </w:tcPr>
          <w:p w14:paraId="12FC2716" w14:textId="77777777" w:rsidR="000C5163" w:rsidRPr="0018426B" w:rsidRDefault="000C5163" w:rsidP="00054C05">
            <w:pPr>
              <w:jc w:val="center"/>
              <w:rPr>
                <w:rFonts w:eastAsia="Times New Roman"/>
                <w:color w:val="000000"/>
              </w:rPr>
            </w:pPr>
            <w:r w:rsidRPr="0018426B">
              <w:rPr>
                <w:rFonts w:eastAsia="Times New Roman"/>
                <w:color w:val="000000"/>
              </w:rPr>
              <w:t>59</w:t>
            </w:r>
          </w:p>
        </w:tc>
        <w:tc>
          <w:tcPr>
            <w:tcW w:w="708" w:type="dxa"/>
            <w:noWrap/>
            <w:hideMark/>
          </w:tcPr>
          <w:p w14:paraId="6E743C39" w14:textId="77777777" w:rsidR="000C5163" w:rsidRPr="0018426B" w:rsidRDefault="000C5163" w:rsidP="00054C05">
            <w:pPr>
              <w:jc w:val="center"/>
              <w:rPr>
                <w:rFonts w:eastAsia="Times New Roman"/>
                <w:color w:val="000000"/>
              </w:rPr>
            </w:pPr>
            <w:r w:rsidRPr="0018426B">
              <w:rPr>
                <w:rFonts w:eastAsia="Times New Roman"/>
                <w:color w:val="000000"/>
              </w:rPr>
              <w:t>39.0</w:t>
            </w:r>
          </w:p>
        </w:tc>
      </w:tr>
      <w:tr w:rsidR="000C5163" w:rsidRPr="0018426B" w14:paraId="288908B7" w14:textId="77777777" w:rsidTr="000C5163">
        <w:trPr>
          <w:trHeight w:val="288"/>
          <w:jc w:val="center"/>
        </w:trPr>
        <w:tc>
          <w:tcPr>
            <w:tcW w:w="1895" w:type="dxa"/>
            <w:noWrap/>
            <w:hideMark/>
          </w:tcPr>
          <w:p w14:paraId="727103E7" w14:textId="77777777" w:rsidR="000C5163" w:rsidRPr="0018426B" w:rsidRDefault="000C5163" w:rsidP="003242FB">
            <w:pPr>
              <w:jc w:val="center"/>
              <w:rPr>
                <w:rFonts w:eastAsia="Times New Roman"/>
                <w:color w:val="000000"/>
              </w:rPr>
            </w:pPr>
            <w:r w:rsidRPr="0018426B">
              <w:rPr>
                <w:rFonts w:eastAsia="Times New Roman"/>
                <w:color w:val="000000"/>
              </w:rPr>
              <w:t>Solar PV</w:t>
            </w:r>
          </w:p>
        </w:tc>
        <w:tc>
          <w:tcPr>
            <w:tcW w:w="1047" w:type="dxa"/>
            <w:noWrap/>
            <w:hideMark/>
          </w:tcPr>
          <w:p w14:paraId="74AF9C64" w14:textId="77777777" w:rsidR="000C5163" w:rsidRPr="0018426B" w:rsidRDefault="000C5163" w:rsidP="00054C05">
            <w:pPr>
              <w:jc w:val="center"/>
              <w:rPr>
                <w:rFonts w:eastAsia="Times New Roman"/>
                <w:color w:val="000000"/>
              </w:rPr>
            </w:pPr>
            <w:r w:rsidRPr="0018426B">
              <w:rPr>
                <w:rFonts w:eastAsia="Times New Roman"/>
                <w:color w:val="000000"/>
              </w:rPr>
              <w:t>48</w:t>
            </w:r>
          </w:p>
        </w:tc>
        <w:tc>
          <w:tcPr>
            <w:tcW w:w="685" w:type="dxa"/>
            <w:noWrap/>
            <w:hideMark/>
          </w:tcPr>
          <w:p w14:paraId="100FA2B0" w14:textId="77777777" w:rsidR="000C5163" w:rsidRPr="0018426B" w:rsidRDefault="000C5163" w:rsidP="00054C05">
            <w:pPr>
              <w:jc w:val="center"/>
              <w:rPr>
                <w:rFonts w:eastAsia="Times New Roman"/>
                <w:color w:val="000000"/>
              </w:rPr>
            </w:pPr>
            <w:r w:rsidRPr="0018426B">
              <w:rPr>
                <w:rFonts w:eastAsia="Times New Roman"/>
                <w:color w:val="000000"/>
              </w:rPr>
              <w:t>29</w:t>
            </w:r>
          </w:p>
        </w:tc>
        <w:tc>
          <w:tcPr>
            <w:tcW w:w="723" w:type="dxa"/>
            <w:noWrap/>
            <w:hideMark/>
          </w:tcPr>
          <w:p w14:paraId="42E1053E" w14:textId="77777777" w:rsidR="000C5163" w:rsidRPr="0018426B" w:rsidRDefault="000C5163" w:rsidP="00054C05">
            <w:pPr>
              <w:jc w:val="center"/>
              <w:rPr>
                <w:rFonts w:eastAsia="Times New Roman"/>
                <w:color w:val="000000"/>
              </w:rPr>
            </w:pPr>
            <w:r w:rsidRPr="0018426B">
              <w:rPr>
                <w:rFonts w:eastAsia="Times New Roman"/>
                <w:color w:val="000000"/>
              </w:rPr>
              <w:t>120</w:t>
            </w:r>
          </w:p>
        </w:tc>
        <w:tc>
          <w:tcPr>
            <w:tcW w:w="708" w:type="dxa"/>
            <w:noWrap/>
            <w:hideMark/>
          </w:tcPr>
          <w:p w14:paraId="4D92E40E" w14:textId="77777777" w:rsidR="000C5163" w:rsidRPr="0018426B" w:rsidRDefault="000C5163" w:rsidP="00054C05">
            <w:pPr>
              <w:jc w:val="center"/>
              <w:rPr>
                <w:rFonts w:eastAsia="Times New Roman"/>
                <w:color w:val="000000"/>
              </w:rPr>
            </w:pPr>
            <w:r w:rsidRPr="0018426B">
              <w:rPr>
                <w:rFonts w:eastAsia="Times New Roman"/>
                <w:color w:val="000000"/>
              </w:rPr>
              <w:t>17.2</w:t>
            </w:r>
          </w:p>
        </w:tc>
      </w:tr>
    </w:tbl>
    <w:p w14:paraId="6E4DAD26" w14:textId="77777777" w:rsidR="00D56091" w:rsidRDefault="00D56091" w:rsidP="00A9522E">
      <w:pPr>
        <w:rPr>
          <w:b/>
          <w:bCs/>
        </w:rPr>
      </w:pPr>
    </w:p>
    <w:p w14:paraId="72A7D58A" w14:textId="1FF7AB2D" w:rsidR="002831A9" w:rsidRPr="002831A9" w:rsidRDefault="002831A9" w:rsidP="002831A9">
      <w:pPr>
        <w:pStyle w:val="Caption"/>
        <w:keepNext/>
        <w:rPr>
          <w:i w:val="0"/>
          <w:iCs w:val="0"/>
          <w:color w:val="auto"/>
          <w:sz w:val="22"/>
          <w:szCs w:val="22"/>
        </w:rPr>
      </w:pPr>
      <w:bookmarkStart w:id="76" w:name="_Ref124968859"/>
      <w:r w:rsidRPr="002831A9">
        <w:rPr>
          <w:b/>
          <w:bCs/>
          <w:i w:val="0"/>
          <w:iCs w:val="0"/>
          <w:color w:val="auto"/>
          <w:sz w:val="22"/>
          <w:szCs w:val="22"/>
        </w:rPr>
        <w:t>Table S</w:t>
      </w:r>
      <w:r w:rsidRPr="002831A9">
        <w:rPr>
          <w:b/>
          <w:bCs/>
          <w:i w:val="0"/>
          <w:iCs w:val="0"/>
          <w:color w:val="auto"/>
          <w:sz w:val="22"/>
          <w:szCs w:val="22"/>
        </w:rPr>
        <w:fldChar w:fldCharType="begin"/>
      </w:r>
      <w:r w:rsidRPr="002831A9">
        <w:rPr>
          <w:b/>
          <w:bCs/>
          <w:i w:val="0"/>
          <w:iCs w:val="0"/>
          <w:color w:val="auto"/>
          <w:sz w:val="22"/>
          <w:szCs w:val="22"/>
        </w:rPr>
        <w:instrText xml:space="preserve"> SEQ Table_S \* ARABIC </w:instrText>
      </w:r>
      <w:r w:rsidRPr="002831A9">
        <w:rPr>
          <w:b/>
          <w:bCs/>
          <w:i w:val="0"/>
          <w:iCs w:val="0"/>
          <w:color w:val="auto"/>
          <w:sz w:val="22"/>
          <w:szCs w:val="22"/>
        </w:rPr>
        <w:fldChar w:fldCharType="separate"/>
      </w:r>
      <w:r w:rsidR="009E193E">
        <w:rPr>
          <w:b/>
          <w:bCs/>
          <w:i w:val="0"/>
          <w:iCs w:val="0"/>
          <w:noProof/>
          <w:color w:val="auto"/>
          <w:sz w:val="22"/>
          <w:szCs w:val="22"/>
        </w:rPr>
        <w:t>4</w:t>
      </w:r>
      <w:r w:rsidRPr="002831A9">
        <w:rPr>
          <w:b/>
          <w:bCs/>
          <w:i w:val="0"/>
          <w:iCs w:val="0"/>
          <w:color w:val="auto"/>
          <w:sz w:val="22"/>
          <w:szCs w:val="22"/>
        </w:rPr>
        <w:fldChar w:fldCharType="end"/>
      </w:r>
      <w:bookmarkEnd w:id="76"/>
      <w:r w:rsidRPr="002831A9">
        <w:rPr>
          <w:b/>
          <w:bCs/>
          <w:i w:val="0"/>
          <w:iCs w:val="0"/>
          <w:color w:val="auto"/>
          <w:sz w:val="22"/>
          <w:szCs w:val="22"/>
        </w:rPr>
        <w:t>. Levelized cost of hydrogen in USD t</w:t>
      </w:r>
      <w:r w:rsidRPr="002831A9">
        <w:rPr>
          <w:b/>
          <w:bCs/>
          <w:i w:val="0"/>
          <w:iCs w:val="0"/>
          <w:color w:val="auto"/>
          <w:sz w:val="22"/>
          <w:szCs w:val="22"/>
          <w:vertAlign w:val="superscript"/>
        </w:rPr>
        <w:t>-1</w:t>
      </w:r>
      <w:r w:rsidRPr="002831A9">
        <w:rPr>
          <w:b/>
          <w:bCs/>
          <w:i w:val="0"/>
          <w:iCs w:val="0"/>
          <w:color w:val="auto"/>
          <w:sz w:val="22"/>
          <w:szCs w:val="22"/>
        </w:rPr>
        <w:t xml:space="preserve">. </w:t>
      </w:r>
      <w:r w:rsidRPr="002831A9">
        <w:rPr>
          <w:i w:val="0"/>
          <w:iCs w:val="0"/>
          <w:color w:val="auto"/>
          <w:sz w:val="22"/>
          <w:szCs w:val="22"/>
        </w:rPr>
        <w:t>The methodology used to calculate the LCOH values is described in section 1.3.</w:t>
      </w:r>
    </w:p>
    <w:tbl>
      <w:tblPr>
        <w:tblStyle w:val="TableGrid"/>
        <w:tblW w:w="7772" w:type="dxa"/>
        <w:jc w:val="center"/>
        <w:tblLayout w:type="fixed"/>
        <w:tblLook w:val="04A0" w:firstRow="1" w:lastRow="0" w:firstColumn="1" w:lastColumn="0" w:noHBand="0" w:noVBand="1"/>
      </w:tblPr>
      <w:tblGrid>
        <w:gridCol w:w="2050"/>
        <w:gridCol w:w="1154"/>
        <w:gridCol w:w="823"/>
        <w:gridCol w:w="884"/>
        <w:gridCol w:w="1154"/>
        <w:gridCol w:w="823"/>
        <w:gridCol w:w="884"/>
      </w:tblGrid>
      <w:tr w:rsidR="00946D10" w:rsidRPr="0018426B" w14:paraId="5EDD666C" w14:textId="77777777" w:rsidTr="00025AE6">
        <w:trPr>
          <w:trHeight w:val="288"/>
          <w:jc w:val="center"/>
        </w:trPr>
        <w:tc>
          <w:tcPr>
            <w:tcW w:w="2050" w:type="dxa"/>
            <w:noWrap/>
          </w:tcPr>
          <w:p w14:paraId="7C47C1DC" w14:textId="77777777" w:rsidR="00946D10" w:rsidRPr="0018426B" w:rsidRDefault="00946D10" w:rsidP="00A9522E">
            <w:pPr>
              <w:rPr>
                <w:rFonts w:eastAsia="Times New Roman"/>
                <w:color w:val="000000"/>
              </w:rPr>
            </w:pPr>
          </w:p>
        </w:tc>
        <w:tc>
          <w:tcPr>
            <w:tcW w:w="2861" w:type="dxa"/>
            <w:gridSpan w:val="3"/>
            <w:noWrap/>
            <w:hideMark/>
          </w:tcPr>
          <w:p w14:paraId="67E5023D" w14:textId="77777777" w:rsidR="00946D10" w:rsidRPr="0018426B" w:rsidRDefault="00946D10" w:rsidP="003242FB">
            <w:pPr>
              <w:jc w:val="center"/>
              <w:rPr>
                <w:rFonts w:eastAsia="Times New Roman"/>
                <w:b/>
                <w:bCs/>
                <w:color w:val="000000"/>
              </w:rPr>
            </w:pPr>
            <w:r w:rsidRPr="0018426B">
              <w:rPr>
                <w:rFonts w:eastAsia="Times New Roman"/>
                <w:b/>
                <w:bCs/>
                <w:color w:val="000000"/>
              </w:rPr>
              <w:t>2019</w:t>
            </w:r>
          </w:p>
        </w:tc>
        <w:tc>
          <w:tcPr>
            <w:tcW w:w="2861" w:type="dxa"/>
            <w:gridSpan w:val="3"/>
            <w:noWrap/>
            <w:hideMark/>
          </w:tcPr>
          <w:p w14:paraId="5793DEF6" w14:textId="77777777" w:rsidR="00946D10" w:rsidRPr="0018426B" w:rsidRDefault="00946D10" w:rsidP="003242FB">
            <w:pPr>
              <w:jc w:val="center"/>
              <w:rPr>
                <w:rFonts w:eastAsia="Times New Roman"/>
                <w:b/>
                <w:bCs/>
                <w:color w:val="000000"/>
              </w:rPr>
            </w:pPr>
            <w:r w:rsidRPr="0018426B">
              <w:rPr>
                <w:rFonts w:eastAsia="Times New Roman"/>
                <w:b/>
                <w:bCs/>
                <w:color w:val="000000"/>
              </w:rPr>
              <w:t>2020</w:t>
            </w:r>
          </w:p>
        </w:tc>
      </w:tr>
      <w:tr w:rsidR="00946D10" w:rsidRPr="0018426B" w14:paraId="64F683E3" w14:textId="77777777" w:rsidTr="00025AE6">
        <w:trPr>
          <w:trHeight w:val="288"/>
          <w:jc w:val="center"/>
        </w:trPr>
        <w:tc>
          <w:tcPr>
            <w:tcW w:w="2050" w:type="dxa"/>
            <w:noWrap/>
          </w:tcPr>
          <w:p w14:paraId="6EAF1C04" w14:textId="77777777" w:rsidR="00946D10" w:rsidRPr="0018426B" w:rsidRDefault="00946D10" w:rsidP="00A9522E">
            <w:pPr>
              <w:rPr>
                <w:rFonts w:eastAsia="Times New Roman"/>
                <w:color w:val="000000"/>
              </w:rPr>
            </w:pPr>
          </w:p>
        </w:tc>
        <w:tc>
          <w:tcPr>
            <w:tcW w:w="1154" w:type="dxa"/>
            <w:noWrap/>
            <w:hideMark/>
          </w:tcPr>
          <w:p w14:paraId="4ED2BD0A" w14:textId="77777777" w:rsidR="00946D10" w:rsidRPr="0018426B" w:rsidRDefault="00946D10" w:rsidP="003242FB">
            <w:pPr>
              <w:jc w:val="center"/>
              <w:rPr>
                <w:rFonts w:eastAsia="Times New Roman"/>
                <w:b/>
                <w:bCs/>
                <w:color w:val="000000"/>
              </w:rPr>
            </w:pPr>
            <w:r w:rsidRPr="0018426B">
              <w:rPr>
                <w:rFonts w:eastAsia="Times New Roman"/>
                <w:b/>
                <w:bCs/>
                <w:color w:val="000000"/>
              </w:rPr>
              <w:t>Average</w:t>
            </w:r>
          </w:p>
        </w:tc>
        <w:tc>
          <w:tcPr>
            <w:tcW w:w="823" w:type="dxa"/>
            <w:noWrap/>
            <w:hideMark/>
          </w:tcPr>
          <w:p w14:paraId="05AAFE94" w14:textId="77777777" w:rsidR="00946D10" w:rsidRPr="0018426B" w:rsidRDefault="00946D10" w:rsidP="003242FB">
            <w:pPr>
              <w:jc w:val="center"/>
              <w:rPr>
                <w:rFonts w:eastAsia="Times New Roman"/>
                <w:b/>
                <w:bCs/>
                <w:color w:val="000000"/>
              </w:rPr>
            </w:pPr>
            <w:r w:rsidRPr="0018426B">
              <w:rPr>
                <w:rFonts w:eastAsia="Times New Roman"/>
                <w:b/>
                <w:bCs/>
                <w:color w:val="000000"/>
              </w:rPr>
              <w:t>Low</w:t>
            </w:r>
          </w:p>
        </w:tc>
        <w:tc>
          <w:tcPr>
            <w:tcW w:w="884" w:type="dxa"/>
            <w:noWrap/>
            <w:hideMark/>
          </w:tcPr>
          <w:p w14:paraId="0BF5345B" w14:textId="77777777" w:rsidR="00946D10" w:rsidRPr="0018426B" w:rsidRDefault="00946D10" w:rsidP="003242FB">
            <w:pPr>
              <w:jc w:val="center"/>
              <w:rPr>
                <w:rFonts w:eastAsia="Times New Roman"/>
                <w:b/>
                <w:bCs/>
                <w:color w:val="000000"/>
              </w:rPr>
            </w:pPr>
            <w:r w:rsidRPr="0018426B">
              <w:rPr>
                <w:rFonts w:eastAsia="Times New Roman"/>
                <w:b/>
                <w:bCs/>
                <w:color w:val="000000"/>
              </w:rPr>
              <w:t>High</w:t>
            </w:r>
          </w:p>
        </w:tc>
        <w:tc>
          <w:tcPr>
            <w:tcW w:w="1154" w:type="dxa"/>
            <w:noWrap/>
            <w:hideMark/>
          </w:tcPr>
          <w:p w14:paraId="58E65090" w14:textId="77777777" w:rsidR="00946D10" w:rsidRPr="0018426B" w:rsidRDefault="00946D10" w:rsidP="003242FB">
            <w:pPr>
              <w:jc w:val="center"/>
              <w:rPr>
                <w:rFonts w:eastAsia="Times New Roman"/>
                <w:b/>
                <w:bCs/>
                <w:color w:val="000000"/>
              </w:rPr>
            </w:pPr>
            <w:r w:rsidRPr="0018426B">
              <w:rPr>
                <w:rFonts w:eastAsia="Times New Roman"/>
                <w:b/>
                <w:bCs/>
                <w:color w:val="000000"/>
              </w:rPr>
              <w:t>Average</w:t>
            </w:r>
          </w:p>
        </w:tc>
        <w:tc>
          <w:tcPr>
            <w:tcW w:w="823" w:type="dxa"/>
            <w:noWrap/>
            <w:hideMark/>
          </w:tcPr>
          <w:p w14:paraId="16AD856C" w14:textId="77777777" w:rsidR="00946D10" w:rsidRPr="0018426B" w:rsidRDefault="00946D10" w:rsidP="003242FB">
            <w:pPr>
              <w:jc w:val="center"/>
              <w:rPr>
                <w:rFonts w:eastAsia="Times New Roman"/>
                <w:b/>
                <w:bCs/>
                <w:color w:val="000000"/>
              </w:rPr>
            </w:pPr>
            <w:r w:rsidRPr="0018426B">
              <w:rPr>
                <w:rFonts w:eastAsia="Times New Roman"/>
                <w:b/>
                <w:bCs/>
                <w:color w:val="000000"/>
              </w:rPr>
              <w:t>Low</w:t>
            </w:r>
          </w:p>
        </w:tc>
        <w:tc>
          <w:tcPr>
            <w:tcW w:w="884" w:type="dxa"/>
            <w:noWrap/>
            <w:hideMark/>
          </w:tcPr>
          <w:p w14:paraId="19E4434C" w14:textId="77777777" w:rsidR="00946D10" w:rsidRPr="0018426B" w:rsidRDefault="00946D10" w:rsidP="003242FB">
            <w:pPr>
              <w:jc w:val="center"/>
              <w:rPr>
                <w:rFonts w:eastAsia="Times New Roman"/>
                <w:b/>
                <w:bCs/>
                <w:color w:val="000000"/>
              </w:rPr>
            </w:pPr>
            <w:r w:rsidRPr="0018426B">
              <w:rPr>
                <w:rFonts w:eastAsia="Times New Roman"/>
                <w:b/>
                <w:bCs/>
                <w:color w:val="000000"/>
              </w:rPr>
              <w:t>High</w:t>
            </w:r>
          </w:p>
        </w:tc>
      </w:tr>
      <w:tr w:rsidR="00946D10" w:rsidRPr="0018426B" w14:paraId="01C89ECD" w14:textId="77777777" w:rsidTr="00025AE6">
        <w:trPr>
          <w:trHeight w:val="288"/>
          <w:jc w:val="center"/>
        </w:trPr>
        <w:tc>
          <w:tcPr>
            <w:tcW w:w="2050" w:type="dxa"/>
            <w:noWrap/>
            <w:hideMark/>
          </w:tcPr>
          <w:p w14:paraId="602E8E07" w14:textId="77777777" w:rsidR="00946D10" w:rsidRPr="0018426B" w:rsidRDefault="00946D10" w:rsidP="003242FB">
            <w:pPr>
              <w:jc w:val="center"/>
              <w:rPr>
                <w:rFonts w:eastAsia="Times New Roman"/>
                <w:color w:val="000000"/>
              </w:rPr>
            </w:pPr>
            <w:r w:rsidRPr="0018426B">
              <w:rPr>
                <w:rFonts w:eastAsia="Times New Roman"/>
                <w:color w:val="000000"/>
              </w:rPr>
              <w:t>Wind - on shore</w:t>
            </w:r>
          </w:p>
        </w:tc>
        <w:tc>
          <w:tcPr>
            <w:tcW w:w="1154" w:type="dxa"/>
            <w:noWrap/>
            <w:hideMark/>
          </w:tcPr>
          <w:p w14:paraId="750B9854" w14:textId="15FFD7C2" w:rsidR="00946D10" w:rsidRPr="0018426B" w:rsidRDefault="009B4A76" w:rsidP="003242FB">
            <w:pPr>
              <w:jc w:val="center"/>
              <w:rPr>
                <w:rFonts w:eastAsia="Times New Roman"/>
                <w:color w:val="000000"/>
              </w:rPr>
            </w:pPr>
            <w:r>
              <w:rPr>
                <w:rFonts w:eastAsia="Times New Roman"/>
                <w:color w:val="000000"/>
              </w:rPr>
              <w:t>6882</w:t>
            </w:r>
          </w:p>
        </w:tc>
        <w:tc>
          <w:tcPr>
            <w:tcW w:w="823" w:type="dxa"/>
            <w:noWrap/>
            <w:hideMark/>
          </w:tcPr>
          <w:p w14:paraId="58DFBD09" w14:textId="12560F05" w:rsidR="00946D10" w:rsidRPr="0018426B" w:rsidRDefault="009B4A76" w:rsidP="003242FB">
            <w:pPr>
              <w:jc w:val="center"/>
              <w:rPr>
                <w:rFonts w:eastAsia="Times New Roman"/>
                <w:color w:val="000000"/>
              </w:rPr>
            </w:pPr>
            <w:r>
              <w:rPr>
                <w:rFonts w:eastAsia="Times New Roman"/>
                <w:color w:val="000000"/>
              </w:rPr>
              <w:t>5232</w:t>
            </w:r>
          </w:p>
        </w:tc>
        <w:tc>
          <w:tcPr>
            <w:tcW w:w="884" w:type="dxa"/>
            <w:noWrap/>
            <w:hideMark/>
          </w:tcPr>
          <w:p w14:paraId="1A63D91D" w14:textId="75E177B0" w:rsidR="00946D10" w:rsidRPr="0018426B" w:rsidRDefault="009B4A76" w:rsidP="003242FB">
            <w:pPr>
              <w:jc w:val="center"/>
              <w:rPr>
                <w:rFonts w:eastAsia="Times New Roman"/>
                <w:color w:val="000000"/>
              </w:rPr>
            </w:pPr>
            <w:r>
              <w:rPr>
                <w:rFonts w:eastAsia="Times New Roman"/>
                <w:color w:val="000000"/>
              </w:rPr>
              <w:t>8477</w:t>
            </w:r>
          </w:p>
        </w:tc>
        <w:tc>
          <w:tcPr>
            <w:tcW w:w="1154" w:type="dxa"/>
            <w:noWrap/>
            <w:hideMark/>
          </w:tcPr>
          <w:p w14:paraId="038CF505" w14:textId="6C58EF6A" w:rsidR="00946D10" w:rsidRPr="0018426B" w:rsidRDefault="009B4A76" w:rsidP="003242FB">
            <w:pPr>
              <w:jc w:val="center"/>
              <w:rPr>
                <w:rFonts w:eastAsia="Times New Roman"/>
                <w:color w:val="000000"/>
              </w:rPr>
            </w:pPr>
            <w:r>
              <w:rPr>
                <w:rFonts w:eastAsia="Times New Roman"/>
                <w:color w:val="000000"/>
              </w:rPr>
              <w:t>5636</w:t>
            </w:r>
          </w:p>
        </w:tc>
        <w:tc>
          <w:tcPr>
            <w:tcW w:w="823" w:type="dxa"/>
            <w:noWrap/>
            <w:hideMark/>
          </w:tcPr>
          <w:p w14:paraId="51A07F3B" w14:textId="4CF8BC95" w:rsidR="00946D10" w:rsidRPr="0018426B" w:rsidRDefault="009B4A76" w:rsidP="003242FB">
            <w:pPr>
              <w:jc w:val="center"/>
              <w:rPr>
                <w:rFonts w:eastAsia="Times New Roman"/>
                <w:color w:val="000000"/>
              </w:rPr>
            </w:pPr>
            <w:r>
              <w:rPr>
                <w:rFonts w:eastAsia="Times New Roman"/>
                <w:color w:val="000000"/>
              </w:rPr>
              <w:t>5086</w:t>
            </w:r>
          </w:p>
        </w:tc>
        <w:tc>
          <w:tcPr>
            <w:tcW w:w="884" w:type="dxa"/>
            <w:noWrap/>
            <w:hideMark/>
          </w:tcPr>
          <w:p w14:paraId="153DE00A" w14:textId="58AB1084" w:rsidR="00946D10" w:rsidRPr="0018426B" w:rsidRDefault="009B4A76" w:rsidP="003242FB">
            <w:pPr>
              <w:jc w:val="center"/>
              <w:rPr>
                <w:rFonts w:eastAsia="Times New Roman"/>
                <w:color w:val="000000"/>
              </w:rPr>
            </w:pPr>
            <w:r>
              <w:rPr>
                <w:rFonts w:eastAsia="Times New Roman"/>
                <w:color w:val="000000"/>
              </w:rPr>
              <w:t>6736</w:t>
            </w:r>
          </w:p>
        </w:tc>
      </w:tr>
      <w:tr w:rsidR="00946D10" w:rsidRPr="0018426B" w14:paraId="31C014A6" w14:textId="77777777" w:rsidTr="00025AE6">
        <w:trPr>
          <w:trHeight w:val="288"/>
          <w:jc w:val="center"/>
        </w:trPr>
        <w:tc>
          <w:tcPr>
            <w:tcW w:w="2050" w:type="dxa"/>
            <w:noWrap/>
            <w:hideMark/>
          </w:tcPr>
          <w:p w14:paraId="0880D6AC" w14:textId="77777777" w:rsidR="00946D10" w:rsidRPr="0018426B" w:rsidRDefault="00946D10" w:rsidP="003242FB">
            <w:pPr>
              <w:jc w:val="center"/>
              <w:rPr>
                <w:rFonts w:eastAsia="Times New Roman"/>
                <w:color w:val="000000"/>
              </w:rPr>
            </w:pPr>
            <w:r w:rsidRPr="0018426B">
              <w:rPr>
                <w:rFonts w:eastAsia="Times New Roman"/>
                <w:color w:val="000000"/>
              </w:rPr>
              <w:t>Solar PV</w:t>
            </w:r>
          </w:p>
        </w:tc>
        <w:tc>
          <w:tcPr>
            <w:tcW w:w="1154" w:type="dxa"/>
            <w:noWrap/>
            <w:hideMark/>
          </w:tcPr>
          <w:p w14:paraId="51B840CE" w14:textId="75A8FEEB" w:rsidR="00946D10" w:rsidRPr="0018426B" w:rsidRDefault="009B4A76" w:rsidP="003242FB">
            <w:pPr>
              <w:jc w:val="center"/>
              <w:rPr>
                <w:rFonts w:eastAsia="Times New Roman"/>
                <w:color w:val="000000"/>
              </w:rPr>
            </w:pPr>
            <w:r>
              <w:rPr>
                <w:rFonts w:eastAsia="Times New Roman"/>
                <w:color w:val="000000"/>
              </w:rPr>
              <w:t>9217</w:t>
            </w:r>
          </w:p>
        </w:tc>
        <w:tc>
          <w:tcPr>
            <w:tcW w:w="823" w:type="dxa"/>
            <w:noWrap/>
            <w:hideMark/>
          </w:tcPr>
          <w:p w14:paraId="249AF1C6" w14:textId="461A8244" w:rsidR="00946D10" w:rsidRPr="0018426B" w:rsidRDefault="009B4A76" w:rsidP="003242FB">
            <w:pPr>
              <w:jc w:val="center"/>
              <w:rPr>
                <w:rFonts w:eastAsia="Times New Roman"/>
                <w:color w:val="000000"/>
              </w:rPr>
            </w:pPr>
            <w:r>
              <w:rPr>
                <w:rFonts w:eastAsia="Times New Roman"/>
                <w:color w:val="000000"/>
              </w:rPr>
              <w:t>8337</w:t>
            </w:r>
          </w:p>
        </w:tc>
        <w:tc>
          <w:tcPr>
            <w:tcW w:w="884" w:type="dxa"/>
            <w:noWrap/>
            <w:hideMark/>
          </w:tcPr>
          <w:p w14:paraId="673A0667" w14:textId="4DD0C0CD" w:rsidR="00946D10" w:rsidRPr="0018426B" w:rsidRDefault="009B4A76" w:rsidP="003242FB">
            <w:pPr>
              <w:jc w:val="center"/>
              <w:rPr>
                <w:rFonts w:eastAsia="Times New Roman"/>
                <w:color w:val="000000"/>
              </w:rPr>
            </w:pPr>
            <w:r>
              <w:rPr>
                <w:rFonts w:eastAsia="Times New Roman"/>
                <w:color w:val="000000"/>
              </w:rPr>
              <w:t>15927</w:t>
            </w:r>
          </w:p>
        </w:tc>
        <w:tc>
          <w:tcPr>
            <w:tcW w:w="1154" w:type="dxa"/>
            <w:noWrap/>
            <w:hideMark/>
          </w:tcPr>
          <w:p w14:paraId="38149694" w14:textId="0AF5BEB9" w:rsidR="00946D10" w:rsidRPr="0018426B" w:rsidRDefault="009B4A76" w:rsidP="003242FB">
            <w:pPr>
              <w:jc w:val="center"/>
              <w:rPr>
                <w:rFonts w:eastAsia="Times New Roman"/>
                <w:color w:val="000000"/>
              </w:rPr>
            </w:pPr>
            <w:r>
              <w:rPr>
                <w:rFonts w:eastAsia="Times New Roman"/>
                <w:color w:val="000000"/>
              </w:rPr>
              <w:t>9047</w:t>
            </w:r>
          </w:p>
        </w:tc>
        <w:tc>
          <w:tcPr>
            <w:tcW w:w="823" w:type="dxa"/>
            <w:noWrap/>
            <w:hideMark/>
          </w:tcPr>
          <w:p w14:paraId="08E17A98" w14:textId="3B894BDD" w:rsidR="00946D10" w:rsidRPr="0018426B" w:rsidRDefault="009B4A76" w:rsidP="003242FB">
            <w:pPr>
              <w:jc w:val="center"/>
              <w:rPr>
                <w:rFonts w:eastAsia="Times New Roman"/>
                <w:color w:val="000000"/>
              </w:rPr>
            </w:pPr>
            <w:r>
              <w:rPr>
                <w:rFonts w:eastAsia="Times New Roman"/>
                <w:color w:val="000000"/>
              </w:rPr>
              <w:t>8057</w:t>
            </w:r>
          </w:p>
        </w:tc>
        <w:tc>
          <w:tcPr>
            <w:tcW w:w="884" w:type="dxa"/>
            <w:noWrap/>
            <w:hideMark/>
          </w:tcPr>
          <w:p w14:paraId="4D28CFFE" w14:textId="5C8EA3E1" w:rsidR="00946D10" w:rsidRPr="0018426B" w:rsidRDefault="009B4A76" w:rsidP="003242FB">
            <w:pPr>
              <w:jc w:val="center"/>
              <w:rPr>
                <w:rFonts w:eastAsia="Times New Roman"/>
                <w:color w:val="000000"/>
              </w:rPr>
            </w:pPr>
            <w:r>
              <w:rPr>
                <w:rFonts w:eastAsia="Times New Roman"/>
                <w:color w:val="000000"/>
              </w:rPr>
              <w:t>14877</w:t>
            </w:r>
          </w:p>
        </w:tc>
      </w:tr>
    </w:tbl>
    <w:p w14:paraId="44CED96F" w14:textId="77777777" w:rsidR="00946D10" w:rsidRPr="0018426B" w:rsidRDefault="00946D10" w:rsidP="00A9522E">
      <w:pPr>
        <w:rPr>
          <w:b/>
          <w:bCs/>
        </w:rPr>
      </w:pPr>
    </w:p>
    <w:tbl>
      <w:tblPr>
        <w:tblStyle w:val="TableGrid"/>
        <w:tblW w:w="7839" w:type="dxa"/>
        <w:jc w:val="center"/>
        <w:tblLayout w:type="fixed"/>
        <w:tblLook w:val="04A0" w:firstRow="1" w:lastRow="0" w:firstColumn="1" w:lastColumn="0" w:noHBand="0" w:noVBand="1"/>
      </w:tblPr>
      <w:tblGrid>
        <w:gridCol w:w="2050"/>
        <w:gridCol w:w="1154"/>
        <w:gridCol w:w="823"/>
        <w:gridCol w:w="884"/>
        <w:gridCol w:w="1154"/>
        <w:gridCol w:w="823"/>
        <w:gridCol w:w="951"/>
      </w:tblGrid>
      <w:tr w:rsidR="00946D10" w:rsidRPr="0018426B" w14:paraId="59113A95" w14:textId="77777777" w:rsidTr="00025AE6">
        <w:trPr>
          <w:trHeight w:val="288"/>
          <w:jc w:val="center"/>
        </w:trPr>
        <w:tc>
          <w:tcPr>
            <w:tcW w:w="2050" w:type="dxa"/>
            <w:noWrap/>
          </w:tcPr>
          <w:p w14:paraId="4E786060" w14:textId="77777777" w:rsidR="00946D10" w:rsidRPr="0018426B" w:rsidRDefault="00946D10" w:rsidP="00A9522E">
            <w:pPr>
              <w:rPr>
                <w:rFonts w:eastAsia="Times New Roman"/>
                <w:color w:val="000000"/>
              </w:rPr>
            </w:pPr>
          </w:p>
        </w:tc>
        <w:tc>
          <w:tcPr>
            <w:tcW w:w="2861" w:type="dxa"/>
            <w:gridSpan w:val="3"/>
            <w:noWrap/>
            <w:hideMark/>
          </w:tcPr>
          <w:p w14:paraId="7B160FAC" w14:textId="77777777" w:rsidR="00946D10" w:rsidRPr="0018426B" w:rsidRDefault="00946D10" w:rsidP="003242FB">
            <w:pPr>
              <w:jc w:val="center"/>
              <w:rPr>
                <w:rFonts w:eastAsia="Times New Roman"/>
                <w:b/>
                <w:bCs/>
                <w:color w:val="000000"/>
              </w:rPr>
            </w:pPr>
            <w:r w:rsidRPr="0018426B">
              <w:rPr>
                <w:rFonts w:eastAsia="Times New Roman"/>
                <w:b/>
                <w:bCs/>
                <w:color w:val="000000"/>
              </w:rPr>
              <w:t>2021</w:t>
            </w:r>
          </w:p>
        </w:tc>
        <w:tc>
          <w:tcPr>
            <w:tcW w:w="2928" w:type="dxa"/>
            <w:gridSpan w:val="3"/>
            <w:noWrap/>
            <w:hideMark/>
          </w:tcPr>
          <w:p w14:paraId="186440A8" w14:textId="77777777" w:rsidR="00946D10" w:rsidRPr="0018426B" w:rsidRDefault="00946D10" w:rsidP="003242FB">
            <w:pPr>
              <w:jc w:val="center"/>
              <w:rPr>
                <w:rFonts w:eastAsia="Times New Roman"/>
                <w:b/>
                <w:bCs/>
                <w:color w:val="000000"/>
              </w:rPr>
            </w:pPr>
            <w:r w:rsidRPr="0018426B">
              <w:rPr>
                <w:rFonts w:eastAsia="Times New Roman"/>
                <w:b/>
                <w:bCs/>
                <w:color w:val="000000"/>
              </w:rPr>
              <w:t>2022</w:t>
            </w:r>
          </w:p>
        </w:tc>
      </w:tr>
      <w:tr w:rsidR="00946D10" w:rsidRPr="0018426B" w14:paraId="0EBB27B3" w14:textId="77777777" w:rsidTr="00025AE6">
        <w:trPr>
          <w:trHeight w:val="288"/>
          <w:jc w:val="center"/>
        </w:trPr>
        <w:tc>
          <w:tcPr>
            <w:tcW w:w="2050" w:type="dxa"/>
            <w:noWrap/>
          </w:tcPr>
          <w:p w14:paraId="05013FE6" w14:textId="77777777" w:rsidR="00946D10" w:rsidRPr="0018426B" w:rsidRDefault="00946D10" w:rsidP="00A9522E">
            <w:pPr>
              <w:rPr>
                <w:rFonts w:eastAsia="Times New Roman"/>
                <w:color w:val="000000"/>
              </w:rPr>
            </w:pPr>
          </w:p>
        </w:tc>
        <w:tc>
          <w:tcPr>
            <w:tcW w:w="1154" w:type="dxa"/>
            <w:noWrap/>
            <w:hideMark/>
          </w:tcPr>
          <w:p w14:paraId="1BFCFEE6" w14:textId="77777777" w:rsidR="00946D10" w:rsidRPr="0018426B" w:rsidRDefault="00946D10" w:rsidP="003242FB">
            <w:pPr>
              <w:jc w:val="center"/>
              <w:rPr>
                <w:rFonts w:eastAsia="Times New Roman"/>
                <w:b/>
                <w:bCs/>
                <w:color w:val="000000"/>
              </w:rPr>
            </w:pPr>
            <w:r w:rsidRPr="0018426B">
              <w:rPr>
                <w:rFonts w:eastAsia="Times New Roman"/>
                <w:b/>
                <w:bCs/>
                <w:color w:val="000000"/>
              </w:rPr>
              <w:t>Average</w:t>
            </w:r>
          </w:p>
        </w:tc>
        <w:tc>
          <w:tcPr>
            <w:tcW w:w="823" w:type="dxa"/>
            <w:noWrap/>
            <w:hideMark/>
          </w:tcPr>
          <w:p w14:paraId="53CB74B3" w14:textId="77777777" w:rsidR="00946D10" w:rsidRPr="0018426B" w:rsidRDefault="00946D10" w:rsidP="003242FB">
            <w:pPr>
              <w:jc w:val="center"/>
              <w:rPr>
                <w:rFonts w:eastAsia="Times New Roman"/>
                <w:b/>
                <w:bCs/>
                <w:color w:val="000000"/>
              </w:rPr>
            </w:pPr>
            <w:r w:rsidRPr="0018426B">
              <w:rPr>
                <w:rFonts w:eastAsia="Times New Roman"/>
                <w:b/>
                <w:bCs/>
                <w:color w:val="000000"/>
              </w:rPr>
              <w:t>Low</w:t>
            </w:r>
          </w:p>
        </w:tc>
        <w:tc>
          <w:tcPr>
            <w:tcW w:w="884" w:type="dxa"/>
            <w:noWrap/>
            <w:hideMark/>
          </w:tcPr>
          <w:p w14:paraId="3F48EB3E" w14:textId="77777777" w:rsidR="00946D10" w:rsidRPr="0018426B" w:rsidRDefault="00946D10" w:rsidP="003242FB">
            <w:pPr>
              <w:jc w:val="center"/>
              <w:rPr>
                <w:rFonts w:eastAsia="Times New Roman"/>
                <w:b/>
                <w:bCs/>
                <w:color w:val="000000"/>
              </w:rPr>
            </w:pPr>
            <w:r w:rsidRPr="0018426B">
              <w:rPr>
                <w:rFonts w:eastAsia="Times New Roman"/>
                <w:b/>
                <w:bCs/>
                <w:color w:val="000000"/>
              </w:rPr>
              <w:t>High</w:t>
            </w:r>
          </w:p>
        </w:tc>
        <w:tc>
          <w:tcPr>
            <w:tcW w:w="1154" w:type="dxa"/>
            <w:noWrap/>
            <w:hideMark/>
          </w:tcPr>
          <w:p w14:paraId="6B7578CC" w14:textId="77777777" w:rsidR="00946D10" w:rsidRPr="0018426B" w:rsidRDefault="00946D10" w:rsidP="003242FB">
            <w:pPr>
              <w:jc w:val="center"/>
              <w:rPr>
                <w:rFonts w:eastAsia="Times New Roman"/>
                <w:b/>
                <w:bCs/>
                <w:color w:val="000000"/>
              </w:rPr>
            </w:pPr>
            <w:r w:rsidRPr="0018426B">
              <w:rPr>
                <w:rFonts w:eastAsia="Times New Roman"/>
                <w:b/>
                <w:bCs/>
                <w:color w:val="000000"/>
              </w:rPr>
              <w:t>Average</w:t>
            </w:r>
          </w:p>
        </w:tc>
        <w:tc>
          <w:tcPr>
            <w:tcW w:w="823" w:type="dxa"/>
            <w:noWrap/>
            <w:hideMark/>
          </w:tcPr>
          <w:p w14:paraId="14A80AB2" w14:textId="77777777" w:rsidR="00946D10" w:rsidRPr="0018426B" w:rsidRDefault="00946D10" w:rsidP="003242FB">
            <w:pPr>
              <w:jc w:val="center"/>
              <w:rPr>
                <w:rFonts w:eastAsia="Times New Roman"/>
                <w:b/>
                <w:bCs/>
                <w:color w:val="000000"/>
              </w:rPr>
            </w:pPr>
            <w:r w:rsidRPr="0018426B">
              <w:rPr>
                <w:rFonts w:eastAsia="Times New Roman"/>
                <w:b/>
                <w:bCs/>
                <w:color w:val="000000"/>
              </w:rPr>
              <w:t>Low</w:t>
            </w:r>
          </w:p>
        </w:tc>
        <w:tc>
          <w:tcPr>
            <w:tcW w:w="951" w:type="dxa"/>
            <w:noWrap/>
            <w:hideMark/>
          </w:tcPr>
          <w:p w14:paraId="0DAF0763" w14:textId="77777777" w:rsidR="00946D10" w:rsidRPr="0018426B" w:rsidRDefault="00946D10" w:rsidP="003242FB">
            <w:pPr>
              <w:jc w:val="center"/>
              <w:rPr>
                <w:rFonts w:eastAsia="Times New Roman"/>
                <w:b/>
                <w:bCs/>
                <w:color w:val="000000"/>
              </w:rPr>
            </w:pPr>
            <w:r w:rsidRPr="0018426B">
              <w:rPr>
                <w:rFonts w:eastAsia="Times New Roman"/>
                <w:b/>
                <w:bCs/>
                <w:color w:val="000000"/>
              </w:rPr>
              <w:t>High</w:t>
            </w:r>
          </w:p>
        </w:tc>
      </w:tr>
      <w:tr w:rsidR="00946D10" w:rsidRPr="0018426B" w14:paraId="38C4136D" w14:textId="77777777" w:rsidTr="00025AE6">
        <w:trPr>
          <w:trHeight w:val="288"/>
          <w:jc w:val="center"/>
        </w:trPr>
        <w:tc>
          <w:tcPr>
            <w:tcW w:w="2050" w:type="dxa"/>
            <w:noWrap/>
            <w:hideMark/>
          </w:tcPr>
          <w:p w14:paraId="3CEEC37D" w14:textId="77777777" w:rsidR="00946D10" w:rsidRPr="0018426B" w:rsidRDefault="00946D10" w:rsidP="003242FB">
            <w:pPr>
              <w:jc w:val="center"/>
              <w:rPr>
                <w:rFonts w:eastAsia="Times New Roman"/>
                <w:color w:val="000000"/>
              </w:rPr>
            </w:pPr>
            <w:r w:rsidRPr="0018426B">
              <w:rPr>
                <w:rFonts w:eastAsia="Times New Roman"/>
                <w:color w:val="000000"/>
              </w:rPr>
              <w:t>Wind - on shore</w:t>
            </w:r>
          </w:p>
        </w:tc>
        <w:tc>
          <w:tcPr>
            <w:tcW w:w="1154" w:type="dxa"/>
            <w:noWrap/>
            <w:hideMark/>
          </w:tcPr>
          <w:p w14:paraId="2ECE5480" w14:textId="39CECAA5" w:rsidR="00946D10" w:rsidRPr="0018426B" w:rsidRDefault="009B4A76" w:rsidP="003242FB">
            <w:pPr>
              <w:jc w:val="center"/>
              <w:rPr>
                <w:rFonts w:eastAsia="Times New Roman"/>
                <w:color w:val="000000"/>
              </w:rPr>
            </w:pPr>
            <w:r>
              <w:rPr>
                <w:rFonts w:eastAsia="Times New Roman"/>
                <w:color w:val="000000"/>
              </w:rPr>
              <w:t>5379</w:t>
            </w:r>
          </w:p>
        </w:tc>
        <w:tc>
          <w:tcPr>
            <w:tcW w:w="823" w:type="dxa"/>
            <w:noWrap/>
            <w:hideMark/>
          </w:tcPr>
          <w:p w14:paraId="3C8C6DEB" w14:textId="399EE822" w:rsidR="00946D10" w:rsidRPr="0018426B" w:rsidRDefault="009B4A76" w:rsidP="003242FB">
            <w:pPr>
              <w:jc w:val="center"/>
              <w:rPr>
                <w:rFonts w:eastAsia="Times New Roman"/>
                <w:color w:val="000000"/>
              </w:rPr>
            </w:pPr>
            <w:r>
              <w:rPr>
                <w:rFonts w:eastAsia="Times New Roman"/>
                <w:color w:val="000000"/>
              </w:rPr>
              <w:t>4499</w:t>
            </w:r>
          </w:p>
        </w:tc>
        <w:tc>
          <w:tcPr>
            <w:tcW w:w="884" w:type="dxa"/>
            <w:noWrap/>
            <w:hideMark/>
          </w:tcPr>
          <w:p w14:paraId="7261ABC8" w14:textId="0183BC0F" w:rsidR="00946D10" w:rsidRPr="0018426B" w:rsidRDefault="009B4A76" w:rsidP="003242FB">
            <w:pPr>
              <w:jc w:val="center"/>
              <w:rPr>
                <w:rFonts w:eastAsia="Times New Roman"/>
                <w:color w:val="000000"/>
              </w:rPr>
            </w:pPr>
            <w:r>
              <w:rPr>
                <w:rFonts w:eastAsia="Times New Roman"/>
                <w:color w:val="000000"/>
              </w:rPr>
              <w:t>6314</w:t>
            </w:r>
          </w:p>
        </w:tc>
        <w:tc>
          <w:tcPr>
            <w:tcW w:w="1154" w:type="dxa"/>
            <w:noWrap/>
            <w:hideMark/>
          </w:tcPr>
          <w:p w14:paraId="28080893" w14:textId="31207A5A" w:rsidR="00946D10" w:rsidRPr="0018426B" w:rsidRDefault="009B4A76" w:rsidP="003242FB">
            <w:pPr>
              <w:jc w:val="center"/>
              <w:rPr>
                <w:rFonts w:eastAsia="Times New Roman"/>
                <w:color w:val="000000"/>
              </w:rPr>
            </w:pPr>
            <w:r>
              <w:rPr>
                <w:rFonts w:eastAsia="Times New Roman"/>
                <w:color w:val="000000"/>
              </w:rPr>
              <w:t>6211</w:t>
            </w:r>
          </w:p>
        </w:tc>
        <w:tc>
          <w:tcPr>
            <w:tcW w:w="823" w:type="dxa"/>
            <w:noWrap/>
            <w:hideMark/>
          </w:tcPr>
          <w:p w14:paraId="573DBF0D" w14:textId="354F5D4E" w:rsidR="00946D10" w:rsidRPr="0018426B" w:rsidRDefault="009B4A76" w:rsidP="003242FB">
            <w:pPr>
              <w:jc w:val="center"/>
              <w:rPr>
                <w:rFonts w:eastAsia="Times New Roman"/>
                <w:color w:val="000000"/>
              </w:rPr>
            </w:pPr>
            <w:r>
              <w:rPr>
                <w:rFonts w:eastAsia="Times New Roman"/>
                <w:color w:val="000000"/>
              </w:rPr>
              <w:t>5195</w:t>
            </w:r>
          </w:p>
        </w:tc>
        <w:tc>
          <w:tcPr>
            <w:tcW w:w="951" w:type="dxa"/>
            <w:noWrap/>
            <w:hideMark/>
          </w:tcPr>
          <w:p w14:paraId="76D732C8" w14:textId="0A40D898" w:rsidR="00946D10" w:rsidRPr="0018426B" w:rsidRDefault="009B4A76" w:rsidP="003242FB">
            <w:pPr>
              <w:jc w:val="center"/>
              <w:rPr>
                <w:rFonts w:eastAsia="Times New Roman"/>
                <w:color w:val="000000"/>
              </w:rPr>
            </w:pPr>
            <w:r>
              <w:rPr>
                <w:rFonts w:eastAsia="Times New Roman"/>
                <w:color w:val="000000"/>
              </w:rPr>
              <w:t>7290</w:t>
            </w:r>
          </w:p>
        </w:tc>
      </w:tr>
      <w:tr w:rsidR="00946D10" w:rsidRPr="0018426B" w14:paraId="06781DA7" w14:textId="77777777" w:rsidTr="00025AE6">
        <w:trPr>
          <w:trHeight w:val="288"/>
          <w:jc w:val="center"/>
        </w:trPr>
        <w:tc>
          <w:tcPr>
            <w:tcW w:w="2050" w:type="dxa"/>
            <w:noWrap/>
            <w:hideMark/>
          </w:tcPr>
          <w:p w14:paraId="5529FE4F" w14:textId="77777777" w:rsidR="00946D10" w:rsidRPr="0018426B" w:rsidRDefault="00946D10" w:rsidP="003242FB">
            <w:pPr>
              <w:jc w:val="center"/>
              <w:rPr>
                <w:rFonts w:eastAsia="Times New Roman"/>
                <w:color w:val="000000"/>
              </w:rPr>
            </w:pPr>
            <w:r w:rsidRPr="0018426B">
              <w:rPr>
                <w:rFonts w:eastAsia="Times New Roman"/>
                <w:color w:val="000000"/>
              </w:rPr>
              <w:t>Solar PV</w:t>
            </w:r>
          </w:p>
        </w:tc>
        <w:tc>
          <w:tcPr>
            <w:tcW w:w="1154" w:type="dxa"/>
            <w:noWrap/>
            <w:hideMark/>
          </w:tcPr>
          <w:p w14:paraId="470E0201" w14:textId="3BEDAA91" w:rsidR="00946D10" w:rsidRPr="0018426B" w:rsidRDefault="009B4A76" w:rsidP="003242FB">
            <w:pPr>
              <w:jc w:val="center"/>
              <w:rPr>
                <w:rFonts w:eastAsia="Times New Roman"/>
                <w:color w:val="000000"/>
              </w:rPr>
            </w:pPr>
            <w:r>
              <w:rPr>
                <w:rFonts w:eastAsia="Times New Roman"/>
                <w:color w:val="000000"/>
              </w:rPr>
              <w:t>8212</w:t>
            </w:r>
          </w:p>
        </w:tc>
        <w:tc>
          <w:tcPr>
            <w:tcW w:w="823" w:type="dxa"/>
            <w:noWrap/>
            <w:hideMark/>
          </w:tcPr>
          <w:p w14:paraId="7F6FAA04" w14:textId="37E664FF" w:rsidR="00946D10" w:rsidRPr="0018426B" w:rsidRDefault="009B4A76" w:rsidP="003242FB">
            <w:pPr>
              <w:jc w:val="center"/>
              <w:rPr>
                <w:rFonts w:eastAsia="Times New Roman"/>
                <w:color w:val="000000"/>
              </w:rPr>
            </w:pPr>
            <w:r>
              <w:rPr>
                <w:rFonts w:eastAsia="Times New Roman"/>
                <w:color w:val="000000"/>
              </w:rPr>
              <w:t>7167</w:t>
            </w:r>
          </w:p>
        </w:tc>
        <w:tc>
          <w:tcPr>
            <w:tcW w:w="884" w:type="dxa"/>
            <w:noWrap/>
            <w:hideMark/>
          </w:tcPr>
          <w:p w14:paraId="79DA4A7E" w14:textId="1ACA3006" w:rsidR="00946D10" w:rsidRPr="0018426B" w:rsidRDefault="009B4A76" w:rsidP="003242FB">
            <w:pPr>
              <w:jc w:val="center"/>
              <w:rPr>
                <w:rFonts w:eastAsia="Times New Roman"/>
                <w:color w:val="000000"/>
              </w:rPr>
            </w:pPr>
            <w:r>
              <w:rPr>
                <w:rFonts w:eastAsia="Times New Roman"/>
                <w:color w:val="000000"/>
              </w:rPr>
              <w:t>12172</w:t>
            </w:r>
          </w:p>
        </w:tc>
        <w:tc>
          <w:tcPr>
            <w:tcW w:w="1154" w:type="dxa"/>
            <w:noWrap/>
            <w:hideMark/>
          </w:tcPr>
          <w:p w14:paraId="4668CB78" w14:textId="34EEA9C2" w:rsidR="00946D10" w:rsidRPr="0018426B" w:rsidRDefault="009B4A76" w:rsidP="003242FB">
            <w:pPr>
              <w:jc w:val="center"/>
              <w:rPr>
                <w:rFonts w:eastAsia="Times New Roman"/>
                <w:color w:val="000000"/>
              </w:rPr>
            </w:pPr>
            <w:r>
              <w:rPr>
                <w:rFonts w:eastAsia="Times New Roman"/>
                <w:color w:val="000000"/>
              </w:rPr>
              <w:t>9482</w:t>
            </w:r>
          </w:p>
        </w:tc>
        <w:tc>
          <w:tcPr>
            <w:tcW w:w="823" w:type="dxa"/>
            <w:noWrap/>
            <w:hideMark/>
          </w:tcPr>
          <w:p w14:paraId="3D5292A3" w14:textId="2BE16CBB" w:rsidR="00946D10" w:rsidRPr="0018426B" w:rsidRDefault="009B4A76" w:rsidP="003242FB">
            <w:pPr>
              <w:jc w:val="center"/>
              <w:rPr>
                <w:rFonts w:eastAsia="Times New Roman"/>
                <w:color w:val="000000"/>
              </w:rPr>
            </w:pPr>
            <w:r>
              <w:rPr>
                <w:rFonts w:eastAsia="Times New Roman"/>
                <w:color w:val="000000"/>
              </w:rPr>
              <w:t>8276</w:t>
            </w:r>
          </w:p>
        </w:tc>
        <w:tc>
          <w:tcPr>
            <w:tcW w:w="951" w:type="dxa"/>
            <w:noWrap/>
            <w:hideMark/>
          </w:tcPr>
          <w:p w14:paraId="23D03B1A" w14:textId="06DEF051" w:rsidR="00946D10" w:rsidRPr="0018426B" w:rsidRDefault="009B4A76" w:rsidP="003242FB">
            <w:pPr>
              <w:jc w:val="center"/>
              <w:rPr>
                <w:rFonts w:eastAsia="Times New Roman"/>
                <w:color w:val="000000"/>
              </w:rPr>
            </w:pPr>
            <w:r>
              <w:rPr>
                <w:rFonts w:eastAsia="Times New Roman"/>
                <w:color w:val="000000"/>
              </w:rPr>
              <w:t>14055</w:t>
            </w:r>
          </w:p>
        </w:tc>
      </w:tr>
    </w:tbl>
    <w:p w14:paraId="580CF1CC" w14:textId="77777777" w:rsidR="00D56091" w:rsidRDefault="00D56091" w:rsidP="00021058">
      <w:pPr>
        <w:rPr>
          <w:b/>
          <w:bCs/>
        </w:rPr>
      </w:pPr>
    </w:p>
    <w:p w14:paraId="2180ED0E" w14:textId="77777777" w:rsidR="00C81607" w:rsidRDefault="00C81607" w:rsidP="00021058">
      <w:pPr>
        <w:rPr>
          <w:b/>
          <w:bCs/>
        </w:rPr>
      </w:pPr>
    </w:p>
    <w:p w14:paraId="739004E0" w14:textId="77777777" w:rsidR="00C81607" w:rsidRDefault="00C81607" w:rsidP="00021058">
      <w:pPr>
        <w:rPr>
          <w:b/>
          <w:bCs/>
        </w:rPr>
      </w:pPr>
    </w:p>
    <w:p w14:paraId="6F5013DF" w14:textId="77777777" w:rsidR="00C81607" w:rsidRDefault="00C81607" w:rsidP="00021058">
      <w:pPr>
        <w:rPr>
          <w:b/>
          <w:bCs/>
        </w:rPr>
      </w:pPr>
    </w:p>
    <w:p w14:paraId="0F861C0F" w14:textId="77777777" w:rsidR="00C81607" w:rsidRDefault="00C81607" w:rsidP="00021058">
      <w:pPr>
        <w:rPr>
          <w:b/>
          <w:bCs/>
        </w:rPr>
      </w:pPr>
    </w:p>
    <w:p w14:paraId="246970D2" w14:textId="432B83F0" w:rsidR="000A62F3" w:rsidRPr="000A62F3" w:rsidRDefault="000A62F3" w:rsidP="000A62F3">
      <w:pPr>
        <w:pStyle w:val="Caption"/>
        <w:keepNext/>
        <w:rPr>
          <w:b/>
          <w:bCs/>
          <w:i w:val="0"/>
          <w:iCs w:val="0"/>
          <w:color w:val="auto"/>
          <w:sz w:val="22"/>
          <w:szCs w:val="22"/>
        </w:rPr>
      </w:pPr>
      <w:bookmarkStart w:id="77" w:name="_Ref124968922"/>
      <w:r w:rsidRPr="000A62F3">
        <w:rPr>
          <w:b/>
          <w:bCs/>
          <w:i w:val="0"/>
          <w:iCs w:val="0"/>
          <w:color w:val="auto"/>
          <w:sz w:val="22"/>
          <w:szCs w:val="22"/>
        </w:rPr>
        <w:t>Table S</w:t>
      </w:r>
      <w:r w:rsidRPr="000A62F3">
        <w:rPr>
          <w:b/>
          <w:bCs/>
          <w:i w:val="0"/>
          <w:iCs w:val="0"/>
          <w:color w:val="auto"/>
          <w:sz w:val="22"/>
          <w:szCs w:val="22"/>
        </w:rPr>
        <w:fldChar w:fldCharType="begin"/>
      </w:r>
      <w:r w:rsidRPr="000A62F3">
        <w:rPr>
          <w:b/>
          <w:bCs/>
          <w:i w:val="0"/>
          <w:iCs w:val="0"/>
          <w:color w:val="auto"/>
          <w:sz w:val="22"/>
          <w:szCs w:val="22"/>
        </w:rPr>
        <w:instrText xml:space="preserve"> SEQ Table_S \* ARABIC </w:instrText>
      </w:r>
      <w:r w:rsidRPr="000A62F3">
        <w:rPr>
          <w:b/>
          <w:bCs/>
          <w:i w:val="0"/>
          <w:iCs w:val="0"/>
          <w:color w:val="auto"/>
          <w:sz w:val="22"/>
          <w:szCs w:val="22"/>
        </w:rPr>
        <w:fldChar w:fldCharType="separate"/>
      </w:r>
      <w:r w:rsidR="009E193E">
        <w:rPr>
          <w:b/>
          <w:bCs/>
          <w:i w:val="0"/>
          <w:iCs w:val="0"/>
          <w:noProof/>
          <w:color w:val="auto"/>
          <w:sz w:val="22"/>
          <w:szCs w:val="22"/>
        </w:rPr>
        <w:t>5</w:t>
      </w:r>
      <w:r w:rsidRPr="000A62F3">
        <w:rPr>
          <w:b/>
          <w:bCs/>
          <w:i w:val="0"/>
          <w:iCs w:val="0"/>
          <w:color w:val="auto"/>
          <w:sz w:val="22"/>
          <w:szCs w:val="22"/>
        </w:rPr>
        <w:fldChar w:fldCharType="end"/>
      </w:r>
      <w:bookmarkEnd w:id="77"/>
      <w:r w:rsidRPr="000A62F3">
        <w:rPr>
          <w:b/>
          <w:bCs/>
          <w:i w:val="0"/>
          <w:iCs w:val="0"/>
          <w:color w:val="auto"/>
          <w:sz w:val="22"/>
          <w:szCs w:val="22"/>
        </w:rPr>
        <w:t>. Cost parameters used in the economic calculations for methanol</w:t>
      </w:r>
      <w:sdt>
        <w:sdtPr>
          <w:rPr>
            <w:bCs/>
            <w:i w:val="0"/>
            <w:iCs w:val="0"/>
            <w:color w:val="000000"/>
            <w:sz w:val="22"/>
            <w:szCs w:val="22"/>
            <w:vertAlign w:val="superscript"/>
          </w:rPr>
          <w:tag w:val="MENDELEY_CITATION_v3_eyJjaXRhdGlvbklEIjoiTUVOREVMRVlfQ0lUQVRJT05fYmM5ODA1ZWItYTcyNi00MTZiLTgzYmYtMTViYzRmZGVjMzQ1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
          <w:id w:val="1343970910"/>
          <w:placeholder>
            <w:docPart w:val="DefaultPlaceholder_-1854013440"/>
          </w:placeholder>
        </w:sdtPr>
        <w:sdtContent>
          <w:r w:rsidR="00AB7ECA" w:rsidRPr="00AB7ECA">
            <w:rPr>
              <w:bCs/>
              <w:i w:val="0"/>
              <w:iCs w:val="0"/>
              <w:color w:val="000000"/>
              <w:sz w:val="22"/>
              <w:szCs w:val="22"/>
              <w:vertAlign w:val="superscript"/>
            </w:rPr>
            <w:t>8</w:t>
          </w:r>
        </w:sdtContent>
      </w:sdt>
      <w:r w:rsidRPr="000A62F3">
        <w:rPr>
          <w:b/>
          <w:bCs/>
          <w:i w:val="0"/>
          <w:iCs w:val="0"/>
          <w:color w:val="auto"/>
          <w:sz w:val="22"/>
          <w:szCs w:val="22"/>
        </w:rPr>
        <w:t xml:space="preserve">. </w:t>
      </w:r>
      <w:r w:rsidRPr="000A62F3">
        <w:rPr>
          <w:i w:val="0"/>
          <w:iCs w:val="0"/>
          <w:color w:val="auto"/>
          <w:sz w:val="22"/>
          <w:szCs w:val="22"/>
        </w:rPr>
        <w:t>All costs are presented in USD</w:t>
      </w:r>
      <w:r w:rsidRPr="000A62F3">
        <w:rPr>
          <w:i w:val="0"/>
          <w:iCs w:val="0"/>
          <w:color w:val="auto"/>
          <w:sz w:val="22"/>
          <w:szCs w:val="22"/>
          <w:vertAlign w:val="subscript"/>
        </w:rPr>
        <w:t>2019</w:t>
      </w:r>
      <w:r w:rsidRPr="000A62F3">
        <w:rPr>
          <w:i w:val="0"/>
          <w:iCs w:val="0"/>
          <w:color w:val="auto"/>
          <w:sz w:val="22"/>
          <w:szCs w:val="22"/>
        </w:rPr>
        <w:t>.</w:t>
      </w:r>
    </w:p>
    <w:tbl>
      <w:tblPr>
        <w:tblStyle w:val="TableGrid"/>
        <w:tblW w:w="6420" w:type="dxa"/>
        <w:jc w:val="center"/>
        <w:tblLayout w:type="fixed"/>
        <w:tblLook w:val="04A0" w:firstRow="1" w:lastRow="0" w:firstColumn="1" w:lastColumn="0" w:noHBand="0" w:noVBand="1"/>
      </w:tblPr>
      <w:tblGrid>
        <w:gridCol w:w="3306"/>
        <w:gridCol w:w="1168"/>
        <w:gridCol w:w="937"/>
        <w:gridCol w:w="1009"/>
      </w:tblGrid>
      <w:tr w:rsidR="00021058" w:rsidRPr="0018426B" w14:paraId="6C179FDB" w14:textId="77777777" w:rsidTr="00636C4A">
        <w:trPr>
          <w:jc w:val="center"/>
        </w:trPr>
        <w:tc>
          <w:tcPr>
            <w:tcW w:w="3306" w:type="dxa"/>
          </w:tcPr>
          <w:p w14:paraId="25A7DEBB" w14:textId="77777777" w:rsidR="00021058" w:rsidRPr="0018426B" w:rsidRDefault="00021058" w:rsidP="002046CE">
            <w:pPr>
              <w:jc w:val="center"/>
              <w:rPr>
                <w:b/>
                <w:bCs/>
              </w:rPr>
            </w:pPr>
            <w:r>
              <w:rPr>
                <w:b/>
                <w:bCs/>
              </w:rPr>
              <w:t>Flow</w:t>
            </w:r>
          </w:p>
        </w:tc>
        <w:tc>
          <w:tcPr>
            <w:tcW w:w="1168" w:type="dxa"/>
          </w:tcPr>
          <w:p w14:paraId="34186508" w14:textId="77777777" w:rsidR="00021058" w:rsidRPr="0018426B" w:rsidRDefault="00021058" w:rsidP="002046CE">
            <w:pPr>
              <w:jc w:val="center"/>
              <w:rPr>
                <w:b/>
                <w:bCs/>
              </w:rPr>
            </w:pPr>
            <w:r w:rsidRPr="0018426B">
              <w:rPr>
                <w:b/>
                <w:bCs/>
              </w:rPr>
              <w:t>Average</w:t>
            </w:r>
          </w:p>
        </w:tc>
        <w:tc>
          <w:tcPr>
            <w:tcW w:w="937" w:type="dxa"/>
          </w:tcPr>
          <w:p w14:paraId="26E8A71E" w14:textId="77777777" w:rsidR="00021058" w:rsidRPr="0018426B" w:rsidRDefault="00021058" w:rsidP="002046CE">
            <w:pPr>
              <w:jc w:val="center"/>
              <w:rPr>
                <w:b/>
                <w:bCs/>
              </w:rPr>
            </w:pPr>
            <w:r w:rsidRPr="0018426B">
              <w:rPr>
                <w:b/>
                <w:bCs/>
              </w:rPr>
              <w:t>Low</w:t>
            </w:r>
          </w:p>
        </w:tc>
        <w:tc>
          <w:tcPr>
            <w:tcW w:w="1009" w:type="dxa"/>
          </w:tcPr>
          <w:p w14:paraId="4660011D" w14:textId="77777777" w:rsidR="00021058" w:rsidRPr="0018426B" w:rsidRDefault="00021058" w:rsidP="002046CE">
            <w:pPr>
              <w:jc w:val="center"/>
              <w:rPr>
                <w:b/>
                <w:bCs/>
              </w:rPr>
            </w:pPr>
            <w:r w:rsidRPr="0018426B">
              <w:rPr>
                <w:b/>
                <w:bCs/>
              </w:rPr>
              <w:t>High</w:t>
            </w:r>
          </w:p>
        </w:tc>
      </w:tr>
      <w:tr w:rsidR="00021058" w:rsidRPr="0018426B" w14:paraId="4E3050B4" w14:textId="77777777" w:rsidTr="00636C4A">
        <w:trPr>
          <w:jc w:val="center"/>
        </w:trPr>
        <w:tc>
          <w:tcPr>
            <w:tcW w:w="3306" w:type="dxa"/>
          </w:tcPr>
          <w:p w14:paraId="615C8B18" w14:textId="6273E066" w:rsidR="00021058" w:rsidRPr="0018426B" w:rsidRDefault="00DC66B8" w:rsidP="002046CE">
            <w:pPr>
              <w:jc w:val="center"/>
            </w:pPr>
            <w:r>
              <w:t>Steam</w:t>
            </w:r>
            <w:r w:rsidR="00021058" w:rsidRPr="0018426B">
              <w:t xml:space="preserve"> [</w:t>
            </w:r>
            <w:r w:rsidR="00021058">
              <w:t>USD</w:t>
            </w:r>
            <w:r w:rsidR="00021058" w:rsidRPr="0018426B">
              <w:t xml:space="preserve"> t</w:t>
            </w:r>
            <w:r w:rsidR="00021058" w:rsidRPr="0018426B">
              <w:rPr>
                <w:vertAlign w:val="superscript"/>
              </w:rPr>
              <w:t>-1</w:t>
            </w:r>
            <w:r w:rsidR="00021058" w:rsidRPr="0018426B">
              <w:t>]</w:t>
            </w:r>
          </w:p>
        </w:tc>
        <w:tc>
          <w:tcPr>
            <w:tcW w:w="1168" w:type="dxa"/>
          </w:tcPr>
          <w:p w14:paraId="3650FF58" w14:textId="65F28FA8" w:rsidR="00021058" w:rsidRPr="0018426B" w:rsidRDefault="00A7677C" w:rsidP="002046CE">
            <w:pPr>
              <w:jc w:val="center"/>
            </w:pPr>
            <w:r>
              <w:t>15.60</w:t>
            </w:r>
          </w:p>
        </w:tc>
        <w:tc>
          <w:tcPr>
            <w:tcW w:w="937" w:type="dxa"/>
          </w:tcPr>
          <w:p w14:paraId="5C60B4D3" w14:textId="77777777" w:rsidR="00021058" w:rsidRPr="0018426B" w:rsidRDefault="00021058" w:rsidP="002046CE">
            <w:pPr>
              <w:jc w:val="center"/>
            </w:pPr>
            <w:r w:rsidRPr="0018426B">
              <w:t>-</w:t>
            </w:r>
          </w:p>
        </w:tc>
        <w:tc>
          <w:tcPr>
            <w:tcW w:w="1009" w:type="dxa"/>
          </w:tcPr>
          <w:p w14:paraId="0505E50A" w14:textId="77777777" w:rsidR="00021058" w:rsidRPr="0018426B" w:rsidRDefault="00021058" w:rsidP="002046CE">
            <w:pPr>
              <w:jc w:val="center"/>
            </w:pPr>
            <w:r w:rsidRPr="0018426B">
              <w:t>-</w:t>
            </w:r>
          </w:p>
        </w:tc>
      </w:tr>
      <w:tr w:rsidR="00021058" w:rsidRPr="0018426B" w14:paraId="313F8229" w14:textId="77777777" w:rsidTr="00636C4A">
        <w:trPr>
          <w:jc w:val="center"/>
        </w:trPr>
        <w:tc>
          <w:tcPr>
            <w:tcW w:w="3306" w:type="dxa"/>
          </w:tcPr>
          <w:p w14:paraId="2E94D957" w14:textId="37AE582A" w:rsidR="00021058" w:rsidRPr="0018426B" w:rsidRDefault="00021058" w:rsidP="002046CE">
            <w:pPr>
              <w:jc w:val="center"/>
            </w:pPr>
            <w:r w:rsidRPr="0018426B">
              <w:t>Cooling water [</w:t>
            </w:r>
            <w:r>
              <w:t>USD</w:t>
            </w:r>
            <w:r w:rsidRPr="0018426B">
              <w:t xml:space="preserve"> </w:t>
            </w:r>
            <w:r w:rsidR="00DC66B8">
              <w:t>m</w:t>
            </w:r>
            <w:r w:rsidRPr="0018426B">
              <w:rPr>
                <w:vertAlign w:val="superscript"/>
              </w:rPr>
              <w:t>-</w:t>
            </w:r>
            <w:r w:rsidR="00DC66B8">
              <w:rPr>
                <w:vertAlign w:val="superscript"/>
              </w:rPr>
              <w:t>3</w:t>
            </w:r>
            <w:r w:rsidRPr="0018426B">
              <w:t>]</w:t>
            </w:r>
          </w:p>
        </w:tc>
        <w:tc>
          <w:tcPr>
            <w:tcW w:w="1168" w:type="dxa"/>
          </w:tcPr>
          <w:p w14:paraId="1F62B12E" w14:textId="01E3A001" w:rsidR="00021058" w:rsidRPr="0018426B" w:rsidRDefault="00A7677C" w:rsidP="00DC66B8">
            <w:pPr>
              <w:jc w:val="center"/>
            </w:pPr>
            <w:r>
              <w:t>0.03</w:t>
            </w:r>
          </w:p>
        </w:tc>
        <w:tc>
          <w:tcPr>
            <w:tcW w:w="937" w:type="dxa"/>
          </w:tcPr>
          <w:p w14:paraId="2833EBA2" w14:textId="77777777" w:rsidR="00021058" w:rsidRPr="0018426B" w:rsidRDefault="00021058" w:rsidP="002046CE">
            <w:pPr>
              <w:jc w:val="center"/>
            </w:pPr>
            <w:r w:rsidRPr="0018426B">
              <w:t>-</w:t>
            </w:r>
          </w:p>
        </w:tc>
        <w:tc>
          <w:tcPr>
            <w:tcW w:w="1009" w:type="dxa"/>
          </w:tcPr>
          <w:p w14:paraId="6AE368FC" w14:textId="77777777" w:rsidR="00021058" w:rsidRPr="0018426B" w:rsidRDefault="00021058" w:rsidP="002046CE">
            <w:pPr>
              <w:jc w:val="center"/>
            </w:pPr>
            <w:r w:rsidRPr="0018426B">
              <w:t>-</w:t>
            </w:r>
          </w:p>
        </w:tc>
      </w:tr>
      <w:tr w:rsidR="00021058" w:rsidRPr="0018426B" w14:paraId="0C5D8CE2" w14:textId="77777777" w:rsidTr="00636C4A">
        <w:trPr>
          <w:jc w:val="center"/>
        </w:trPr>
        <w:tc>
          <w:tcPr>
            <w:tcW w:w="3306" w:type="dxa"/>
          </w:tcPr>
          <w:p w14:paraId="6C71270C" w14:textId="694226F5" w:rsidR="00021058" w:rsidRPr="0018426B" w:rsidRDefault="00033831" w:rsidP="002046CE">
            <w:pPr>
              <w:jc w:val="center"/>
            </w:pPr>
            <w:r>
              <w:t>Catalyst</w:t>
            </w:r>
            <w:r w:rsidR="00021058" w:rsidRPr="0018426B">
              <w:t xml:space="preserve"> [</w:t>
            </w:r>
            <w:r w:rsidR="00021058">
              <w:t>USD</w:t>
            </w:r>
            <w:r w:rsidR="00021058" w:rsidRPr="0018426B">
              <w:t xml:space="preserve"> t</w:t>
            </w:r>
            <w:r w:rsidR="00021058" w:rsidRPr="0018426B">
              <w:rPr>
                <w:vertAlign w:val="superscript"/>
              </w:rPr>
              <w:t>-1</w:t>
            </w:r>
            <w:r w:rsidR="00021058" w:rsidRPr="0018426B">
              <w:t>]</w:t>
            </w:r>
          </w:p>
        </w:tc>
        <w:tc>
          <w:tcPr>
            <w:tcW w:w="1168" w:type="dxa"/>
          </w:tcPr>
          <w:p w14:paraId="4BF3F47D" w14:textId="386EEBA1" w:rsidR="00021058" w:rsidRPr="0018426B" w:rsidRDefault="00A7677C" w:rsidP="002046CE">
            <w:pPr>
              <w:jc w:val="center"/>
            </w:pPr>
            <w:r>
              <w:t>136.38</w:t>
            </w:r>
          </w:p>
        </w:tc>
        <w:tc>
          <w:tcPr>
            <w:tcW w:w="937" w:type="dxa"/>
          </w:tcPr>
          <w:p w14:paraId="68F7466F" w14:textId="77777777" w:rsidR="00021058" w:rsidRPr="0018426B" w:rsidRDefault="00021058" w:rsidP="002046CE">
            <w:pPr>
              <w:jc w:val="center"/>
            </w:pPr>
            <w:r w:rsidRPr="0018426B">
              <w:t>-</w:t>
            </w:r>
          </w:p>
        </w:tc>
        <w:tc>
          <w:tcPr>
            <w:tcW w:w="1009" w:type="dxa"/>
          </w:tcPr>
          <w:p w14:paraId="71560728" w14:textId="77777777" w:rsidR="00021058" w:rsidRPr="0018426B" w:rsidRDefault="00021058" w:rsidP="002046CE">
            <w:pPr>
              <w:jc w:val="center"/>
            </w:pPr>
            <w:r w:rsidRPr="0018426B">
              <w:t>-</w:t>
            </w:r>
          </w:p>
        </w:tc>
      </w:tr>
      <w:tr w:rsidR="00021058" w:rsidRPr="0018426B" w14:paraId="424A59A4" w14:textId="77777777" w:rsidTr="00636C4A">
        <w:trPr>
          <w:jc w:val="center"/>
        </w:trPr>
        <w:tc>
          <w:tcPr>
            <w:tcW w:w="3306" w:type="dxa"/>
          </w:tcPr>
          <w:p w14:paraId="7BF27D9C" w14:textId="0EF2DB56" w:rsidR="00021058" w:rsidRPr="0018426B" w:rsidRDefault="00A47A00" w:rsidP="002046CE">
            <w:pPr>
              <w:jc w:val="center"/>
              <w:rPr>
                <w:color w:val="000000"/>
              </w:rPr>
            </w:pPr>
            <w:r>
              <w:rPr>
                <w:color w:val="000000"/>
              </w:rPr>
              <w:t>Wastewater treatment</w:t>
            </w:r>
            <w:r w:rsidR="00021058" w:rsidRPr="0018426B">
              <w:rPr>
                <w:color w:val="000000"/>
              </w:rPr>
              <w:t xml:space="preserve"> </w:t>
            </w:r>
            <w:r w:rsidR="00021058" w:rsidRPr="0018426B">
              <w:t>[</w:t>
            </w:r>
            <w:r w:rsidR="00021058">
              <w:t>USD</w:t>
            </w:r>
            <w:r w:rsidR="00021058" w:rsidRPr="0018426B">
              <w:t xml:space="preserve"> </w:t>
            </w:r>
            <w:r>
              <w:t>m</w:t>
            </w:r>
            <w:r>
              <w:rPr>
                <w:vertAlign w:val="superscript"/>
              </w:rPr>
              <w:t>-3</w:t>
            </w:r>
            <w:r w:rsidR="00021058" w:rsidRPr="0018426B">
              <w:t>]</w:t>
            </w:r>
          </w:p>
        </w:tc>
        <w:tc>
          <w:tcPr>
            <w:tcW w:w="1168" w:type="dxa"/>
          </w:tcPr>
          <w:p w14:paraId="20C9BCC4" w14:textId="0184A6EC" w:rsidR="00021058" w:rsidRPr="0018426B" w:rsidRDefault="00A7677C" w:rsidP="002046CE">
            <w:pPr>
              <w:jc w:val="center"/>
            </w:pPr>
            <w:r>
              <w:t>1.64</w:t>
            </w:r>
          </w:p>
        </w:tc>
        <w:tc>
          <w:tcPr>
            <w:tcW w:w="937" w:type="dxa"/>
          </w:tcPr>
          <w:p w14:paraId="765B5EAD" w14:textId="77777777" w:rsidR="00021058" w:rsidRPr="0018426B" w:rsidRDefault="00021058" w:rsidP="002046CE">
            <w:pPr>
              <w:jc w:val="center"/>
            </w:pPr>
            <w:r w:rsidRPr="0018426B">
              <w:t>-</w:t>
            </w:r>
          </w:p>
        </w:tc>
        <w:tc>
          <w:tcPr>
            <w:tcW w:w="1009" w:type="dxa"/>
          </w:tcPr>
          <w:p w14:paraId="2A4C0AE2" w14:textId="77777777" w:rsidR="00021058" w:rsidRPr="0018426B" w:rsidRDefault="00021058" w:rsidP="002046CE">
            <w:pPr>
              <w:jc w:val="center"/>
            </w:pPr>
            <w:r w:rsidRPr="0018426B">
              <w:t>-</w:t>
            </w:r>
          </w:p>
        </w:tc>
      </w:tr>
      <w:tr w:rsidR="00021058" w:rsidRPr="0018426B" w14:paraId="0773297F" w14:textId="77777777" w:rsidTr="00636C4A">
        <w:trPr>
          <w:jc w:val="center"/>
        </w:trPr>
        <w:tc>
          <w:tcPr>
            <w:tcW w:w="3306" w:type="dxa"/>
          </w:tcPr>
          <w:p w14:paraId="395DC4BE" w14:textId="3E13327D" w:rsidR="00021058" w:rsidRPr="00E852A4" w:rsidRDefault="00D30DA3" w:rsidP="002046CE">
            <w:pPr>
              <w:jc w:val="center"/>
              <w:rPr>
                <w:lang w:val="fr-FR"/>
              </w:rPr>
            </w:pPr>
            <w:r w:rsidRPr="00E852A4">
              <w:rPr>
                <w:lang w:val="fr-FR"/>
              </w:rPr>
              <w:t xml:space="preserve">Carbon dioxide </w:t>
            </w:r>
            <w:r w:rsidRPr="00E852A4">
              <w:t>from</w:t>
            </w:r>
            <w:r w:rsidRPr="00E852A4">
              <w:rPr>
                <w:lang w:val="fr-FR"/>
              </w:rPr>
              <w:t xml:space="preserve"> DAC</w:t>
            </w:r>
            <w:r w:rsidR="00021058" w:rsidRPr="00E852A4">
              <w:rPr>
                <w:lang w:val="fr-FR"/>
              </w:rPr>
              <w:t xml:space="preserve"> [USD t</w:t>
            </w:r>
            <w:r w:rsidR="00021058" w:rsidRPr="00E852A4">
              <w:rPr>
                <w:vertAlign w:val="superscript"/>
                <w:lang w:val="fr-FR"/>
              </w:rPr>
              <w:t>-1</w:t>
            </w:r>
            <w:r w:rsidR="00021058" w:rsidRPr="00E852A4">
              <w:rPr>
                <w:lang w:val="fr-FR"/>
              </w:rPr>
              <w:t>]</w:t>
            </w:r>
          </w:p>
        </w:tc>
        <w:tc>
          <w:tcPr>
            <w:tcW w:w="1168" w:type="dxa"/>
          </w:tcPr>
          <w:p w14:paraId="5D517088" w14:textId="63752613" w:rsidR="00021058" w:rsidRPr="0018426B" w:rsidRDefault="0073523C" w:rsidP="002046CE">
            <w:pPr>
              <w:jc w:val="center"/>
            </w:pPr>
            <w:r>
              <w:t>137.35</w:t>
            </w:r>
            <w:r w:rsidRPr="0073523C">
              <w:rPr>
                <w:vertAlign w:val="superscript"/>
              </w:rPr>
              <w:t>*</w:t>
            </w:r>
          </w:p>
        </w:tc>
        <w:tc>
          <w:tcPr>
            <w:tcW w:w="937" w:type="dxa"/>
          </w:tcPr>
          <w:p w14:paraId="18570480" w14:textId="2042A589" w:rsidR="00021058" w:rsidRPr="0018426B" w:rsidRDefault="0073523C" w:rsidP="002046CE">
            <w:pPr>
              <w:jc w:val="center"/>
            </w:pPr>
            <w:r>
              <w:t>67.85</w:t>
            </w:r>
            <w:r w:rsidRPr="0073523C">
              <w:rPr>
                <w:vertAlign w:val="superscript"/>
              </w:rPr>
              <w:t>*</w:t>
            </w:r>
          </w:p>
        </w:tc>
        <w:tc>
          <w:tcPr>
            <w:tcW w:w="1009" w:type="dxa"/>
          </w:tcPr>
          <w:p w14:paraId="5D5455F9" w14:textId="31F2FCF7" w:rsidR="00021058" w:rsidRPr="0018426B" w:rsidRDefault="0073523C" w:rsidP="0073523C">
            <w:pPr>
              <w:jc w:val="center"/>
            </w:pPr>
            <w:r>
              <w:t>206.5</w:t>
            </w:r>
            <w:r w:rsidR="00636C4A">
              <w:t>0</w:t>
            </w:r>
            <w:r w:rsidRPr="0073523C">
              <w:rPr>
                <w:vertAlign w:val="superscript"/>
              </w:rPr>
              <w:t>*</w:t>
            </w:r>
          </w:p>
        </w:tc>
      </w:tr>
    </w:tbl>
    <w:p w14:paraId="3F1D74C9" w14:textId="06FF3A73" w:rsidR="00C81607" w:rsidRDefault="0073523C" w:rsidP="00A9522E">
      <w:pPr>
        <w:rPr>
          <w:rFonts w:cstheme="minorHAnsi"/>
        </w:rPr>
      </w:pPr>
      <w:r w:rsidRPr="0073523C">
        <w:rPr>
          <w:rFonts w:cstheme="minorHAnsi"/>
        </w:rPr>
        <w:t>*</w:t>
      </w:r>
      <w:r w:rsidR="00920981" w:rsidRPr="00920981">
        <w:rPr>
          <w:rFonts w:cstheme="minorHAnsi"/>
        </w:rPr>
        <w:t>These prices do not include the natural gas cost required to capture carbon dioxide.</w:t>
      </w:r>
      <w:r w:rsidR="00920981">
        <w:rPr>
          <w:rFonts w:cstheme="minorHAnsi"/>
        </w:rPr>
        <w:t xml:space="preserve"> One</w:t>
      </w:r>
      <w:r w:rsidRPr="0073523C">
        <w:rPr>
          <w:rFonts w:cstheme="minorHAnsi"/>
        </w:rPr>
        <w:t xml:space="preserve"> ton of carbon dioxide requires 0.11 tons of natural gas</w:t>
      </w:r>
      <w:sdt>
        <w:sdtPr>
          <w:rPr>
            <w:rFonts w:cstheme="minorHAnsi"/>
            <w:color w:val="000000"/>
            <w:vertAlign w:val="superscript"/>
          </w:rPr>
          <w:tag w:val="MENDELEY_CITATION_v3_eyJjaXRhdGlvbklEIjoiTUVOREVMRVlfQ0lUQVRJT05fMzAyOTIyYWUtMTM0OS00MTU4LWI1ZGYtMWEyMDA0MTM1YmRl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
          <w:id w:val="-2039808899"/>
          <w:placeholder>
            <w:docPart w:val="DefaultPlaceholder_-1854013440"/>
          </w:placeholder>
        </w:sdtPr>
        <w:sdtContent>
          <w:r w:rsidR="00AB7ECA" w:rsidRPr="00AB7ECA">
            <w:rPr>
              <w:rFonts w:cstheme="minorHAnsi"/>
              <w:color w:val="000000"/>
              <w:vertAlign w:val="superscript"/>
            </w:rPr>
            <w:t>9</w:t>
          </w:r>
        </w:sdtContent>
      </w:sdt>
      <w:r w:rsidRPr="0073523C">
        <w:rPr>
          <w:rFonts w:cstheme="minorHAnsi"/>
        </w:rPr>
        <w:t>.</w:t>
      </w:r>
    </w:p>
    <w:p w14:paraId="4604D743" w14:textId="77777777" w:rsidR="009E193E" w:rsidRPr="009E193E" w:rsidRDefault="009E193E" w:rsidP="00A9522E">
      <w:pPr>
        <w:rPr>
          <w:rFonts w:cstheme="minorHAnsi"/>
        </w:rPr>
      </w:pPr>
    </w:p>
    <w:p w14:paraId="496BABB1" w14:textId="595C3741" w:rsidR="009E193E" w:rsidRPr="009E193E" w:rsidRDefault="009E193E" w:rsidP="009E193E">
      <w:pPr>
        <w:pStyle w:val="Caption"/>
        <w:keepNext/>
        <w:rPr>
          <w:b/>
          <w:bCs/>
          <w:i w:val="0"/>
          <w:iCs w:val="0"/>
          <w:color w:val="auto"/>
          <w:sz w:val="22"/>
          <w:szCs w:val="22"/>
        </w:rPr>
      </w:pPr>
      <w:bookmarkStart w:id="78" w:name="_Ref124968956"/>
      <w:r w:rsidRPr="009E193E">
        <w:rPr>
          <w:b/>
          <w:bCs/>
          <w:i w:val="0"/>
          <w:iCs w:val="0"/>
          <w:color w:val="auto"/>
          <w:sz w:val="22"/>
          <w:szCs w:val="22"/>
        </w:rPr>
        <w:t>Table S</w:t>
      </w:r>
      <w:r w:rsidRPr="009E193E">
        <w:rPr>
          <w:b/>
          <w:bCs/>
          <w:i w:val="0"/>
          <w:iCs w:val="0"/>
          <w:color w:val="auto"/>
          <w:sz w:val="22"/>
          <w:szCs w:val="22"/>
        </w:rPr>
        <w:fldChar w:fldCharType="begin"/>
      </w:r>
      <w:r w:rsidRPr="009E193E">
        <w:rPr>
          <w:b/>
          <w:bCs/>
          <w:i w:val="0"/>
          <w:iCs w:val="0"/>
          <w:color w:val="auto"/>
          <w:sz w:val="22"/>
          <w:szCs w:val="22"/>
        </w:rPr>
        <w:instrText xml:space="preserve"> SEQ Table_S \* ARABIC </w:instrText>
      </w:r>
      <w:r w:rsidRPr="009E193E">
        <w:rPr>
          <w:b/>
          <w:bCs/>
          <w:i w:val="0"/>
          <w:iCs w:val="0"/>
          <w:color w:val="auto"/>
          <w:sz w:val="22"/>
          <w:szCs w:val="22"/>
        </w:rPr>
        <w:fldChar w:fldCharType="separate"/>
      </w:r>
      <w:r w:rsidRPr="009E193E">
        <w:rPr>
          <w:b/>
          <w:bCs/>
          <w:i w:val="0"/>
          <w:iCs w:val="0"/>
          <w:noProof/>
          <w:color w:val="auto"/>
          <w:sz w:val="22"/>
          <w:szCs w:val="22"/>
        </w:rPr>
        <w:t>6</w:t>
      </w:r>
      <w:r w:rsidRPr="009E193E">
        <w:rPr>
          <w:b/>
          <w:bCs/>
          <w:i w:val="0"/>
          <w:iCs w:val="0"/>
          <w:color w:val="auto"/>
          <w:sz w:val="22"/>
          <w:szCs w:val="22"/>
        </w:rPr>
        <w:fldChar w:fldCharType="end"/>
      </w:r>
      <w:bookmarkEnd w:id="78"/>
      <w:r w:rsidRPr="009E193E">
        <w:rPr>
          <w:b/>
          <w:bCs/>
          <w:i w:val="0"/>
          <w:iCs w:val="0"/>
          <w:color w:val="auto"/>
          <w:sz w:val="22"/>
          <w:szCs w:val="22"/>
        </w:rPr>
        <w:t>. Parameters for the PEM electrolyze</w:t>
      </w:r>
      <w:r>
        <w:rPr>
          <w:b/>
          <w:bCs/>
          <w:i w:val="0"/>
          <w:iCs w:val="0"/>
          <w:color w:val="auto"/>
          <w:sz w:val="22"/>
          <w:szCs w:val="22"/>
        </w:rPr>
        <w:t>r</w:t>
      </w:r>
      <w:sdt>
        <w:sdtPr>
          <w:rPr>
            <w:bCs/>
            <w:i w:val="0"/>
            <w:iCs w:val="0"/>
            <w:color w:val="000000"/>
            <w:sz w:val="22"/>
            <w:szCs w:val="22"/>
            <w:vertAlign w:val="superscript"/>
          </w:rPr>
          <w:tag w:val="MENDELEY_CITATION_v3_eyJjaXRhdGlvbklEIjoiTUVOREVMRVlfQ0lUQVRJT05fNjUyYjk0ZWQtY2M4OS00MDA4LWJlMmUtMGY4MDhiYWE5Yjgx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
          <w:id w:val="-1019234936"/>
          <w:placeholder>
            <w:docPart w:val="DefaultPlaceholder_-1854013440"/>
          </w:placeholder>
        </w:sdtPr>
        <w:sdtContent>
          <w:r w:rsidR="00AB7ECA" w:rsidRPr="00AB7ECA">
            <w:rPr>
              <w:bCs/>
              <w:i w:val="0"/>
              <w:iCs w:val="0"/>
              <w:color w:val="000000"/>
              <w:sz w:val="22"/>
              <w:szCs w:val="22"/>
              <w:vertAlign w:val="superscript"/>
            </w:rPr>
            <w:t>1</w:t>
          </w:r>
        </w:sdtContent>
      </w:sdt>
      <w:r w:rsidRPr="009E193E">
        <w:rPr>
          <w:b/>
          <w:bCs/>
          <w:i w:val="0"/>
          <w:iCs w:val="0"/>
          <w:color w:val="auto"/>
          <w:sz w:val="22"/>
          <w:szCs w:val="22"/>
        </w:rPr>
        <w:t xml:space="preserve">. </w:t>
      </w:r>
      <w:r w:rsidRPr="009E193E">
        <w:rPr>
          <w:i w:val="0"/>
          <w:iCs w:val="0"/>
          <w:color w:val="auto"/>
          <w:sz w:val="22"/>
          <w:szCs w:val="22"/>
        </w:rPr>
        <w:t>All values are in reference to the year 2019.</w:t>
      </w:r>
    </w:p>
    <w:tbl>
      <w:tblPr>
        <w:tblStyle w:val="TableGrid"/>
        <w:tblW w:w="0" w:type="auto"/>
        <w:jc w:val="center"/>
        <w:tblLook w:val="04A0" w:firstRow="1" w:lastRow="0" w:firstColumn="1" w:lastColumn="0" w:noHBand="0" w:noVBand="1"/>
      </w:tblPr>
      <w:tblGrid>
        <w:gridCol w:w="5540"/>
        <w:gridCol w:w="884"/>
      </w:tblGrid>
      <w:tr w:rsidR="00845900" w14:paraId="03106D07" w14:textId="77777777" w:rsidTr="00F938F4">
        <w:trPr>
          <w:jc w:val="center"/>
        </w:trPr>
        <w:tc>
          <w:tcPr>
            <w:tcW w:w="5540" w:type="dxa"/>
          </w:tcPr>
          <w:p w14:paraId="685A06BF" w14:textId="2123FBE2" w:rsidR="00845900" w:rsidRDefault="00845900" w:rsidP="003242FB">
            <w:pPr>
              <w:jc w:val="center"/>
              <w:rPr>
                <w:rFonts w:cstheme="minorHAnsi"/>
                <w:b/>
                <w:bCs/>
              </w:rPr>
            </w:pPr>
            <w:r>
              <w:rPr>
                <w:rFonts w:cstheme="minorHAnsi"/>
                <w:b/>
                <w:bCs/>
              </w:rPr>
              <w:t>Component</w:t>
            </w:r>
          </w:p>
        </w:tc>
        <w:tc>
          <w:tcPr>
            <w:tcW w:w="884" w:type="dxa"/>
          </w:tcPr>
          <w:p w14:paraId="60C1BA2E" w14:textId="684E21C5" w:rsidR="00845900" w:rsidRDefault="00845900" w:rsidP="003242FB">
            <w:pPr>
              <w:jc w:val="center"/>
              <w:rPr>
                <w:rFonts w:cstheme="minorHAnsi"/>
                <w:b/>
                <w:bCs/>
              </w:rPr>
            </w:pPr>
            <w:r>
              <w:rPr>
                <w:rFonts w:cstheme="minorHAnsi"/>
                <w:b/>
                <w:bCs/>
              </w:rPr>
              <w:t>Value</w:t>
            </w:r>
          </w:p>
        </w:tc>
      </w:tr>
      <w:tr w:rsidR="00845900" w14:paraId="09EB1A69" w14:textId="77777777" w:rsidTr="00F938F4">
        <w:trPr>
          <w:jc w:val="center"/>
        </w:trPr>
        <w:tc>
          <w:tcPr>
            <w:tcW w:w="5540" w:type="dxa"/>
          </w:tcPr>
          <w:p w14:paraId="283351C1" w14:textId="6CD863AA" w:rsidR="00845900" w:rsidRPr="00080978" w:rsidRDefault="00080978" w:rsidP="003242FB">
            <w:pPr>
              <w:jc w:val="center"/>
              <w:rPr>
                <w:rFonts w:cstheme="minorHAnsi"/>
              </w:rPr>
            </w:pPr>
            <w:r>
              <w:rPr>
                <w:rFonts w:cstheme="minorHAnsi"/>
              </w:rPr>
              <w:t>Nominal input power [kW]</w:t>
            </w:r>
          </w:p>
        </w:tc>
        <w:tc>
          <w:tcPr>
            <w:tcW w:w="884" w:type="dxa"/>
          </w:tcPr>
          <w:p w14:paraId="53D41309" w14:textId="4ABCDF9F" w:rsidR="00845900" w:rsidRPr="00080978" w:rsidRDefault="00080978" w:rsidP="003242FB">
            <w:pPr>
              <w:jc w:val="center"/>
              <w:rPr>
                <w:rFonts w:cstheme="minorHAnsi"/>
              </w:rPr>
            </w:pPr>
            <w:r>
              <w:rPr>
                <w:rFonts w:cstheme="minorHAnsi"/>
              </w:rPr>
              <w:t>5000</w:t>
            </w:r>
          </w:p>
        </w:tc>
      </w:tr>
      <w:tr w:rsidR="00845900" w14:paraId="166FDEF6" w14:textId="77777777" w:rsidTr="00F938F4">
        <w:trPr>
          <w:jc w:val="center"/>
        </w:trPr>
        <w:tc>
          <w:tcPr>
            <w:tcW w:w="5540" w:type="dxa"/>
          </w:tcPr>
          <w:p w14:paraId="1B60F554" w14:textId="4211C821" w:rsidR="00845900" w:rsidRPr="00080978" w:rsidRDefault="00080978" w:rsidP="003242FB">
            <w:pPr>
              <w:jc w:val="center"/>
              <w:rPr>
                <w:rFonts w:cstheme="minorHAnsi"/>
              </w:rPr>
            </w:pPr>
            <w:r>
              <w:rPr>
                <w:rFonts w:cstheme="minorHAnsi"/>
              </w:rPr>
              <w:t>Nominal hydrogen flow [kg hr</w:t>
            </w:r>
            <w:r w:rsidRPr="008D21D2">
              <w:rPr>
                <w:rFonts w:cstheme="minorHAnsi"/>
                <w:vertAlign w:val="superscript"/>
              </w:rPr>
              <w:t>-1</w:t>
            </w:r>
            <w:r>
              <w:rPr>
                <w:rFonts w:cstheme="minorHAnsi"/>
              </w:rPr>
              <w:t>]</w:t>
            </w:r>
          </w:p>
        </w:tc>
        <w:tc>
          <w:tcPr>
            <w:tcW w:w="884" w:type="dxa"/>
          </w:tcPr>
          <w:p w14:paraId="71B0606B" w14:textId="3ADB54DF" w:rsidR="00845900" w:rsidRPr="00FB6EAA" w:rsidRDefault="00080978" w:rsidP="003242FB">
            <w:pPr>
              <w:jc w:val="center"/>
              <w:rPr>
                <w:rFonts w:cstheme="minorHAnsi"/>
              </w:rPr>
            </w:pPr>
            <w:r w:rsidRPr="00FB6EAA">
              <w:rPr>
                <w:rFonts w:cstheme="minorHAnsi"/>
              </w:rPr>
              <w:t>89.</w:t>
            </w:r>
            <w:r w:rsidR="009C3298">
              <w:rPr>
                <w:rFonts w:cstheme="minorHAnsi"/>
              </w:rPr>
              <w:t>9</w:t>
            </w:r>
          </w:p>
        </w:tc>
      </w:tr>
      <w:tr w:rsidR="00845900" w14:paraId="75DE5598" w14:textId="77777777" w:rsidTr="00F938F4">
        <w:trPr>
          <w:jc w:val="center"/>
        </w:trPr>
        <w:tc>
          <w:tcPr>
            <w:tcW w:w="5540" w:type="dxa"/>
          </w:tcPr>
          <w:p w14:paraId="5CC94108" w14:textId="01F53E86" w:rsidR="00845900" w:rsidRPr="00080978" w:rsidRDefault="00080978" w:rsidP="003242FB">
            <w:pPr>
              <w:jc w:val="center"/>
              <w:rPr>
                <w:rFonts w:cstheme="minorHAnsi"/>
              </w:rPr>
            </w:pPr>
            <w:r w:rsidRPr="00080978">
              <w:rPr>
                <w:rFonts w:cstheme="minorHAnsi"/>
              </w:rPr>
              <w:t>Stack lifetime [hr</w:t>
            </w:r>
            <w:r>
              <w:rPr>
                <w:rFonts w:cstheme="minorHAnsi"/>
              </w:rPr>
              <w:t>s</w:t>
            </w:r>
            <w:r w:rsidRPr="00080978">
              <w:rPr>
                <w:rFonts w:cstheme="minorHAnsi"/>
              </w:rPr>
              <w:t>]</w:t>
            </w:r>
          </w:p>
        </w:tc>
        <w:tc>
          <w:tcPr>
            <w:tcW w:w="884" w:type="dxa"/>
          </w:tcPr>
          <w:p w14:paraId="2FD0BC8E" w14:textId="4F0DA406" w:rsidR="00845900" w:rsidRPr="00080978" w:rsidRDefault="00080978" w:rsidP="003242FB">
            <w:pPr>
              <w:jc w:val="center"/>
              <w:rPr>
                <w:rFonts w:cstheme="minorHAnsi"/>
              </w:rPr>
            </w:pPr>
            <w:r w:rsidRPr="00080978">
              <w:rPr>
                <w:rFonts w:cstheme="minorHAnsi"/>
              </w:rPr>
              <w:t>60000</w:t>
            </w:r>
          </w:p>
        </w:tc>
      </w:tr>
      <w:tr w:rsidR="00845900" w14:paraId="1D0DE654" w14:textId="77777777" w:rsidTr="00F938F4">
        <w:trPr>
          <w:jc w:val="center"/>
        </w:trPr>
        <w:tc>
          <w:tcPr>
            <w:tcW w:w="5540" w:type="dxa"/>
          </w:tcPr>
          <w:p w14:paraId="6D86A965" w14:textId="6CE431D6" w:rsidR="00845900" w:rsidRPr="00080978" w:rsidRDefault="00080978" w:rsidP="003242FB">
            <w:pPr>
              <w:jc w:val="center"/>
              <w:rPr>
                <w:rFonts w:cstheme="minorHAnsi"/>
              </w:rPr>
            </w:pPr>
            <w:r w:rsidRPr="00080978">
              <w:rPr>
                <w:rFonts w:cstheme="minorHAnsi"/>
              </w:rPr>
              <w:t>Power demand electrolyzer [kWh Nm</w:t>
            </w:r>
            <w:r w:rsidRPr="00080978">
              <w:rPr>
                <w:rFonts w:cstheme="minorHAnsi"/>
                <w:vertAlign w:val="superscript"/>
              </w:rPr>
              <w:t>3</w:t>
            </w:r>
            <w:r w:rsidRPr="00080978">
              <w:rPr>
                <w:rFonts w:cstheme="minorHAnsi"/>
                <w:vertAlign w:val="subscript"/>
              </w:rPr>
              <w:t>H</w:t>
            </w:r>
            <w:r w:rsidRPr="00080978">
              <w:rPr>
                <w:rFonts w:cstheme="minorHAnsi"/>
                <w:sz w:val="18"/>
                <w:szCs w:val="18"/>
                <w:vertAlign w:val="subscript"/>
              </w:rPr>
              <w:t>2</w:t>
            </w:r>
            <w:r w:rsidRPr="00080978">
              <w:rPr>
                <w:rFonts w:cstheme="minorHAnsi"/>
                <w:vertAlign w:val="superscript"/>
              </w:rPr>
              <w:t>-1</w:t>
            </w:r>
            <w:r w:rsidRPr="00080978">
              <w:rPr>
                <w:rFonts w:cstheme="minorHAnsi"/>
              </w:rPr>
              <w:t>]</w:t>
            </w:r>
          </w:p>
        </w:tc>
        <w:tc>
          <w:tcPr>
            <w:tcW w:w="884" w:type="dxa"/>
          </w:tcPr>
          <w:p w14:paraId="621D6739" w14:textId="183B9650" w:rsidR="00845900" w:rsidRPr="00080978" w:rsidRDefault="00080978" w:rsidP="003242FB">
            <w:pPr>
              <w:jc w:val="center"/>
              <w:rPr>
                <w:rFonts w:cstheme="minorHAnsi"/>
              </w:rPr>
            </w:pPr>
            <w:r w:rsidRPr="00080978">
              <w:rPr>
                <w:rFonts w:cstheme="minorHAnsi"/>
              </w:rPr>
              <w:t>5</w:t>
            </w:r>
          </w:p>
        </w:tc>
      </w:tr>
      <w:tr w:rsidR="00984522" w14:paraId="743D7C8C" w14:textId="77777777" w:rsidTr="00F938F4">
        <w:trPr>
          <w:jc w:val="center"/>
        </w:trPr>
        <w:tc>
          <w:tcPr>
            <w:tcW w:w="5540" w:type="dxa"/>
          </w:tcPr>
          <w:p w14:paraId="0682B20A" w14:textId="3E26B53D" w:rsidR="00984522" w:rsidRPr="00080978" w:rsidRDefault="00984522" w:rsidP="003242FB">
            <w:pPr>
              <w:jc w:val="center"/>
              <w:rPr>
                <w:rFonts w:cstheme="minorHAnsi"/>
              </w:rPr>
            </w:pPr>
            <w:r>
              <w:rPr>
                <w:rFonts w:cstheme="minorHAnsi"/>
              </w:rPr>
              <w:t>Capital cost [USD kW</w:t>
            </w:r>
            <w:r w:rsidRPr="00984522">
              <w:rPr>
                <w:rFonts w:cstheme="minorHAnsi"/>
                <w:vertAlign w:val="superscript"/>
              </w:rPr>
              <w:t>-1</w:t>
            </w:r>
            <w:r>
              <w:rPr>
                <w:rFonts w:cstheme="minorHAnsi"/>
              </w:rPr>
              <w:t>]</w:t>
            </w:r>
          </w:p>
        </w:tc>
        <w:tc>
          <w:tcPr>
            <w:tcW w:w="884" w:type="dxa"/>
          </w:tcPr>
          <w:p w14:paraId="5EF4E68C" w14:textId="34C5F904" w:rsidR="00984522" w:rsidRPr="00080978" w:rsidRDefault="00984522" w:rsidP="003242FB">
            <w:pPr>
              <w:jc w:val="center"/>
              <w:rPr>
                <w:rFonts w:cstheme="minorHAnsi"/>
              </w:rPr>
            </w:pPr>
            <w:r>
              <w:rPr>
                <w:rFonts w:cstheme="minorHAnsi"/>
              </w:rPr>
              <w:t>112</w:t>
            </w:r>
            <w:r w:rsidR="00EF1B13">
              <w:rPr>
                <w:rFonts w:cstheme="minorHAnsi"/>
              </w:rPr>
              <w:t>3.6</w:t>
            </w:r>
          </w:p>
        </w:tc>
      </w:tr>
      <w:tr w:rsidR="00845900" w14:paraId="3C9AE6FA" w14:textId="77777777" w:rsidTr="00F938F4">
        <w:trPr>
          <w:jc w:val="center"/>
        </w:trPr>
        <w:tc>
          <w:tcPr>
            <w:tcW w:w="5540" w:type="dxa"/>
          </w:tcPr>
          <w:p w14:paraId="3949D838" w14:textId="6730ECF6" w:rsidR="00845900" w:rsidRPr="00080978" w:rsidRDefault="00080978" w:rsidP="003242FB">
            <w:pPr>
              <w:jc w:val="center"/>
              <w:rPr>
                <w:rFonts w:cstheme="minorHAnsi"/>
              </w:rPr>
            </w:pPr>
            <w:r w:rsidRPr="00080978">
              <w:rPr>
                <w:rFonts w:cstheme="minorHAnsi"/>
              </w:rPr>
              <w:t>Interest rate [%]</w:t>
            </w:r>
          </w:p>
        </w:tc>
        <w:tc>
          <w:tcPr>
            <w:tcW w:w="884" w:type="dxa"/>
          </w:tcPr>
          <w:p w14:paraId="60F89C8E" w14:textId="7B02F3DF" w:rsidR="00845900" w:rsidRPr="00080978" w:rsidRDefault="00080978" w:rsidP="003242FB">
            <w:pPr>
              <w:jc w:val="center"/>
              <w:rPr>
                <w:rFonts w:cstheme="minorHAnsi"/>
              </w:rPr>
            </w:pPr>
            <w:r w:rsidRPr="00080978">
              <w:rPr>
                <w:rFonts w:cstheme="minorHAnsi"/>
              </w:rPr>
              <w:t>6.4</w:t>
            </w:r>
          </w:p>
        </w:tc>
      </w:tr>
      <w:tr w:rsidR="00845900" w14:paraId="472E3BDF" w14:textId="77777777" w:rsidTr="00F938F4">
        <w:trPr>
          <w:jc w:val="center"/>
        </w:trPr>
        <w:tc>
          <w:tcPr>
            <w:tcW w:w="5540" w:type="dxa"/>
          </w:tcPr>
          <w:p w14:paraId="1D9BD42C" w14:textId="56B6E679" w:rsidR="00845900" w:rsidRPr="00080978" w:rsidRDefault="00080978" w:rsidP="003242FB">
            <w:pPr>
              <w:jc w:val="center"/>
              <w:rPr>
                <w:rFonts w:cstheme="minorHAnsi"/>
              </w:rPr>
            </w:pPr>
            <w:r w:rsidRPr="00080978">
              <w:rPr>
                <w:rFonts w:cstheme="minorHAnsi"/>
              </w:rPr>
              <w:t>Decommissioning cost (fraction of depreciable capital) [%]</w:t>
            </w:r>
          </w:p>
        </w:tc>
        <w:tc>
          <w:tcPr>
            <w:tcW w:w="884" w:type="dxa"/>
          </w:tcPr>
          <w:p w14:paraId="7E275D2B" w14:textId="4A4478AC" w:rsidR="00845900" w:rsidRPr="00080978" w:rsidRDefault="00080978" w:rsidP="003242FB">
            <w:pPr>
              <w:jc w:val="center"/>
              <w:rPr>
                <w:rFonts w:cstheme="minorHAnsi"/>
              </w:rPr>
            </w:pPr>
            <w:r w:rsidRPr="00080978">
              <w:rPr>
                <w:rFonts w:cstheme="minorHAnsi"/>
              </w:rPr>
              <w:t>10</w:t>
            </w:r>
          </w:p>
        </w:tc>
      </w:tr>
      <w:tr w:rsidR="00845900" w14:paraId="54650673" w14:textId="77777777" w:rsidTr="00F938F4">
        <w:trPr>
          <w:jc w:val="center"/>
        </w:trPr>
        <w:tc>
          <w:tcPr>
            <w:tcW w:w="5540" w:type="dxa"/>
          </w:tcPr>
          <w:p w14:paraId="53BBC096" w14:textId="53657467" w:rsidR="00845900" w:rsidRPr="00080978" w:rsidRDefault="00080978" w:rsidP="003242FB">
            <w:pPr>
              <w:jc w:val="center"/>
              <w:rPr>
                <w:rFonts w:cstheme="minorHAnsi"/>
              </w:rPr>
            </w:pPr>
            <w:r w:rsidRPr="00080978">
              <w:rPr>
                <w:rFonts w:cstheme="minorHAnsi"/>
              </w:rPr>
              <w:t>Equipment replacement cost (fraction of initial CAPEX) [%]</w:t>
            </w:r>
          </w:p>
        </w:tc>
        <w:tc>
          <w:tcPr>
            <w:tcW w:w="884" w:type="dxa"/>
          </w:tcPr>
          <w:p w14:paraId="64D82DE1" w14:textId="762F8096" w:rsidR="00845900" w:rsidRPr="00080978" w:rsidRDefault="00080978" w:rsidP="003242FB">
            <w:pPr>
              <w:jc w:val="center"/>
              <w:rPr>
                <w:rFonts w:cstheme="minorHAnsi"/>
              </w:rPr>
            </w:pPr>
            <w:r w:rsidRPr="00080978">
              <w:rPr>
                <w:rFonts w:cstheme="minorHAnsi"/>
              </w:rPr>
              <w:t>4</w:t>
            </w:r>
          </w:p>
        </w:tc>
      </w:tr>
      <w:tr w:rsidR="00080978" w14:paraId="176C00F9" w14:textId="77777777" w:rsidTr="00F938F4">
        <w:trPr>
          <w:jc w:val="center"/>
        </w:trPr>
        <w:tc>
          <w:tcPr>
            <w:tcW w:w="5540" w:type="dxa"/>
          </w:tcPr>
          <w:p w14:paraId="2AC4C234" w14:textId="077AAFD0" w:rsidR="00080978" w:rsidRPr="00080978" w:rsidRDefault="00080978" w:rsidP="003242FB">
            <w:pPr>
              <w:jc w:val="center"/>
              <w:rPr>
                <w:rFonts w:cstheme="minorHAnsi"/>
              </w:rPr>
            </w:pPr>
            <w:r w:rsidRPr="00080978">
              <w:rPr>
                <w:rFonts w:cstheme="minorHAnsi"/>
              </w:rPr>
              <w:t>Construction period [years]</w:t>
            </w:r>
          </w:p>
        </w:tc>
        <w:tc>
          <w:tcPr>
            <w:tcW w:w="884" w:type="dxa"/>
          </w:tcPr>
          <w:p w14:paraId="595B1CC8" w14:textId="08B768AD" w:rsidR="00080978" w:rsidRPr="00080978" w:rsidRDefault="00080978" w:rsidP="003242FB">
            <w:pPr>
              <w:jc w:val="center"/>
              <w:rPr>
                <w:rFonts w:cstheme="minorHAnsi"/>
              </w:rPr>
            </w:pPr>
            <w:r w:rsidRPr="00080978">
              <w:rPr>
                <w:rFonts w:cstheme="minorHAnsi"/>
              </w:rPr>
              <w:t>2</w:t>
            </w:r>
          </w:p>
        </w:tc>
      </w:tr>
      <w:tr w:rsidR="00080978" w14:paraId="59CD34F5" w14:textId="77777777" w:rsidTr="00F938F4">
        <w:trPr>
          <w:jc w:val="center"/>
        </w:trPr>
        <w:tc>
          <w:tcPr>
            <w:tcW w:w="5540" w:type="dxa"/>
          </w:tcPr>
          <w:p w14:paraId="2CD51C73" w14:textId="2B7912FA" w:rsidR="00080978" w:rsidRPr="00080978" w:rsidRDefault="00080978" w:rsidP="003242FB">
            <w:pPr>
              <w:jc w:val="center"/>
              <w:rPr>
                <w:rFonts w:cstheme="minorHAnsi"/>
              </w:rPr>
            </w:pPr>
            <w:r w:rsidRPr="00080978">
              <w:rPr>
                <w:rFonts w:cstheme="minorHAnsi"/>
              </w:rPr>
              <w:t>Start-up period [years]</w:t>
            </w:r>
          </w:p>
        </w:tc>
        <w:tc>
          <w:tcPr>
            <w:tcW w:w="884" w:type="dxa"/>
          </w:tcPr>
          <w:p w14:paraId="06B145BE" w14:textId="5ED9BBA3" w:rsidR="00080978" w:rsidRPr="00080978" w:rsidRDefault="00080978" w:rsidP="003242FB">
            <w:pPr>
              <w:jc w:val="center"/>
              <w:rPr>
                <w:rFonts w:cstheme="minorHAnsi"/>
              </w:rPr>
            </w:pPr>
            <w:r w:rsidRPr="00080978">
              <w:rPr>
                <w:rFonts w:cstheme="minorHAnsi"/>
              </w:rPr>
              <w:t>1</w:t>
            </w:r>
          </w:p>
        </w:tc>
      </w:tr>
      <w:tr w:rsidR="00080978" w14:paraId="1C1D4C33" w14:textId="77777777" w:rsidTr="00F938F4">
        <w:trPr>
          <w:jc w:val="center"/>
        </w:trPr>
        <w:tc>
          <w:tcPr>
            <w:tcW w:w="5540" w:type="dxa"/>
          </w:tcPr>
          <w:p w14:paraId="3323D4F5" w14:textId="5ABF2DC8" w:rsidR="00080978" w:rsidRPr="00080978" w:rsidRDefault="00080978" w:rsidP="003242FB">
            <w:pPr>
              <w:jc w:val="center"/>
              <w:rPr>
                <w:rFonts w:cstheme="minorHAnsi"/>
              </w:rPr>
            </w:pPr>
            <w:r w:rsidRPr="00080978">
              <w:rPr>
                <w:rFonts w:cstheme="minorHAnsi"/>
              </w:rPr>
              <w:t>Start-capacity [%]</w:t>
            </w:r>
          </w:p>
        </w:tc>
        <w:tc>
          <w:tcPr>
            <w:tcW w:w="884" w:type="dxa"/>
          </w:tcPr>
          <w:p w14:paraId="00AD86E9" w14:textId="4D24ADB0" w:rsidR="00080978" w:rsidRPr="00080978" w:rsidRDefault="00080978" w:rsidP="003242FB">
            <w:pPr>
              <w:jc w:val="center"/>
              <w:rPr>
                <w:rFonts w:cstheme="minorHAnsi"/>
              </w:rPr>
            </w:pPr>
            <w:r w:rsidRPr="00080978">
              <w:rPr>
                <w:rFonts w:cstheme="minorHAnsi"/>
              </w:rPr>
              <w:t>50</w:t>
            </w:r>
          </w:p>
        </w:tc>
      </w:tr>
    </w:tbl>
    <w:commentRangeEnd w:id="69"/>
    <w:p w14:paraId="55833041" w14:textId="52F756DD" w:rsidR="00715801" w:rsidRDefault="008D76A1" w:rsidP="00A9522E">
      <w:pPr>
        <w:rPr>
          <w:rFonts w:cstheme="minorHAnsi"/>
          <w:b/>
          <w:bCs/>
        </w:rPr>
      </w:pPr>
      <w:r>
        <w:rPr>
          <w:rStyle w:val="CommentReference"/>
        </w:rPr>
        <w:commentReference w:id="69"/>
      </w:r>
      <w:r w:rsidR="00715801">
        <w:rPr>
          <w:rFonts w:cstheme="minorHAnsi"/>
          <w:b/>
          <w:bCs/>
        </w:rPr>
        <w:t xml:space="preserve"> </w:t>
      </w:r>
    </w:p>
    <w:p w14:paraId="75CC35BF" w14:textId="1ED3E40C" w:rsidR="00AD0EA7" w:rsidRDefault="00AD0EA7" w:rsidP="00A9522E">
      <w:pPr>
        <w:rPr>
          <w:rFonts w:cstheme="minorHAnsi"/>
          <w:b/>
          <w:bCs/>
        </w:rPr>
      </w:pPr>
      <w:r>
        <w:rPr>
          <w:rFonts w:cstheme="minorHAnsi"/>
          <w:b/>
          <w:bCs/>
        </w:rPr>
        <w:t xml:space="preserve">Note S1. Natural gas </w:t>
      </w:r>
      <w:r w:rsidR="00982CA4">
        <w:rPr>
          <w:rFonts w:cstheme="minorHAnsi"/>
          <w:b/>
          <w:bCs/>
        </w:rPr>
        <w:t>TTF spot prices.</w:t>
      </w:r>
    </w:p>
    <w:p w14:paraId="563EC622" w14:textId="3B02A310" w:rsidR="00AD0EA7" w:rsidRDefault="00AD0EA7" w:rsidP="00AD0EA7">
      <w:pPr>
        <w:jc w:val="both"/>
      </w:pPr>
      <w:r>
        <w:t>For our calculations, we use Natural Gas TTF spot prices (monthly average). TTF stands for Title Transfer Facility</w:t>
      </w:r>
      <w:ins w:id="79" w:author="Guillén Gosalbez  Gonzalo" w:date="2023-02-16T12:34:00Z">
        <w:r w:rsidR="008D76A1">
          <w:t>, which</w:t>
        </w:r>
      </w:ins>
      <w:del w:id="80" w:author="Guillén Gosalbez  Gonzalo" w:date="2023-02-16T12:34:00Z">
        <w:r w:rsidDel="008D76A1">
          <w:delText xml:space="preserve"> and</w:delText>
        </w:r>
      </w:del>
      <w:r>
        <w:t xml:space="preserve"> is a virtual hub situated in the Netherlands where contracts are made based on both spot and future prices. In the past years, the TTF index has gained significant importance. It is now by far the </w:t>
      </w:r>
      <w:commentRangeStart w:id="81"/>
      <w:r>
        <w:t>most liquid</w:t>
      </w:r>
      <w:commentRangeEnd w:id="81"/>
      <w:r w:rsidR="00A2481F">
        <w:rPr>
          <w:rStyle w:val="CommentReference"/>
        </w:rPr>
        <w:commentReference w:id="81"/>
      </w:r>
      <w:r>
        <w:t xml:space="preserve">, most traded hub, with the greatest number of participants of all the European traded hubs. Indeed, TTF has become </w:t>
      </w:r>
      <w:del w:id="82" w:author="Guillén Gosalbez  Gonzalo" w:date="2023-02-16T12:38:00Z">
        <w:r w:rsidDel="00A2481F">
          <w:delText xml:space="preserve">the </w:delText>
        </w:r>
      </w:del>
      <w:ins w:id="83" w:author="Guillén Gosalbez  Gonzalo" w:date="2023-02-16T12:38:00Z">
        <w:r w:rsidR="00A2481F">
          <w:t>a</w:t>
        </w:r>
        <w:r w:rsidR="00A2481F">
          <w:t xml:space="preserve"> </w:t>
        </w:r>
      </w:ins>
      <w:commentRangeStart w:id="84"/>
      <w:r>
        <w:t>mature risk management hub</w:t>
      </w:r>
      <w:commentRangeEnd w:id="84"/>
      <w:r w:rsidR="00A2481F">
        <w:rPr>
          <w:rStyle w:val="CommentReference"/>
        </w:rPr>
        <w:commentReference w:id="84"/>
      </w:r>
      <w:r>
        <w:t xml:space="preserve">, not just for the Netherlands but for all of Europe and beyond. </w:t>
      </w:r>
      <w:del w:id="85" w:author="Guillén Gosalbez  Gonzalo" w:date="2023-02-16T12:39:00Z">
        <w:r w:rsidDel="00A2481F">
          <w:delText xml:space="preserve">The metric that shows how </w:delText>
        </w:r>
      </w:del>
      <w:r>
        <w:t>TTF has grown almost exponentially in recent years</w:t>
      </w:r>
      <w:ins w:id="86" w:author="Guillén Gosalbez  Gonzalo" w:date="2023-02-16T12:39:00Z">
        <w:r w:rsidR="00A2481F">
          <w:t>, as evidenced by the</w:t>
        </w:r>
      </w:ins>
      <w:del w:id="87" w:author="Guillén Gosalbez  Gonzalo" w:date="2023-02-16T12:39:00Z">
        <w:r w:rsidDel="00A2481F">
          <w:delText xml:space="preserve"> is</w:delText>
        </w:r>
      </w:del>
      <w:r>
        <w:t xml:space="preserve"> the total volumes traded</w:t>
      </w:r>
      <w:del w:id="88" w:author="Guillén Gosalbez  Gonzalo" w:date="2023-02-16T12:39:00Z">
        <w:r w:rsidDel="00A2481F">
          <w:delText>. TTF’s traded volumes</w:delText>
        </w:r>
      </w:del>
      <w:ins w:id="89" w:author="Guillén Gosalbez  Gonzalo" w:date="2023-02-16T12:39:00Z">
        <w:r w:rsidR="00A2481F">
          <w:t xml:space="preserve"> that</w:t>
        </w:r>
      </w:ins>
      <w:r>
        <w:t xml:space="preserve"> now account for 79% of the total European traded gas markets. </w:t>
      </w:r>
      <w:ins w:id="90" w:author="Guillén Gosalbez  Gonzalo" w:date="2023-02-16T12:40:00Z">
        <w:r w:rsidR="00A2481F">
          <w:t xml:space="preserve">Moreover, </w:t>
        </w:r>
      </w:ins>
      <w:r>
        <w:t xml:space="preserve">TTF has become the pricing benchmark for North-West Europe, </w:t>
      </w:r>
      <w:del w:id="91" w:author="Guillén Gosalbez  Gonzalo" w:date="2023-02-16T12:40:00Z">
        <w:r w:rsidDel="00A2481F">
          <w:delText xml:space="preserve">although </w:delText>
        </w:r>
      </w:del>
      <w:ins w:id="92" w:author="Guillén Gosalbez  Gonzalo" w:date="2023-02-16T12:40:00Z">
        <w:r w:rsidR="00A2481F">
          <w:t>while</w:t>
        </w:r>
        <w:r w:rsidR="00A2481F">
          <w:t xml:space="preserve"> </w:t>
        </w:r>
      </w:ins>
      <w:r>
        <w:t>several other countries across Europe will also use TTF to price contracts. TTF is also used to price some LNG cargoes destined for Europe.</w:t>
      </w:r>
    </w:p>
    <w:p w14:paraId="4143FAA4" w14:textId="1719D38E" w:rsidR="00AD0EA7" w:rsidRDefault="00AD0EA7" w:rsidP="00AD0EA7">
      <w:pPr>
        <w:jc w:val="both"/>
      </w:pPr>
      <w:del w:id="93" w:author="Guillén Gosalbez  Gonzalo" w:date="2023-02-16T12:40:00Z">
        <w:r w:rsidDel="00A2481F">
          <w:lastRenderedPageBreak/>
          <w:delText>Therefore, if a c</w:delText>
        </w:r>
      </w:del>
      <w:ins w:id="94" w:author="Guillén Gosalbez  Gonzalo" w:date="2023-02-16T12:40:00Z">
        <w:r w:rsidR="00A2481F">
          <w:t>C</w:t>
        </w:r>
      </w:ins>
      <w:r>
        <w:t>ompan</w:t>
      </w:r>
      <w:del w:id="95" w:author="Guillén Gosalbez  Gonzalo" w:date="2023-02-16T12:40:00Z">
        <w:r w:rsidDel="00A2481F">
          <w:delText>y</w:delText>
        </w:r>
      </w:del>
      <w:ins w:id="96" w:author="Guillén Gosalbez  Gonzalo" w:date="2023-02-16T12:40:00Z">
        <w:r w:rsidR="00A2481F">
          <w:t>ies</w:t>
        </w:r>
      </w:ins>
      <w:r>
        <w:t xml:space="preserve"> </w:t>
      </w:r>
      <w:del w:id="97" w:author="Guillén Gosalbez  Gonzalo" w:date="2023-02-16T12:40:00Z">
        <w:r w:rsidDel="00A2481F">
          <w:delText xml:space="preserve">wants </w:delText>
        </w:r>
      </w:del>
      <w:ins w:id="98" w:author="Guillén Gosalbez  Gonzalo" w:date="2023-02-16T12:40:00Z">
        <w:r w:rsidR="00A2481F">
          <w:t>wishing</w:t>
        </w:r>
        <w:r w:rsidR="00A2481F">
          <w:t xml:space="preserve"> </w:t>
        </w:r>
      </w:ins>
      <w:r>
        <w:t>to make new contracts for natural gas</w:t>
      </w:r>
      <w:del w:id="99" w:author="Guillén Gosalbez  Gonzalo" w:date="2023-02-16T12:40:00Z">
        <w:r w:rsidDel="00A2481F">
          <w:delText>, it will use the</w:delText>
        </w:r>
      </w:del>
      <w:ins w:id="100" w:author="Guillén Gosalbez  Gonzalo" w:date="2023-02-16T12:40:00Z">
        <w:r w:rsidR="00A2481F">
          <w:t xml:space="preserve"> often rely on the</w:t>
        </w:r>
      </w:ins>
      <w:r>
        <w:t xml:space="preserve"> TTF index </w:t>
      </w:r>
      <w:del w:id="101" w:author="Guillén Gosalbez  Gonzalo" w:date="2023-02-16T12:40:00Z">
        <w:r w:rsidDel="00A2481F">
          <w:delText xml:space="preserve">for </w:delText>
        </w:r>
      </w:del>
      <w:ins w:id="102" w:author="Guillén Gosalbez  Gonzalo" w:date="2023-02-16T12:41:00Z">
        <w:r w:rsidR="00A2481F">
          <w:t>for closing the new</w:t>
        </w:r>
      </w:ins>
      <w:del w:id="103" w:author="Guillén Gosalbez  Gonzalo" w:date="2023-02-16T12:41:00Z">
        <w:r w:rsidDel="00A2481F">
          <w:delText>such</w:delText>
        </w:r>
      </w:del>
      <w:r>
        <w:t xml:space="preserve"> deals. Most of these companies make contracts based on future prices</w:t>
      </w:r>
      <w:ins w:id="104" w:author="Guillén Gosalbez  Gonzalo" w:date="2023-02-16T12:41:00Z">
        <w:r w:rsidR="00A2481F">
          <w:t xml:space="preserve">, which </w:t>
        </w:r>
      </w:ins>
      <w:del w:id="105" w:author="Guillén Gosalbez  Gonzalo" w:date="2023-02-16T12:41:00Z">
        <w:r w:rsidDel="00A2481F">
          <w:delText xml:space="preserve">. These prices </w:delText>
        </w:r>
      </w:del>
      <w:r>
        <w:t xml:space="preserve">are </w:t>
      </w:r>
      <w:del w:id="106" w:author="Guillén Gosalbez  Gonzalo" w:date="2023-02-16T12:41:00Z">
        <w:r w:rsidDel="00A2481F">
          <w:delText>mutually decided</w:delText>
        </w:r>
      </w:del>
      <w:ins w:id="107" w:author="Guillén Gosalbez  Gonzalo" w:date="2023-02-16T12:41:00Z">
        <w:r w:rsidR="00A2481F">
          <w:t>agreed</w:t>
        </w:r>
      </w:ins>
      <w:r>
        <w:t xml:space="preserve"> depending on the market conditions. However, if a company needs natural gas </w:t>
      </w:r>
      <w:del w:id="108" w:author="Guillén Gosalbez  Gonzalo" w:date="2023-02-16T12:41:00Z">
        <w:r w:rsidDel="00A2481F">
          <w:delText xml:space="preserve">at </w:delText>
        </w:r>
      </w:del>
      <w:ins w:id="109" w:author="Guillén Gosalbez  Gonzalo" w:date="2023-02-16T12:41:00Z">
        <w:r w:rsidR="00A2481F">
          <w:t>on</w:t>
        </w:r>
        <w:r w:rsidR="00A2481F">
          <w:t xml:space="preserve"> </w:t>
        </w:r>
      </w:ins>
      <w:r>
        <w:t>the spot</w:t>
      </w:r>
      <w:del w:id="110" w:author="Guillén Gosalbez  Gonzalo" w:date="2023-02-16T12:41:00Z">
        <w:r w:rsidRPr="00F31C1A" w:rsidDel="00A2481F">
          <w:delText>,</w:delText>
        </w:r>
        <w:r w:rsidRPr="00F31C1A" w:rsidDel="00A2481F">
          <w:rPr>
            <w:i/>
            <w:iCs/>
          </w:rPr>
          <w:delText xml:space="preserve"> i.e</w:delText>
        </w:r>
        <w:r w:rsidDel="00A2481F">
          <w:delText>.</w:delText>
        </w:r>
        <w:r w:rsidRPr="00F31C1A" w:rsidDel="00A2481F">
          <w:delText>,</w:delText>
        </w:r>
        <w:r w:rsidDel="00A2481F">
          <w:delText xml:space="preserve"> immediately</w:delText>
        </w:r>
      </w:del>
      <w:r>
        <w:t xml:space="preserve">, </w:t>
      </w:r>
      <w:del w:id="111" w:author="Guillén Gosalbez  Gonzalo" w:date="2023-02-16T12:42:00Z">
        <w:r w:rsidDel="00A2481F">
          <w:delText xml:space="preserve">they </w:delText>
        </w:r>
      </w:del>
      <w:ins w:id="112" w:author="Guillén Gosalbez  Gonzalo" w:date="2023-02-16T12:42:00Z">
        <w:r w:rsidR="00A2481F">
          <w:t>it</w:t>
        </w:r>
        <w:r w:rsidR="00A2481F">
          <w:t xml:space="preserve"> </w:t>
        </w:r>
      </w:ins>
      <w:r>
        <w:t>will be charged the spot prices according to the TTF index.</w:t>
      </w:r>
    </w:p>
    <w:p w14:paraId="67F33BD2" w14:textId="4A238BFC" w:rsidR="00AD0EA7" w:rsidRDefault="00AD0EA7" w:rsidP="00AD0EA7">
      <w:pPr>
        <w:jc w:val="both"/>
        <w:rPr>
          <w:b/>
          <w:bCs/>
        </w:rPr>
      </w:pPr>
      <w:r>
        <w:t xml:space="preserve">Even though not all of Europe uses the TTF index, </w:t>
      </w:r>
      <w:del w:id="113" w:author="Guillén Gosalbez  Gonzalo" w:date="2023-02-16T12:42:00Z">
        <w:r w:rsidDel="00A2481F">
          <w:delText>just seeing</w:delText>
        </w:r>
      </w:del>
      <w:ins w:id="114" w:author="Guillén Gosalbez  Gonzalo" w:date="2023-02-16T12:42:00Z">
        <w:r w:rsidR="00A2481F">
          <w:t>based on</w:t>
        </w:r>
      </w:ins>
      <w:r>
        <w:t xml:space="preserve"> the trading volumes and share of the European market, it</w:t>
      </w:r>
      <w:ins w:id="115" w:author="Guillén Gosalbez  Gonzalo" w:date="2023-02-16T12:42:00Z">
        <w:r w:rsidR="00A2481F">
          <w:t xml:space="preserve"> seems sensible to </w:t>
        </w:r>
      </w:ins>
      <w:del w:id="116" w:author="Guillén Gosalbez  Gonzalo" w:date="2023-02-16T12:42:00Z">
        <w:r w:rsidDel="00A2481F">
          <w:delText xml:space="preserve"> is a safe bet to </w:delText>
        </w:r>
      </w:del>
      <w:r>
        <w:t>use the TTF index for our analysis. Also, the spot prices might be higher than what the companies agree to in a contract based on the future</w:t>
      </w:r>
      <w:ins w:id="117" w:author="Guillén Gosalbez  Gonzalo" w:date="2023-02-16T12:42:00Z">
        <w:r w:rsidR="00A2481F">
          <w:t xml:space="preserve"> trends</w:t>
        </w:r>
      </w:ins>
      <w:r>
        <w:t xml:space="preserve">. </w:t>
      </w:r>
      <w:del w:id="118" w:author="Guillén Gosalbez  Gonzalo" w:date="2023-02-16T12:42:00Z">
        <w:r w:rsidDel="00A2481F">
          <w:delText xml:space="preserve">But </w:delText>
        </w:r>
      </w:del>
      <w:ins w:id="119" w:author="Guillén Gosalbez  Gonzalo" w:date="2023-02-16T12:42:00Z">
        <w:r w:rsidR="00A2481F">
          <w:t>However,</w:t>
        </w:r>
        <w:r w:rsidR="00A2481F">
          <w:t xml:space="preserve"> </w:t>
        </w:r>
      </w:ins>
      <w:r>
        <w:t xml:space="preserve">such data </w:t>
      </w:r>
      <w:del w:id="120" w:author="Guillén Gosalbez  Gonzalo" w:date="2023-02-16T12:42:00Z">
        <w:r w:rsidDel="00A2481F">
          <w:delText>is</w:delText>
        </w:r>
      </w:del>
      <w:ins w:id="121" w:author="Guillén Gosalbez  Gonzalo" w:date="2023-02-16T12:42:00Z">
        <w:r w:rsidR="00A2481F">
          <w:t>are</w:t>
        </w:r>
      </w:ins>
      <w:r>
        <w:t xml:space="preserve"> hard to find or predict, </w:t>
      </w:r>
      <w:del w:id="122" w:author="Guillén Gosalbez  Gonzalo" w:date="2023-02-16T12:42:00Z">
        <w:r w:rsidDel="00A2481F">
          <w:delText>and therefore</w:delText>
        </w:r>
      </w:del>
      <w:ins w:id="123" w:author="Guillén Gosalbez  Gonzalo" w:date="2023-02-16T12:42:00Z">
        <w:r w:rsidR="00A2481F">
          <w:t>so</w:t>
        </w:r>
      </w:ins>
      <w:r>
        <w:t xml:space="preserve"> for this study, we use the spot prices</w:t>
      </w:r>
      <w:ins w:id="124" w:author="Guillén Gosalbez  Gonzalo" w:date="2023-02-16T12:43:00Z">
        <w:r w:rsidR="00A2481F">
          <w:t xml:space="preserve"> instead</w:t>
        </w:r>
      </w:ins>
      <w:r>
        <w:t>.</w:t>
      </w:r>
    </w:p>
    <w:p w14:paraId="3C18AE50" w14:textId="624E31EA" w:rsidR="00AD0EA7" w:rsidRPr="00AD0EA7" w:rsidDel="00A2481F" w:rsidRDefault="00AD0EA7" w:rsidP="00A9522E">
      <w:pPr>
        <w:rPr>
          <w:del w:id="125" w:author="Guillén Gosalbez  Gonzalo" w:date="2023-02-16T12:42:00Z"/>
          <w:rFonts w:cstheme="minorHAnsi"/>
        </w:rPr>
      </w:pPr>
    </w:p>
    <w:p w14:paraId="381588C3" w14:textId="3E0EACA0" w:rsidR="00982CA4" w:rsidDel="00A2481F" w:rsidRDefault="00982CA4" w:rsidP="00A9522E">
      <w:pPr>
        <w:rPr>
          <w:del w:id="126" w:author="Guillén Gosalbez  Gonzalo" w:date="2023-02-16T12:42:00Z"/>
          <w:rFonts w:cstheme="minorHAnsi"/>
          <w:b/>
          <w:bCs/>
          <w:sz w:val="28"/>
          <w:szCs w:val="28"/>
        </w:rPr>
      </w:pPr>
    </w:p>
    <w:p w14:paraId="1D6B6265" w14:textId="0834757A" w:rsidR="00982CA4" w:rsidDel="00A2481F" w:rsidRDefault="00982CA4" w:rsidP="00A9522E">
      <w:pPr>
        <w:rPr>
          <w:del w:id="127" w:author="Guillén Gosalbez  Gonzalo" w:date="2023-02-16T12:42:00Z"/>
          <w:rFonts w:cstheme="minorHAnsi"/>
          <w:b/>
          <w:bCs/>
          <w:sz w:val="28"/>
          <w:szCs w:val="28"/>
        </w:rPr>
      </w:pPr>
    </w:p>
    <w:p w14:paraId="17C5AEF5" w14:textId="6CB51E81" w:rsidR="00982CA4" w:rsidRDefault="00982CA4" w:rsidP="00A9522E">
      <w:pPr>
        <w:rPr>
          <w:rFonts w:cstheme="minorHAnsi"/>
          <w:b/>
          <w:bCs/>
        </w:rPr>
      </w:pPr>
      <w:r>
        <w:rPr>
          <w:rFonts w:cstheme="minorHAnsi"/>
          <w:b/>
          <w:bCs/>
        </w:rPr>
        <w:t>Note S2. Ammonia model validation.</w:t>
      </w:r>
    </w:p>
    <w:p w14:paraId="29A41650" w14:textId="580D65EA" w:rsidR="001915E7" w:rsidRDefault="001915E7" w:rsidP="001915E7">
      <w:pPr>
        <w:jc w:val="both"/>
      </w:pPr>
      <w:r w:rsidRPr="00C76E7B">
        <w:t xml:space="preserve">The </w:t>
      </w:r>
      <w:del w:id="128" w:author="Guillén Gosalbez  Gonzalo" w:date="2023-02-16T12:43:00Z">
        <w:r w:rsidRPr="00C76E7B" w:rsidDel="00A2481F">
          <w:delText>production cost of</w:delText>
        </w:r>
      </w:del>
      <w:ins w:id="129" w:author="Guillén Gosalbez  Gonzalo" w:date="2023-02-16T12:43:00Z">
        <w:r w:rsidR="00A2481F">
          <w:t>cost estimates for</w:t>
        </w:r>
      </w:ins>
      <w:r w:rsidRPr="00C76E7B">
        <w:t xml:space="preserve"> ammonia </w:t>
      </w:r>
      <w:del w:id="130" w:author="Guillén Gosalbez  Gonzalo" w:date="2023-02-16T12:43:00Z">
        <w:r w:rsidRPr="00C76E7B" w:rsidDel="00A2481F">
          <w:delText>was calculated using our model and</w:delText>
        </w:r>
      </w:del>
      <w:ins w:id="131" w:author="Guillén Gosalbez  Gonzalo" w:date="2023-02-16T12:43:00Z">
        <w:r w:rsidR="00A2481F">
          <w:t>were</w:t>
        </w:r>
      </w:ins>
      <w:r w:rsidRPr="00C76E7B">
        <w:t xml:space="preserve"> compared with </w:t>
      </w:r>
      <w:del w:id="132" w:author="Guillén Gosalbez  Gonzalo" w:date="2023-02-16T12:43:00Z">
        <w:r w:rsidRPr="00C76E7B" w:rsidDel="00A2481F">
          <w:delText xml:space="preserve">the </w:delText>
        </w:r>
      </w:del>
      <w:r w:rsidRPr="00C76E7B">
        <w:t xml:space="preserve">data extracted from </w:t>
      </w:r>
      <w:commentRangeStart w:id="133"/>
      <w:r w:rsidRPr="00C76E7B">
        <w:t>ICIS</w:t>
      </w:r>
      <w:sdt>
        <w:sdtPr>
          <w:rPr>
            <w:color w:val="000000"/>
            <w:vertAlign w:val="superscript"/>
          </w:rPr>
          <w:tag w:val="MENDELEY_CITATION_v3_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"/>
          <w:id w:val="-596556245"/>
          <w:placeholder>
            <w:docPart w:val="DefaultPlaceholder_-1854013440"/>
          </w:placeholder>
        </w:sdtPr>
        <w:sdtContent>
          <w:r w:rsidR="00AB7ECA" w:rsidRPr="00AB7ECA">
            <w:rPr>
              <w:color w:val="000000"/>
              <w:vertAlign w:val="superscript"/>
            </w:rPr>
            <w:t>10</w:t>
          </w:r>
        </w:sdtContent>
      </w:sdt>
      <w:r w:rsidRPr="00C76E7B">
        <w:rPr>
          <w:rStyle w:val="Hyperlink"/>
          <w:color w:val="auto"/>
          <w:u w:val="none"/>
        </w:rPr>
        <w:t xml:space="preserve"> (</w:t>
      </w:r>
      <w:r w:rsidR="00832BE3" w:rsidRPr="00C76E7B">
        <w:rPr>
          <w:rStyle w:val="Hyperlink"/>
          <w:color w:val="auto"/>
          <w:u w:val="none"/>
        </w:rPr>
        <w:fldChar w:fldCharType="begin"/>
      </w:r>
      <w:r w:rsidR="00832BE3" w:rsidRPr="00C76E7B">
        <w:rPr>
          <w:rStyle w:val="Hyperlink"/>
          <w:color w:val="auto"/>
          <w:u w:val="none"/>
        </w:rPr>
        <w:instrText xml:space="preserve"> REF _Ref124969574 \h </w:instrText>
      </w:r>
      <w:r w:rsidR="00C76E7B" w:rsidRPr="00C76E7B">
        <w:rPr>
          <w:rStyle w:val="Hyperlink"/>
          <w:color w:val="auto"/>
          <w:u w:val="none"/>
        </w:rPr>
        <w:instrText xml:space="preserve"> \* MERGEFORMAT </w:instrText>
      </w:r>
      <w:r w:rsidR="00832BE3" w:rsidRPr="00C76E7B">
        <w:rPr>
          <w:rStyle w:val="Hyperlink"/>
          <w:color w:val="auto"/>
          <w:u w:val="none"/>
        </w:rPr>
      </w:r>
      <w:r w:rsidR="00832BE3" w:rsidRPr="00C76E7B">
        <w:rPr>
          <w:rStyle w:val="Hyperlink"/>
          <w:color w:val="auto"/>
          <w:u w:val="none"/>
        </w:rPr>
        <w:fldChar w:fldCharType="separate"/>
      </w:r>
      <w:r w:rsidR="00832BE3" w:rsidRPr="00C76E7B">
        <w:t>Fig. S</w:t>
      </w:r>
      <w:r w:rsidR="00832BE3" w:rsidRPr="00C76E7B">
        <w:rPr>
          <w:noProof/>
        </w:rPr>
        <w:t>3</w:t>
      </w:r>
      <w:r w:rsidR="00832BE3" w:rsidRPr="00C76E7B">
        <w:rPr>
          <w:rStyle w:val="Hyperlink"/>
          <w:color w:val="auto"/>
          <w:u w:val="none"/>
        </w:rPr>
        <w:fldChar w:fldCharType="end"/>
      </w:r>
      <w:r w:rsidRPr="00C76E7B">
        <w:rPr>
          <w:rStyle w:val="Hyperlink"/>
          <w:color w:val="auto"/>
          <w:u w:val="none"/>
        </w:rPr>
        <w:t>)</w:t>
      </w:r>
      <w:ins w:id="134" w:author="Guillén Gosalbez  Gonzalo" w:date="2023-02-16T12:44:00Z">
        <w:r w:rsidR="00A2481F">
          <w:rPr>
            <w:rStyle w:val="Hyperlink"/>
            <w:color w:val="auto"/>
            <w:u w:val="none"/>
          </w:rPr>
          <w:t>. ICIS is xx.</w:t>
        </w:r>
      </w:ins>
      <w:del w:id="135" w:author="Guillén Gosalbez  Gonzalo" w:date="2023-02-16T12:44:00Z">
        <w:r w:rsidRPr="00C76E7B" w:rsidDel="00A2481F">
          <w:delText>.</w:delText>
        </w:r>
      </w:del>
      <w:r w:rsidRPr="00C76E7B">
        <w:t xml:space="preserve"> ICIS </w:t>
      </w:r>
      <w:commentRangeEnd w:id="133"/>
      <w:r w:rsidR="00A2481F">
        <w:rPr>
          <w:rStyle w:val="CommentReference"/>
        </w:rPr>
        <w:commentReference w:id="133"/>
      </w:r>
      <w:r w:rsidRPr="00C76E7B">
        <w:t xml:space="preserve">has published the production cost of ammonia for certain dates from October 2021 to October 2022 </w:t>
      </w:r>
      <w:commentRangeStart w:id="136"/>
      <w:r w:rsidRPr="00C76E7B">
        <w:t>using the natural gas TTF spot prices</w:t>
      </w:r>
      <w:commentRangeEnd w:id="136"/>
      <w:r w:rsidR="00A2481F">
        <w:rPr>
          <w:rStyle w:val="CommentReference"/>
        </w:rPr>
        <w:commentReference w:id="136"/>
      </w:r>
      <w:r w:rsidRPr="00C76E7B">
        <w:t xml:space="preserve">. As </w:t>
      </w:r>
      <w:r w:rsidRPr="00153959">
        <w:t>shown in</w:t>
      </w:r>
      <w:r w:rsidR="00153959" w:rsidRPr="00153959">
        <w:t xml:space="preserve"> </w:t>
      </w:r>
      <w:r w:rsidR="00153959" w:rsidRPr="00153959">
        <w:fldChar w:fldCharType="begin"/>
      </w:r>
      <w:r w:rsidR="00153959" w:rsidRPr="00153959">
        <w:instrText xml:space="preserve"> REF _Ref124969574 \h  \* MERGEFORMAT </w:instrText>
      </w:r>
      <w:r w:rsidR="00153959" w:rsidRPr="00153959">
        <w:fldChar w:fldCharType="separate"/>
      </w:r>
      <w:r w:rsidR="00153959" w:rsidRPr="00153959">
        <w:t>Fig. S</w:t>
      </w:r>
      <w:r w:rsidR="00153959" w:rsidRPr="00153959">
        <w:rPr>
          <w:noProof/>
        </w:rPr>
        <w:t>3</w:t>
      </w:r>
      <w:r w:rsidR="00153959" w:rsidRPr="00153959">
        <w:fldChar w:fldCharType="end"/>
      </w:r>
      <w:r w:rsidRPr="00153959">
        <w:t>, our model is in good agreement with the values from ICIS except at the peak. This divergence can be explained by understanding the</w:t>
      </w:r>
      <w:r w:rsidRPr="00252915">
        <w:t xml:space="preserve"> prices used by ICIS. ICIS calculates the peak on 26</w:t>
      </w:r>
      <w:r w:rsidRPr="00252915">
        <w:rPr>
          <w:vertAlign w:val="superscript"/>
        </w:rPr>
        <w:t>th</w:t>
      </w:r>
      <w:r w:rsidR="00792AB1">
        <w:t> </w:t>
      </w:r>
      <w:r w:rsidRPr="00252915">
        <w:t>August 2022, where the natural gas prices were around</w:t>
      </w:r>
      <w:r w:rsidR="008975D7">
        <w:t xml:space="preserve"> 4,519</w:t>
      </w:r>
      <w:r w:rsidRPr="00252915">
        <w:t> </w:t>
      </w:r>
      <w:r w:rsidR="008975D7">
        <w:t>USD</w:t>
      </w:r>
      <w:r w:rsidRPr="00252915">
        <w:t xml:space="preserve"> </w:t>
      </w:r>
      <w:r w:rsidR="008975D7">
        <w:t>t</w:t>
      </w:r>
      <w:r w:rsidRPr="00252915">
        <w:rPr>
          <w:vertAlign w:val="superscript"/>
        </w:rPr>
        <w:t>-1</w:t>
      </w:r>
      <w:r w:rsidRPr="00252915">
        <w:t>, however we use monthly average prices in our analysis and for that reason the natural gas price we use at the peak</w:t>
      </w:r>
      <w:r>
        <w:t xml:space="preserve"> (August 2022)</w:t>
      </w:r>
      <w:r w:rsidRPr="00252915">
        <w:t xml:space="preserve"> is around </w:t>
      </w:r>
      <w:r w:rsidR="00F20376">
        <w:t>3,130 USD t</w:t>
      </w:r>
      <w:r w:rsidRPr="00252915">
        <w:rPr>
          <w:vertAlign w:val="superscript"/>
        </w:rPr>
        <w:t>-1</w:t>
      </w:r>
      <w:r w:rsidRPr="00252915">
        <w:t>.</w:t>
      </w:r>
    </w:p>
    <w:p w14:paraId="23D119E1" w14:textId="77777777" w:rsidR="00832BE3" w:rsidRDefault="00832BE3" w:rsidP="00832BE3">
      <w:pPr>
        <w:keepNext/>
        <w:jc w:val="center"/>
      </w:pPr>
      <w:r>
        <w:rPr>
          <w:noProof/>
        </w:rPr>
        <w:drawing>
          <wp:inline distT="0" distB="0" distL="0" distR="0" wp14:anchorId="610538F3" wp14:editId="205C7AF8">
            <wp:extent cx="3163824" cy="30723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3824" cy="3072384"/>
                    </a:xfrm>
                    <a:prstGeom prst="rect">
                      <a:avLst/>
                    </a:prstGeom>
                  </pic:spPr>
                </pic:pic>
              </a:graphicData>
            </a:graphic>
          </wp:inline>
        </w:drawing>
      </w:r>
    </w:p>
    <w:p w14:paraId="071BDE4C" w14:textId="2E27D695" w:rsidR="00832BE3" w:rsidRDefault="00832BE3" w:rsidP="00832BE3">
      <w:pPr>
        <w:pStyle w:val="Caption"/>
        <w:jc w:val="center"/>
        <w:rPr>
          <w:b/>
          <w:bCs/>
          <w:i w:val="0"/>
          <w:iCs w:val="0"/>
          <w:color w:val="auto"/>
          <w:sz w:val="22"/>
          <w:szCs w:val="22"/>
        </w:rPr>
      </w:pPr>
      <w:bookmarkStart w:id="137" w:name="_Ref124969574"/>
      <w:r w:rsidRPr="00832BE3">
        <w:rPr>
          <w:b/>
          <w:bCs/>
          <w:i w:val="0"/>
          <w:iCs w:val="0"/>
          <w:color w:val="auto"/>
          <w:sz w:val="22"/>
          <w:szCs w:val="22"/>
        </w:rPr>
        <w:t>Fig. S</w:t>
      </w:r>
      <w:r w:rsidRPr="00832BE3">
        <w:rPr>
          <w:b/>
          <w:bCs/>
          <w:i w:val="0"/>
          <w:iCs w:val="0"/>
          <w:color w:val="auto"/>
          <w:sz w:val="22"/>
          <w:szCs w:val="22"/>
        </w:rPr>
        <w:fldChar w:fldCharType="begin"/>
      </w:r>
      <w:r w:rsidRPr="00832BE3">
        <w:rPr>
          <w:b/>
          <w:bCs/>
          <w:i w:val="0"/>
          <w:iCs w:val="0"/>
          <w:color w:val="auto"/>
          <w:sz w:val="22"/>
          <w:szCs w:val="22"/>
        </w:rPr>
        <w:instrText xml:space="preserve"> SEQ Fig._S \* ARABIC </w:instrText>
      </w:r>
      <w:r w:rsidRPr="00832BE3">
        <w:rPr>
          <w:b/>
          <w:bCs/>
          <w:i w:val="0"/>
          <w:iCs w:val="0"/>
          <w:color w:val="auto"/>
          <w:sz w:val="22"/>
          <w:szCs w:val="22"/>
        </w:rPr>
        <w:fldChar w:fldCharType="separate"/>
      </w:r>
      <w:r w:rsidR="00AB7ECA">
        <w:rPr>
          <w:b/>
          <w:bCs/>
          <w:i w:val="0"/>
          <w:iCs w:val="0"/>
          <w:noProof/>
          <w:color w:val="auto"/>
          <w:sz w:val="22"/>
          <w:szCs w:val="22"/>
        </w:rPr>
        <w:t>3</w:t>
      </w:r>
      <w:r w:rsidRPr="00832BE3">
        <w:rPr>
          <w:b/>
          <w:bCs/>
          <w:i w:val="0"/>
          <w:iCs w:val="0"/>
          <w:color w:val="auto"/>
          <w:sz w:val="22"/>
          <w:szCs w:val="22"/>
        </w:rPr>
        <w:fldChar w:fldCharType="end"/>
      </w:r>
      <w:bookmarkEnd w:id="137"/>
      <w:r w:rsidRPr="00832BE3">
        <w:rPr>
          <w:b/>
          <w:bCs/>
          <w:i w:val="0"/>
          <w:iCs w:val="0"/>
          <w:color w:val="auto"/>
          <w:sz w:val="22"/>
          <w:szCs w:val="22"/>
        </w:rPr>
        <w:t>. Ammonia model validation</w:t>
      </w:r>
      <w:sdt>
        <w:sdtPr>
          <w:rPr>
            <w:bCs/>
            <w:i w:val="0"/>
            <w:iCs w:val="0"/>
            <w:color w:val="000000"/>
            <w:sz w:val="22"/>
            <w:szCs w:val="22"/>
            <w:vertAlign w:val="superscript"/>
          </w:rPr>
          <w:tag w:val="MENDELEY_CITATION_v3_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"/>
          <w:id w:val="127125945"/>
          <w:placeholder>
            <w:docPart w:val="DefaultPlaceholder_-1854013440"/>
          </w:placeholder>
        </w:sdtPr>
        <w:sdtContent>
          <w:r w:rsidR="00AB7ECA" w:rsidRPr="00AB7ECA">
            <w:rPr>
              <w:bCs/>
              <w:i w:val="0"/>
              <w:iCs w:val="0"/>
              <w:color w:val="000000"/>
              <w:sz w:val="22"/>
              <w:szCs w:val="22"/>
              <w:vertAlign w:val="superscript"/>
            </w:rPr>
            <w:t>10</w:t>
          </w:r>
        </w:sdtContent>
      </w:sdt>
      <w:r w:rsidRPr="00832BE3">
        <w:rPr>
          <w:b/>
          <w:bCs/>
          <w:i w:val="0"/>
          <w:iCs w:val="0"/>
          <w:color w:val="auto"/>
          <w:sz w:val="22"/>
          <w:szCs w:val="22"/>
        </w:rPr>
        <w:t>.</w:t>
      </w:r>
    </w:p>
    <w:p w14:paraId="47ABBDE6" w14:textId="183570E5" w:rsidR="00065A3C" w:rsidRDefault="00065A3C" w:rsidP="00065A3C">
      <w:pPr>
        <w:rPr>
          <w:rFonts w:cstheme="minorHAnsi"/>
          <w:b/>
          <w:bCs/>
        </w:rPr>
      </w:pPr>
      <w:r>
        <w:rPr>
          <w:rFonts w:cstheme="minorHAnsi"/>
          <w:b/>
          <w:bCs/>
        </w:rPr>
        <w:t>Note S</w:t>
      </w:r>
      <w:r w:rsidR="00375269">
        <w:rPr>
          <w:rFonts w:cstheme="minorHAnsi"/>
          <w:b/>
          <w:bCs/>
        </w:rPr>
        <w:t>3</w:t>
      </w:r>
      <w:r>
        <w:rPr>
          <w:rFonts w:cstheme="minorHAnsi"/>
          <w:b/>
          <w:bCs/>
        </w:rPr>
        <w:t>. Methanol model validation.</w:t>
      </w:r>
    </w:p>
    <w:p w14:paraId="7E8F091B" w14:textId="1C40BF60" w:rsidR="00D940CF" w:rsidRPr="00DC1EE9" w:rsidRDefault="00D940CF" w:rsidP="00D940CF">
      <w:pPr>
        <w:jc w:val="both"/>
        <w:rPr>
          <w:rFonts w:cstheme="minorHAnsi"/>
        </w:rPr>
      </w:pPr>
      <w:r w:rsidRPr="00DC1EE9">
        <w:rPr>
          <w:rFonts w:cstheme="minorHAnsi"/>
        </w:rPr>
        <w:t xml:space="preserve">Market prices for methanol in Europe </w:t>
      </w:r>
      <w:del w:id="138" w:author="Guillén Gosalbez  Gonzalo" w:date="2023-02-16T12:46:00Z">
        <w:r w:rsidRPr="00DC1EE9" w:rsidDel="00A2481F">
          <w:rPr>
            <w:rFonts w:cstheme="minorHAnsi"/>
          </w:rPr>
          <w:delText xml:space="preserve">are </w:delText>
        </w:r>
      </w:del>
      <w:ins w:id="139" w:author="Guillén Gosalbez  Gonzalo" w:date="2023-02-16T12:46:00Z">
        <w:r w:rsidR="00A2481F">
          <w:rPr>
            <w:rFonts w:cstheme="minorHAnsi"/>
          </w:rPr>
          <w:t>were</w:t>
        </w:r>
        <w:r w:rsidR="00A2481F" w:rsidRPr="00DC1EE9">
          <w:rPr>
            <w:rFonts w:cstheme="minorHAnsi"/>
          </w:rPr>
          <w:t xml:space="preserve"> </w:t>
        </w:r>
      </w:ins>
      <w:del w:id="140" w:author="Guillén Gosalbez  Gonzalo" w:date="2023-02-16T12:46:00Z">
        <w:r w:rsidRPr="00DC1EE9" w:rsidDel="00A2481F">
          <w:rPr>
            <w:rFonts w:cstheme="minorHAnsi"/>
          </w:rPr>
          <w:delText xml:space="preserve">extracted </w:delText>
        </w:r>
      </w:del>
      <w:ins w:id="141" w:author="Guillén Gosalbez  Gonzalo" w:date="2023-02-16T12:46:00Z">
        <w:r w:rsidR="00A2481F">
          <w:rPr>
            <w:rFonts w:cstheme="minorHAnsi"/>
          </w:rPr>
          <w:t>retrieved</w:t>
        </w:r>
        <w:r w:rsidR="00A2481F" w:rsidRPr="00DC1EE9">
          <w:rPr>
            <w:rFonts w:cstheme="minorHAnsi"/>
          </w:rPr>
          <w:t xml:space="preserve"> </w:t>
        </w:r>
      </w:ins>
      <w:r w:rsidRPr="00DC1EE9">
        <w:rPr>
          <w:rFonts w:cstheme="minorHAnsi"/>
        </w:rPr>
        <w:t>from </w:t>
      </w:r>
      <w:r w:rsidRPr="00D940CF">
        <w:rPr>
          <w:rFonts w:cstheme="minorHAnsi"/>
        </w:rPr>
        <w:t>Methanex Corporation</w:t>
      </w:r>
      <w:sdt>
        <w:sdtPr>
          <w:rPr>
            <w:rFonts w:cstheme="minorHAnsi"/>
            <w:color w:val="000000"/>
            <w:vertAlign w:val="superscript"/>
          </w:rPr>
          <w:tag w:val="MENDELEY_CITATION_v3_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"/>
          <w:id w:val="-530346389"/>
          <w:placeholder>
            <w:docPart w:val="DefaultPlaceholder_-1854013440"/>
          </w:placeholder>
        </w:sdtPr>
        <w:sdtContent>
          <w:r w:rsidR="00AB7ECA" w:rsidRPr="00AB7ECA">
            <w:rPr>
              <w:rFonts w:cstheme="minorHAnsi"/>
              <w:color w:val="000000"/>
              <w:vertAlign w:val="superscript"/>
            </w:rPr>
            <w:t>11</w:t>
          </w:r>
        </w:sdtContent>
      </w:sdt>
      <w:r w:rsidRPr="00DC1EE9">
        <w:rPr>
          <w:rFonts w:cstheme="minorHAnsi"/>
        </w:rPr>
        <w:t> (January 2015 to September 2022) and </w:t>
      </w:r>
      <w:r w:rsidRPr="00D940CF">
        <w:rPr>
          <w:rFonts w:cstheme="minorHAnsi"/>
        </w:rPr>
        <w:t>Methanol Marketing Services Asia - MMSA</w:t>
      </w:r>
      <w:sdt>
        <w:sdtPr>
          <w:rPr>
            <w:rFonts w:cstheme="minorHAnsi"/>
            <w:color w:val="000000"/>
            <w:vertAlign w:val="superscript"/>
          </w:rPr>
          <w:tag w:val="MENDELEY_CITATION_v3_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"/>
          <w:id w:val="-549230459"/>
          <w:placeholder>
            <w:docPart w:val="DefaultPlaceholder_-1854013440"/>
          </w:placeholder>
        </w:sdtPr>
        <w:sdtContent>
          <w:r w:rsidR="00AB7ECA" w:rsidRPr="00AB7ECA">
            <w:rPr>
              <w:rFonts w:cstheme="minorHAnsi"/>
              <w:color w:val="000000"/>
              <w:vertAlign w:val="superscript"/>
            </w:rPr>
            <w:t>12</w:t>
          </w:r>
        </w:sdtContent>
      </w:sdt>
      <w:r w:rsidRPr="00DC1EE9">
        <w:rPr>
          <w:rFonts w:cstheme="minorHAnsi"/>
        </w:rPr>
        <w:t xml:space="preserve"> (October 2019 to September 2022). MMSA is a consultancy service in Asia that </w:t>
      </w:r>
      <w:del w:id="142" w:author="Guillén Gosalbez  Gonzalo" w:date="2023-02-16T12:47:00Z">
        <w:r w:rsidRPr="00DC1EE9" w:rsidDel="00A2481F">
          <w:rPr>
            <w:rFonts w:cstheme="minorHAnsi"/>
          </w:rPr>
          <w:delText>does not provide sufficient information</w:delText>
        </w:r>
      </w:del>
      <w:ins w:id="143" w:author="Guillén Gosalbez  Gonzalo" w:date="2023-02-16T12:47:00Z">
        <w:r w:rsidR="00A2481F">
          <w:rPr>
            <w:rFonts w:cstheme="minorHAnsi"/>
          </w:rPr>
          <w:t>provides limited information on</w:t>
        </w:r>
      </w:ins>
      <w:del w:id="144" w:author="Guillén Gosalbez  Gonzalo" w:date="2023-02-16T12:47:00Z">
        <w:r w:rsidRPr="00DC1EE9" w:rsidDel="00A2481F">
          <w:rPr>
            <w:rFonts w:cstheme="minorHAnsi"/>
          </w:rPr>
          <w:delText xml:space="preserve"> about</w:delText>
        </w:r>
      </w:del>
      <w:r w:rsidRPr="00DC1EE9">
        <w:rPr>
          <w:rFonts w:cstheme="minorHAnsi"/>
        </w:rPr>
        <w:t xml:space="preserve"> the data sources. Methanex Corporation, on the other hand, is the world’s largest producer and supplier of methanol to major international markets. As shown in </w:t>
      </w:r>
      <w:r w:rsidR="00EA312A" w:rsidRPr="00EA312A">
        <w:rPr>
          <w:rFonts w:cstheme="minorHAnsi"/>
        </w:rPr>
        <w:fldChar w:fldCharType="begin"/>
      </w:r>
      <w:r w:rsidR="00EA312A" w:rsidRPr="00EA312A">
        <w:rPr>
          <w:rFonts w:cstheme="minorHAnsi"/>
        </w:rPr>
        <w:instrText xml:space="preserve"> REF _Ref124971079 \h  \* MERGEFORMAT </w:instrText>
      </w:r>
      <w:r w:rsidR="00EA312A" w:rsidRPr="00EA312A">
        <w:rPr>
          <w:rFonts w:cstheme="minorHAnsi"/>
        </w:rPr>
      </w:r>
      <w:r w:rsidR="00EA312A" w:rsidRPr="00EA312A">
        <w:rPr>
          <w:rFonts w:cstheme="minorHAnsi"/>
        </w:rPr>
        <w:fldChar w:fldCharType="separate"/>
      </w:r>
      <w:r w:rsidR="00EA312A" w:rsidRPr="00EA312A">
        <w:t>Fig. S</w:t>
      </w:r>
      <w:r w:rsidR="00EA312A" w:rsidRPr="00EA312A">
        <w:rPr>
          <w:noProof/>
        </w:rPr>
        <w:t>4</w:t>
      </w:r>
      <w:r w:rsidR="00EA312A" w:rsidRPr="00EA312A">
        <w:rPr>
          <w:rFonts w:cstheme="minorHAnsi"/>
        </w:rPr>
        <w:fldChar w:fldCharType="end"/>
      </w:r>
      <w:r w:rsidRPr="00EA312A">
        <w:rPr>
          <w:rFonts w:cstheme="minorHAnsi"/>
        </w:rPr>
        <w:t>, the data from both Methanex and MMSA are quite similar. Methanex has production sites in countries like Trin</w:t>
      </w:r>
      <w:r w:rsidRPr="00DC1EE9">
        <w:rPr>
          <w:rFonts w:cstheme="minorHAnsi"/>
        </w:rPr>
        <w:t xml:space="preserve">idad, New Zealand, Egypt, Canada, the United States, and </w:t>
      </w:r>
      <w:commentRangeStart w:id="145"/>
      <w:r w:rsidRPr="00DC1EE9">
        <w:rPr>
          <w:rFonts w:cstheme="minorHAnsi"/>
        </w:rPr>
        <w:t>Chile</w:t>
      </w:r>
      <w:commentRangeEnd w:id="145"/>
      <w:r w:rsidR="00A2481F">
        <w:rPr>
          <w:rStyle w:val="CommentReference"/>
        </w:rPr>
        <w:commentReference w:id="145"/>
      </w:r>
      <w:r w:rsidRPr="00DC1EE9">
        <w:rPr>
          <w:rFonts w:cstheme="minorHAnsi"/>
        </w:rPr>
        <w:t>.</w:t>
      </w:r>
    </w:p>
    <w:p w14:paraId="505D4F23" w14:textId="06815B52" w:rsidR="00D940CF" w:rsidRPr="00DC1EE9" w:rsidRDefault="00D940CF" w:rsidP="00D940CF">
      <w:pPr>
        <w:jc w:val="both"/>
        <w:rPr>
          <w:rFonts w:cstheme="minorHAnsi"/>
        </w:rPr>
      </w:pPr>
      <w:r w:rsidRPr="00DC1EE9">
        <w:rPr>
          <w:rFonts w:cstheme="minorHAnsi"/>
        </w:rPr>
        <w:t xml:space="preserve">When comparing the cost of production calculated from our model and the market price of methanol, we see that from January 2015 to January 2021, the production costs </w:t>
      </w:r>
      <w:del w:id="146" w:author="Guillén Gosalbez  Gonzalo" w:date="2023-02-16T12:48:00Z">
        <w:r w:rsidRPr="00DC1EE9" w:rsidDel="00A2481F">
          <w:rPr>
            <w:rFonts w:cstheme="minorHAnsi"/>
          </w:rPr>
          <w:delText xml:space="preserve">harmonize </w:delText>
        </w:r>
      </w:del>
      <w:ins w:id="147" w:author="Guillén Gosalbez  Gonzalo" w:date="2023-02-16T12:48:00Z">
        <w:r w:rsidR="00A2481F">
          <w:rPr>
            <w:rFonts w:cstheme="minorHAnsi"/>
          </w:rPr>
          <w:t>are close to</w:t>
        </w:r>
      </w:ins>
      <w:del w:id="148" w:author="Guillén Gosalbez  Gonzalo" w:date="2023-02-16T12:48:00Z">
        <w:r w:rsidRPr="00DC1EE9" w:rsidDel="00A2481F">
          <w:rPr>
            <w:rFonts w:cstheme="minorHAnsi"/>
          </w:rPr>
          <w:delText>well with</w:delText>
        </w:r>
      </w:del>
      <w:r w:rsidRPr="00DC1EE9">
        <w:rPr>
          <w:rFonts w:cstheme="minorHAnsi"/>
        </w:rPr>
        <w:t xml:space="preserve"> the market prices of methanol. However, when the natural gas prices start becoming</w:t>
      </w:r>
      <w:ins w:id="149" w:author="Guillén Gosalbez  Gonzalo" w:date="2023-02-16T12:48:00Z">
        <w:r w:rsidR="00A2481F">
          <w:rPr>
            <w:rFonts w:cstheme="minorHAnsi"/>
          </w:rPr>
          <w:t xml:space="preserve"> more</w:t>
        </w:r>
      </w:ins>
      <w:r w:rsidRPr="00DC1EE9">
        <w:rPr>
          <w:rFonts w:cstheme="minorHAnsi"/>
        </w:rPr>
        <w:t xml:space="preserve"> volatile, our model predicts production costs that are way higher than the market price of methanol in Europe. The reasons for this </w:t>
      </w:r>
      <w:del w:id="150" w:author="Guillén Gosalbez  Gonzalo" w:date="2023-02-16T12:48:00Z">
        <w:r w:rsidRPr="00DC1EE9" w:rsidDel="00A2481F">
          <w:rPr>
            <w:rFonts w:cstheme="minorHAnsi"/>
          </w:rPr>
          <w:delText xml:space="preserve">ambiguity </w:delText>
        </w:r>
      </w:del>
      <w:ins w:id="151" w:author="Guillén Gosalbez  Gonzalo" w:date="2023-02-16T12:48:00Z">
        <w:r w:rsidR="00A2481F">
          <w:rPr>
            <w:rFonts w:cstheme="minorHAnsi"/>
          </w:rPr>
          <w:t>mismatch</w:t>
        </w:r>
        <w:r w:rsidR="00A2481F" w:rsidRPr="00DC1EE9">
          <w:rPr>
            <w:rFonts w:cstheme="minorHAnsi"/>
          </w:rPr>
          <w:t xml:space="preserve"> </w:t>
        </w:r>
      </w:ins>
      <w:del w:id="152" w:author="Guillén Gosalbez  Gonzalo" w:date="2023-02-16T12:48:00Z">
        <w:r w:rsidRPr="00DC1EE9" w:rsidDel="00A2481F">
          <w:rPr>
            <w:rFonts w:cstheme="minorHAnsi"/>
          </w:rPr>
          <w:delText>are the following</w:delText>
        </w:r>
      </w:del>
      <w:ins w:id="153" w:author="Guillén Gosalbez  Gonzalo" w:date="2023-02-16T12:48:00Z">
        <w:r w:rsidR="00A2481F">
          <w:rPr>
            <w:rFonts w:cstheme="minorHAnsi"/>
          </w:rPr>
          <w:t>could be as follows</w:t>
        </w:r>
      </w:ins>
      <w:r w:rsidRPr="00DC1EE9">
        <w:rPr>
          <w:rFonts w:cstheme="minorHAnsi"/>
        </w:rPr>
        <w:t>:</w:t>
      </w:r>
    </w:p>
    <w:p w14:paraId="6E13709D" w14:textId="41782B1B" w:rsidR="00B243F9" w:rsidRDefault="00B243F9" w:rsidP="00A2481F">
      <w:pPr>
        <w:numPr>
          <w:ilvl w:val="0"/>
          <w:numId w:val="2"/>
        </w:numPr>
        <w:spacing w:after="0" w:line="240" w:lineRule="auto"/>
        <w:jc w:val="both"/>
        <w:rPr>
          <w:ins w:id="154" w:author="Guillén Gosalbez  Gonzalo" w:date="2023-02-16T12:53:00Z"/>
          <w:rFonts w:eastAsia="Times New Roman" w:cstheme="minorHAnsi"/>
          <w:color w:val="0E101A"/>
        </w:rPr>
        <w:pPrChange w:id="155" w:author="Guillén Gosalbez  Gonzalo" w:date="2023-02-16T12:50:00Z">
          <w:pPr>
            <w:numPr>
              <w:numId w:val="1"/>
            </w:numPr>
            <w:spacing w:after="0" w:line="240" w:lineRule="auto"/>
            <w:ind w:left="767" w:hanging="360"/>
            <w:jc w:val="both"/>
          </w:pPr>
        </w:pPrChange>
      </w:pPr>
      <w:commentRangeStart w:id="156"/>
      <w:ins w:id="157" w:author="Guillén Gosalbez  Gonzalo" w:date="2023-02-16T12:53:00Z">
        <w:r w:rsidRPr="000128C7">
          <w:rPr>
            <w:rFonts w:eastAsia="Times New Roman" w:cstheme="minorHAnsi"/>
            <w:color w:val="0E101A"/>
          </w:rPr>
          <w:lastRenderedPageBreak/>
          <w:t>Methanex has production sites in countries not affected by the current volatility of natural gas prices and hence produce methanol at a much lower price. When this methanol is exported to Europe, the market price is expected to be lower than the cost of production in Europe where the natural gas prices are the most impacted.</w:t>
        </w:r>
      </w:ins>
    </w:p>
    <w:p w14:paraId="26B1D526" w14:textId="039E619D" w:rsidR="00D940CF" w:rsidRPr="000128C7" w:rsidRDefault="00D940CF" w:rsidP="00A2481F">
      <w:pPr>
        <w:numPr>
          <w:ilvl w:val="0"/>
          <w:numId w:val="2"/>
        </w:numPr>
        <w:spacing w:after="0" w:line="240" w:lineRule="auto"/>
        <w:jc w:val="both"/>
        <w:rPr>
          <w:rFonts w:eastAsia="Times New Roman" w:cstheme="minorHAnsi"/>
          <w:color w:val="0E101A"/>
        </w:rPr>
        <w:pPrChange w:id="158" w:author="Guillén Gosalbez  Gonzalo" w:date="2023-02-16T12:50:00Z">
          <w:pPr>
            <w:numPr>
              <w:numId w:val="1"/>
            </w:numPr>
            <w:spacing w:after="0" w:line="240" w:lineRule="auto"/>
            <w:ind w:left="767" w:hanging="360"/>
            <w:jc w:val="both"/>
          </w:pPr>
        </w:pPrChange>
      </w:pPr>
      <w:r w:rsidRPr="000128C7">
        <w:rPr>
          <w:rFonts w:eastAsia="Times New Roman" w:cstheme="minorHAnsi"/>
          <w:color w:val="0E101A"/>
        </w:rPr>
        <w:t xml:space="preserve">Methanex and MMSA report the market prices of methanol. These prices are not the same as the cost of production in Europe. </w:t>
      </w:r>
      <w:del w:id="159" w:author="Guillén Gosalbez  Gonzalo" w:date="2023-02-16T12:51:00Z">
        <w:r w:rsidRPr="000128C7" w:rsidDel="00B243F9">
          <w:rPr>
            <w:rFonts w:eastAsia="Times New Roman" w:cstheme="minorHAnsi"/>
            <w:color w:val="0E101A"/>
          </w:rPr>
          <w:delText>Rather</w:delText>
        </w:r>
      </w:del>
      <w:ins w:id="160" w:author="Guillén Gosalbez  Gonzalo" w:date="2023-02-16T12:51:00Z">
        <w:r w:rsidR="00B243F9">
          <w:rPr>
            <w:rFonts w:eastAsia="Times New Roman" w:cstheme="minorHAnsi"/>
            <w:color w:val="0E101A"/>
          </w:rPr>
          <w:t>Moreover</w:t>
        </w:r>
      </w:ins>
      <w:r w:rsidRPr="000128C7">
        <w:rPr>
          <w:rFonts w:eastAsia="Times New Roman" w:cstheme="minorHAnsi"/>
          <w:color w:val="0E101A"/>
        </w:rPr>
        <w:t xml:space="preserve">, </w:t>
      </w:r>
      <w:del w:id="161" w:author="Guillén Gosalbez  Gonzalo" w:date="2023-02-16T12:51:00Z">
        <w:r w:rsidRPr="000128C7" w:rsidDel="00B243F9">
          <w:rPr>
            <w:rFonts w:eastAsia="Times New Roman" w:cstheme="minorHAnsi"/>
            <w:color w:val="0E101A"/>
          </w:rPr>
          <w:delText xml:space="preserve">the </w:delText>
        </w:r>
      </w:del>
      <w:r w:rsidRPr="000128C7">
        <w:rPr>
          <w:rFonts w:eastAsia="Times New Roman" w:cstheme="minorHAnsi"/>
          <w:color w:val="0E101A"/>
        </w:rPr>
        <w:t xml:space="preserve">methanol </w:t>
      </w:r>
      <w:del w:id="162" w:author="Guillén Gosalbez  Gonzalo" w:date="2023-02-16T12:51:00Z">
        <w:r w:rsidRPr="000128C7" w:rsidDel="00B243F9">
          <w:rPr>
            <w:rFonts w:eastAsia="Times New Roman" w:cstheme="minorHAnsi"/>
            <w:color w:val="0E101A"/>
          </w:rPr>
          <w:delText>is</w:delText>
        </w:r>
      </w:del>
      <w:ins w:id="163" w:author="Guillén Gosalbez  Gonzalo" w:date="2023-02-16T12:51:00Z">
        <w:r w:rsidR="00B243F9">
          <w:rPr>
            <w:rFonts w:eastAsia="Times New Roman" w:cstheme="minorHAnsi"/>
            <w:color w:val="0E101A"/>
          </w:rPr>
          <w:t>can be</w:t>
        </w:r>
      </w:ins>
      <w:r w:rsidRPr="000128C7">
        <w:rPr>
          <w:rFonts w:eastAsia="Times New Roman" w:cstheme="minorHAnsi"/>
          <w:color w:val="0E101A"/>
        </w:rPr>
        <w:t xml:space="preserve"> imported </w:t>
      </w:r>
      <w:ins w:id="164" w:author="Guillén Gosalbez  Gonzalo" w:date="2023-02-16T12:51:00Z">
        <w:r w:rsidR="00B243F9">
          <w:rPr>
            <w:rFonts w:eastAsia="Times New Roman" w:cstheme="minorHAnsi"/>
            <w:color w:val="0E101A"/>
          </w:rPr>
          <w:t xml:space="preserve">from overseas </w:t>
        </w:r>
      </w:ins>
      <w:r w:rsidRPr="000128C7">
        <w:rPr>
          <w:rFonts w:eastAsia="Times New Roman" w:cstheme="minorHAnsi"/>
          <w:color w:val="0E101A"/>
        </w:rPr>
        <w:t>and</w:t>
      </w:r>
      <w:ins w:id="165" w:author="Guillén Gosalbez  Gonzalo" w:date="2023-02-16T12:51:00Z">
        <w:r w:rsidR="00B243F9">
          <w:rPr>
            <w:rFonts w:eastAsia="Times New Roman" w:cstheme="minorHAnsi"/>
            <w:color w:val="0E101A"/>
          </w:rPr>
          <w:t xml:space="preserve"> then</w:t>
        </w:r>
      </w:ins>
      <w:r w:rsidRPr="000128C7">
        <w:rPr>
          <w:rFonts w:eastAsia="Times New Roman" w:cstheme="minorHAnsi"/>
          <w:color w:val="0E101A"/>
        </w:rPr>
        <w:t xml:space="preserve"> sold </w:t>
      </w:r>
      <w:del w:id="166" w:author="Guillén Gosalbez  Gonzalo" w:date="2023-02-16T12:51:00Z">
        <w:r w:rsidRPr="000128C7" w:rsidDel="00B243F9">
          <w:rPr>
            <w:rFonts w:eastAsia="Times New Roman" w:cstheme="minorHAnsi"/>
            <w:color w:val="0E101A"/>
          </w:rPr>
          <w:delText xml:space="preserve">from the port of </w:delText>
        </w:r>
      </w:del>
      <w:ins w:id="167" w:author="Guillén Gosalbez  Gonzalo" w:date="2023-02-16T12:51:00Z">
        <w:r w:rsidR="00B243F9">
          <w:rPr>
            <w:rFonts w:eastAsia="Times New Roman" w:cstheme="minorHAnsi"/>
            <w:color w:val="0E101A"/>
          </w:rPr>
          <w:t xml:space="preserve">in </w:t>
        </w:r>
      </w:ins>
      <w:r w:rsidRPr="000128C7">
        <w:rPr>
          <w:rFonts w:eastAsia="Times New Roman" w:cstheme="minorHAnsi"/>
          <w:color w:val="0E101A"/>
        </w:rPr>
        <w:t>Rotterdam</w:t>
      </w:r>
      <w:ins w:id="168" w:author="Guillén Gosalbez  Gonzalo" w:date="2023-02-16T12:52:00Z">
        <w:r w:rsidR="00B243F9">
          <w:rPr>
            <w:rFonts w:eastAsia="Times New Roman" w:cstheme="minorHAnsi"/>
            <w:color w:val="0E101A"/>
          </w:rPr>
          <w:t xml:space="preserve">. Hence, </w:t>
        </w:r>
      </w:ins>
      <w:ins w:id="169" w:author="Guillén Gosalbez  Gonzalo" w:date="2023-02-16T12:50:00Z">
        <w:r w:rsidR="00B243F9">
          <w:rPr>
            <w:rFonts w:eastAsia="Times New Roman" w:cstheme="minorHAnsi"/>
            <w:color w:val="0E101A"/>
          </w:rPr>
          <w:t>the production costs</w:t>
        </w:r>
      </w:ins>
      <w:ins w:id="170" w:author="Guillén Gosalbez  Gonzalo" w:date="2023-02-16T12:52:00Z">
        <w:r w:rsidR="00B243F9">
          <w:rPr>
            <w:rFonts w:eastAsia="Times New Roman" w:cstheme="minorHAnsi"/>
            <w:color w:val="0E101A"/>
          </w:rPr>
          <w:t xml:space="preserve"> could</w:t>
        </w:r>
      </w:ins>
      <w:ins w:id="171" w:author="Guillén Gosalbez  Gonzalo" w:date="2023-02-16T12:50:00Z">
        <w:r w:rsidR="00B243F9">
          <w:rPr>
            <w:rFonts w:eastAsia="Times New Roman" w:cstheme="minorHAnsi"/>
            <w:color w:val="0E101A"/>
          </w:rPr>
          <w:t xml:space="preserve"> </w:t>
        </w:r>
      </w:ins>
      <w:ins w:id="172" w:author="Guillén Gosalbez  Gonzalo" w:date="2023-02-16T12:52:00Z">
        <w:r w:rsidR="00B243F9">
          <w:rPr>
            <w:rFonts w:eastAsia="Times New Roman" w:cstheme="minorHAnsi"/>
            <w:color w:val="0E101A"/>
          </w:rPr>
          <w:t xml:space="preserve">be </w:t>
        </w:r>
      </w:ins>
      <w:ins w:id="173" w:author="Guillén Gosalbez  Gonzalo" w:date="2023-02-16T12:50:00Z">
        <w:r w:rsidR="00B243F9">
          <w:rPr>
            <w:rFonts w:eastAsia="Times New Roman" w:cstheme="minorHAnsi"/>
            <w:color w:val="0E101A"/>
          </w:rPr>
          <w:t>much lower</w:t>
        </w:r>
      </w:ins>
      <w:ins w:id="174" w:author="Guillén Gosalbez  Gonzalo" w:date="2023-02-16T12:52:00Z">
        <w:r w:rsidR="00B243F9">
          <w:rPr>
            <w:rFonts w:eastAsia="Times New Roman" w:cstheme="minorHAnsi"/>
            <w:color w:val="0E101A"/>
          </w:rPr>
          <w:t xml:space="preserve"> than our predictions for EU</w:t>
        </w:r>
      </w:ins>
      <w:ins w:id="175" w:author="Guillén Gosalbez  Gonzalo" w:date="2023-02-16T12:50:00Z">
        <w:r w:rsidR="00B243F9">
          <w:rPr>
            <w:rFonts w:eastAsia="Times New Roman" w:cstheme="minorHAnsi"/>
            <w:color w:val="0E101A"/>
          </w:rPr>
          <w:t xml:space="preserve"> as </w:t>
        </w:r>
      </w:ins>
      <w:ins w:id="176" w:author="Guillén Gosalbez  Gonzalo" w:date="2023-02-16T12:51:00Z">
        <w:r w:rsidR="00B243F9">
          <w:rPr>
            <w:rFonts w:eastAsia="Times New Roman" w:cstheme="minorHAnsi"/>
            <w:color w:val="0E101A"/>
          </w:rPr>
          <w:t>cheaper natural gas from somewhere else in the world might have been used as feedstock</w:t>
        </w:r>
      </w:ins>
      <w:r w:rsidRPr="000128C7">
        <w:rPr>
          <w:rFonts w:eastAsia="Times New Roman" w:cstheme="minorHAnsi"/>
          <w:color w:val="0E101A"/>
        </w:rPr>
        <w:t>.</w:t>
      </w:r>
      <w:commentRangeEnd w:id="156"/>
      <w:r w:rsidR="00B243F9">
        <w:rPr>
          <w:rStyle w:val="CommentReference"/>
        </w:rPr>
        <w:commentReference w:id="156"/>
      </w:r>
    </w:p>
    <w:p w14:paraId="0F4AC7B5" w14:textId="00590BE9" w:rsidR="00D940CF" w:rsidRPr="000128C7" w:rsidDel="00B243F9" w:rsidRDefault="00D940CF" w:rsidP="00312895">
      <w:pPr>
        <w:numPr>
          <w:ilvl w:val="0"/>
          <w:numId w:val="2"/>
        </w:numPr>
        <w:spacing w:after="0" w:line="240" w:lineRule="auto"/>
        <w:jc w:val="both"/>
        <w:rPr>
          <w:del w:id="177" w:author="Guillén Gosalbez  Gonzalo" w:date="2023-02-16T12:53:00Z"/>
          <w:rFonts w:eastAsia="Times New Roman" w:cstheme="minorHAnsi"/>
          <w:color w:val="0E101A"/>
        </w:rPr>
        <w:pPrChange w:id="178" w:author="Guillén Gosalbez  Gonzalo" w:date="2023-02-16T12:50:00Z">
          <w:pPr>
            <w:numPr>
              <w:numId w:val="1"/>
            </w:numPr>
            <w:spacing w:after="0" w:line="240" w:lineRule="auto"/>
            <w:ind w:left="767" w:hanging="360"/>
            <w:jc w:val="both"/>
          </w:pPr>
        </w:pPrChange>
      </w:pPr>
      <w:commentRangeStart w:id="179"/>
      <w:del w:id="180" w:author="Guillén Gosalbez  Gonzalo" w:date="2023-02-16T12:53:00Z">
        <w:r w:rsidRPr="00B243F9" w:rsidDel="00B243F9">
          <w:rPr>
            <w:rFonts w:eastAsia="Times New Roman" w:cstheme="minorHAnsi"/>
            <w:color w:val="0E101A"/>
          </w:rPr>
          <w:delText>Methanex has production sites in countries that are not affected by the current volatility of natural gas prices and hence produce methanol at a much lower price. When this methanol is exported to Europe, the market price is expected to be lower than the cost of production in Europe where the natural gas prices are the most impacted.</w:delText>
        </w:r>
      </w:del>
    </w:p>
    <w:p w14:paraId="42DC275F" w14:textId="3BC55B47" w:rsidR="00D940CF" w:rsidRPr="00B243F9" w:rsidRDefault="00D940CF" w:rsidP="00312895">
      <w:pPr>
        <w:numPr>
          <w:ilvl w:val="0"/>
          <w:numId w:val="2"/>
        </w:numPr>
        <w:spacing w:after="0" w:line="240" w:lineRule="auto"/>
        <w:jc w:val="both"/>
        <w:rPr>
          <w:rFonts w:eastAsia="Times New Roman" w:cstheme="minorHAnsi"/>
          <w:color w:val="0E101A"/>
        </w:rPr>
        <w:pPrChange w:id="181" w:author="Guillén Gosalbez  Gonzalo" w:date="2023-02-16T12:50:00Z">
          <w:pPr>
            <w:numPr>
              <w:numId w:val="1"/>
            </w:numPr>
            <w:spacing w:after="0" w:line="240" w:lineRule="auto"/>
            <w:ind w:left="767" w:hanging="360"/>
            <w:jc w:val="both"/>
          </w:pPr>
        </w:pPrChange>
      </w:pPr>
      <w:r w:rsidRPr="00B243F9">
        <w:rPr>
          <w:rFonts w:eastAsia="Times New Roman" w:cstheme="minorHAnsi"/>
          <w:color w:val="0E101A"/>
        </w:rPr>
        <w:t xml:space="preserve">Our model uses monthly average spot prices of natural gas TTF. </w:t>
      </w:r>
      <w:del w:id="182" w:author="Guillén Gosalbez  Gonzalo" w:date="2023-02-16T12:54:00Z">
        <w:r w:rsidRPr="00B243F9" w:rsidDel="00B243F9">
          <w:rPr>
            <w:rFonts w:eastAsia="Times New Roman" w:cstheme="minorHAnsi"/>
            <w:color w:val="0E101A"/>
          </w:rPr>
          <w:delText>One shortcoming of using these prices is that c</w:delText>
        </w:r>
      </w:del>
      <w:ins w:id="183" w:author="Guillén Gosalbez  Gonzalo" w:date="2023-02-16T12:54:00Z">
        <w:r w:rsidR="00B243F9">
          <w:rPr>
            <w:rFonts w:eastAsia="Times New Roman" w:cstheme="minorHAnsi"/>
            <w:color w:val="0E101A"/>
          </w:rPr>
          <w:t>C</w:t>
        </w:r>
      </w:ins>
      <w:r w:rsidRPr="00B243F9">
        <w:rPr>
          <w:rFonts w:eastAsia="Times New Roman" w:cstheme="minorHAnsi"/>
          <w:color w:val="0E101A"/>
        </w:rPr>
        <w:t xml:space="preserve">ompanies </w:t>
      </w:r>
      <w:del w:id="184" w:author="Guillén Gosalbez  Gonzalo" w:date="2023-02-16T12:54:00Z">
        <w:r w:rsidRPr="00B243F9" w:rsidDel="00B243F9">
          <w:rPr>
            <w:rFonts w:eastAsia="Times New Roman" w:cstheme="minorHAnsi"/>
            <w:color w:val="0E101A"/>
          </w:rPr>
          <w:delText>in theory will not</w:delText>
        </w:r>
      </w:del>
      <w:ins w:id="185" w:author="Guillén Gosalbez  Gonzalo" w:date="2023-02-16T12:54:00Z">
        <w:r w:rsidR="00B243F9">
          <w:rPr>
            <w:rFonts w:eastAsia="Times New Roman" w:cstheme="minorHAnsi"/>
            <w:color w:val="0E101A"/>
          </w:rPr>
          <w:t>might not</w:t>
        </w:r>
      </w:ins>
      <w:r w:rsidRPr="00B243F9">
        <w:rPr>
          <w:rFonts w:eastAsia="Times New Roman" w:cstheme="minorHAnsi"/>
          <w:color w:val="0E101A"/>
        </w:rPr>
        <w:t xml:space="preserve"> buy natural gas at these prices</w:t>
      </w:r>
      <w:ins w:id="186" w:author="Guillén Gosalbez  Gonzalo" w:date="2023-02-16T12:54:00Z">
        <w:r w:rsidR="00B243F9">
          <w:rPr>
            <w:rFonts w:eastAsia="Times New Roman" w:cstheme="minorHAnsi"/>
            <w:color w:val="0E101A"/>
          </w:rPr>
          <w:t xml:space="preserve">, as they might rely on </w:t>
        </w:r>
      </w:ins>
      <w:del w:id="187" w:author="Guillén Gosalbez  Gonzalo" w:date="2023-02-16T12:54:00Z">
        <w:r w:rsidRPr="00B243F9" w:rsidDel="00B243F9">
          <w:rPr>
            <w:rFonts w:eastAsia="Times New Roman" w:cstheme="minorHAnsi"/>
            <w:color w:val="0E101A"/>
          </w:rPr>
          <w:delText>. Rather, they depend on</w:delText>
        </w:r>
      </w:del>
      <w:ins w:id="188" w:author="Guillén Gosalbez  Gonzalo" w:date="2023-02-16T12:54:00Z">
        <w:r w:rsidR="00B243F9">
          <w:rPr>
            <w:rFonts w:eastAsia="Times New Roman" w:cstheme="minorHAnsi"/>
            <w:color w:val="0E101A"/>
          </w:rPr>
          <w:t>established</w:t>
        </w:r>
      </w:ins>
      <w:r w:rsidRPr="00B243F9">
        <w:rPr>
          <w:rFonts w:eastAsia="Times New Roman" w:cstheme="minorHAnsi"/>
          <w:color w:val="0E101A"/>
        </w:rPr>
        <w:t xml:space="preserve"> contracts. However, </w:t>
      </w:r>
      <w:ins w:id="189" w:author="Guillén Gosalbez  Gonzalo" w:date="2023-02-16T12:55:00Z">
        <w:r w:rsidR="00B243F9">
          <w:rPr>
            <w:rFonts w:eastAsia="Times New Roman" w:cstheme="minorHAnsi"/>
            <w:color w:val="0E101A"/>
          </w:rPr>
          <w:t xml:space="preserve">we would expect that </w:t>
        </w:r>
      </w:ins>
      <w:r w:rsidRPr="00B243F9">
        <w:rPr>
          <w:rFonts w:eastAsia="Times New Roman" w:cstheme="minorHAnsi"/>
          <w:color w:val="0E101A"/>
        </w:rPr>
        <w:t>the price of natural gas agreed upon</w:t>
      </w:r>
      <w:ins w:id="190" w:author="Guillén Gosalbez  Gonzalo" w:date="2023-02-16T12:54:00Z">
        <w:r w:rsidR="00B243F9">
          <w:rPr>
            <w:rFonts w:eastAsia="Times New Roman" w:cstheme="minorHAnsi"/>
            <w:color w:val="0E101A"/>
          </w:rPr>
          <w:t xml:space="preserve"> in </w:t>
        </w:r>
      </w:ins>
      <w:ins w:id="191" w:author="Guillén Gosalbez  Gonzalo" w:date="2023-02-16T12:55:00Z">
        <w:r w:rsidR="00B243F9">
          <w:rPr>
            <w:rFonts w:eastAsia="Times New Roman" w:cstheme="minorHAnsi"/>
            <w:color w:val="0E101A"/>
          </w:rPr>
          <w:t>deals closed since the outbreak of the energy crisis</w:t>
        </w:r>
      </w:ins>
      <w:r w:rsidRPr="00B243F9">
        <w:rPr>
          <w:rFonts w:eastAsia="Times New Roman" w:cstheme="minorHAnsi"/>
          <w:color w:val="0E101A"/>
        </w:rPr>
        <w:t xml:space="preserve"> </w:t>
      </w:r>
      <w:del w:id="192" w:author="Guillén Gosalbez  Gonzalo" w:date="2023-02-16T12:58:00Z">
        <w:r w:rsidRPr="00B243F9" w:rsidDel="00B243F9">
          <w:rPr>
            <w:rFonts w:eastAsia="Times New Roman" w:cstheme="minorHAnsi"/>
            <w:color w:val="0E101A"/>
          </w:rPr>
          <w:delText xml:space="preserve">by different stakeholders </w:delText>
        </w:r>
      </w:del>
      <w:del w:id="193" w:author="Guillén Gosalbez  Gonzalo" w:date="2023-02-16T12:56:00Z">
        <w:r w:rsidRPr="00B243F9" w:rsidDel="00B243F9">
          <w:rPr>
            <w:rFonts w:eastAsia="Times New Roman" w:cstheme="minorHAnsi"/>
            <w:color w:val="0E101A"/>
          </w:rPr>
          <w:delText xml:space="preserve">will </w:delText>
        </w:r>
      </w:del>
      <w:ins w:id="194" w:author="Guillén Gosalbez  Gonzalo" w:date="2023-02-16T12:56:00Z">
        <w:r w:rsidR="00B243F9">
          <w:rPr>
            <w:rFonts w:eastAsia="Times New Roman" w:cstheme="minorHAnsi"/>
            <w:color w:val="0E101A"/>
          </w:rPr>
          <w:t>would</w:t>
        </w:r>
        <w:r w:rsidR="00B243F9" w:rsidRPr="00B243F9">
          <w:rPr>
            <w:rFonts w:eastAsia="Times New Roman" w:cstheme="minorHAnsi"/>
            <w:color w:val="0E101A"/>
          </w:rPr>
          <w:t xml:space="preserve"> </w:t>
        </w:r>
      </w:ins>
      <w:r w:rsidRPr="00B243F9">
        <w:rPr>
          <w:rFonts w:eastAsia="Times New Roman" w:cstheme="minorHAnsi"/>
          <w:color w:val="0E101A"/>
        </w:rPr>
        <w:t xml:space="preserve">depend on the natural gas TTF index. Therefore, </w:t>
      </w:r>
      <w:del w:id="195" w:author="Guillén Gosalbez  Gonzalo" w:date="2023-02-16T12:56:00Z">
        <w:r w:rsidRPr="00B243F9" w:rsidDel="00B243F9">
          <w:rPr>
            <w:rFonts w:eastAsia="Times New Roman" w:cstheme="minorHAnsi"/>
            <w:color w:val="0E101A"/>
          </w:rPr>
          <w:delText xml:space="preserve">this analysis does not mean that companies are producing methanol at </w:delText>
        </w:r>
      </w:del>
      <w:del w:id="196" w:author="Guillén Gosalbez  Gonzalo" w:date="2023-02-16T12:57:00Z">
        <w:r w:rsidRPr="00B243F9" w:rsidDel="00B243F9">
          <w:rPr>
            <w:rFonts w:eastAsia="Times New Roman" w:cstheme="minorHAnsi"/>
            <w:color w:val="0E101A"/>
          </w:rPr>
          <w:delText xml:space="preserve">the prices </w:delText>
        </w:r>
      </w:del>
      <w:del w:id="197" w:author="Guillén Gosalbez  Gonzalo" w:date="2023-02-16T12:56:00Z">
        <w:r w:rsidRPr="00B243F9" w:rsidDel="00B243F9">
          <w:rPr>
            <w:rFonts w:eastAsia="Times New Roman" w:cstheme="minorHAnsi"/>
            <w:color w:val="0E101A"/>
          </w:rPr>
          <w:delText xml:space="preserve">shown </w:delText>
        </w:r>
      </w:del>
      <w:del w:id="198" w:author="Guillén Gosalbez  Gonzalo" w:date="2023-02-16T12:57:00Z">
        <w:r w:rsidRPr="00B243F9" w:rsidDel="00B243F9">
          <w:rPr>
            <w:rFonts w:eastAsia="Times New Roman" w:cstheme="minorHAnsi"/>
            <w:color w:val="0E101A"/>
          </w:rPr>
          <w:delText>in</w:delText>
        </w:r>
        <w:r w:rsidR="00750B80" w:rsidRPr="00B243F9" w:rsidDel="00B243F9">
          <w:rPr>
            <w:rFonts w:eastAsia="Times New Roman" w:cstheme="minorHAnsi"/>
            <w:color w:val="0E101A"/>
          </w:rPr>
          <w:delText xml:space="preserve"> </w:delText>
        </w:r>
        <w:r w:rsidR="00750B80" w:rsidRPr="00B243F9" w:rsidDel="00B243F9">
          <w:rPr>
            <w:rFonts w:eastAsia="Times New Roman" w:cstheme="minorHAnsi"/>
            <w:color w:val="0E101A"/>
          </w:rPr>
          <w:fldChar w:fldCharType="begin"/>
        </w:r>
        <w:r w:rsidR="00750B80" w:rsidRPr="00B243F9" w:rsidDel="00B243F9">
          <w:rPr>
            <w:rFonts w:eastAsia="Times New Roman" w:cstheme="minorHAnsi"/>
            <w:color w:val="0E101A"/>
          </w:rPr>
          <w:delInstrText xml:space="preserve"> REF _Ref124971079 \h  \* MERGEFORMAT </w:delInstrText>
        </w:r>
        <w:r w:rsidR="00750B80" w:rsidRPr="00B243F9" w:rsidDel="00B243F9">
          <w:rPr>
            <w:rFonts w:eastAsia="Times New Roman" w:cstheme="minorHAnsi"/>
            <w:color w:val="0E101A"/>
          </w:rPr>
        </w:r>
        <w:r w:rsidR="00750B80" w:rsidRPr="00B243F9" w:rsidDel="00B243F9">
          <w:rPr>
            <w:rFonts w:eastAsia="Times New Roman" w:cstheme="minorHAnsi"/>
            <w:color w:val="0E101A"/>
          </w:rPr>
          <w:fldChar w:fldCharType="separate"/>
        </w:r>
        <w:r w:rsidR="00750B80" w:rsidRPr="00750B80" w:rsidDel="00B243F9">
          <w:delText>Fig. S</w:delText>
        </w:r>
        <w:r w:rsidR="00750B80" w:rsidRPr="00750B80" w:rsidDel="00B243F9">
          <w:rPr>
            <w:noProof/>
          </w:rPr>
          <w:delText>4</w:delText>
        </w:r>
        <w:r w:rsidR="00750B80" w:rsidRPr="00B243F9" w:rsidDel="00B243F9">
          <w:rPr>
            <w:rFonts w:eastAsia="Times New Roman" w:cstheme="minorHAnsi"/>
            <w:color w:val="0E101A"/>
          </w:rPr>
          <w:fldChar w:fldCharType="end"/>
        </w:r>
      </w:del>
      <w:ins w:id="199" w:author="Guillén Gosalbez  Gonzalo" w:date="2023-02-16T12:57:00Z">
        <w:r w:rsidR="00B243F9">
          <w:rPr>
            <w:rFonts w:eastAsia="Times New Roman" w:cstheme="minorHAnsi"/>
            <w:color w:val="0E101A"/>
          </w:rPr>
          <w:t>our estimates do not correspond to actual market values</w:t>
        </w:r>
      </w:ins>
      <w:r w:rsidRPr="00B243F9">
        <w:rPr>
          <w:rFonts w:eastAsia="Times New Roman" w:cstheme="minorHAnsi"/>
          <w:color w:val="0E101A"/>
        </w:rPr>
        <w:t xml:space="preserve">, </w:t>
      </w:r>
      <w:ins w:id="200" w:author="Guillén Gosalbez  Gonzalo" w:date="2023-02-16T12:57:00Z">
        <w:r w:rsidR="00B243F9">
          <w:rPr>
            <w:rFonts w:eastAsia="Times New Roman" w:cstheme="minorHAnsi"/>
            <w:color w:val="0E101A"/>
          </w:rPr>
          <w:t xml:space="preserve">but to the minimum selling prices in the market if those chemicals were produced in EU at the corresponding natural gas prices. </w:t>
        </w:r>
      </w:ins>
      <w:commentRangeEnd w:id="179"/>
      <w:ins w:id="201" w:author="Guillén Gosalbez  Gonzalo" w:date="2023-02-16T12:58:00Z">
        <w:r w:rsidR="00B243F9">
          <w:rPr>
            <w:rStyle w:val="CommentReference"/>
          </w:rPr>
          <w:commentReference w:id="179"/>
        </w:r>
      </w:ins>
      <w:del w:id="202" w:author="Guillén Gosalbez  Gonzalo" w:date="2023-02-16T12:57:00Z">
        <w:r w:rsidRPr="00B243F9" w:rsidDel="00B243F9">
          <w:rPr>
            <w:rFonts w:eastAsia="Times New Roman" w:cstheme="minorHAnsi"/>
            <w:color w:val="0E101A"/>
          </w:rPr>
          <w:delText>it rather shows that it is the right time to invest in alternative technologies so that Europe does not lose its industrial competitiveness.</w:delText>
        </w:r>
      </w:del>
    </w:p>
    <w:p w14:paraId="7332084C" w14:textId="57B47AFF" w:rsidR="00065A3C" w:rsidRDefault="00065A3C" w:rsidP="00065A3C">
      <w:pPr>
        <w:rPr>
          <w:lang w:val="en-GB"/>
        </w:rPr>
      </w:pPr>
    </w:p>
    <w:p w14:paraId="1A7A035F" w14:textId="77777777" w:rsidR="00AB7ECA" w:rsidRDefault="00AB7ECA" w:rsidP="00AB7ECA">
      <w:pPr>
        <w:keepNext/>
        <w:jc w:val="center"/>
      </w:pPr>
      <w:r>
        <w:rPr>
          <w:noProof/>
        </w:rPr>
        <w:drawing>
          <wp:inline distT="0" distB="0" distL="0" distR="0" wp14:anchorId="6CB87D5A" wp14:editId="31A78B8F">
            <wp:extent cx="4853940" cy="307238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53940" cy="3072384"/>
                    </a:xfrm>
                    <a:prstGeom prst="rect">
                      <a:avLst/>
                    </a:prstGeom>
                  </pic:spPr>
                </pic:pic>
              </a:graphicData>
            </a:graphic>
          </wp:inline>
        </w:drawing>
      </w:r>
    </w:p>
    <w:p w14:paraId="41DF6E2A" w14:textId="213A5B4D" w:rsidR="00AB7ECA" w:rsidRPr="00AB7ECA" w:rsidRDefault="00AB7ECA" w:rsidP="00AB7ECA">
      <w:pPr>
        <w:pStyle w:val="Caption"/>
        <w:jc w:val="center"/>
        <w:rPr>
          <w:b/>
          <w:bCs/>
          <w:i w:val="0"/>
          <w:iCs w:val="0"/>
          <w:color w:val="auto"/>
          <w:sz w:val="22"/>
          <w:szCs w:val="22"/>
        </w:rPr>
      </w:pPr>
      <w:bookmarkStart w:id="203" w:name="_Ref124971079"/>
      <w:r w:rsidRPr="00AB7ECA">
        <w:rPr>
          <w:b/>
          <w:bCs/>
          <w:i w:val="0"/>
          <w:iCs w:val="0"/>
          <w:color w:val="auto"/>
          <w:sz w:val="22"/>
          <w:szCs w:val="22"/>
        </w:rPr>
        <w:t>Fig. S</w:t>
      </w:r>
      <w:r w:rsidRPr="00AB7ECA">
        <w:rPr>
          <w:b/>
          <w:bCs/>
          <w:i w:val="0"/>
          <w:iCs w:val="0"/>
          <w:color w:val="auto"/>
          <w:sz w:val="22"/>
          <w:szCs w:val="22"/>
        </w:rPr>
        <w:fldChar w:fldCharType="begin"/>
      </w:r>
      <w:r w:rsidRPr="00AB7ECA">
        <w:rPr>
          <w:b/>
          <w:bCs/>
          <w:i w:val="0"/>
          <w:iCs w:val="0"/>
          <w:color w:val="auto"/>
          <w:sz w:val="22"/>
          <w:szCs w:val="22"/>
        </w:rPr>
        <w:instrText xml:space="preserve"> SEQ Fig._S \* ARABIC </w:instrText>
      </w:r>
      <w:r w:rsidRPr="00AB7ECA">
        <w:rPr>
          <w:b/>
          <w:bCs/>
          <w:i w:val="0"/>
          <w:iCs w:val="0"/>
          <w:color w:val="auto"/>
          <w:sz w:val="22"/>
          <w:szCs w:val="22"/>
        </w:rPr>
        <w:fldChar w:fldCharType="separate"/>
      </w:r>
      <w:r w:rsidRPr="00AB7ECA">
        <w:rPr>
          <w:b/>
          <w:bCs/>
          <w:i w:val="0"/>
          <w:iCs w:val="0"/>
          <w:noProof/>
          <w:color w:val="auto"/>
          <w:sz w:val="22"/>
          <w:szCs w:val="22"/>
        </w:rPr>
        <w:t>4</w:t>
      </w:r>
      <w:r w:rsidRPr="00AB7ECA">
        <w:rPr>
          <w:b/>
          <w:bCs/>
          <w:i w:val="0"/>
          <w:iCs w:val="0"/>
          <w:color w:val="auto"/>
          <w:sz w:val="22"/>
          <w:szCs w:val="22"/>
        </w:rPr>
        <w:fldChar w:fldCharType="end"/>
      </w:r>
      <w:bookmarkEnd w:id="203"/>
      <w:r w:rsidRPr="00AB7ECA">
        <w:rPr>
          <w:b/>
          <w:bCs/>
          <w:i w:val="0"/>
          <w:iCs w:val="0"/>
          <w:color w:val="auto"/>
          <w:sz w:val="22"/>
          <w:szCs w:val="22"/>
        </w:rPr>
        <w:t xml:space="preserve">. Methanol cost of production (model) </w:t>
      </w:r>
      <w:r w:rsidRPr="00BD0E1B">
        <w:rPr>
          <w:b/>
          <w:bCs/>
          <w:color w:val="auto"/>
          <w:sz w:val="22"/>
          <w:szCs w:val="22"/>
        </w:rPr>
        <w:t>vs</w:t>
      </w:r>
      <w:r w:rsidRPr="00AB7ECA">
        <w:rPr>
          <w:b/>
          <w:bCs/>
          <w:i w:val="0"/>
          <w:iCs w:val="0"/>
          <w:color w:val="auto"/>
          <w:sz w:val="22"/>
          <w:szCs w:val="22"/>
        </w:rPr>
        <w:t xml:space="preserve"> market price (literature)</w:t>
      </w:r>
      <w:sdt>
        <w:sdtPr>
          <w:rPr>
            <w:bCs/>
            <w:i w:val="0"/>
            <w:iCs w:val="0"/>
            <w:color w:val="000000"/>
            <w:sz w:val="22"/>
            <w:szCs w:val="22"/>
            <w:vertAlign w:val="superscript"/>
          </w:rPr>
          <w:tag w:val="MENDELEY_CITATION_v3_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"/>
          <w:id w:val="-2092308725"/>
          <w:placeholder>
            <w:docPart w:val="DefaultPlaceholder_-1854013440"/>
          </w:placeholder>
        </w:sdtPr>
        <w:sdtContent>
          <w:r w:rsidRPr="00AB7ECA">
            <w:rPr>
              <w:bCs/>
              <w:i w:val="0"/>
              <w:iCs w:val="0"/>
              <w:color w:val="000000"/>
              <w:sz w:val="22"/>
              <w:szCs w:val="22"/>
              <w:vertAlign w:val="superscript"/>
            </w:rPr>
            <w:t>11,12</w:t>
          </w:r>
        </w:sdtContent>
      </w:sdt>
      <w:r w:rsidRPr="00AB7ECA">
        <w:rPr>
          <w:b/>
          <w:bCs/>
          <w:i w:val="0"/>
          <w:iCs w:val="0"/>
          <w:color w:val="auto"/>
          <w:sz w:val="22"/>
          <w:szCs w:val="22"/>
        </w:rPr>
        <w:t>.</w:t>
      </w:r>
    </w:p>
    <w:p w14:paraId="3333714B" w14:textId="3BAA8539" w:rsidR="00D81A89" w:rsidRPr="00D81A89" w:rsidRDefault="00D81A89" w:rsidP="00A9522E">
      <w:pPr>
        <w:rPr>
          <w:rFonts w:cstheme="minorHAnsi"/>
          <w:b/>
          <w:bCs/>
          <w:sz w:val="28"/>
          <w:szCs w:val="28"/>
        </w:rPr>
      </w:pPr>
      <w:r w:rsidRPr="00D81A89">
        <w:rPr>
          <w:rFonts w:cstheme="minorHAnsi"/>
          <w:b/>
          <w:bCs/>
          <w:sz w:val="28"/>
          <w:szCs w:val="28"/>
        </w:rPr>
        <w:t>References</w:t>
      </w:r>
    </w:p>
    <w:sdt>
      <w:sdtPr>
        <w:rPr>
          <w:rFonts w:cstheme="minorHAnsi"/>
          <w:b/>
          <w:bCs/>
        </w:rPr>
        <w:tag w:val="MENDELEY_BIBLIOGRAPHY"/>
        <w:id w:val="-136180291"/>
        <w:placeholder>
          <w:docPart w:val="DefaultPlaceholder_-1854013440"/>
        </w:placeholder>
      </w:sdtPr>
      <w:sdtContent>
        <w:p w14:paraId="701C8C16" w14:textId="77777777" w:rsidR="00AB7ECA" w:rsidRDefault="00AB7ECA">
          <w:pPr>
            <w:autoSpaceDE w:val="0"/>
            <w:autoSpaceDN w:val="0"/>
            <w:ind w:hanging="640"/>
            <w:divId w:val="491023331"/>
            <w:rPr>
              <w:rFonts w:eastAsia="Times New Roman"/>
              <w:sz w:val="24"/>
              <w:szCs w:val="24"/>
            </w:rPr>
          </w:pPr>
          <w:r>
            <w:rPr>
              <w:rFonts w:eastAsia="Times New Roman"/>
            </w:rPr>
            <w:t>1.</w:t>
          </w:r>
          <w:r>
            <w:rPr>
              <w:rFonts w:eastAsia="Times New Roman"/>
            </w:rPr>
            <w:tab/>
            <w:t xml:space="preserve">D’Angelo, S.C., Cobo, S., Tulus, V., Nabera, A., Martín, A.J., Pérez-Ramírez, J., and Guillén-Gosálbez, G. (2021). gAmmonia - main paper. ACS Sustain Chem Eng </w:t>
          </w:r>
          <w:r>
            <w:rPr>
              <w:rFonts w:eastAsia="Times New Roman"/>
              <w:i/>
              <w:iCs/>
            </w:rPr>
            <w:t>9</w:t>
          </w:r>
          <w:r>
            <w:rPr>
              <w:rFonts w:eastAsia="Times New Roman"/>
            </w:rPr>
            <w:t>, 9740–9749. 10.1021/acssuschemeng.1c01915.</w:t>
          </w:r>
        </w:p>
        <w:p w14:paraId="12370E29" w14:textId="77777777" w:rsidR="00AB7ECA" w:rsidRDefault="00AB7ECA">
          <w:pPr>
            <w:autoSpaceDE w:val="0"/>
            <w:autoSpaceDN w:val="0"/>
            <w:ind w:hanging="640"/>
            <w:divId w:val="455174580"/>
            <w:rPr>
              <w:rFonts w:eastAsia="Times New Roman"/>
            </w:rPr>
          </w:pPr>
          <w:r>
            <w:rPr>
              <w:rFonts w:eastAsia="Times New Roman"/>
            </w:rPr>
            <w:t>2.</w:t>
          </w:r>
          <w:r>
            <w:rPr>
              <w:rFonts w:eastAsia="Times New Roman"/>
            </w:rPr>
            <w:tab/>
            <w:t>Charles Maxwell (2022). Cost Indices. Towering Skills.</w:t>
          </w:r>
        </w:p>
        <w:p w14:paraId="6526F4D0" w14:textId="77777777" w:rsidR="00AB7ECA" w:rsidRDefault="00AB7ECA">
          <w:pPr>
            <w:autoSpaceDE w:val="0"/>
            <w:autoSpaceDN w:val="0"/>
            <w:ind w:hanging="640"/>
            <w:divId w:val="1338653875"/>
            <w:rPr>
              <w:rFonts w:eastAsia="Times New Roman"/>
            </w:rPr>
          </w:pPr>
          <w:r>
            <w:rPr>
              <w:rFonts w:eastAsia="Times New Roman"/>
            </w:rPr>
            <w:t>3.</w:t>
          </w:r>
          <w:r>
            <w:rPr>
              <w:rFonts w:eastAsia="Times New Roman"/>
            </w:rPr>
            <w:tab/>
            <w:t>World Bank (2023). Monthly Prices, Commodity Markets. World Bank.</w:t>
          </w:r>
        </w:p>
        <w:p w14:paraId="228AB910" w14:textId="77777777" w:rsidR="00AB7ECA" w:rsidRDefault="00AB7ECA">
          <w:pPr>
            <w:autoSpaceDE w:val="0"/>
            <w:autoSpaceDN w:val="0"/>
            <w:ind w:hanging="640"/>
            <w:divId w:val="949972404"/>
            <w:rPr>
              <w:rFonts w:eastAsia="Times New Roman"/>
            </w:rPr>
          </w:pPr>
          <w:r>
            <w:rPr>
              <w:rFonts w:eastAsia="Times New Roman"/>
            </w:rPr>
            <w:t>4.</w:t>
          </w:r>
          <w:r>
            <w:rPr>
              <w:rFonts w:eastAsia="Times New Roman"/>
            </w:rPr>
            <w:tab/>
            <w:t>Ember (2022). European wholesale electricity price data. Ember.</w:t>
          </w:r>
        </w:p>
        <w:p w14:paraId="3EEA6B10" w14:textId="77777777" w:rsidR="00AB7ECA" w:rsidRDefault="00AB7ECA">
          <w:pPr>
            <w:autoSpaceDE w:val="0"/>
            <w:autoSpaceDN w:val="0"/>
            <w:ind w:hanging="640"/>
            <w:divId w:val="784468886"/>
            <w:rPr>
              <w:rFonts w:eastAsia="Times New Roman"/>
            </w:rPr>
          </w:pPr>
          <w:r>
            <w:rPr>
              <w:rFonts w:eastAsia="Times New Roman"/>
            </w:rPr>
            <w:t>5.</w:t>
          </w:r>
          <w:r>
            <w:rPr>
              <w:rFonts w:eastAsia="Times New Roman"/>
            </w:rPr>
            <w:tab/>
            <w:t>International Renewable Energy Agency (2020). Renewable Power Generation Costs in 2019.</w:t>
          </w:r>
        </w:p>
        <w:p w14:paraId="421A0CE5" w14:textId="77777777" w:rsidR="00AB7ECA" w:rsidRDefault="00AB7ECA">
          <w:pPr>
            <w:autoSpaceDE w:val="0"/>
            <w:autoSpaceDN w:val="0"/>
            <w:ind w:hanging="640"/>
            <w:divId w:val="2025982424"/>
            <w:rPr>
              <w:rFonts w:eastAsia="Times New Roman"/>
            </w:rPr>
          </w:pPr>
          <w:r>
            <w:rPr>
              <w:rFonts w:eastAsia="Times New Roman"/>
            </w:rPr>
            <w:t>6.</w:t>
          </w:r>
          <w:r>
            <w:rPr>
              <w:rFonts w:eastAsia="Times New Roman"/>
            </w:rPr>
            <w:tab/>
            <w:t>International Renewable Energy Agency (2021). Renewable Power Generation Costs in 2020.</w:t>
          </w:r>
        </w:p>
        <w:p w14:paraId="7C6D7CFD" w14:textId="77777777" w:rsidR="00AB7ECA" w:rsidRDefault="00AB7ECA">
          <w:pPr>
            <w:autoSpaceDE w:val="0"/>
            <w:autoSpaceDN w:val="0"/>
            <w:ind w:hanging="640"/>
            <w:divId w:val="514078162"/>
            <w:rPr>
              <w:rFonts w:eastAsia="Times New Roman"/>
            </w:rPr>
          </w:pPr>
          <w:r>
            <w:rPr>
              <w:rFonts w:eastAsia="Times New Roman"/>
            </w:rPr>
            <w:t>7.</w:t>
          </w:r>
          <w:r>
            <w:rPr>
              <w:rFonts w:eastAsia="Times New Roman"/>
            </w:rPr>
            <w:tab/>
            <w:t>International Renewable Energy Agency (2022). Renewable Power Generation Costs in 2021.</w:t>
          </w:r>
        </w:p>
        <w:p w14:paraId="0F60E0E9" w14:textId="77777777" w:rsidR="00AB7ECA" w:rsidRDefault="00AB7ECA">
          <w:pPr>
            <w:autoSpaceDE w:val="0"/>
            <w:autoSpaceDN w:val="0"/>
            <w:ind w:hanging="640"/>
            <w:divId w:val="1554776213"/>
            <w:rPr>
              <w:rFonts w:eastAsia="Times New Roman"/>
            </w:rPr>
          </w:pPr>
          <w:r>
            <w:rPr>
              <w:rFonts w:eastAsia="Times New Roman"/>
            </w:rPr>
            <w:lastRenderedPageBreak/>
            <w:t>8.</w:t>
          </w:r>
          <w:r>
            <w:rPr>
              <w:rFonts w:eastAsia="Times New Roman"/>
            </w:rPr>
            <w:tab/>
            <w:t xml:space="preserve">González-Garay, A., Frei, M.S., Al-Qahtani, A., Mondelli, C., Guillén-Gosálbez, G., and Pérez-Ramírez, J. (2019). Plant-to-planet analysis of CO2-based methanol processes. Energy Environ Sci </w:t>
          </w:r>
          <w:r>
            <w:rPr>
              <w:rFonts w:eastAsia="Times New Roman"/>
              <w:i/>
              <w:iCs/>
            </w:rPr>
            <w:t>12</w:t>
          </w:r>
          <w:r>
            <w:rPr>
              <w:rFonts w:eastAsia="Times New Roman"/>
            </w:rPr>
            <w:t>, 3425–3436. 10.1039/c9ee01673b.</w:t>
          </w:r>
        </w:p>
        <w:p w14:paraId="12A10CCF" w14:textId="77777777" w:rsidR="00AB7ECA" w:rsidRDefault="00AB7ECA">
          <w:pPr>
            <w:autoSpaceDE w:val="0"/>
            <w:autoSpaceDN w:val="0"/>
            <w:ind w:hanging="640"/>
            <w:divId w:val="1716079778"/>
            <w:rPr>
              <w:rFonts w:eastAsia="Times New Roman"/>
            </w:rPr>
          </w:pPr>
          <w:r>
            <w:rPr>
              <w:rFonts w:eastAsia="Times New Roman"/>
            </w:rPr>
            <w:t>9.</w:t>
          </w:r>
          <w:r>
            <w:rPr>
              <w:rFonts w:eastAsia="Times New Roman"/>
            </w:rPr>
            <w:tab/>
            <w:t xml:space="preserve">Keith, D.W., Holmes, G., st. Angelo, D., and Heidel, K. (2018). Carbon dioxide - DAC. Joule </w:t>
          </w:r>
          <w:r>
            <w:rPr>
              <w:rFonts w:eastAsia="Times New Roman"/>
              <w:i/>
              <w:iCs/>
            </w:rPr>
            <w:t>2</w:t>
          </w:r>
          <w:r>
            <w:rPr>
              <w:rFonts w:eastAsia="Times New Roman"/>
            </w:rPr>
            <w:t>, 1573–1594. 10.1016/j.joule.2018.05.006.</w:t>
          </w:r>
        </w:p>
        <w:p w14:paraId="47752396" w14:textId="77777777" w:rsidR="00AB7ECA" w:rsidRDefault="00AB7ECA">
          <w:pPr>
            <w:autoSpaceDE w:val="0"/>
            <w:autoSpaceDN w:val="0"/>
            <w:ind w:hanging="640"/>
            <w:divId w:val="65765009"/>
            <w:rPr>
              <w:rFonts w:eastAsia="Times New Roman"/>
            </w:rPr>
          </w:pPr>
          <w:r>
            <w:rPr>
              <w:rFonts w:eastAsia="Times New Roman"/>
            </w:rPr>
            <w:t>10.</w:t>
          </w:r>
          <w:r>
            <w:rPr>
              <w:rFonts w:eastAsia="Times New Roman"/>
            </w:rPr>
            <w:tab/>
            <w:t>Deepika Thapliyal (2022). INSIGHT: Crashing gas spurs fertilizer ramp up, petchems still shuttered. Independent Commodity Intelligence Services (ICIS).</w:t>
          </w:r>
        </w:p>
        <w:p w14:paraId="73E308C8" w14:textId="77777777" w:rsidR="00AB7ECA" w:rsidRDefault="00AB7ECA">
          <w:pPr>
            <w:autoSpaceDE w:val="0"/>
            <w:autoSpaceDN w:val="0"/>
            <w:ind w:hanging="640"/>
            <w:divId w:val="467624020"/>
            <w:rPr>
              <w:rFonts w:eastAsia="Times New Roman"/>
            </w:rPr>
          </w:pPr>
          <w:r>
            <w:rPr>
              <w:rFonts w:eastAsia="Times New Roman"/>
            </w:rPr>
            <w:t>11.</w:t>
          </w:r>
          <w:r>
            <w:rPr>
              <w:rFonts w:eastAsia="Times New Roman"/>
            </w:rPr>
            <w:tab/>
            <w:t>Methanex Corporation (2022). Historical Methanex Posted Price. Methanex Corporation.</w:t>
          </w:r>
        </w:p>
        <w:p w14:paraId="67D4D1F2" w14:textId="77777777" w:rsidR="00AB7ECA" w:rsidRDefault="00AB7ECA">
          <w:pPr>
            <w:autoSpaceDE w:val="0"/>
            <w:autoSpaceDN w:val="0"/>
            <w:ind w:hanging="640"/>
            <w:divId w:val="532622243"/>
            <w:rPr>
              <w:rFonts w:eastAsia="Times New Roman"/>
            </w:rPr>
          </w:pPr>
          <w:r>
            <w:rPr>
              <w:rFonts w:eastAsia="Times New Roman"/>
            </w:rPr>
            <w:t>12.</w:t>
          </w:r>
          <w:r>
            <w:rPr>
              <w:rFonts w:eastAsia="Times New Roman"/>
            </w:rPr>
            <w:tab/>
            <w:t>Methanol Marketing Services Asia (MMSA) (2022). Global Methanol Pricing Comparison. Methanol Market Services Asia.</w:t>
          </w:r>
        </w:p>
        <w:p w14:paraId="4300668B" w14:textId="6A872354" w:rsidR="00D81A89" w:rsidRPr="00715801" w:rsidRDefault="00AB7ECA" w:rsidP="00FA6AAB">
          <w:pPr>
            <w:rPr>
              <w:rFonts w:cstheme="minorHAnsi"/>
              <w:b/>
              <w:bCs/>
            </w:rPr>
          </w:pPr>
          <w:r>
            <w:rPr>
              <w:rFonts w:eastAsia="Times New Roman"/>
            </w:rPr>
            <w:t> </w:t>
          </w:r>
        </w:p>
      </w:sdtContent>
    </w:sdt>
    <w:sectPr w:rsidR="00D81A89" w:rsidRPr="00715801" w:rsidSect="003C5603">
      <w:footerReference w:type="default" r:id="rId14"/>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0" w:author="Guillén Gosalbez  Gonzalo" w:date="2023-02-16T12:23:00Z" w:initials="GGG">
    <w:p w14:paraId="247C7809" w14:textId="6B4FA8F5" w:rsidR="002046CE" w:rsidRDefault="002046CE">
      <w:pPr>
        <w:pStyle w:val="CommentText"/>
      </w:pPr>
      <w:r>
        <w:rPr>
          <w:rStyle w:val="CommentReference"/>
        </w:rPr>
        <w:annotationRef/>
      </w:r>
      <w:r>
        <w:t>Substituted? What do you mean here?</w:t>
      </w:r>
    </w:p>
  </w:comment>
  <w:comment w:id="65" w:author="Guillén Gosalbez  Gonzalo" w:date="2023-02-16T12:30:00Z" w:initials="GGG">
    <w:p w14:paraId="0F4EB863" w14:textId="74C8D045" w:rsidR="008D76A1" w:rsidRDefault="008D76A1">
      <w:pPr>
        <w:pStyle w:val="CommentText"/>
      </w:pPr>
      <w:r>
        <w:rPr>
          <w:rStyle w:val="CommentReference"/>
        </w:rPr>
        <w:annotationRef/>
      </w:r>
      <w:r>
        <w:t>All the equations below need to be explained in detail. Equations with numbers is not good practice, you should only use parameters and provide a notation sector. All in all, this section does not look too professional, so we lose credibility</w:t>
      </w:r>
    </w:p>
  </w:comment>
  <w:comment w:id="66" w:author="Guillén Gosalbez  Gonzalo" w:date="2023-02-16T12:29:00Z" w:initials="GGG">
    <w:p w14:paraId="1CDA3222" w14:textId="37AE6726" w:rsidR="008D76A1" w:rsidRDefault="008D76A1">
      <w:pPr>
        <w:pStyle w:val="CommentText"/>
      </w:pPr>
      <w:r>
        <w:rPr>
          <w:rStyle w:val="CommentReference"/>
        </w:rPr>
        <w:annotationRef/>
      </w:r>
      <w:r>
        <w:t>All equations need to be numbered, this document does NOT follow the check list (( Besides, the pages were not numbered…</w:t>
      </w:r>
    </w:p>
  </w:comment>
  <w:comment w:id="67" w:author="Guillén Gosalbez  Gonzalo" w:date="2023-02-16T12:30:00Z" w:initials="GGG">
    <w:p w14:paraId="6235B58C" w14:textId="27EDD3F1" w:rsidR="008D76A1" w:rsidRDefault="008D76A1">
      <w:pPr>
        <w:pStyle w:val="CommentText"/>
      </w:pPr>
      <w:r>
        <w:rPr>
          <w:rStyle w:val="CommentReference"/>
        </w:rPr>
        <w:annotationRef/>
      </w:r>
      <w:r>
        <w:t xml:space="preserve">What is this about? </w:t>
      </w:r>
    </w:p>
  </w:comment>
  <w:comment w:id="68" w:author="Guillén Gosalbez  Gonzalo" w:date="2023-02-16T12:32:00Z" w:initials="GGG">
    <w:p w14:paraId="4DAC4E87" w14:textId="1B2C94B6" w:rsidR="008D76A1" w:rsidRDefault="008D76A1">
      <w:pPr>
        <w:pStyle w:val="CommentText"/>
      </w:pPr>
      <w:r>
        <w:rPr>
          <w:rStyle w:val="CommentReference"/>
        </w:rPr>
        <w:annotationRef/>
      </w:r>
      <w:r>
        <w:t>I am not a fan of the x symbol for products</w:t>
      </w:r>
    </w:p>
  </w:comment>
  <w:comment w:id="69" w:author="Guillén Gosalbez  Gonzalo" w:date="2023-02-16T12:33:00Z" w:initials="GGG">
    <w:p w14:paraId="3A779D07" w14:textId="77777777" w:rsidR="008D76A1" w:rsidRDefault="008D76A1">
      <w:pPr>
        <w:pStyle w:val="CommentText"/>
      </w:pPr>
      <w:r>
        <w:rPr>
          <w:rStyle w:val="CommentReference"/>
        </w:rPr>
        <w:annotationRef/>
      </w:r>
    </w:p>
    <w:p w14:paraId="794A4271" w14:textId="162AF611" w:rsidR="008D76A1" w:rsidRDefault="008D76A1">
      <w:pPr>
        <w:pStyle w:val="CommentText"/>
      </w:pPr>
      <w:r>
        <w:t xml:space="preserve">This section full of tables and figures without any explanation is not the way to go. This looks sloppy. You need to add a section entitled additional data, or additional results, and briefly describe what is there. </w:t>
      </w:r>
    </w:p>
  </w:comment>
  <w:comment w:id="81" w:author="Guillén Gosalbez  Gonzalo" w:date="2023-02-16T12:38:00Z" w:initials="GGG">
    <w:p w14:paraId="1454A149" w14:textId="72CACA20" w:rsidR="00A2481F" w:rsidRDefault="00A2481F">
      <w:pPr>
        <w:pStyle w:val="CommentText"/>
      </w:pPr>
      <w:r>
        <w:rPr>
          <w:rStyle w:val="CommentReference"/>
        </w:rPr>
        <w:annotationRef/>
      </w:r>
      <w:r>
        <w:t>Liquid? Don’t know what you mean here…</w:t>
      </w:r>
    </w:p>
  </w:comment>
  <w:comment w:id="84" w:author="Guillén Gosalbez  Gonzalo" w:date="2023-02-16T12:39:00Z" w:initials="GGG">
    <w:p w14:paraId="07315A36" w14:textId="5968D5A1" w:rsidR="00A2481F" w:rsidRDefault="00A2481F">
      <w:pPr>
        <w:pStyle w:val="CommentText"/>
      </w:pPr>
      <w:r>
        <w:rPr>
          <w:rStyle w:val="CommentReference"/>
        </w:rPr>
        <w:annotationRef/>
      </w:r>
      <w:r>
        <w:t>Is this from ChatGTP? This sounds very weird…</w:t>
      </w:r>
    </w:p>
  </w:comment>
  <w:comment w:id="133" w:author="Guillén Gosalbez  Gonzalo" w:date="2023-02-16T12:45:00Z" w:initials="GGG">
    <w:p w14:paraId="227AC760" w14:textId="5BA1B2C6" w:rsidR="00A2481F" w:rsidRDefault="00A2481F">
      <w:pPr>
        <w:pStyle w:val="CommentText"/>
      </w:pPr>
      <w:r>
        <w:rPr>
          <w:rStyle w:val="CommentReference"/>
        </w:rPr>
        <w:annotationRef/>
      </w:r>
      <w:r>
        <w:t>You need to explain this in detail, we are not credible if the work is opaque</w:t>
      </w:r>
    </w:p>
  </w:comment>
  <w:comment w:id="136" w:author="Guillén Gosalbez  Gonzalo" w:date="2023-02-16T12:44:00Z" w:initials="GGG">
    <w:p w14:paraId="0AE10F2D" w14:textId="29F58B0B" w:rsidR="00A2481F" w:rsidRDefault="00A2481F">
      <w:pPr>
        <w:pStyle w:val="CommentText"/>
      </w:pPr>
      <w:r>
        <w:rPr>
          <w:rStyle w:val="CommentReference"/>
        </w:rPr>
        <w:annotationRef/>
      </w:r>
      <w:r>
        <w:t>Using? So this is a prediction or a real value?</w:t>
      </w:r>
    </w:p>
  </w:comment>
  <w:comment w:id="145" w:author="Guillén Gosalbez  Gonzalo" w:date="2023-02-16T12:49:00Z" w:initials="GGG">
    <w:p w14:paraId="610C40C4" w14:textId="3A8A0A65" w:rsidR="00A2481F" w:rsidRDefault="00A2481F">
      <w:pPr>
        <w:pStyle w:val="CommentText"/>
      </w:pPr>
      <w:r>
        <w:rPr>
          <w:rStyle w:val="CommentReference"/>
        </w:rPr>
        <w:annotationRef/>
      </w:r>
      <w:r>
        <w:t xml:space="preserve">There are metrics to compare two data series, please ask Daniel. For example, the average relative error, or the R2. It looks much more rigorous to provide a clear metric measuring the extent to which the two data series are similar and follow the same trend. Let us use those metrics then! )) </w:t>
      </w:r>
    </w:p>
  </w:comment>
  <w:comment w:id="156" w:author="Guillén Gosalbez  Gonzalo" w:date="2023-02-16T12:53:00Z" w:initials="GGG">
    <w:p w14:paraId="47262824" w14:textId="643BC636" w:rsidR="00B243F9" w:rsidRDefault="00B243F9">
      <w:pPr>
        <w:pStyle w:val="CommentText"/>
      </w:pPr>
      <w:r>
        <w:rPr>
          <w:rStyle w:val="CommentReference"/>
        </w:rPr>
        <w:annotationRef/>
      </w:r>
      <w:r>
        <w:t xml:space="preserve">Are you not saying the same thing twice? </w:t>
      </w:r>
    </w:p>
  </w:comment>
  <w:comment w:id="179" w:author="Guillén Gosalbez  Gonzalo" w:date="2023-02-16T12:58:00Z" w:initials="GGG">
    <w:p w14:paraId="5049542C" w14:textId="0E138A0B" w:rsidR="00B243F9" w:rsidRDefault="00B243F9">
      <w:pPr>
        <w:pStyle w:val="CommentText"/>
      </w:pPr>
      <w:r>
        <w:rPr>
          <w:rStyle w:val="CommentReference"/>
        </w:rPr>
        <w:annotationRef/>
      </w:r>
      <w:r>
        <w:rPr>
          <w:rStyle w:val="CommentReference"/>
        </w:rPr>
        <w:t xml:space="preserve">The potential reasons for this are two. Either plants are overseas using cheaper NG therein, or they are in EU but using cheaper NG via contracts. The explanation here is somehow convulted…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47C7809" w15:done="0"/>
  <w15:commentEx w15:paraId="0F4EB863" w15:done="0"/>
  <w15:commentEx w15:paraId="1CDA3222" w15:done="0"/>
  <w15:commentEx w15:paraId="6235B58C" w15:done="0"/>
  <w15:commentEx w15:paraId="4DAC4E87" w15:done="0"/>
  <w15:commentEx w15:paraId="794A4271" w15:done="0"/>
  <w15:commentEx w15:paraId="1454A149" w15:done="0"/>
  <w15:commentEx w15:paraId="07315A36" w15:done="0"/>
  <w15:commentEx w15:paraId="227AC760" w15:done="0"/>
  <w15:commentEx w15:paraId="0AE10F2D" w15:done="0"/>
  <w15:commentEx w15:paraId="610C40C4" w15:done="0"/>
  <w15:commentEx w15:paraId="47262824" w15:done="0"/>
  <w15:commentEx w15:paraId="5049542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43E594" w14:textId="77777777" w:rsidR="00C608B8" w:rsidRDefault="00C608B8" w:rsidP="002046CE">
      <w:pPr>
        <w:spacing w:after="0" w:line="240" w:lineRule="auto"/>
      </w:pPr>
      <w:r>
        <w:separator/>
      </w:r>
    </w:p>
  </w:endnote>
  <w:endnote w:type="continuationSeparator" w:id="0">
    <w:p w14:paraId="54F48A43" w14:textId="77777777" w:rsidR="00C608B8" w:rsidRDefault="00C608B8" w:rsidP="00204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6345564"/>
      <w:docPartObj>
        <w:docPartGallery w:val="Page Numbers (Bottom of Page)"/>
        <w:docPartUnique/>
      </w:docPartObj>
    </w:sdtPr>
    <w:sdtEndPr>
      <w:rPr>
        <w:noProof/>
      </w:rPr>
    </w:sdtEndPr>
    <w:sdtContent>
      <w:p w14:paraId="65301A3C" w14:textId="59CA74D4" w:rsidR="002046CE" w:rsidRDefault="002046CE">
        <w:pPr>
          <w:pStyle w:val="Footer"/>
          <w:jc w:val="center"/>
        </w:pPr>
        <w:r>
          <w:fldChar w:fldCharType="begin"/>
        </w:r>
        <w:r>
          <w:instrText xml:space="preserve"> PAGE   \* MERGEFORMAT </w:instrText>
        </w:r>
        <w:r>
          <w:fldChar w:fldCharType="separate"/>
        </w:r>
        <w:r w:rsidR="00B243F9">
          <w:rPr>
            <w:noProof/>
          </w:rPr>
          <w:t>4</w:t>
        </w:r>
        <w:r>
          <w:rPr>
            <w:noProof/>
          </w:rPr>
          <w:fldChar w:fldCharType="end"/>
        </w:r>
      </w:p>
    </w:sdtContent>
  </w:sdt>
  <w:p w14:paraId="48DC6B17" w14:textId="77777777" w:rsidR="002046CE" w:rsidRDefault="00204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82D6A6" w14:textId="77777777" w:rsidR="00C608B8" w:rsidRDefault="00C608B8" w:rsidP="002046CE">
      <w:pPr>
        <w:spacing w:after="0" w:line="240" w:lineRule="auto"/>
      </w:pPr>
      <w:r>
        <w:separator/>
      </w:r>
    </w:p>
  </w:footnote>
  <w:footnote w:type="continuationSeparator" w:id="0">
    <w:p w14:paraId="2112D809" w14:textId="77777777" w:rsidR="00C608B8" w:rsidRDefault="00C608B8" w:rsidP="00204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717534"/>
    <w:multiLevelType w:val="hybridMultilevel"/>
    <w:tmpl w:val="4FD29D68"/>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57A3541E"/>
    <w:multiLevelType w:val="hybridMultilevel"/>
    <w:tmpl w:val="7A50E7D8"/>
    <w:lvl w:ilvl="0" w:tplc="04090001">
      <w:start w:val="1"/>
      <w:numFmt w:val="bullet"/>
      <w:lvlText w:val=""/>
      <w:lvlJc w:val="left"/>
      <w:pPr>
        <w:ind w:left="767" w:hanging="360"/>
      </w:pPr>
      <w:rPr>
        <w:rFonts w:ascii="Symbol" w:hAnsi="Symbol" w:hint="default"/>
      </w:r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illén Gosalbez  Gonzalo">
    <w15:presenceInfo w15:providerId="None" w15:userId="Guillén Gosalbez  Gonza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QwtLQ0MDEyM7I0MzBS0lEKTi0uzszPAykwrAUA6NVApywAAAA="/>
  </w:docVars>
  <w:rsids>
    <w:rsidRoot w:val="003C5603"/>
    <w:rsid w:val="00000AFD"/>
    <w:rsid w:val="0000737E"/>
    <w:rsid w:val="00012D95"/>
    <w:rsid w:val="0001337B"/>
    <w:rsid w:val="000139DE"/>
    <w:rsid w:val="00014E99"/>
    <w:rsid w:val="00021058"/>
    <w:rsid w:val="00025AE6"/>
    <w:rsid w:val="00033831"/>
    <w:rsid w:val="00040C49"/>
    <w:rsid w:val="0004793C"/>
    <w:rsid w:val="00054C05"/>
    <w:rsid w:val="00065A3C"/>
    <w:rsid w:val="00072C0A"/>
    <w:rsid w:val="00080978"/>
    <w:rsid w:val="0008201C"/>
    <w:rsid w:val="000922F0"/>
    <w:rsid w:val="00097B60"/>
    <w:rsid w:val="000A62F3"/>
    <w:rsid w:val="000B4F29"/>
    <w:rsid w:val="000C5163"/>
    <w:rsid w:val="001150E7"/>
    <w:rsid w:val="001270E0"/>
    <w:rsid w:val="00127246"/>
    <w:rsid w:val="001359C5"/>
    <w:rsid w:val="00141E44"/>
    <w:rsid w:val="001478EE"/>
    <w:rsid w:val="00153959"/>
    <w:rsid w:val="0017265D"/>
    <w:rsid w:val="0017358D"/>
    <w:rsid w:val="001822D8"/>
    <w:rsid w:val="001915E7"/>
    <w:rsid w:val="001B60C9"/>
    <w:rsid w:val="001C1AF3"/>
    <w:rsid w:val="001C24B2"/>
    <w:rsid w:val="001D2083"/>
    <w:rsid w:val="001F4C36"/>
    <w:rsid w:val="002046CE"/>
    <w:rsid w:val="002052C7"/>
    <w:rsid w:val="0021333C"/>
    <w:rsid w:val="00232467"/>
    <w:rsid w:val="00234DCD"/>
    <w:rsid w:val="00243079"/>
    <w:rsid w:val="0025096B"/>
    <w:rsid w:val="00254B92"/>
    <w:rsid w:val="00261116"/>
    <w:rsid w:val="00270109"/>
    <w:rsid w:val="002831A9"/>
    <w:rsid w:val="002904DB"/>
    <w:rsid w:val="00293713"/>
    <w:rsid w:val="00294AFC"/>
    <w:rsid w:val="002A2ED8"/>
    <w:rsid w:val="002A4200"/>
    <w:rsid w:val="002B2556"/>
    <w:rsid w:val="002C2A9D"/>
    <w:rsid w:val="002C4A9F"/>
    <w:rsid w:val="002D7C41"/>
    <w:rsid w:val="002F52C8"/>
    <w:rsid w:val="0031671A"/>
    <w:rsid w:val="003242FB"/>
    <w:rsid w:val="00347A80"/>
    <w:rsid w:val="00356734"/>
    <w:rsid w:val="003664CF"/>
    <w:rsid w:val="00375269"/>
    <w:rsid w:val="0037542A"/>
    <w:rsid w:val="00381449"/>
    <w:rsid w:val="00395DD9"/>
    <w:rsid w:val="003A0F7C"/>
    <w:rsid w:val="003A208D"/>
    <w:rsid w:val="003C0204"/>
    <w:rsid w:val="003C12F2"/>
    <w:rsid w:val="003C5603"/>
    <w:rsid w:val="003D74B4"/>
    <w:rsid w:val="003E7185"/>
    <w:rsid w:val="003F65AD"/>
    <w:rsid w:val="003F7AE4"/>
    <w:rsid w:val="00410430"/>
    <w:rsid w:val="004338F7"/>
    <w:rsid w:val="004366F3"/>
    <w:rsid w:val="00447DE6"/>
    <w:rsid w:val="00450910"/>
    <w:rsid w:val="00456CA4"/>
    <w:rsid w:val="00457FEE"/>
    <w:rsid w:val="004706BC"/>
    <w:rsid w:val="00486A54"/>
    <w:rsid w:val="00493D70"/>
    <w:rsid w:val="004A1BCA"/>
    <w:rsid w:val="004B253A"/>
    <w:rsid w:val="004C7290"/>
    <w:rsid w:val="004D7B55"/>
    <w:rsid w:val="004E1699"/>
    <w:rsid w:val="004E5056"/>
    <w:rsid w:val="004E607F"/>
    <w:rsid w:val="00500B3E"/>
    <w:rsid w:val="00517B1D"/>
    <w:rsid w:val="0052649B"/>
    <w:rsid w:val="0053051E"/>
    <w:rsid w:val="00542BAD"/>
    <w:rsid w:val="0056762B"/>
    <w:rsid w:val="005747F8"/>
    <w:rsid w:val="00586ADC"/>
    <w:rsid w:val="00593D1B"/>
    <w:rsid w:val="005A49A8"/>
    <w:rsid w:val="005C6C30"/>
    <w:rsid w:val="005D0D06"/>
    <w:rsid w:val="005F3625"/>
    <w:rsid w:val="00600A40"/>
    <w:rsid w:val="006230E1"/>
    <w:rsid w:val="00623257"/>
    <w:rsid w:val="006266C7"/>
    <w:rsid w:val="00626E60"/>
    <w:rsid w:val="00636C4A"/>
    <w:rsid w:val="00647C2E"/>
    <w:rsid w:val="00657601"/>
    <w:rsid w:val="0066233E"/>
    <w:rsid w:val="006771E2"/>
    <w:rsid w:val="00680811"/>
    <w:rsid w:val="00684336"/>
    <w:rsid w:val="006A150C"/>
    <w:rsid w:val="006B013B"/>
    <w:rsid w:val="006C2A6E"/>
    <w:rsid w:val="006C2E70"/>
    <w:rsid w:val="006D4367"/>
    <w:rsid w:val="006D75B3"/>
    <w:rsid w:val="006F072C"/>
    <w:rsid w:val="00715801"/>
    <w:rsid w:val="0073523C"/>
    <w:rsid w:val="00750B80"/>
    <w:rsid w:val="007817BB"/>
    <w:rsid w:val="007866BB"/>
    <w:rsid w:val="00792AB1"/>
    <w:rsid w:val="007A3F9A"/>
    <w:rsid w:val="007B160D"/>
    <w:rsid w:val="007C2B87"/>
    <w:rsid w:val="007C4553"/>
    <w:rsid w:val="007D0677"/>
    <w:rsid w:val="007D6408"/>
    <w:rsid w:val="007E0D00"/>
    <w:rsid w:val="007E3126"/>
    <w:rsid w:val="00803C72"/>
    <w:rsid w:val="008126D8"/>
    <w:rsid w:val="00816AA4"/>
    <w:rsid w:val="00832892"/>
    <w:rsid w:val="00832BE3"/>
    <w:rsid w:val="008366A6"/>
    <w:rsid w:val="00845900"/>
    <w:rsid w:val="008574CE"/>
    <w:rsid w:val="00882C0B"/>
    <w:rsid w:val="008865AF"/>
    <w:rsid w:val="00886EFB"/>
    <w:rsid w:val="008975D7"/>
    <w:rsid w:val="008A1B46"/>
    <w:rsid w:val="008C6793"/>
    <w:rsid w:val="008D21D2"/>
    <w:rsid w:val="008D76A1"/>
    <w:rsid w:val="009049E4"/>
    <w:rsid w:val="00905749"/>
    <w:rsid w:val="00920981"/>
    <w:rsid w:val="00926F9B"/>
    <w:rsid w:val="009408D5"/>
    <w:rsid w:val="00946D10"/>
    <w:rsid w:val="0095629E"/>
    <w:rsid w:val="00967DFA"/>
    <w:rsid w:val="009755F9"/>
    <w:rsid w:val="00982CA4"/>
    <w:rsid w:val="00983655"/>
    <w:rsid w:val="00984522"/>
    <w:rsid w:val="009B442E"/>
    <w:rsid w:val="009B4A76"/>
    <w:rsid w:val="009C28BA"/>
    <w:rsid w:val="009C3298"/>
    <w:rsid w:val="009C587E"/>
    <w:rsid w:val="009D3BD4"/>
    <w:rsid w:val="009E193E"/>
    <w:rsid w:val="009E601A"/>
    <w:rsid w:val="009E6799"/>
    <w:rsid w:val="00A22FF3"/>
    <w:rsid w:val="00A2481F"/>
    <w:rsid w:val="00A24E4A"/>
    <w:rsid w:val="00A27DBA"/>
    <w:rsid w:val="00A3608D"/>
    <w:rsid w:val="00A409B9"/>
    <w:rsid w:val="00A47A00"/>
    <w:rsid w:val="00A56D6D"/>
    <w:rsid w:val="00A639EA"/>
    <w:rsid w:val="00A7677C"/>
    <w:rsid w:val="00A83ABC"/>
    <w:rsid w:val="00A9522E"/>
    <w:rsid w:val="00AB3BA9"/>
    <w:rsid w:val="00AB7ECA"/>
    <w:rsid w:val="00AD0EA7"/>
    <w:rsid w:val="00AD3A4D"/>
    <w:rsid w:val="00AE789B"/>
    <w:rsid w:val="00AF3641"/>
    <w:rsid w:val="00B129D5"/>
    <w:rsid w:val="00B17B6A"/>
    <w:rsid w:val="00B243F9"/>
    <w:rsid w:val="00B333B7"/>
    <w:rsid w:val="00B53003"/>
    <w:rsid w:val="00B66ED4"/>
    <w:rsid w:val="00B82B3F"/>
    <w:rsid w:val="00B83624"/>
    <w:rsid w:val="00B87F4A"/>
    <w:rsid w:val="00BA01EA"/>
    <w:rsid w:val="00BB429F"/>
    <w:rsid w:val="00BB73D2"/>
    <w:rsid w:val="00BD0E1B"/>
    <w:rsid w:val="00BE7007"/>
    <w:rsid w:val="00C1195D"/>
    <w:rsid w:val="00C170C1"/>
    <w:rsid w:val="00C31E72"/>
    <w:rsid w:val="00C455F5"/>
    <w:rsid w:val="00C45B9C"/>
    <w:rsid w:val="00C545A5"/>
    <w:rsid w:val="00C608B8"/>
    <w:rsid w:val="00C60B80"/>
    <w:rsid w:val="00C6288B"/>
    <w:rsid w:val="00C76E7B"/>
    <w:rsid w:val="00C80B9B"/>
    <w:rsid w:val="00C81607"/>
    <w:rsid w:val="00C91254"/>
    <w:rsid w:val="00CA69A9"/>
    <w:rsid w:val="00CC7078"/>
    <w:rsid w:val="00CD0FCA"/>
    <w:rsid w:val="00CE0291"/>
    <w:rsid w:val="00CE5002"/>
    <w:rsid w:val="00CE526F"/>
    <w:rsid w:val="00CF7B61"/>
    <w:rsid w:val="00D079E3"/>
    <w:rsid w:val="00D101E3"/>
    <w:rsid w:val="00D27DEC"/>
    <w:rsid w:val="00D30DA3"/>
    <w:rsid w:val="00D56091"/>
    <w:rsid w:val="00D6560E"/>
    <w:rsid w:val="00D674C9"/>
    <w:rsid w:val="00D81A89"/>
    <w:rsid w:val="00D843B8"/>
    <w:rsid w:val="00D940CF"/>
    <w:rsid w:val="00DA2229"/>
    <w:rsid w:val="00DA5189"/>
    <w:rsid w:val="00DA7A2E"/>
    <w:rsid w:val="00DB154B"/>
    <w:rsid w:val="00DB48D9"/>
    <w:rsid w:val="00DC3C0D"/>
    <w:rsid w:val="00DC42D2"/>
    <w:rsid w:val="00DC66B8"/>
    <w:rsid w:val="00DD2DD0"/>
    <w:rsid w:val="00DE1228"/>
    <w:rsid w:val="00E025E2"/>
    <w:rsid w:val="00E10F44"/>
    <w:rsid w:val="00E14448"/>
    <w:rsid w:val="00E170A2"/>
    <w:rsid w:val="00E46563"/>
    <w:rsid w:val="00E528B0"/>
    <w:rsid w:val="00E54436"/>
    <w:rsid w:val="00E6057D"/>
    <w:rsid w:val="00E6419D"/>
    <w:rsid w:val="00E852A4"/>
    <w:rsid w:val="00EA0109"/>
    <w:rsid w:val="00EA312A"/>
    <w:rsid w:val="00EA798D"/>
    <w:rsid w:val="00EC0170"/>
    <w:rsid w:val="00EC5CB9"/>
    <w:rsid w:val="00ED34EC"/>
    <w:rsid w:val="00EF0990"/>
    <w:rsid w:val="00EF1B13"/>
    <w:rsid w:val="00F20376"/>
    <w:rsid w:val="00F31C1A"/>
    <w:rsid w:val="00F37C56"/>
    <w:rsid w:val="00F47B26"/>
    <w:rsid w:val="00F56CC5"/>
    <w:rsid w:val="00F61096"/>
    <w:rsid w:val="00F67F2D"/>
    <w:rsid w:val="00F7445D"/>
    <w:rsid w:val="00F75497"/>
    <w:rsid w:val="00F75BDB"/>
    <w:rsid w:val="00F938F4"/>
    <w:rsid w:val="00FA0FE5"/>
    <w:rsid w:val="00FA194B"/>
    <w:rsid w:val="00FA5867"/>
    <w:rsid w:val="00FA6AAB"/>
    <w:rsid w:val="00FB6D54"/>
    <w:rsid w:val="00FB6EAA"/>
    <w:rsid w:val="00FF4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F6CC7"/>
  <w15:chartTrackingRefBased/>
  <w15:docId w15:val="{6EDA91F7-7468-4953-96D2-3024909E8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C560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5676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603"/>
    <w:rPr>
      <w:rFonts w:ascii="Times New Roman" w:eastAsiaTheme="majorEastAsia" w:hAnsi="Times New Roman" w:cstheme="majorBidi"/>
      <w:b/>
      <w:sz w:val="28"/>
      <w:szCs w:val="32"/>
      <w:lang w:val="es-ES"/>
    </w:rPr>
  </w:style>
  <w:style w:type="table" w:styleId="TableGridLight">
    <w:name w:val="Grid Table Light"/>
    <w:basedOn w:val="TableNormal"/>
    <w:uiPriority w:val="40"/>
    <w:rsid w:val="00C80B9B"/>
    <w:pPr>
      <w:spacing w:after="0" w:line="240" w:lineRule="auto"/>
    </w:pPr>
    <w:rPr>
      <w:rFonts w:ascii="Calibri" w:hAnsi="Calibri" w:cstheme="minorHAnsi"/>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80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057D"/>
    <w:pPr>
      <w:ind w:left="720"/>
      <w:contextualSpacing/>
    </w:pPr>
    <w:rPr>
      <w:rFonts w:ascii="Calibri" w:hAnsi="Calibri" w:cstheme="minorHAnsi"/>
      <w:sz w:val="20"/>
      <w:szCs w:val="20"/>
    </w:rPr>
  </w:style>
  <w:style w:type="character" w:styleId="PlaceholderText">
    <w:name w:val="Placeholder Text"/>
    <w:basedOn w:val="DefaultParagraphFont"/>
    <w:uiPriority w:val="99"/>
    <w:semiHidden/>
    <w:rsid w:val="00680811"/>
    <w:rPr>
      <w:color w:val="808080"/>
    </w:rPr>
  </w:style>
  <w:style w:type="paragraph" w:styleId="Caption">
    <w:name w:val="caption"/>
    <w:basedOn w:val="Normal"/>
    <w:next w:val="Normal"/>
    <w:uiPriority w:val="35"/>
    <w:unhideWhenUsed/>
    <w:qFormat/>
    <w:rsid w:val="00E54436"/>
    <w:pPr>
      <w:spacing w:after="200" w:line="240" w:lineRule="auto"/>
    </w:pPr>
    <w:rPr>
      <w:i/>
      <w:iCs/>
      <w:color w:val="44546A" w:themeColor="text2"/>
      <w:sz w:val="18"/>
      <w:szCs w:val="18"/>
      <w:lang w:val="en-GB"/>
    </w:rPr>
  </w:style>
  <w:style w:type="character" w:customStyle="1" w:styleId="Heading2Char">
    <w:name w:val="Heading 2 Char"/>
    <w:basedOn w:val="DefaultParagraphFont"/>
    <w:link w:val="Heading2"/>
    <w:uiPriority w:val="9"/>
    <w:rsid w:val="0056762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915E7"/>
    <w:rPr>
      <w:color w:val="0563C1" w:themeColor="hyperlink"/>
      <w:u w:val="single"/>
    </w:rPr>
  </w:style>
  <w:style w:type="character" w:styleId="FollowedHyperlink">
    <w:name w:val="FollowedHyperlink"/>
    <w:basedOn w:val="DefaultParagraphFont"/>
    <w:uiPriority w:val="99"/>
    <w:semiHidden/>
    <w:unhideWhenUsed/>
    <w:rsid w:val="001915E7"/>
    <w:rPr>
      <w:color w:val="954F72" w:themeColor="followedHyperlink"/>
      <w:u w:val="single"/>
    </w:rPr>
  </w:style>
  <w:style w:type="paragraph" w:styleId="Header">
    <w:name w:val="header"/>
    <w:basedOn w:val="Normal"/>
    <w:link w:val="HeaderChar"/>
    <w:uiPriority w:val="99"/>
    <w:unhideWhenUsed/>
    <w:rsid w:val="002046CE"/>
    <w:pPr>
      <w:tabs>
        <w:tab w:val="center" w:pos="4703"/>
        <w:tab w:val="right" w:pos="9406"/>
      </w:tabs>
      <w:spacing w:after="0" w:line="240" w:lineRule="auto"/>
    </w:pPr>
  </w:style>
  <w:style w:type="character" w:customStyle="1" w:styleId="HeaderChar">
    <w:name w:val="Header Char"/>
    <w:basedOn w:val="DefaultParagraphFont"/>
    <w:link w:val="Header"/>
    <w:uiPriority w:val="99"/>
    <w:rsid w:val="002046CE"/>
  </w:style>
  <w:style w:type="paragraph" w:styleId="Footer">
    <w:name w:val="footer"/>
    <w:basedOn w:val="Normal"/>
    <w:link w:val="FooterChar"/>
    <w:uiPriority w:val="99"/>
    <w:unhideWhenUsed/>
    <w:rsid w:val="002046CE"/>
    <w:pPr>
      <w:tabs>
        <w:tab w:val="center" w:pos="4703"/>
        <w:tab w:val="right" w:pos="9406"/>
      </w:tabs>
      <w:spacing w:after="0" w:line="240" w:lineRule="auto"/>
    </w:pPr>
  </w:style>
  <w:style w:type="character" w:customStyle="1" w:styleId="FooterChar">
    <w:name w:val="Footer Char"/>
    <w:basedOn w:val="DefaultParagraphFont"/>
    <w:link w:val="Footer"/>
    <w:uiPriority w:val="99"/>
    <w:rsid w:val="002046CE"/>
  </w:style>
  <w:style w:type="paragraph" w:styleId="BalloonText">
    <w:name w:val="Balloon Text"/>
    <w:basedOn w:val="Normal"/>
    <w:link w:val="BalloonTextChar"/>
    <w:uiPriority w:val="99"/>
    <w:semiHidden/>
    <w:unhideWhenUsed/>
    <w:rsid w:val="002046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46CE"/>
    <w:rPr>
      <w:rFonts w:ascii="Segoe UI" w:hAnsi="Segoe UI" w:cs="Segoe UI"/>
      <w:sz w:val="18"/>
      <w:szCs w:val="18"/>
    </w:rPr>
  </w:style>
  <w:style w:type="character" w:styleId="CommentReference">
    <w:name w:val="annotation reference"/>
    <w:basedOn w:val="DefaultParagraphFont"/>
    <w:uiPriority w:val="99"/>
    <w:semiHidden/>
    <w:unhideWhenUsed/>
    <w:rsid w:val="002046CE"/>
    <w:rPr>
      <w:sz w:val="16"/>
      <w:szCs w:val="16"/>
    </w:rPr>
  </w:style>
  <w:style w:type="paragraph" w:styleId="CommentText">
    <w:name w:val="annotation text"/>
    <w:basedOn w:val="Normal"/>
    <w:link w:val="CommentTextChar"/>
    <w:uiPriority w:val="99"/>
    <w:semiHidden/>
    <w:unhideWhenUsed/>
    <w:rsid w:val="002046CE"/>
    <w:pPr>
      <w:spacing w:line="240" w:lineRule="auto"/>
    </w:pPr>
    <w:rPr>
      <w:sz w:val="20"/>
      <w:szCs w:val="20"/>
    </w:rPr>
  </w:style>
  <w:style w:type="character" w:customStyle="1" w:styleId="CommentTextChar">
    <w:name w:val="Comment Text Char"/>
    <w:basedOn w:val="DefaultParagraphFont"/>
    <w:link w:val="CommentText"/>
    <w:uiPriority w:val="99"/>
    <w:semiHidden/>
    <w:rsid w:val="002046CE"/>
    <w:rPr>
      <w:sz w:val="20"/>
      <w:szCs w:val="20"/>
    </w:rPr>
  </w:style>
  <w:style w:type="paragraph" w:styleId="CommentSubject">
    <w:name w:val="annotation subject"/>
    <w:basedOn w:val="CommentText"/>
    <w:next w:val="CommentText"/>
    <w:link w:val="CommentSubjectChar"/>
    <w:uiPriority w:val="99"/>
    <w:semiHidden/>
    <w:unhideWhenUsed/>
    <w:rsid w:val="002046CE"/>
    <w:rPr>
      <w:b/>
      <w:bCs/>
    </w:rPr>
  </w:style>
  <w:style w:type="character" w:customStyle="1" w:styleId="CommentSubjectChar">
    <w:name w:val="Comment Subject Char"/>
    <w:basedOn w:val="CommentTextChar"/>
    <w:link w:val="CommentSubject"/>
    <w:uiPriority w:val="99"/>
    <w:semiHidden/>
    <w:rsid w:val="002046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8824">
      <w:bodyDiv w:val="1"/>
      <w:marLeft w:val="0"/>
      <w:marRight w:val="0"/>
      <w:marTop w:val="0"/>
      <w:marBottom w:val="0"/>
      <w:divBdr>
        <w:top w:val="none" w:sz="0" w:space="0" w:color="auto"/>
        <w:left w:val="none" w:sz="0" w:space="0" w:color="auto"/>
        <w:bottom w:val="none" w:sz="0" w:space="0" w:color="auto"/>
        <w:right w:val="none" w:sz="0" w:space="0" w:color="auto"/>
      </w:divBdr>
      <w:divsChild>
        <w:div w:id="1729573804">
          <w:marLeft w:val="640"/>
          <w:marRight w:val="0"/>
          <w:marTop w:val="0"/>
          <w:marBottom w:val="0"/>
          <w:divBdr>
            <w:top w:val="none" w:sz="0" w:space="0" w:color="auto"/>
            <w:left w:val="none" w:sz="0" w:space="0" w:color="auto"/>
            <w:bottom w:val="none" w:sz="0" w:space="0" w:color="auto"/>
            <w:right w:val="none" w:sz="0" w:space="0" w:color="auto"/>
          </w:divBdr>
        </w:div>
        <w:div w:id="1604924181">
          <w:marLeft w:val="640"/>
          <w:marRight w:val="0"/>
          <w:marTop w:val="0"/>
          <w:marBottom w:val="0"/>
          <w:divBdr>
            <w:top w:val="none" w:sz="0" w:space="0" w:color="auto"/>
            <w:left w:val="none" w:sz="0" w:space="0" w:color="auto"/>
            <w:bottom w:val="none" w:sz="0" w:space="0" w:color="auto"/>
            <w:right w:val="none" w:sz="0" w:space="0" w:color="auto"/>
          </w:divBdr>
        </w:div>
        <w:div w:id="1360937467">
          <w:marLeft w:val="640"/>
          <w:marRight w:val="0"/>
          <w:marTop w:val="0"/>
          <w:marBottom w:val="0"/>
          <w:divBdr>
            <w:top w:val="none" w:sz="0" w:space="0" w:color="auto"/>
            <w:left w:val="none" w:sz="0" w:space="0" w:color="auto"/>
            <w:bottom w:val="none" w:sz="0" w:space="0" w:color="auto"/>
            <w:right w:val="none" w:sz="0" w:space="0" w:color="auto"/>
          </w:divBdr>
        </w:div>
        <w:div w:id="1318873961">
          <w:marLeft w:val="640"/>
          <w:marRight w:val="0"/>
          <w:marTop w:val="0"/>
          <w:marBottom w:val="0"/>
          <w:divBdr>
            <w:top w:val="none" w:sz="0" w:space="0" w:color="auto"/>
            <w:left w:val="none" w:sz="0" w:space="0" w:color="auto"/>
            <w:bottom w:val="none" w:sz="0" w:space="0" w:color="auto"/>
            <w:right w:val="none" w:sz="0" w:space="0" w:color="auto"/>
          </w:divBdr>
        </w:div>
        <w:div w:id="1147471858">
          <w:marLeft w:val="640"/>
          <w:marRight w:val="0"/>
          <w:marTop w:val="0"/>
          <w:marBottom w:val="0"/>
          <w:divBdr>
            <w:top w:val="none" w:sz="0" w:space="0" w:color="auto"/>
            <w:left w:val="none" w:sz="0" w:space="0" w:color="auto"/>
            <w:bottom w:val="none" w:sz="0" w:space="0" w:color="auto"/>
            <w:right w:val="none" w:sz="0" w:space="0" w:color="auto"/>
          </w:divBdr>
        </w:div>
        <w:div w:id="1775131348">
          <w:marLeft w:val="640"/>
          <w:marRight w:val="0"/>
          <w:marTop w:val="0"/>
          <w:marBottom w:val="0"/>
          <w:divBdr>
            <w:top w:val="none" w:sz="0" w:space="0" w:color="auto"/>
            <w:left w:val="none" w:sz="0" w:space="0" w:color="auto"/>
            <w:bottom w:val="none" w:sz="0" w:space="0" w:color="auto"/>
            <w:right w:val="none" w:sz="0" w:space="0" w:color="auto"/>
          </w:divBdr>
        </w:div>
        <w:div w:id="178784435">
          <w:marLeft w:val="640"/>
          <w:marRight w:val="0"/>
          <w:marTop w:val="0"/>
          <w:marBottom w:val="0"/>
          <w:divBdr>
            <w:top w:val="none" w:sz="0" w:space="0" w:color="auto"/>
            <w:left w:val="none" w:sz="0" w:space="0" w:color="auto"/>
            <w:bottom w:val="none" w:sz="0" w:space="0" w:color="auto"/>
            <w:right w:val="none" w:sz="0" w:space="0" w:color="auto"/>
          </w:divBdr>
        </w:div>
        <w:div w:id="1008757119">
          <w:marLeft w:val="640"/>
          <w:marRight w:val="0"/>
          <w:marTop w:val="0"/>
          <w:marBottom w:val="0"/>
          <w:divBdr>
            <w:top w:val="none" w:sz="0" w:space="0" w:color="auto"/>
            <w:left w:val="none" w:sz="0" w:space="0" w:color="auto"/>
            <w:bottom w:val="none" w:sz="0" w:space="0" w:color="auto"/>
            <w:right w:val="none" w:sz="0" w:space="0" w:color="auto"/>
          </w:divBdr>
        </w:div>
        <w:div w:id="1394041986">
          <w:marLeft w:val="640"/>
          <w:marRight w:val="0"/>
          <w:marTop w:val="0"/>
          <w:marBottom w:val="0"/>
          <w:divBdr>
            <w:top w:val="none" w:sz="0" w:space="0" w:color="auto"/>
            <w:left w:val="none" w:sz="0" w:space="0" w:color="auto"/>
            <w:bottom w:val="none" w:sz="0" w:space="0" w:color="auto"/>
            <w:right w:val="none" w:sz="0" w:space="0" w:color="auto"/>
          </w:divBdr>
        </w:div>
      </w:divsChild>
    </w:div>
    <w:div w:id="26109130">
      <w:bodyDiv w:val="1"/>
      <w:marLeft w:val="0"/>
      <w:marRight w:val="0"/>
      <w:marTop w:val="0"/>
      <w:marBottom w:val="0"/>
      <w:divBdr>
        <w:top w:val="none" w:sz="0" w:space="0" w:color="auto"/>
        <w:left w:val="none" w:sz="0" w:space="0" w:color="auto"/>
        <w:bottom w:val="none" w:sz="0" w:space="0" w:color="auto"/>
        <w:right w:val="none" w:sz="0" w:space="0" w:color="auto"/>
      </w:divBdr>
      <w:divsChild>
        <w:div w:id="1040787946">
          <w:marLeft w:val="640"/>
          <w:marRight w:val="0"/>
          <w:marTop w:val="0"/>
          <w:marBottom w:val="0"/>
          <w:divBdr>
            <w:top w:val="none" w:sz="0" w:space="0" w:color="auto"/>
            <w:left w:val="none" w:sz="0" w:space="0" w:color="auto"/>
            <w:bottom w:val="none" w:sz="0" w:space="0" w:color="auto"/>
            <w:right w:val="none" w:sz="0" w:space="0" w:color="auto"/>
          </w:divBdr>
        </w:div>
        <w:div w:id="263735753">
          <w:marLeft w:val="640"/>
          <w:marRight w:val="0"/>
          <w:marTop w:val="0"/>
          <w:marBottom w:val="0"/>
          <w:divBdr>
            <w:top w:val="none" w:sz="0" w:space="0" w:color="auto"/>
            <w:left w:val="none" w:sz="0" w:space="0" w:color="auto"/>
            <w:bottom w:val="none" w:sz="0" w:space="0" w:color="auto"/>
            <w:right w:val="none" w:sz="0" w:space="0" w:color="auto"/>
          </w:divBdr>
        </w:div>
        <w:div w:id="842277396">
          <w:marLeft w:val="640"/>
          <w:marRight w:val="0"/>
          <w:marTop w:val="0"/>
          <w:marBottom w:val="0"/>
          <w:divBdr>
            <w:top w:val="none" w:sz="0" w:space="0" w:color="auto"/>
            <w:left w:val="none" w:sz="0" w:space="0" w:color="auto"/>
            <w:bottom w:val="none" w:sz="0" w:space="0" w:color="auto"/>
            <w:right w:val="none" w:sz="0" w:space="0" w:color="auto"/>
          </w:divBdr>
        </w:div>
        <w:div w:id="1855151732">
          <w:marLeft w:val="640"/>
          <w:marRight w:val="0"/>
          <w:marTop w:val="0"/>
          <w:marBottom w:val="0"/>
          <w:divBdr>
            <w:top w:val="none" w:sz="0" w:space="0" w:color="auto"/>
            <w:left w:val="none" w:sz="0" w:space="0" w:color="auto"/>
            <w:bottom w:val="none" w:sz="0" w:space="0" w:color="auto"/>
            <w:right w:val="none" w:sz="0" w:space="0" w:color="auto"/>
          </w:divBdr>
        </w:div>
        <w:div w:id="623586111">
          <w:marLeft w:val="640"/>
          <w:marRight w:val="0"/>
          <w:marTop w:val="0"/>
          <w:marBottom w:val="0"/>
          <w:divBdr>
            <w:top w:val="none" w:sz="0" w:space="0" w:color="auto"/>
            <w:left w:val="none" w:sz="0" w:space="0" w:color="auto"/>
            <w:bottom w:val="none" w:sz="0" w:space="0" w:color="auto"/>
            <w:right w:val="none" w:sz="0" w:space="0" w:color="auto"/>
          </w:divBdr>
        </w:div>
        <w:div w:id="854729585">
          <w:marLeft w:val="640"/>
          <w:marRight w:val="0"/>
          <w:marTop w:val="0"/>
          <w:marBottom w:val="0"/>
          <w:divBdr>
            <w:top w:val="none" w:sz="0" w:space="0" w:color="auto"/>
            <w:left w:val="none" w:sz="0" w:space="0" w:color="auto"/>
            <w:bottom w:val="none" w:sz="0" w:space="0" w:color="auto"/>
            <w:right w:val="none" w:sz="0" w:space="0" w:color="auto"/>
          </w:divBdr>
        </w:div>
        <w:div w:id="1015771423">
          <w:marLeft w:val="640"/>
          <w:marRight w:val="0"/>
          <w:marTop w:val="0"/>
          <w:marBottom w:val="0"/>
          <w:divBdr>
            <w:top w:val="none" w:sz="0" w:space="0" w:color="auto"/>
            <w:left w:val="none" w:sz="0" w:space="0" w:color="auto"/>
            <w:bottom w:val="none" w:sz="0" w:space="0" w:color="auto"/>
            <w:right w:val="none" w:sz="0" w:space="0" w:color="auto"/>
          </w:divBdr>
        </w:div>
        <w:div w:id="1257860316">
          <w:marLeft w:val="640"/>
          <w:marRight w:val="0"/>
          <w:marTop w:val="0"/>
          <w:marBottom w:val="0"/>
          <w:divBdr>
            <w:top w:val="none" w:sz="0" w:space="0" w:color="auto"/>
            <w:left w:val="none" w:sz="0" w:space="0" w:color="auto"/>
            <w:bottom w:val="none" w:sz="0" w:space="0" w:color="auto"/>
            <w:right w:val="none" w:sz="0" w:space="0" w:color="auto"/>
          </w:divBdr>
        </w:div>
        <w:div w:id="1533299564">
          <w:marLeft w:val="640"/>
          <w:marRight w:val="0"/>
          <w:marTop w:val="0"/>
          <w:marBottom w:val="0"/>
          <w:divBdr>
            <w:top w:val="none" w:sz="0" w:space="0" w:color="auto"/>
            <w:left w:val="none" w:sz="0" w:space="0" w:color="auto"/>
            <w:bottom w:val="none" w:sz="0" w:space="0" w:color="auto"/>
            <w:right w:val="none" w:sz="0" w:space="0" w:color="auto"/>
          </w:divBdr>
        </w:div>
        <w:div w:id="401683409">
          <w:marLeft w:val="640"/>
          <w:marRight w:val="0"/>
          <w:marTop w:val="0"/>
          <w:marBottom w:val="0"/>
          <w:divBdr>
            <w:top w:val="none" w:sz="0" w:space="0" w:color="auto"/>
            <w:left w:val="none" w:sz="0" w:space="0" w:color="auto"/>
            <w:bottom w:val="none" w:sz="0" w:space="0" w:color="auto"/>
            <w:right w:val="none" w:sz="0" w:space="0" w:color="auto"/>
          </w:divBdr>
        </w:div>
      </w:divsChild>
    </w:div>
    <w:div w:id="45492913">
      <w:bodyDiv w:val="1"/>
      <w:marLeft w:val="0"/>
      <w:marRight w:val="0"/>
      <w:marTop w:val="0"/>
      <w:marBottom w:val="0"/>
      <w:divBdr>
        <w:top w:val="none" w:sz="0" w:space="0" w:color="auto"/>
        <w:left w:val="none" w:sz="0" w:space="0" w:color="auto"/>
        <w:bottom w:val="none" w:sz="0" w:space="0" w:color="auto"/>
        <w:right w:val="none" w:sz="0" w:space="0" w:color="auto"/>
      </w:divBdr>
      <w:divsChild>
        <w:div w:id="893466285">
          <w:marLeft w:val="640"/>
          <w:marRight w:val="0"/>
          <w:marTop w:val="0"/>
          <w:marBottom w:val="0"/>
          <w:divBdr>
            <w:top w:val="none" w:sz="0" w:space="0" w:color="auto"/>
            <w:left w:val="none" w:sz="0" w:space="0" w:color="auto"/>
            <w:bottom w:val="none" w:sz="0" w:space="0" w:color="auto"/>
            <w:right w:val="none" w:sz="0" w:space="0" w:color="auto"/>
          </w:divBdr>
        </w:div>
        <w:div w:id="545529924">
          <w:marLeft w:val="640"/>
          <w:marRight w:val="0"/>
          <w:marTop w:val="0"/>
          <w:marBottom w:val="0"/>
          <w:divBdr>
            <w:top w:val="none" w:sz="0" w:space="0" w:color="auto"/>
            <w:left w:val="none" w:sz="0" w:space="0" w:color="auto"/>
            <w:bottom w:val="none" w:sz="0" w:space="0" w:color="auto"/>
            <w:right w:val="none" w:sz="0" w:space="0" w:color="auto"/>
          </w:divBdr>
        </w:div>
        <w:div w:id="1626232613">
          <w:marLeft w:val="640"/>
          <w:marRight w:val="0"/>
          <w:marTop w:val="0"/>
          <w:marBottom w:val="0"/>
          <w:divBdr>
            <w:top w:val="none" w:sz="0" w:space="0" w:color="auto"/>
            <w:left w:val="none" w:sz="0" w:space="0" w:color="auto"/>
            <w:bottom w:val="none" w:sz="0" w:space="0" w:color="auto"/>
            <w:right w:val="none" w:sz="0" w:space="0" w:color="auto"/>
          </w:divBdr>
        </w:div>
        <w:div w:id="1010522730">
          <w:marLeft w:val="640"/>
          <w:marRight w:val="0"/>
          <w:marTop w:val="0"/>
          <w:marBottom w:val="0"/>
          <w:divBdr>
            <w:top w:val="none" w:sz="0" w:space="0" w:color="auto"/>
            <w:left w:val="none" w:sz="0" w:space="0" w:color="auto"/>
            <w:bottom w:val="none" w:sz="0" w:space="0" w:color="auto"/>
            <w:right w:val="none" w:sz="0" w:space="0" w:color="auto"/>
          </w:divBdr>
        </w:div>
        <w:div w:id="651108038">
          <w:marLeft w:val="640"/>
          <w:marRight w:val="0"/>
          <w:marTop w:val="0"/>
          <w:marBottom w:val="0"/>
          <w:divBdr>
            <w:top w:val="none" w:sz="0" w:space="0" w:color="auto"/>
            <w:left w:val="none" w:sz="0" w:space="0" w:color="auto"/>
            <w:bottom w:val="none" w:sz="0" w:space="0" w:color="auto"/>
            <w:right w:val="none" w:sz="0" w:space="0" w:color="auto"/>
          </w:divBdr>
        </w:div>
        <w:div w:id="696269628">
          <w:marLeft w:val="640"/>
          <w:marRight w:val="0"/>
          <w:marTop w:val="0"/>
          <w:marBottom w:val="0"/>
          <w:divBdr>
            <w:top w:val="none" w:sz="0" w:space="0" w:color="auto"/>
            <w:left w:val="none" w:sz="0" w:space="0" w:color="auto"/>
            <w:bottom w:val="none" w:sz="0" w:space="0" w:color="auto"/>
            <w:right w:val="none" w:sz="0" w:space="0" w:color="auto"/>
          </w:divBdr>
        </w:div>
        <w:div w:id="69928034">
          <w:marLeft w:val="640"/>
          <w:marRight w:val="0"/>
          <w:marTop w:val="0"/>
          <w:marBottom w:val="0"/>
          <w:divBdr>
            <w:top w:val="none" w:sz="0" w:space="0" w:color="auto"/>
            <w:left w:val="none" w:sz="0" w:space="0" w:color="auto"/>
            <w:bottom w:val="none" w:sz="0" w:space="0" w:color="auto"/>
            <w:right w:val="none" w:sz="0" w:space="0" w:color="auto"/>
          </w:divBdr>
        </w:div>
        <w:div w:id="461312951">
          <w:marLeft w:val="640"/>
          <w:marRight w:val="0"/>
          <w:marTop w:val="0"/>
          <w:marBottom w:val="0"/>
          <w:divBdr>
            <w:top w:val="none" w:sz="0" w:space="0" w:color="auto"/>
            <w:left w:val="none" w:sz="0" w:space="0" w:color="auto"/>
            <w:bottom w:val="none" w:sz="0" w:space="0" w:color="auto"/>
            <w:right w:val="none" w:sz="0" w:space="0" w:color="auto"/>
          </w:divBdr>
        </w:div>
        <w:div w:id="1572693923">
          <w:marLeft w:val="640"/>
          <w:marRight w:val="0"/>
          <w:marTop w:val="0"/>
          <w:marBottom w:val="0"/>
          <w:divBdr>
            <w:top w:val="none" w:sz="0" w:space="0" w:color="auto"/>
            <w:left w:val="none" w:sz="0" w:space="0" w:color="auto"/>
            <w:bottom w:val="none" w:sz="0" w:space="0" w:color="auto"/>
            <w:right w:val="none" w:sz="0" w:space="0" w:color="auto"/>
          </w:divBdr>
        </w:div>
        <w:div w:id="246840671">
          <w:marLeft w:val="640"/>
          <w:marRight w:val="0"/>
          <w:marTop w:val="0"/>
          <w:marBottom w:val="0"/>
          <w:divBdr>
            <w:top w:val="none" w:sz="0" w:space="0" w:color="auto"/>
            <w:left w:val="none" w:sz="0" w:space="0" w:color="auto"/>
            <w:bottom w:val="none" w:sz="0" w:space="0" w:color="auto"/>
            <w:right w:val="none" w:sz="0" w:space="0" w:color="auto"/>
          </w:divBdr>
        </w:div>
        <w:div w:id="1398867261">
          <w:marLeft w:val="640"/>
          <w:marRight w:val="0"/>
          <w:marTop w:val="0"/>
          <w:marBottom w:val="0"/>
          <w:divBdr>
            <w:top w:val="none" w:sz="0" w:space="0" w:color="auto"/>
            <w:left w:val="none" w:sz="0" w:space="0" w:color="auto"/>
            <w:bottom w:val="none" w:sz="0" w:space="0" w:color="auto"/>
            <w:right w:val="none" w:sz="0" w:space="0" w:color="auto"/>
          </w:divBdr>
        </w:div>
        <w:div w:id="38091143">
          <w:marLeft w:val="640"/>
          <w:marRight w:val="0"/>
          <w:marTop w:val="0"/>
          <w:marBottom w:val="0"/>
          <w:divBdr>
            <w:top w:val="none" w:sz="0" w:space="0" w:color="auto"/>
            <w:left w:val="none" w:sz="0" w:space="0" w:color="auto"/>
            <w:bottom w:val="none" w:sz="0" w:space="0" w:color="auto"/>
            <w:right w:val="none" w:sz="0" w:space="0" w:color="auto"/>
          </w:divBdr>
        </w:div>
        <w:div w:id="161549686">
          <w:marLeft w:val="640"/>
          <w:marRight w:val="0"/>
          <w:marTop w:val="0"/>
          <w:marBottom w:val="0"/>
          <w:divBdr>
            <w:top w:val="none" w:sz="0" w:space="0" w:color="auto"/>
            <w:left w:val="none" w:sz="0" w:space="0" w:color="auto"/>
            <w:bottom w:val="none" w:sz="0" w:space="0" w:color="auto"/>
            <w:right w:val="none" w:sz="0" w:space="0" w:color="auto"/>
          </w:divBdr>
        </w:div>
      </w:divsChild>
    </w:div>
    <w:div w:id="53435486">
      <w:bodyDiv w:val="1"/>
      <w:marLeft w:val="0"/>
      <w:marRight w:val="0"/>
      <w:marTop w:val="0"/>
      <w:marBottom w:val="0"/>
      <w:divBdr>
        <w:top w:val="none" w:sz="0" w:space="0" w:color="auto"/>
        <w:left w:val="none" w:sz="0" w:space="0" w:color="auto"/>
        <w:bottom w:val="none" w:sz="0" w:space="0" w:color="auto"/>
        <w:right w:val="none" w:sz="0" w:space="0" w:color="auto"/>
      </w:divBdr>
      <w:divsChild>
        <w:div w:id="603268418">
          <w:marLeft w:val="640"/>
          <w:marRight w:val="0"/>
          <w:marTop w:val="0"/>
          <w:marBottom w:val="0"/>
          <w:divBdr>
            <w:top w:val="none" w:sz="0" w:space="0" w:color="auto"/>
            <w:left w:val="none" w:sz="0" w:space="0" w:color="auto"/>
            <w:bottom w:val="none" w:sz="0" w:space="0" w:color="auto"/>
            <w:right w:val="none" w:sz="0" w:space="0" w:color="auto"/>
          </w:divBdr>
        </w:div>
        <w:div w:id="1537160753">
          <w:marLeft w:val="640"/>
          <w:marRight w:val="0"/>
          <w:marTop w:val="0"/>
          <w:marBottom w:val="0"/>
          <w:divBdr>
            <w:top w:val="none" w:sz="0" w:space="0" w:color="auto"/>
            <w:left w:val="none" w:sz="0" w:space="0" w:color="auto"/>
            <w:bottom w:val="none" w:sz="0" w:space="0" w:color="auto"/>
            <w:right w:val="none" w:sz="0" w:space="0" w:color="auto"/>
          </w:divBdr>
        </w:div>
        <w:div w:id="2060668024">
          <w:marLeft w:val="640"/>
          <w:marRight w:val="0"/>
          <w:marTop w:val="0"/>
          <w:marBottom w:val="0"/>
          <w:divBdr>
            <w:top w:val="none" w:sz="0" w:space="0" w:color="auto"/>
            <w:left w:val="none" w:sz="0" w:space="0" w:color="auto"/>
            <w:bottom w:val="none" w:sz="0" w:space="0" w:color="auto"/>
            <w:right w:val="none" w:sz="0" w:space="0" w:color="auto"/>
          </w:divBdr>
        </w:div>
        <w:div w:id="905410121">
          <w:marLeft w:val="640"/>
          <w:marRight w:val="0"/>
          <w:marTop w:val="0"/>
          <w:marBottom w:val="0"/>
          <w:divBdr>
            <w:top w:val="none" w:sz="0" w:space="0" w:color="auto"/>
            <w:left w:val="none" w:sz="0" w:space="0" w:color="auto"/>
            <w:bottom w:val="none" w:sz="0" w:space="0" w:color="auto"/>
            <w:right w:val="none" w:sz="0" w:space="0" w:color="auto"/>
          </w:divBdr>
        </w:div>
        <w:div w:id="2095667944">
          <w:marLeft w:val="640"/>
          <w:marRight w:val="0"/>
          <w:marTop w:val="0"/>
          <w:marBottom w:val="0"/>
          <w:divBdr>
            <w:top w:val="none" w:sz="0" w:space="0" w:color="auto"/>
            <w:left w:val="none" w:sz="0" w:space="0" w:color="auto"/>
            <w:bottom w:val="none" w:sz="0" w:space="0" w:color="auto"/>
            <w:right w:val="none" w:sz="0" w:space="0" w:color="auto"/>
          </w:divBdr>
        </w:div>
        <w:div w:id="719673542">
          <w:marLeft w:val="640"/>
          <w:marRight w:val="0"/>
          <w:marTop w:val="0"/>
          <w:marBottom w:val="0"/>
          <w:divBdr>
            <w:top w:val="none" w:sz="0" w:space="0" w:color="auto"/>
            <w:left w:val="none" w:sz="0" w:space="0" w:color="auto"/>
            <w:bottom w:val="none" w:sz="0" w:space="0" w:color="auto"/>
            <w:right w:val="none" w:sz="0" w:space="0" w:color="auto"/>
          </w:divBdr>
        </w:div>
        <w:div w:id="1401487494">
          <w:marLeft w:val="640"/>
          <w:marRight w:val="0"/>
          <w:marTop w:val="0"/>
          <w:marBottom w:val="0"/>
          <w:divBdr>
            <w:top w:val="none" w:sz="0" w:space="0" w:color="auto"/>
            <w:left w:val="none" w:sz="0" w:space="0" w:color="auto"/>
            <w:bottom w:val="none" w:sz="0" w:space="0" w:color="auto"/>
            <w:right w:val="none" w:sz="0" w:space="0" w:color="auto"/>
          </w:divBdr>
        </w:div>
        <w:div w:id="456070331">
          <w:marLeft w:val="640"/>
          <w:marRight w:val="0"/>
          <w:marTop w:val="0"/>
          <w:marBottom w:val="0"/>
          <w:divBdr>
            <w:top w:val="none" w:sz="0" w:space="0" w:color="auto"/>
            <w:left w:val="none" w:sz="0" w:space="0" w:color="auto"/>
            <w:bottom w:val="none" w:sz="0" w:space="0" w:color="auto"/>
            <w:right w:val="none" w:sz="0" w:space="0" w:color="auto"/>
          </w:divBdr>
        </w:div>
        <w:div w:id="1164125580">
          <w:marLeft w:val="640"/>
          <w:marRight w:val="0"/>
          <w:marTop w:val="0"/>
          <w:marBottom w:val="0"/>
          <w:divBdr>
            <w:top w:val="none" w:sz="0" w:space="0" w:color="auto"/>
            <w:left w:val="none" w:sz="0" w:space="0" w:color="auto"/>
            <w:bottom w:val="none" w:sz="0" w:space="0" w:color="auto"/>
            <w:right w:val="none" w:sz="0" w:space="0" w:color="auto"/>
          </w:divBdr>
        </w:div>
      </w:divsChild>
    </w:div>
    <w:div w:id="61568289">
      <w:bodyDiv w:val="1"/>
      <w:marLeft w:val="0"/>
      <w:marRight w:val="0"/>
      <w:marTop w:val="0"/>
      <w:marBottom w:val="0"/>
      <w:divBdr>
        <w:top w:val="none" w:sz="0" w:space="0" w:color="auto"/>
        <w:left w:val="none" w:sz="0" w:space="0" w:color="auto"/>
        <w:bottom w:val="none" w:sz="0" w:space="0" w:color="auto"/>
        <w:right w:val="none" w:sz="0" w:space="0" w:color="auto"/>
      </w:divBdr>
      <w:divsChild>
        <w:div w:id="1454247560">
          <w:marLeft w:val="640"/>
          <w:marRight w:val="0"/>
          <w:marTop w:val="0"/>
          <w:marBottom w:val="0"/>
          <w:divBdr>
            <w:top w:val="none" w:sz="0" w:space="0" w:color="auto"/>
            <w:left w:val="none" w:sz="0" w:space="0" w:color="auto"/>
            <w:bottom w:val="none" w:sz="0" w:space="0" w:color="auto"/>
            <w:right w:val="none" w:sz="0" w:space="0" w:color="auto"/>
          </w:divBdr>
        </w:div>
        <w:div w:id="2062971206">
          <w:marLeft w:val="640"/>
          <w:marRight w:val="0"/>
          <w:marTop w:val="0"/>
          <w:marBottom w:val="0"/>
          <w:divBdr>
            <w:top w:val="none" w:sz="0" w:space="0" w:color="auto"/>
            <w:left w:val="none" w:sz="0" w:space="0" w:color="auto"/>
            <w:bottom w:val="none" w:sz="0" w:space="0" w:color="auto"/>
            <w:right w:val="none" w:sz="0" w:space="0" w:color="auto"/>
          </w:divBdr>
        </w:div>
        <w:div w:id="1176768859">
          <w:marLeft w:val="640"/>
          <w:marRight w:val="0"/>
          <w:marTop w:val="0"/>
          <w:marBottom w:val="0"/>
          <w:divBdr>
            <w:top w:val="none" w:sz="0" w:space="0" w:color="auto"/>
            <w:left w:val="none" w:sz="0" w:space="0" w:color="auto"/>
            <w:bottom w:val="none" w:sz="0" w:space="0" w:color="auto"/>
            <w:right w:val="none" w:sz="0" w:space="0" w:color="auto"/>
          </w:divBdr>
        </w:div>
        <w:div w:id="1624116168">
          <w:marLeft w:val="640"/>
          <w:marRight w:val="0"/>
          <w:marTop w:val="0"/>
          <w:marBottom w:val="0"/>
          <w:divBdr>
            <w:top w:val="none" w:sz="0" w:space="0" w:color="auto"/>
            <w:left w:val="none" w:sz="0" w:space="0" w:color="auto"/>
            <w:bottom w:val="none" w:sz="0" w:space="0" w:color="auto"/>
            <w:right w:val="none" w:sz="0" w:space="0" w:color="auto"/>
          </w:divBdr>
        </w:div>
        <w:div w:id="2087220614">
          <w:marLeft w:val="640"/>
          <w:marRight w:val="0"/>
          <w:marTop w:val="0"/>
          <w:marBottom w:val="0"/>
          <w:divBdr>
            <w:top w:val="none" w:sz="0" w:space="0" w:color="auto"/>
            <w:left w:val="none" w:sz="0" w:space="0" w:color="auto"/>
            <w:bottom w:val="none" w:sz="0" w:space="0" w:color="auto"/>
            <w:right w:val="none" w:sz="0" w:space="0" w:color="auto"/>
          </w:divBdr>
        </w:div>
        <w:div w:id="1071392849">
          <w:marLeft w:val="640"/>
          <w:marRight w:val="0"/>
          <w:marTop w:val="0"/>
          <w:marBottom w:val="0"/>
          <w:divBdr>
            <w:top w:val="none" w:sz="0" w:space="0" w:color="auto"/>
            <w:left w:val="none" w:sz="0" w:space="0" w:color="auto"/>
            <w:bottom w:val="none" w:sz="0" w:space="0" w:color="auto"/>
            <w:right w:val="none" w:sz="0" w:space="0" w:color="auto"/>
          </w:divBdr>
        </w:div>
        <w:div w:id="1065450278">
          <w:marLeft w:val="640"/>
          <w:marRight w:val="0"/>
          <w:marTop w:val="0"/>
          <w:marBottom w:val="0"/>
          <w:divBdr>
            <w:top w:val="none" w:sz="0" w:space="0" w:color="auto"/>
            <w:left w:val="none" w:sz="0" w:space="0" w:color="auto"/>
            <w:bottom w:val="none" w:sz="0" w:space="0" w:color="auto"/>
            <w:right w:val="none" w:sz="0" w:space="0" w:color="auto"/>
          </w:divBdr>
        </w:div>
        <w:div w:id="2128961845">
          <w:marLeft w:val="640"/>
          <w:marRight w:val="0"/>
          <w:marTop w:val="0"/>
          <w:marBottom w:val="0"/>
          <w:divBdr>
            <w:top w:val="none" w:sz="0" w:space="0" w:color="auto"/>
            <w:left w:val="none" w:sz="0" w:space="0" w:color="auto"/>
            <w:bottom w:val="none" w:sz="0" w:space="0" w:color="auto"/>
            <w:right w:val="none" w:sz="0" w:space="0" w:color="auto"/>
          </w:divBdr>
        </w:div>
        <w:div w:id="1101803769">
          <w:marLeft w:val="640"/>
          <w:marRight w:val="0"/>
          <w:marTop w:val="0"/>
          <w:marBottom w:val="0"/>
          <w:divBdr>
            <w:top w:val="none" w:sz="0" w:space="0" w:color="auto"/>
            <w:left w:val="none" w:sz="0" w:space="0" w:color="auto"/>
            <w:bottom w:val="none" w:sz="0" w:space="0" w:color="auto"/>
            <w:right w:val="none" w:sz="0" w:space="0" w:color="auto"/>
          </w:divBdr>
        </w:div>
        <w:div w:id="1173909321">
          <w:marLeft w:val="640"/>
          <w:marRight w:val="0"/>
          <w:marTop w:val="0"/>
          <w:marBottom w:val="0"/>
          <w:divBdr>
            <w:top w:val="none" w:sz="0" w:space="0" w:color="auto"/>
            <w:left w:val="none" w:sz="0" w:space="0" w:color="auto"/>
            <w:bottom w:val="none" w:sz="0" w:space="0" w:color="auto"/>
            <w:right w:val="none" w:sz="0" w:space="0" w:color="auto"/>
          </w:divBdr>
        </w:div>
        <w:div w:id="1502891033">
          <w:marLeft w:val="640"/>
          <w:marRight w:val="0"/>
          <w:marTop w:val="0"/>
          <w:marBottom w:val="0"/>
          <w:divBdr>
            <w:top w:val="none" w:sz="0" w:space="0" w:color="auto"/>
            <w:left w:val="none" w:sz="0" w:space="0" w:color="auto"/>
            <w:bottom w:val="none" w:sz="0" w:space="0" w:color="auto"/>
            <w:right w:val="none" w:sz="0" w:space="0" w:color="auto"/>
          </w:divBdr>
        </w:div>
      </w:divsChild>
    </w:div>
    <w:div w:id="61872605">
      <w:bodyDiv w:val="1"/>
      <w:marLeft w:val="0"/>
      <w:marRight w:val="0"/>
      <w:marTop w:val="0"/>
      <w:marBottom w:val="0"/>
      <w:divBdr>
        <w:top w:val="none" w:sz="0" w:space="0" w:color="auto"/>
        <w:left w:val="none" w:sz="0" w:space="0" w:color="auto"/>
        <w:bottom w:val="none" w:sz="0" w:space="0" w:color="auto"/>
        <w:right w:val="none" w:sz="0" w:space="0" w:color="auto"/>
      </w:divBdr>
      <w:divsChild>
        <w:div w:id="746659309">
          <w:marLeft w:val="640"/>
          <w:marRight w:val="0"/>
          <w:marTop w:val="0"/>
          <w:marBottom w:val="0"/>
          <w:divBdr>
            <w:top w:val="none" w:sz="0" w:space="0" w:color="auto"/>
            <w:left w:val="none" w:sz="0" w:space="0" w:color="auto"/>
            <w:bottom w:val="none" w:sz="0" w:space="0" w:color="auto"/>
            <w:right w:val="none" w:sz="0" w:space="0" w:color="auto"/>
          </w:divBdr>
        </w:div>
        <w:div w:id="305164462">
          <w:marLeft w:val="640"/>
          <w:marRight w:val="0"/>
          <w:marTop w:val="0"/>
          <w:marBottom w:val="0"/>
          <w:divBdr>
            <w:top w:val="none" w:sz="0" w:space="0" w:color="auto"/>
            <w:left w:val="none" w:sz="0" w:space="0" w:color="auto"/>
            <w:bottom w:val="none" w:sz="0" w:space="0" w:color="auto"/>
            <w:right w:val="none" w:sz="0" w:space="0" w:color="auto"/>
          </w:divBdr>
        </w:div>
        <w:div w:id="1970819572">
          <w:marLeft w:val="640"/>
          <w:marRight w:val="0"/>
          <w:marTop w:val="0"/>
          <w:marBottom w:val="0"/>
          <w:divBdr>
            <w:top w:val="none" w:sz="0" w:space="0" w:color="auto"/>
            <w:left w:val="none" w:sz="0" w:space="0" w:color="auto"/>
            <w:bottom w:val="none" w:sz="0" w:space="0" w:color="auto"/>
            <w:right w:val="none" w:sz="0" w:space="0" w:color="auto"/>
          </w:divBdr>
        </w:div>
        <w:div w:id="559903459">
          <w:marLeft w:val="640"/>
          <w:marRight w:val="0"/>
          <w:marTop w:val="0"/>
          <w:marBottom w:val="0"/>
          <w:divBdr>
            <w:top w:val="none" w:sz="0" w:space="0" w:color="auto"/>
            <w:left w:val="none" w:sz="0" w:space="0" w:color="auto"/>
            <w:bottom w:val="none" w:sz="0" w:space="0" w:color="auto"/>
            <w:right w:val="none" w:sz="0" w:space="0" w:color="auto"/>
          </w:divBdr>
        </w:div>
        <w:div w:id="215624035">
          <w:marLeft w:val="640"/>
          <w:marRight w:val="0"/>
          <w:marTop w:val="0"/>
          <w:marBottom w:val="0"/>
          <w:divBdr>
            <w:top w:val="none" w:sz="0" w:space="0" w:color="auto"/>
            <w:left w:val="none" w:sz="0" w:space="0" w:color="auto"/>
            <w:bottom w:val="none" w:sz="0" w:space="0" w:color="auto"/>
            <w:right w:val="none" w:sz="0" w:space="0" w:color="auto"/>
          </w:divBdr>
        </w:div>
        <w:div w:id="1469981583">
          <w:marLeft w:val="640"/>
          <w:marRight w:val="0"/>
          <w:marTop w:val="0"/>
          <w:marBottom w:val="0"/>
          <w:divBdr>
            <w:top w:val="none" w:sz="0" w:space="0" w:color="auto"/>
            <w:left w:val="none" w:sz="0" w:space="0" w:color="auto"/>
            <w:bottom w:val="none" w:sz="0" w:space="0" w:color="auto"/>
            <w:right w:val="none" w:sz="0" w:space="0" w:color="auto"/>
          </w:divBdr>
        </w:div>
        <w:div w:id="1038623259">
          <w:marLeft w:val="640"/>
          <w:marRight w:val="0"/>
          <w:marTop w:val="0"/>
          <w:marBottom w:val="0"/>
          <w:divBdr>
            <w:top w:val="none" w:sz="0" w:space="0" w:color="auto"/>
            <w:left w:val="none" w:sz="0" w:space="0" w:color="auto"/>
            <w:bottom w:val="none" w:sz="0" w:space="0" w:color="auto"/>
            <w:right w:val="none" w:sz="0" w:space="0" w:color="auto"/>
          </w:divBdr>
        </w:div>
        <w:div w:id="150684161">
          <w:marLeft w:val="640"/>
          <w:marRight w:val="0"/>
          <w:marTop w:val="0"/>
          <w:marBottom w:val="0"/>
          <w:divBdr>
            <w:top w:val="none" w:sz="0" w:space="0" w:color="auto"/>
            <w:left w:val="none" w:sz="0" w:space="0" w:color="auto"/>
            <w:bottom w:val="none" w:sz="0" w:space="0" w:color="auto"/>
            <w:right w:val="none" w:sz="0" w:space="0" w:color="auto"/>
          </w:divBdr>
        </w:div>
        <w:div w:id="1076779372">
          <w:marLeft w:val="640"/>
          <w:marRight w:val="0"/>
          <w:marTop w:val="0"/>
          <w:marBottom w:val="0"/>
          <w:divBdr>
            <w:top w:val="none" w:sz="0" w:space="0" w:color="auto"/>
            <w:left w:val="none" w:sz="0" w:space="0" w:color="auto"/>
            <w:bottom w:val="none" w:sz="0" w:space="0" w:color="auto"/>
            <w:right w:val="none" w:sz="0" w:space="0" w:color="auto"/>
          </w:divBdr>
        </w:div>
        <w:div w:id="440614587">
          <w:marLeft w:val="640"/>
          <w:marRight w:val="0"/>
          <w:marTop w:val="0"/>
          <w:marBottom w:val="0"/>
          <w:divBdr>
            <w:top w:val="none" w:sz="0" w:space="0" w:color="auto"/>
            <w:left w:val="none" w:sz="0" w:space="0" w:color="auto"/>
            <w:bottom w:val="none" w:sz="0" w:space="0" w:color="auto"/>
            <w:right w:val="none" w:sz="0" w:space="0" w:color="auto"/>
          </w:divBdr>
        </w:div>
        <w:div w:id="877930822">
          <w:marLeft w:val="640"/>
          <w:marRight w:val="0"/>
          <w:marTop w:val="0"/>
          <w:marBottom w:val="0"/>
          <w:divBdr>
            <w:top w:val="none" w:sz="0" w:space="0" w:color="auto"/>
            <w:left w:val="none" w:sz="0" w:space="0" w:color="auto"/>
            <w:bottom w:val="none" w:sz="0" w:space="0" w:color="auto"/>
            <w:right w:val="none" w:sz="0" w:space="0" w:color="auto"/>
          </w:divBdr>
        </w:div>
        <w:div w:id="1687705176">
          <w:marLeft w:val="640"/>
          <w:marRight w:val="0"/>
          <w:marTop w:val="0"/>
          <w:marBottom w:val="0"/>
          <w:divBdr>
            <w:top w:val="none" w:sz="0" w:space="0" w:color="auto"/>
            <w:left w:val="none" w:sz="0" w:space="0" w:color="auto"/>
            <w:bottom w:val="none" w:sz="0" w:space="0" w:color="auto"/>
            <w:right w:val="none" w:sz="0" w:space="0" w:color="auto"/>
          </w:divBdr>
        </w:div>
      </w:divsChild>
    </w:div>
    <w:div w:id="85688218">
      <w:bodyDiv w:val="1"/>
      <w:marLeft w:val="0"/>
      <w:marRight w:val="0"/>
      <w:marTop w:val="0"/>
      <w:marBottom w:val="0"/>
      <w:divBdr>
        <w:top w:val="none" w:sz="0" w:space="0" w:color="auto"/>
        <w:left w:val="none" w:sz="0" w:space="0" w:color="auto"/>
        <w:bottom w:val="none" w:sz="0" w:space="0" w:color="auto"/>
        <w:right w:val="none" w:sz="0" w:space="0" w:color="auto"/>
      </w:divBdr>
      <w:divsChild>
        <w:div w:id="995719642">
          <w:marLeft w:val="640"/>
          <w:marRight w:val="0"/>
          <w:marTop w:val="0"/>
          <w:marBottom w:val="0"/>
          <w:divBdr>
            <w:top w:val="none" w:sz="0" w:space="0" w:color="auto"/>
            <w:left w:val="none" w:sz="0" w:space="0" w:color="auto"/>
            <w:bottom w:val="none" w:sz="0" w:space="0" w:color="auto"/>
            <w:right w:val="none" w:sz="0" w:space="0" w:color="auto"/>
          </w:divBdr>
        </w:div>
        <w:div w:id="1352683963">
          <w:marLeft w:val="640"/>
          <w:marRight w:val="0"/>
          <w:marTop w:val="0"/>
          <w:marBottom w:val="0"/>
          <w:divBdr>
            <w:top w:val="none" w:sz="0" w:space="0" w:color="auto"/>
            <w:left w:val="none" w:sz="0" w:space="0" w:color="auto"/>
            <w:bottom w:val="none" w:sz="0" w:space="0" w:color="auto"/>
            <w:right w:val="none" w:sz="0" w:space="0" w:color="auto"/>
          </w:divBdr>
        </w:div>
        <w:div w:id="145515121">
          <w:marLeft w:val="640"/>
          <w:marRight w:val="0"/>
          <w:marTop w:val="0"/>
          <w:marBottom w:val="0"/>
          <w:divBdr>
            <w:top w:val="none" w:sz="0" w:space="0" w:color="auto"/>
            <w:left w:val="none" w:sz="0" w:space="0" w:color="auto"/>
            <w:bottom w:val="none" w:sz="0" w:space="0" w:color="auto"/>
            <w:right w:val="none" w:sz="0" w:space="0" w:color="auto"/>
          </w:divBdr>
        </w:div>
        <w:div w:id="586964400">
          <w:marLeft w:val="640"/>
          <w:marRight w:val="0"/>
          <w:marTop w:val="0"/>
          <w:marBottom w:val="0"/>
          <w:divBdr>
            <w:top w:val="none" w:sz="0" w:space="0" w:color="auto"/>
            <w:left w:val="none" w:sz="0" w:space="0" w:color="auto"/>
            <w:bottom w:val="none" w:sz="0" w:space="0" w:color="auto"/>
            <w:right w:val="none" w:sz="0" w:space="0" w:color="auto"/>
          </w:divBdr>
        </w:div>
        <w:div w:id="1432629781">
          <w:marLeft w:val="640"/>
          <w:marRight w:val="0"/>
          <w:marTop w:val="0"/>
          <w:marBottom w:val="0"/>
          <w:divBdr>
            <w:top w:val="none" w:sz="0" w:space="0" w:color="auto"/>
            <w:left w:val="none" w:sz="0" w:space="0" w:color="auto"/>
            <w:bottom w:val="none" w:sz="0" w:space="0" w:color="auto"/>
            <w:right w:val="none" w:sz="0" w:space="0" w:color="auto"/>
          </w:divBdr>
        </w:div>
        <w:div w:id="2003774860">
          <w:marLeft w:val="640"/>
          <w:marRight w:val="0"/>
          <w:marTop w:val="0"/>
          <w:marBottom w:val="0"/>
          <w:divBdr>
            <w:top w:val="none" w:sz="0" w:space="0" w:color="auto"/>
            <w:left w:val="none" w:sz="0" w:space="0" w:color="auto"/>
            <w:bottom w:val="none" w:sz="0" w:space="0" w:color="auto"/>
            <w:right w:val="none" w:sz="0" w:space="0" w:color="auto"/>
          </w:divBdr>
        </w:div>
        <w:div w:id="2002851893">
          <w:marLeft w:val="640"/>
          <w:marRight w:val="0"/>
          <w:marTop w:val="0"/>
          <w:marBottom w:val="0"/>
          <w:divBdr>
            <w:top w:val="none" w:sz="0" w:space="0" w:color="auto"/>
            <w:left w:val="none" w:sz="0" w:space="0" w:color="auto"/>
            <w:bottom w:val="none" w:sz="0" w:space="0" w:color="auto"/>
            <w:right w:val="none" w:sz="0" w:space="0" w:color="auto"/>
          </w:divBdr>
        </w:div>
        <w:div w:id="1206596702">
          <w:marLeft w:val="640"/>
          <w:marRight w:val="0"/>
          <w:marTop w:val="0"/>
          <w:marBottom w:val="0"/>
          <w:divBdr>
            <w:top w:val="none" w:sz="0" w:space="0" w:color="auto"/>
            <w:left w:val="none" w:sz="0" w:space="0" w:color="auto"/>
            <w:bottom w:val="none" w:sz="0" w:space="0" w:color="auto"/>
            <w:right w:val="none" w:sz="0" w:space="0" w:color="auto"/>
          </w:divBdr>
        </w:div>
        <w:div w:id="56393001">
          <w:marLeft w:val="640"/>
          <w:marRight w:val="0"/>
          <w:marTop w:val="0"/>
          <w:marBottom w:val="0"/>
          <w:divBdr>
            <w:top w:val="none" w:sz="0" w:space="0" w:color="auto"/>
            <w:left w:val="none" w:sz="0" w:space="0" w:color="auto"/>
            <w:bottom w:val="none" w:sz="0" w:space="0" w:color="auto"/>
            <w:right w:val="none" w:sz="0" w:space="0" w:color="auto"/>
          </w:divBdr>
        </w:div>
        <w:div w:id="949167807">
          <w:marLeft w:val="640"/>
          <w:marRight w:val="0"/>
          <w:marTop w:val="0"/>
          <w:marBottom w:val="0"/>
          <w:divBdr>
            <w:top w:val="none" w:sz="0" w:space="0" w:color="auto"/>
            <w:left w:val="none" w:sz="0" w:space="0" w:color="auto"/>
            <w:bottom w:val="none" w:sz="0" w:space="0" w:color="auto"/>
            <w:right w:val="none" w:sz="0" w:space="0" w:color="auto"/>
          </w:divBdr>
        </w:div>
      </w:divsChild>
    </w:div>
    <w:div w:id="106122196">
      <w:bodyDiv w:val="1"/>
      <w:marLeft w:val="0"/>
      <w:marRight w:val="0"/>
      <w:marTop w:val="0"/>
      <w:marBottom w:val="0"/>
      <w:divBdr>
        <w:top w:val="none" w:sz="0" w:space="0" w:color="auto"/>
        <w:left w:val="none" w:sz="0" w:space="0" w:color="auto"/>
        <w:bottom w:val="none" w:sz="0" w:space="0" w:color="auto"/>
        <w:right w:val="none" w:sz="0" w:space="0" w:color="auto"/>
      </w:divBdr>
      <w:divsChild>
        <w:div w:id="105927994">
          <w:marLeft w:val="640"/>
          <w:marRight w:val="0"/>
          <w:marTop w:val="0"/>
          <w:marBottom w:val="0"/>
          <w:divBdr>
            <w:top w:val="none" w:sz="0" w:space="0" w:color="auto"/>
            <w:left w:val="none" w:sz="0" w:space="0" w:color="auto"/>
            <w:bottom w:val="none" w:sz="0" w:space="0" w:color="auto"/>
            <w:right w:val="none" w:sz="0" w:space="0" w:color="auto"/>
          </w:divBdr>
        </w:div>
        <w:div w:id="765199188">
          <w:marLeft w:val="640"/>
          <w:marRight w:val="0"/>
          <w:marTop w:val="0"/>
          <w:marBottom w:val="0"/>
          <w:divBdr>
            <w:top w:val="none" w:sz="0" w:space="0" w:color="auto"/>
            <w:left w:val="none" w:sz="0" w:space="0" w:color="auto"/>
            <w:bottom w:val="none" w:sz="0" w:space="0" w:color="auto"/>
            <w:right w:val="none" w:sz="0" w:space="0" w:color="auto"/>
          </w:divBdr>
        </w:div>
        <w:div w:id="1147671260">
          <w:marLeft w:val="640"/>
          <w:marRight w:val="0"/>
          <w:marTop w:val="0"/>
          <w:marBottom w:val="0"/>
          <w:divBdr>
            <w:top w:val="none" w:sz="0" w:space="0" w:color="auto"/>
            <w:left w:val="none" w:sz="0" w:space="0" w:color="auto"/>
            <w:bottom w:val="none" w:sz="0" w:space="0" w:color="auto"/>
            <w:right w:val="none" w:sz="0" w:space="0" w:color="auto"/>
          </w:divBdr>
        </w:div>
        <w:div w:id="229972392">
          <w:marLeft w:val="640"/>
          <w:marRight w:val="0"/>
          <w:marTop w:val="0"/>
          <w:marBottom w:val="0"/>
          <w:divBdr>
            <w:top w:val="none" w:sz="0" w:space="0" w:color="auto"/>
            <w:left w:val="none" w:sz="0" w:space="0" w:color="auto"/>
            <w:bottom w:val="none" w:sz="0" w:space="0" w:color="auto"/>
            <w:right w:val="none" w:sz="0" w:space="0" w:color="auto"/>
          </w:divBdr>
        </w:div>
        <w:div w:id="1143079644">
          <w:marLeft w:val="640"/>
          <w:marRight w:val="0"/>
          <w:marTop w:val="0"/>
          <w:marBottom w:val="0"/>
          <w:divBdr>
            <w:top w:val="none" w:sz="0" w:space="0" w:color="auto"/>
            <w:left w:val="none" w:sz="0" w:space="0" w:color="auto"/>
            <w:bottom w:val="none" w:sz="0" w:space="0" w:color="auto"/>
            <w:right w:val="none" w:sz="0" w:space="0" w:color="auto"/>
          </w:divBdr>
        </w:div>
        <w:div w:id="847132283">
          <w:marLeft w:val="640"/>
          <w:marRight w:val="0"/>
          <w:marTop w:val="0"/>
          <w:marBottom w:val="0"/>
          <w:divBdr>
            <w:top w:val="none" w:sz="0" w:space="0" w:color="auto"/>
            <w:left w:val="none" w:sz="0" w:space="0" w:color="auto"/>
            <w:bottom w:val="none" w:sz="0" w:space="0" w:color="auto"/>
            <w:right w:val="none" w:sz="0" w:space="0" w:color="auto"/>
          </w:divBdr>
        </w:div>
        <w:div w:id="782921798">
          <w:marLeft w:val="640"/>
          <w:marRight w:val="0"/>
          <w:marTop w:val="0"/>
          <w:marBottom w:val="0"/>
          <w:divBdr>
            <w:top w:val="none" w:sz="0" w:space="0" w:color="auto"/>
            <w:left w:val="none" w:sz="0" w:space="0" w:color="auto"/>
            <w:bottom w:val="none" w:sz="0" w:space="0" w:color="auto"/>
            <w:right w:val="none" w:sz="0" w:space="0" w:color="auto"/>
          </w:divBdr>
        </w:div>
        <w:div w:id="1303854629">
          <w:marLeft w:val="640"/>
          <w:marRight w:val="0"/>
          <w:marTop w:val="0"/>
          <w:marBottom w:val="0"/>
          <w:divBdr>
            <w:top w:val="none" w:sz="0" w:space="0" w:color="auto"/>
            <w:left w:val="none" w:sz="0" w:space="0" w:color="auto"/>
            <w:bottom w:val="none" w:sz="0" w:space="0" w:color="auto"/>
            <w:right w:val="none" w:sz="0" w:space="0" w:color="auto"/>
          </w:divBdr>
        </w:div>
        <w:div w:id="670567091">
          <w:marLeft w:val="640"/>
          <w:marRight w:val="0"/>
          <w:marTop w:val="0"/>
          <w:marBottom w:val="0"/>
          <w:divBdr>
            <w:top w:val="none" w:sz="0" w:space="0" w:color="auto"/>
            <w:left w:val="none" w:sz="0" w:space="0" w:color="auto"/>
            <w:bottom w:val="none" w:sz="0" w:space="0" w:color="auto"/>
            <w:right w:val="none" w:sz="0" w:space="0" w:color="auto"/>
          </w:divBdr>
        </w:div>
      </w:divsChild>
    </w:div>
    <w:div w:id="120542261">
      <w:bodyDiv w:val="1"/>
      <w:marLeft w:val="0"/>
      <w:marRight w:val="0"/>
      <w:marTop w:val="0"/>
      <w:marBottom w:val="0"/>
      <w:divBdr>
        <w:top w:val="none" w:sz="0" w:space="0" w:color="auto"/>
        <w:left w:val="none" w:sz="0" w:space="0" w:color="auto"/>
        <w:bottom w:val="none" w:sz="0" w:space="0" w:color="auto"/>
        <w:right w:val="none" w:sz="0" w:space="0" w:color="auto"/>
      </w:divBdr>
      <w:divsChild>
        <w:div w:id="135026045">
          <w:marLeft w:val="640"/>
          <w:marRight w:val="0"/>
          <w:marTop w:val="0"/>
          <w:marBottom w:val="0"/>
          <w:divBdr>
            <w:top w:val="none" w:sz="0" w:space="0" w:color="auto"/>
            <w:left w:val="none" w:sz="0" w:space="0" w:color="auto"/>
            <w:bottom w:val="none" w:sz="0" w:space="0" w:color="auto"/>
            <w:right w:val="none" w:sz="0" w:space="0" w:color="auto"/>
          </w:divBdr>
        </w:div>
        <w:div w:id="873494460">
          <w:marLeft w:val="640"/>
          <w:marRight w:val="0"/>
          <w:marTop w:val="0"/>
          <w:marBottom w:val="0"/>
          <w:divBdr>
            <w:top w:val="none" w:sz="0" w:space="0" w:color="auto"/>
            <w:left w:val="none" w:sz="0" w:space="0" w:color="auto"/>
            <w:bottom w:val="none" w:sz="0" w:space="0" w:color="auto"/>
            <w:right w:val="none" w:sz="0" w:space="0" w:color="auto"/>
          </w:divBdr>
        </w:div>
        <w:div w:id="605504851">
          <w:marLeft w:val="640"/>
          <w:marRight w:val="0"/>
          <w:marTop w:val="0"/>
          <w:marBottom w:val="0"/>
          <w:divBdr>
            <w:top w:val="none" w:sz="0" w:space="0" w:color="auto"/>
            <w:left w:val="none" w:sz="0" w:space="0" w:color="auto"/>
            <w:bottom w:val="none" w:sz="0" w:space="0" w:color="auto"/>
            <w:right w:val="none" w:sz="0" w:space="0" w:color="auto"/>
          </w:divBdr>
        </w:div>
        <w:div w:id="537279156">
          <w:marLeft w:val="640"/>
          <w:marRight w:val="0"/>
          <w:marTop w:val="0"/>
          <w:marBottom w:val="0"/>
          <w:divBdr>
            <w:top w:val="none" w:sz="0" w:space="0" w:color="auto"/>
            <w:left w:val="none" w:sz="0" w:space="0" w:color="auto"/>
            <w:bottom w:val="none" w:sz="0" w:space="0" w:color="auto"/>
            <w:right w:val="none" w:sz="0" w:space="0" w:color="auto"/>
          </w:divBdr>
        </w:div>
        <w:div w:id="528035445">
          <w:marLeft w:val="640"/>
          <w:marRight w:val="0"/>
          <w:marTop w:val="0"/>
          <w:marBottom w:val="0"/>
          <w:divBdr>
            <w:top w:val="none" w:sz="0" w:space="0" w:color="auto"/>
            <w:left w:val="none" w:sz="0" w:space="0" w:color="auto"/>
            <w:bottom w:val="none" w:sz="0" w:space="0" w:color="auto"/>
            <w:right w:val="none" w:sz="0" w:space="0" w:color="auto"/>
          </w:divBdr>
        </w:div>
        <w:div w:id="1388994171">
          <w:marLeft w:val="640"/>
          <w:marRight w:val="0"/>
          <w:marTop w:val="0"/>
          <w:marBottom w:val="0"/>
          <w:divBdr>
            <w:top w:val="none" w:sz="0" w:space="0" w:color="auto"/>
            <w:left w:val="none" w:sz="0" w:space="0" w:color="auto"/>
            <w:bottom w:val="none" w:sz="0" w:space="0" w:color="auto"/>
            <w:right w:val="none" w:sz="0" w:space="0" w:color="auto"/>
          </w:divBdr>
        </w:div>
        <w:div w:id="1167675885">
          <w:marLeft w:val="640"/>
          <w:marRight w:val="0"/>
          <w:marTop w:val="0"/>
          <w:marBottom w:val="0"/>
          <w:divBdr>
            <w:top w:val="none" w:sz="0" w:space="0" w:color="auto"/>
            <w:left w:val="none" w:sz="0" w:space="0" w:color="auto"/>
            <w:bottom w:val="none" w:sz="0" w:space="0" w:color="auto"/>
            <w:right w:val="none" w:sz="0" w:space="0" w:color="auto"/>
          </w:divBdr>
        </w:div>
        <w:div w:id="402915350">
          <w:marLeft w:val="640"/>
          <w:marRight w:val="0"/>
          <w:marTop w:val="0"/>
          <w:marBottom w:val="0"/>
          <w:divBdr>
            <w:top w:val="none" w:sz="0" w:space="0" w:color="auto"/>
            <w:left w:val="none" w:sz="0" w:space="0" w:color="auto"/>
            <w:bottom w:val="none" w:sz="0" w:space="0" w:color="auto"/>
            <w:right w:val="none" w:sz="0" w:space="0" w:color="auto"/>
          </w:divBdr>
        </w:div>
        <w:div w:id="1428236222">
          <w:marLeft w:val="640"/>
          <w:marRight w:val="0"/>
          <w:marTop w:val="0"/>
          <w:marBottom w:val="0"/>
          <w:divBdr>
            <w:top w:val="none" w:sz="0" w:space="0" w:color="auto"/>
            <w:left w:val="none" w:sz="0" w:space="0" w:color="auto"/>
            <w:bottom w:val="none" w:sz="0" w:space="0" w:color="auto"/>
            <w:right w:val="none" w:sz="0" w:space="0" w:color="auto"/>
          </w:divBdr>
        </w:div>
        <w:div w:id="772633815">
          <w:marLeft w:val="640"/>
          <w:marRight w:val="0"/>
          <w:marTop w:val="0"/>
          <w:marBottom w:val="0"/>
          <w:divBdr>
            <w:top w:val="none" w:sz="0" w:space="0" w:color="auto"/>
            <w:left w:val="none" w:sz="0" w:space="0" w:color="auto"/>
            <w:bottom w:val="none" w:sz="0" w:space="0" w:color="auto"/>
            <w:right w:val="none" w:sz="0" w:space="0" w:color="auto"/>
          </w:divBdr>
        </w:div>
      </w:divsChild>
    </w:div>
    <w:div w:id="183986356">
      <w:bodyDiv w:val="1"/>
      <w:marLeft w:val="0"/>
      <w:marRight w:val="0"/>
      <w:marTop w:val="0"/>
      <w:marBottom w:val="0"/>
      <w:divBdr>
        <w:top w:val="none" w:sz="0" w:space="0" w:color="auto"/>
        <w:left w:val="none" w:sz="0" w:space="0" w:color="auto"/>
        <w:bottom w:val="none" w:sz="0" w:space="0" w:color="auto"/>
        <w:right w:val="none" w:sz="0" w:space="0" w:color="auto"/>
      </w:divBdr>
      <w:divsChild>
        <w:div w:id="1362436896">
          <w:marLeft w:val="640"/>
          <w:marRight w:val="0"/>
          <w:marTop w:val="0"/>
          <w:marBottom w:val="0"/>
          <w:divBdr>
            <w:top w:val="none" w:sz="0" w:space="0" w:color="auto"/>
            <w:left w:val="none" w:sz="0" w:space="0" w:color="auto"/>
            <w:bottom w:val="none" w:sz="0" w:space="0" w:color="auto"/>
            <w:right w:val="none" w:sz="0" w:space="0" w:color="auto"/>
          </w:divBdr>
        </w:div>
        <w:div w:id="175774778">
          <w:marLeft w:val="640"/>
          <w:marRight w:val="0"/>
          <w:marTop w:val="0"/>
          <w:marBottom w:val="0"/>
          <w:divBdr>
            <w:top w:val="none" w:sz="0" w:space="0" w:color="auto"/>
            <w:left w:val="none" w:sz="0" w:space="0" w:color="auto"/>
            <w:bottom w:val="none" w:sz="0" w:space="0" w:color="auto"/>
            <w:right w:val="none" w:sz="0" w:space="0" w:color="auto"/>
          </w:divBdr>
        </w:div>
        <w:div w:id="1758860911">
          <w:marLeft w:val="640"/>
          <w:marRight w:val="0"/>
          <w:marTop w:val="0"/>
          <w:marBottom w:val="0"/>
          <w:divBdr>
            <w:top w:val="none" w:sz="0" w:space="0" w:color="auto"/>
            <w:left w:val="none" w:sz="0" w:space="0" w:color="auto"/>
            <w:bottom w:val="none" w:sz="0" w:space="0" w:color="auto"/>
            <w:right w:val="none" w:sz="0" w:space="0" w:color="auto"/>
          </w:divBdr>
        </w:div>
        <w:div w:id="622268516">
          <w:marLeft w:val="640"/>
          <w:marRight w:val="0"/>
          <w:marTop w:val="0"/>
          <w:marBottom w:val="0"/>
          <w:divBdr>
            <w:top w:val="none" w:sz="0" w:space="0" w:color="auto"/>
            <w:left w:val="none" w:sz="0" w:space="0" w:color="auto"/>
            <w:bottom w:val="none" w:sz="0" w:space="0" w:color="auto"/>
            <w:right w:val="none" w:sz="0" w:space="0" w:color="auto"/>
          </w:divBdr>
        </w:div>
        <w:div w:id="1642345195">
          <w:marLeft w:val="640"/>
          <w:marRight w:val="0"/>
          <w:marTop w:val="0"/>
          <w:marBottom w:val="0"/>
          <w:divBdr>
            <w:top w:val="none" w:sz="0" w:space="0" w:color="auto"/>
            <w:left w:val="none" w:sz="0" w:space="0" w:color="auto"/>
            <w:bottom w:val="none" w:sz="0" w:space="0" w:color="auto"/>
            <w:right w:val="none" w:sz="0" w:space="0" w:color="auto"/>
          </w:divBdr>
        </w:div>
        <w:div w:id="1749569011">
          <w:marLeft w:val="640"/>
          <w:marRight w:val="0"/>
          <w:marTop w:val="0"/>
          <w:marBottom w:val="0"/>
          <w:divBdr>
            <w:top w:val="none" w:sz="0" w:space="0" w:color="auto"/>
            <w:left w:val="none" w:sz="0" w:space="0" w:color="auto"/>
            <w:bottom w:val="none" w:sz="0" w:space="0" w:color="auto"/>
            <w:right w:val="none" w:sz="0" w:space="0" w:color="auto"/>
          </w:divBdr>
        </w:div>
        <w:div w:id="50231280">
          <w:marLeft w:val="640"/>
          <w:marRight w:val="0"/>
          <w:marTop w:val="0"/>
          <w:marBottom w:val="0"/>
          <w:divBdr>
            <w:top w:val="none" w:sz="0" w:space="0" w:color="auto"/>
            <w:left w:val="none" w:sz="0" w:space="0" w:color="auto"/>
            <w:bottom w:val="none" w:sz="0" w:space="0" w:color="auto"/>
            <w:right w:val="none" w:sz="0" w:space="0" w:color="auto"/>
          </w:divBdr>
        </w:div>
        <w:div w:id="1577015470">
          <w:marLeft w:val="640"/>
          <w:marRight w:val="0"/>
          <w:marTop w:val="0"/>
          <w:marBottom w:val="0"/>
          <w:divBdr>
            <w:top w:val="none" w:sz="0" w:space="0" w:color="auto"/>
            <w:left w:val="none" w:sz="0" w:space="0" w:color="auto"/>
            <w:bottom w:val="none" w:sz="0" w:space="0" w:color="auto"/>
            <w:right w:val="none" w:sz="0" w:space="0" w:color="auto"/>
          </w:divBdr>
        </w:div>
        <w:div w:id="1056129842">
          <w:marLeft w:val="640"/>
          <w:marRight w:val="0"/>
          <w:marTop w:val="0"/>
          <w:marBottom w:val="0"/>
          <w:divBdr>
            <w:top w:val="none" w:sz="0" w:space="0" w:color="auto"/>
            <w:left w:val="none" w:sz="0" w:space="0" w:color="auto"/>
            <w:bottom w:val="none" w:sz="0" w:space="0" w:color="auto"/>
            <w:right w:val="none" w:sz="0" w:space="0" w:color="auto"/>
          </w:divBdr>
        </w:div>
        <w:div w:id="1840080291">
          <w:marLeft w:val="640"/>
          <w:marRight w:val="0"/>
          <w:marTop w:val="0"/>
          <w:marBottom w:val="0"/>
          <w:divBdr>
            <w:top w:val="none" w:sz="0" w:space="0" w:color="auto"/>
            <w:left w:val="none" w:sz="0" w:space="0" w:color="auto"/>
            <w:bottom w:val="none" w:sz="0" w:space="0" w:color="auto"/>
            <w:right w:val="none" w:sz="0" w:space="0" w:color="auto"/>
          </w:divBdr>
        </w:div>
        <w:div w:id="1148784261">
          <w:marLeft w:val="640"/>
          <w:marRight w:val="0"/>
          <w:marTop w:val="0"/>
          <w:marBottom w:val="0"/>
          <w:divBdr>
            <w:top w:val="none" w:sz="0" w:space="0" w:color="auto"/>
            <w:left w:val="none" w:sz="0" w:space="0" w:color="auto"/>
            <w:bottom w:val="none" w:sz="0" w:space="0" w:color="auto"/>
            <w:right w:val="none" w:sz="0" w:space="0" w:color="auto"/>
          </w:divBdr>
        </w:div>
        <w:div w:id="464783901">
          <w:marLeft w:val="640"/>
          <w:marRight w:val="0"/>
          <w:marTop w:val="0"/>
          <w:marBottom w:val="0"/>
          <w:divBdr>
            <w:top w:val="none" w:sz="0" w:space="0" w:color="auto"/>
            <w:left w:val="none" w:sz="0" w:space="0" w:color="auto"/>
            <w:bottom w:val="none" w:sz="0" w:space="0" w:color="auto"/>
            <w:right w:val="none" w:sz="0" w:space="0" w:color="auto"/>
          </w:divBdr>
        </w:div>
        <w:div w:id="1934630761">
          <w:marLeft w:val="640"/>
          <w:marRight w:val="0"/>
          <w:marTop w:val="0"/>
          <w:marBottom w:val="0"/>
          <w:divBdr>
            <w:top w:val="none" w:sz="0" w:space="0" w:color="auto"/>
            <w:left w:val="none" w:sz="0" w:space="0" w:color="auto"/>
            <w:bottom w:val="none" w:sz="0" w:space="0" w:color="auto"/>
            <w:right w:val="none" w:sz="0" w:space="0" w:color="auto"/>
          </w:divBdr>
        </w:div>
      </w:divsChild>
    </w:div>
    <w:div w:id="195852142">
      <w:bodyDiv w:val="1"/>
      <w:marLeft w:val="0"/>
      <w:marRight w:val="0"/>
      <w:marTop w:val="0"/>
      <w:marBottom w:val="0"/>
      <w:divBdr>
        <w:top w:val="none" w:sz="0" w:space="0" w:color="auto"/>
        <w:left w:val="none" w:sz="0" w:space="0" w:color="auto"/>
        <w:bottom w:val="none" w:sz="0" w:space="0" w:color="auto"/>
        <w:right w:val="none" w:sz="0" w:space="0" w:color="auto"/>
      </w:divBdr>
      <w:divsChild>
        <w:div w:id="1770000253">
          <w:marLeft w:val="640"/>
          <w:marRight w:val="0"/>
          <w:marTop w:val="0"/>
          <w:marBottom w:val="0"/>
          <w:divBdr>
            <w:top w:val="none" w:sz="0" w:space="0" w:color="auto"/>
            <w:left w:val="none" w:sz="0" w:space="0" w:color="auto"/>
            <w:bottom w:val="none" w:sz="0" w:space="0" w:color="auto"/>
            <w:right w:val="none" w:sz="0" w:space="0" w:color="auto"/>
          </w:divBdr>
        </w:div>
        <w:div w:id="766273146">
          <w:marLeft w:val="640"/>
          <w:marRight w:val="0"/>
          <w:marTop w:val="0"/>
          <w:marBottom w:val="0"/>
          <w:divBdr>
            <w:top w:val="none" w:sz="0" w:space="0" w:color="auto"/>
            <w:left w:val="none" w:sz="0" w:space="0" w:color="auto"/>
            <w:bottom w:val="none" w:sz="0" w:space="0" w:color="auto"/>
            <w:right w:val="none" w:sz="0" w:space="0" w:color="auto"/>
          </w:divBdr>
        </w:div>
        <w:div w:id="2137873388">
          <w:marLeft w:val="640"/>
          <w:marRight w:val="0"/>
          <w:marTop w:val="0"/>
          <w:marBottom w:val="0"/>
          <w:divBdr>
            <w:top w:val="none" w:sz="0" w:space="0" w:color="auto"/>
            <w:left w:val="none" w:sz="0" w:space="0" w:color="auto"/>
            <w:bottom w:val="none" w:sz="0" w:space="0" w:color="auto"/>
            <w:right w:val="none" w:sz="0" w:space="0" w:color="auto"/>
          </w:divBdr>
        </w:div>
        <w:div w:id="117800721">
          <w:marLeft w:val="640"/>
          <w:marRight w:val="0"/>
          <w:marTop w:val="0"/>
          <w:marBottom w:val="0"/>
          <w:divBdr>
            <w:top w:val="none" w:sz="0" w:space="0" w:color="auto"/>
            <w:left w:val="none" w:sz="0" w:space="0" w:color="auto"/>
            <w:bottom w:val="none" w:sz="0" w:space="0" w:color="auto"/>
            <w:right w:val="none" w:sz="0" w:space="0" w:color="auto"/>
          </w:divBdr>
        </w:div>
        <w:div w:id="1421752680">
          <w:marLeft w:val="640"/>
          <w:marRight w:val="0"/>
          <w:marTop w:val="0"/>
          <w:marBottom w:val="0"/>
          <w:divBdr>
            <w:top w:val="none" w:sz="0" w:space="0" w:color="auto"/>
            <w:left w:val="none" w:sz="0" w:space="0" w:color="auto"/>
            <w:bottom w:val="none" w:sz="0" w:space="0" w:color="auto"/>
            <w:right w:val="none" w:sz="0" w:space="0" w:color="auto"/>
          </w:divBdr>
        </w:div>
        <w:div w:id="1698195679">
          <w:marLeft w:val="640"/>
          <w:marRight w:val="0"/>
          <w:marTop w:val="0"/>
          <w:marBottom w:val="0"/>
          <w:divBdr>
            <w:top w:val="none" w:sz="0" w:space="0" w:color="auto"/>
            <w:left w:val="none" w:sz="0" w:space="0" w:color="auto"/>
            <w:bottom w:val="none" w:sz="0" w:space="0" w:color="auto"/>
            <w:right w:val="none" w:sz="0" w:space="0" w:color="auto"/>
          </w:divBdr>
        </w:div>
        <w:div w:id="1585215978">
          <w:marLeft w:val="640"/>
          <w:marRight w:val="0"/>
          <w:marTop w:val="0"/>
          <w:marBottom w:val="0"/>
          <w:divBdr>
            <w:top w:val="none" w:sz="0" w:space="0" w:color="auto"/>
            <w:left w:val="none" w:sz="0" w:space="0" w:color="auto"/>
            <w:bottom w:val="none" w:sz="0" w:space="0" w:color="auto"/>
            <w:right w:val="none" w:sz="0" w:space="0" w:color="auto"/>
          </w:divBdr>
        </w:div>
        <w:div w:id="581723963">
          <w:marLeft w:val="640"/>
          <w:marRight w:val="0"/>
          <w:marTop w:val="0"/>
          <w:marBottom w:val="0"/>
          <w:divBdr>
            <w:top w:val="none" w:sz="0" w:space="0" w:color="auto"/>
            <w:left w:val="none" w:sz="0" w:space="0" w:color="auto"/>
            <w:bottom w:val="none" w:sz="0" w:space="0" w:color="auto"/>
            <w:right w:val="none" w:sz="0" w:space="0" w:color="auto"/>
          </w:divBdr>
        </w:div>
        <w:div w:id="2009748196">
          <w:marLeft w:val="640"/>
          <w:marRight w:val="0"/>
          <w:marTop w:val="0"/>
          <w:marBottom w:val="0"/>
          <w:divBdr>
            <w:top w:val="none" w:sz="0" w:space="0" w:color="auto"/>
            <w:left w:val="none" w:sz="0" w:space="0" w:color="auto"/>
            <w:bottom w:val="none" w:sz="0" w:space="0" w:color="auto"/>
            <w:right w:val="none" w:sz="0" w:space="0" w:color="auto"/>
          </w:divBdr>
        </w:div>
      </w:divsChild>
    </w:div>
    <w:div w:id="211042709">
      <w:bodyDiv w:val="1"/>
      <w:marLeft w:val="0"/>
      <w:marRight w:val="0"/>
      <w:marTop w:val="0"/>
      <w:marBottom w:val="0"/>
      <w:divBdr>
        <w:top w:val="none" w:sz="0" w:space="0" w:color="auto"/>
        <w:left w:val="none" w:sz="0" w:space="0" w:color="auto"/>
        <w:bottom w:val="none" w:sz="0" w:space="0" w:color="auto"/>
        <w:right w:val="none" w:sz="0" w:space="0" w:color="auto"/>
      </w:divBdr>
      <w:divsChild>
        <w:div w:id="1142114835">
          <w:marLeft w:val="640"/>
          <w:marRight w:val="0"/>
          <w:marTop w:val="0"/>
          <w:marBottom w:val="0"/>
          <w:divBdr>
            <w:top w:val="none" w:sz="0" w:space="0" w:color="auto"/>
            <w:left w:val="none" w:sz="0" w:space="0" w:color="auto"/>
            <w:bottom w:val="none" w:sz="0" w:space="0" w:color="auto"/>
            <w:right w:val="none" w:sz="0" w:space="0" w:color="auto"/>
          </w:divBdr>
        </w:div>
        <w:div w:id="1696806238">
          <w:marLeft w:val="640"/>
          <w:marRight w:val="0"/>
          <w:marTop w:val="0"/>
          <w:marBottom w:val="0"/>
          <w:divBdr>
            <w:top w:val="none" w:sz="0" w:space="0" w:color="auto"/>
            <w:left w:val="none" w:sz="0" w:space="0" w:color="auto"/>
            <w:bottom w:val="none" w:sz="0" w:space="0" w:color="auto"/>
            <w:right w:val="none" w:sz="0" w:space="0" w:color="auto"/>
          </w:divBdr>
        </w:div>
        <w:div w:id="1997875522">
          <w:marLeft w:val="640"/>
          <w:marRight w:val="0"/>
          <w:marTop w:val="0"/>
          <w:marBottom w:val="0"/>
          <w:divBdr>
            <w:top w:val="none" w:sz="0" w:space="0" w:color="auto"/>
            <w:left w:val="none" w:sz="0" w:space="0" w:color="auto"/>
            <w:bottom w:val="none" w:sz="0" w:space="0" w:color="auto"/>
            <w:right w:val="none" w:sz="0" w:space="0" w:color="auto"/>
          </w:divBdr>
        </w:div>
        <w:div w:id="1802384391">
          <w:marLeft w:val="640"/>
          <w:marRight w:val="0"/>
          <w:marTop w:val="0"/>
          <w:marBottom w:val="0"/>
          <w:divBdr>
            <w:top w:val="none" w:sz="0" w:space="0" w:color="auto"/>
            <w:left w:val="none" w:sz="0" w:space="0" w:color="auto"/>
            <w:bottom w:val="none" w:sz="0" w:space="0" w:color="auto"/>
            <w:right w:val="none" w:sz="0" w:space="0" w:color="auto"/>
          </w:divBdr>
        </w:div>
        <w:div w:id="73282811">
          <w:marLeft w:val="640"/>
          <w:marRight w:val="0"/>
          <w:marTop w:val="0"/>
          <w:marBottom w:val="0"/>
          <w:divBdr>
            <w:top w:val="none" w:sz="0" w:space="0" w:color="auto"/>
            <w:left w:val="none" w:sz="0" w:space="0" w:color="auto"/>
            <w:bottom w:val="none" w:sz="0" w:space="0" w:color="auto"/>
            <w:right w:val="none" w:sz="0" w:space="0" w:color="auto"/>
          </w:divBdr>
        </w:div>
        <w:div w:id="148178189">
          <w:marLeft w:val="640"/>
          <w:marRight w:val="0"/>
          <w:marTop w:val="0"/>
          <w:marBottom w:val="0"/>
          <w:divBdr>
            <w:top w:val="none" w:sz="0" w:space="0" w:color="auto"/>
            <w:left w:val="none" w:sz="0" w:space="0" w:color="auto"/>
            <w:bottom w:val="none" w:sz="0" w:space="0" w:color="auto"/>
            <w:right w:val="none" w:sz="0" w:space="0" w:color="auto"/>
          </w:divBdr>
        </w:div>
        <w:div w:id="1502356439">
          <w:marLeft w:val="640"/>
          <w:marRight w:val="0"/>
          <w:marTop w:val="0"/>
          <w:marBottom w:val="0"/>
          <w:divBdr>
            <w:top w:val="none" w:sz="0" w:space="0" w:color="auto"/>
            <w:left w:val="none" w:sz="0" w:space="0" w:color="auto"/>
            <w:bottom w:val="none" w:sz="0" w:space="0" w:color="auto"/>
            <w:right w:val="none" w:sz="0" w:space="0" w:color="auto"/>
          </w:divBdr>
        </w:div>
        <w:div w:id="1953127784">
          <w:marLeft w:val="640"/>
          <w:marRight w:val="0"/>
          <w:marTop w:val="0"/>
          <w:marBottom w:val="0"/>
          <w:divBdr>
            <w:top w:val="none" w:sz="0" w:space="0" w:color="auto"/>
            <w:left w:val="none" w:sz="0" w:space="0" w:color="auto"/>
            <w:bottom w:val="none" w:sz="0" w:space="0" w:color="auto"/>
            <w:right w:val="none" w:sz="0" w:space="0" w:color="auto"/>
          </w:divBdr>
        </w:div>
        <w:div w:id="256989603">
          <w:marLeft w:val="640"/>
          <w:marRight w:val="0"/>
          <w:marTop w:val="0"/>
          <w:marBottom w:val="0"/>
          <w:divBdr>
            <w:top w:val="none" w:sz="0" w:space="0" w:color="auto"/>
            <w:left w:val="none" w:sz="0" w:space="0" w:color="auto"/>
            <w:bottom w:val="none" w:sz="0" w:space="0" w:color="auto"/>
            <w:right w:val="none" w:sz="0" w:space="0" w:color="auto"/>
          </w:divBdr>
        </w:div>
        <w:div w:id="1778210888">
          <w:marLeft w:val="640"/>
          <w:marRight w:val="0"/>
          <w:marTop w:val="0"/>
          <w:marBottom w:val="0"/>
          <w:divBdr>
            <w:top w:val="none" w:sz="0" w:space="0" w:color="auto"/>
            <w:left w:val="none" w:sz="0" w:space="0" w:color="auto"/>
            <w:bottom w:val="none" w:sz="0" w:space="0" w:color="auto"/>
            <w:right w:val="none" w:sz="0" w:space="0" w:color="auto"/>
          </w:divBdr>
        </w:div>
        <w:div w:id="1700202074">
          <w:marLeft w:val="640"/>
          <w:marRight w:val="0"/>
          <w:marTop w:val="0"/>
          <w:marBottom w:val="0"/>
          <w:divBdr>
            <w:top w:val="none" w:sz="0" w:space="0" w:color="auto"/>
            <w:left w:val="none" w:sz="0" w:space="0" w:color="auto"/>
            <w:bottom w:val="none" w:sz="0" w:space="0" w:color="auto"/>
            <w:right w:val="none" w:sz="0" w:space="0" w:color="auto"/>
          </w:divBdr>
        </w:div>
        <w:div w:id="1105615832">
          <w:marLeft w:val="640"/>
          <w:marRight w:val="0"/>
          <w:marTop w:val="0"/>
          <w:marBottom w:val="0"/>
          <w:divBdr>
            <w:top w:val="none" w:sz="0" w:space="0" w:color="auto"/>
            <w:left w:val="none" w:sz="0" w:space="0" w:color="auto"/>
            <w:bottom w:val="none" w:sz="0" w:space="0" w:color="auto"/>
            <w:right w:val="none" w:sz="0" w:space="0" w:color="auto"/>
          </w:divBdr>
        </w:div>
        <w:div w:id="450511477">
          <w:marLeft w:val="640"/>
          <w:marRight w:val="0"/>
          <w:marTop w:val="0"/>
          <w:marBottom w:val="0"/>
          <w:divBdr>
            <w:top w:val="none" w:sz="0" w:space="0" w:color="auto"/>
            <w:left w:val="none" w:sz="0" w:space="0" w:color="auto"/>
            <w:bottom w:val="none" w:sz="0" w:space="0" w:color="auto"/>
            <w:right w:val="none" w:sz="0" w:space="0" w:color="auto"/>
          </w:divBdr>
        </w:div>
      </w:divsChild>
    </w:div>
    <w:div w:id="218368220">
      <w:bodyDiv w:val="1"/>
      <w:marLeft w:val="0"/>
      <w:marRight w:val="0"/>
      <w:marTop w:val="0"/>
      <w:marBottom w:val="0"/>
      <w:divBdr>
        <w:top w:val="none" w:sz="0" w:space="0" w:color="auto"/>
        <w:left w:val="none" w:sz="0" w:space="0" w:color="auto"/>
        <w:bottom w:val="none" w:sz="0" w:space="0" w:color="auto"/>
        <w:right w:val="none" w:sz="0" w:space="0" w:color="auto"/>
      </w:divBdr>
      <w:divsChild>
        <w:div w:id="559023792">
          <w:marLeft w:val="640"/>
          <w:marRight w:val="0"/>
          <w:marTop w:val="0"/>
          <w:marBottom w:val="0"/>
          <w:divBdr>
            <w:top w:val="none" w:sz="0" w:space="0" w:color="auto"/>
            <w:left w:val="none" w:sz="0" w:space="0" w:color="auto"/>
            <w:bottom w:val="none" w:sz="0" w:space="0" w:color="auto"/>
            <w:right w:val="none" w:sz="0" w:space="0" w:color="auto"/>
          </w:divBdr>
        </w:div>
        <w:div w:id="714696321">
          <w:marLeft w:val="640"/>
          <w:marRight w:val="0"/>
          <w:marTop w:val="0"/>
          <w:marBottom w:val="0"/>
          <w:divBdr>
            <w:top w:val="none" w:sz="0" w:space="0" w:color="auto"/>
            <w:left w:val="none" w:sz="0" w:space="0" w:color="auto"/>
            <w:bottom w:val="none" w:sz="0" w:space="0" w:color="auto"/>
            <w:right w:val="none" w:sz="0" w:space="0" w:color="auto"/>
          </w:divBdr>
        </w:div>
        <w:div w:id="205602282">
          <w:marLeft w:val="640"/>
          <w:marRight w:val="0"/>
          <w:marTop w:val="0"/>
          <w:marBottom w:val="0"/>
          <w:divBdr>
            <w:top w:val="none" w:sz="0" w:space="0" w:color="auto"/>
            <w:left w:val="none" w:sz="0" w:space="0" w:color="auto"/>
            <w:bottom w:val="none" w:sz="0" w:space="0" w:color="auto"/>
            <w:right w:val="none" w:sz="0" w:space="0" w:color="auto"/>
          </w:divBdr>
        </w:div>
        <w:div w:id="1390231289">
          <w:marLeft w:val="640"/>
          <w:marRight w:val="0"/>
          <w:marTop w:val="0"/>
          <w:marBottom w:val="0"/>
          <w:divBdr>
            <w:top w:val="none" w:sz="0" w:space="0" w:color="auto"/>
            <w:left w:val="none" w:sz="0" w:space="0" w:color="auto"/>
            <w:bottom w:val="none" w:sz="0" w:space="0" w:color="auto"/>
            <w:right w:val="none" w:sz="0" w:space="0" w:color="auto"/>
          </w:divBdr>
        </w:div>
        <w:div w:id="1623805351">
          <w:marLeft w:val="640"/>
          <w:marRight w:val="0"/>
          <w:marTop w:val="0"/>
          <w:marBottom w:val="0"/>
          <w:divBdr>
            <w:top w:val="none" w:sz="0" w:space="0" w:color="auto"/>
            <w:left w:val="none" w:sz="0" w:space="0" w:color="auto"/>
            <w:bottom w:val="none" w:sz="0" w:space="0" w:color="auto"/>
            <w:right w:val="none" w:sz="0" w:space="0" w:color="auto"/>
          </w:divBdr>
        </w:div>
        <w:div w:id="224998499">
          <w:marLeft w:val="640"/>
          <w:marRight w:val="0"/>
          <w:marTop w:val="0"/>
          <w:marBottom w:val="0"/>
          <w:divBdr>
            <w:top w:val="none" w:sz="0" w:space="0" w:color="auto"/>
            <w:left w:val="none" w:sz="0" w:space="0" w:color="auto"/>
            <w:bottom w:val="none" w:sz="0" w:space="0" w:color="auto"/>
            <w:right w:val="none" w:sz="0" w:space="0" w:color="auto"/>
          </w:divBdr>
        </w:div>
        <w:div w:id="1153182527">
          <w:marLeft w:val="640"/>
          <w:marRight w:val="0"/>
          <w:marTop w:val="0"/>
          <w:marBottom w:val="0"/>
          <w:divBdr>
            <w:top w:val="none" w:sz="0" w:space="0" w:color="auto"/>
            <w:left w:val="none" w:sz="0" w:space="0" w:color="auto"/>
            <w:bottom w:val="none" w:sz="0" w:space="0" w:color="auto"/>
            <w:right w:val="none" w:sz="0" w:space="0" w:color="auto"/>
          </w:divBdr>
        </w:div>
        <w:div w:id="901406960">
          <w:marLeft w:val="640"/>
          <w:marRight w:val="0"/>
          <w:marTop w:val="0"/>
          <w:marBottom w:val="0"/>
          <w:divBdr>
            <w:top w:val="none" w:sz="0" w:space="0" w:color="auto"/>
            <w:left w:val="none" w:sz="0" w:space="0" w:color="auto"/>
            <w:bottom w:val="none" w:sz="0" w:space="0" w:color="auto"/>
            <w:right w:val="none" w:sz="0" w:space="0" w:color="auto"/>
          </w:divBdr>
        </w:div>
        <w:div w:id="740578">
          <w:marLeft w:val="640"/>
          <w:marRight w:val="0"/>
          <w:marTop w:val="0"/>
          <w:marBottom w:val="0"/>
          <w:divBdr>
            <w:top w:val="none" w:sz="0" w:space="0" w:color="auto"/>
            <w:left w:val="none" w:sz="0" w:space="0" w:color="auto"/>
            <w:bottom w:val="none" w:sz="0" w:space="0" w:color="auto"/>
            <w:right w:val="none" w:sz="0" w:space="0" w:color="auto"/>
          </w:divBdr>
        </w:div>
      </w:divsChild>
    </w:div>
    <w:div w:id="248543246">
      <w:bodyDiv w:val="1"/>
      <w:marLeft w:val="0"/>
      <w:marRight w:val="0"/>
      <w:marTop w:val="0"/>
      <w:marBottom w:val="0"/>
      <w:divBdr>
        <w:top w:val="none" w:sz="0" w:space="0" w:color="auto"/>
        <w:left w:val="none" w:sz="0" w:space="0" w:color="auto"/>
        <w:bottom w:val="none" w:sz="0" w:space="0" w:color="auto"/>
        <w:right w:val="none" w:sz="0" w:space="0" w:color="auto"/>
      </w:divBdr>
      <w:divsChild>
        <w:div w:id="130369582">
          <w:marLeft w:val="640"/>
          <w:marRight w:val="0"/>
          <w:marTop w:val="0"/>
          <w:marBottom w:val="0"/>
          <w:divBdr>
            <w:top w:val="none" w:sz="0" w:space="0" w:color="auto"/>
            <w:left w:val="none" w:sz="0" w:space="0" w:color="auto"/>
            <w:bottom w:val="none" w:sz="0" w:space="0" w:color="auto"/>
            <w:right w:val="none" w:sz="0" w:space="0" w:color="auto"/>
          </w:divBdr>
        </w:div>
        <w:div w:id="765223678">
          <w:marLeft w:val="640"/>
          <w:marRight w:val="0"/>
          <w:marTop w:val="0"/>
          <w:marBottom w:val="0"/>
          <w:divBdr>
            <w:top w:val="none" w:sz="0" w:space="0" w:color="auto"/>
            <w:left w:val="none" w:sz="0" w:space="0" w:color="auto"/>
            <w:bottom w:val="none" w:sz="0" w:space="0" w:color="auto"/>
            <w:right w:val="none" w:sz="0" w:space="0" w:color="auto"/>
          </w:divBdr>
        </w:div>
        <w:div w:id="1343780429">
          <w:marLeft w:val="640"/>
          <w:marRight w:val="0"/>
          <w:marTop w:val="0"/>
          <w:marBottom w:val="0"/>
          <w:divBdr>
            <w:top w:val="none" w:sz="0" w:space="0" w:color="auto"/>
            <w:left w:val="none" w:sz="0" w:space="0" w:color="auto"/>
            <w:bottom w:val="none" w:sz="0" w:space="0" w:color="auto"/>
            <w:right w:val="none" w:sz="0" w:space="0" w:color="auto"/>
          </w:divBdr>
        </w:div>
        <w:div w:id="465976642">
          <w:marLeft w:val="640"/>
          <w:marRight w:val="0"/>
          <w:marTop w:val="0"/>
          <w:marBottom w:val="0"/>
          <w:divBdr>
            <w:top w:val="none" w:sz="0" w:space="0" w:color="auto"/>
            <w:left w:val="none" w:sz="0" w:space="0" w:color="auto"/>
            <w:bottom w:val="none" w:sz="0" w:space="0" w:color="auto"/>
            <w:right w:val="none" w:sz="0" w:space="0" w:color="auto"/>
          </w:divBdr>
        </w:div>
        <w:div w:id="391587143">
          <w:marLeft w:val="640"/>
          <w:marRight w:val="0"/>
          <w:marTop w:val="0"/>
          <w:marBottom w:val="0"/>
          <w:divBdr>
            <w:top w:val="none" w:sz="0" w:space="0" w:color="auto"/>
            <w:left w:val="none" w:sz="0" w:space="0" w:color="auto"/>
            <w:bottom w:val="none" w:sz="0" w:space="0" w:color="auto"/>
            <w:right w:val="none" w:sz="0" w:space="0" w:color="auto"/>
          </w:divBdr>
        </w:div>
        <w:div w:id="479153839">
          <w:marLeft w:val="640"/>
          <w:marRight w:val="0"/>
          <w:marTop w:val="0"/>
          <w:marBottom w:val="0"/>
          <w:divBdr>
            <w:top w:val="none" w:sz="0" w:space="0" w:color="auto"/>
            <w:left w:val="none" w:sz="0" w:space="0" w:color="auto"/>
            <w:bottom w:val="none" w:sz="0" w:space="0" w:color="auto"/>
            <w:right w:val="none" w:sz="0" w:space="0" w:color="auto"/>
          </w:divBdr>
        </w:div>
        <w:div w:id="1082682059">
          <w:marLeft w:val="640"/>
          <w:marRight w:val="0"/>
          <w:marTop w:val="0"/>
          <w:marBottom w:val="0"/>
          <w:divBdr>
            <w:top w:val="none" w:sz="0" w:space="0" w:color="auto"/>
            <w:left w:val="none" w:sz="0" w:space="0" w:color="auto"/>
            <w:bottom w:val="none" w:sz="0" w:space="0" w:color="auto"/>
            <w:right w:val="none" w:sz="0" w:space="0" w:color="auto"/>
          </w:divBdr>
        </w:div>
        <w:div w:id="643975570">
          <w:marLeft w:val="640"/>
          <w:marRight w:val="0"/>
          <w:marTop w:val="0"/>
          <w:marBottom w:val="0"/>
          <w:divBdr>
            <w:top w:val="none" w:sz="0" w:space="0" w:color="auto"/>
            <w:left w:val="none" w:sz="0" w:space="0" w:color="auto"/>
            <w:bottom w:val="none" w:sz="0" w:space="0" w:color="auto"/>
            <w:right w:val="none" w:sz="0" w:space="0" w:color="auto"/>
          </w:divBdr>
        </w:div>
        <w:div w:id="81682264">
          <w:marLeft w:val="640"/>
          <w:marRight w:val="0"/>
          <w:marTop w:val="0"/>
          <w:marBottom w:val="0"/>
          <w:divBdr>
            <w:top w:val="none" w:sz="0" w:space="0" w:color="auto"/>
            <w:left w:val="none" w:sz="0" w:space="0" w:color="auto"/>
            <w:bottom w:val="none" w:sz="0" w:space="0" w:color="auto"/>
            <w:right w:val="none" w:sz="0" w:space="0" w:color="auto"/>
          </w:divBdr>
        </w:div>
        <w:div w:id="1422488187">
          <w:marLeft w:val="640"/>
          <w:marRight w:val="0"/>
          <w:marTop w:val="0"/>
          <w:marBottom w:val="0"/>
          <w:divBdr>
            <w:top w:val="none" w:sz="0" w:space="0" w:color="auto"/>
            <w:left w:val="none" w:sz="0" w:space="0" w:color="auto"/>
            <w:bottom w:val="none" w:sz="0" w:space="0" w:color="auto"/>
            <w:right w:val="none" w:sz="0" w:space="0" w:color="auto"/>
          </w:divBdr>
        </w:div>
      </w:divsChild>
    </w:div>
    <w:div w:id="310598908">
      <w:bodyDiv w:val="1"/>
      <w:marLeft w:val="0"/>
      <w:marRight w:val="0"/>
      <w:marTop w:val="0"/>
      <w:marBottom w:val="0"/>
      <w:divBdr>
        <w:top w:val="none" w:sz="0" w:space="0" w:color="auto"/>
        <w:left w:val="none" w:sz="0" w:space="0" w:color="auto"/>
        <w:bottom w:val="none" w:sz="0" w:space="0" w:color="auto"/>
        <w:right w:val="none" w:sz="0" w:space="0" w:color="auto"/>
      </w:divBdr>
      <w:divsChild>
        <w:div w:id="2031451310">
          <w:marLeft w:val="640"/>
          <w:marRight w:val="0"/>
          <w:marTop w:val="0"/>
          <w:marBottom w:val="0"/>
          <w:divBdr>
            <w:top w:val="none" w:sz="0" w:space="0" w:color="auto"/>
            <w:left w:val="none" w:sz="0" w:space="0" w:color="auto"/>
            <w:bottom w:val="none" w:sz="0" w:space="0" w:color="auto"/>
            <w:right w:val="none" w:sz="0" w:space="0" w:color="auto"/>
          </w:divBdr>
        </w:div>
        <w:div w:id="1354530587">
          <w:marLeft w:val="640"/>
          <w:marRight w:val="0"/>
          <w:marTop w:val="0"/>
          <w:marBottom w:val="0"/>
          <w:divBdr>
            <w:top w:val="none" w:sz="0" w:space="0" w:color="auto"/>
            <w:left w:val="none" w:sz="0" w:space="0" w:color="auto"/>
            <w:bottom w:val="none" w:sz="0" w:space="0" w:color="auto"/>
            <w:right w:val="none" w:sz="0" w:space="0" w:color="auto"/>
          </w:divBdr>
        </w:div>
        <w:div w:id="1350712979">
          <w:marLeft w:val="640"/>
          <w:marRight w:val="0"/>
          <w:marTop w:val="0"/>
          <w:marBottom w:val="0"/>
          <w:divBdr>
            <w:top w:val="none" w:sz="0" w:space="0" w:color="auto"/>
            <w:left w:val="none" w:sz="0" w:space="0" w:color="auto"/>
            <w:bottom w:val="none" w:sz="0" w:space="0" w:color="auto"/>
            <w:right w:val="none" w:sz="0" w:space="0" w:color="auto"/>
          </w:divBdr>
        </w:div>
        <w:div w:id="679507158">
          <w:marLeft w:val="640"/>
          <w:marRight w:val="0"/>
          <w:marTop w:val="0"/>
          <w:marBottom w:val="0"/>
          <w:divBdr>
            <w:top w:val="none" w:sz="0" w:space="0" w:color="auto"/>
            <w:left w:val="none" w:sz="0" w:space="0" w:color="auto"/>
            <w:bottom w:val="none" w:sz="0" w:space="0" w:color="auto"/>
            <w:right w:val="none" w:sz="0" w:space="0" w:color="auto"/>
          </w:divBdr>
        </w:div>
        <w:div w:id="1315766847">
          <w:marLeft w:val="640"/>
          <w:marRight w:val="0"/>
          <w:marTop w:val="0"/>
          <w:marBottom w:val="0"/>
          <w:divBdr>
            <w:top w:val="none" w:sz="0" w:space="0" w:color="auto"/>
            <w:left w:val="none" w:sz="0" w:space="0" w:color="auto"/>
            <w:bottom w:val="none" w:sz="0" w:space="0" w:color="auto"/>
            <w:right w:val="none" w:sz="0" w:space="0" w:color="auto"/>
          </w:divBdr>
        </w:div>
        <w:div w:id="696930288">
          <w:marLeft w:val="640"/>
          <w:marRight w:val="0"/>
          <w:marTop w:val="0"/>
          <w:marBottom w:val="0"/>
          <w:divBdr>
            <w:top w:val="none" w:sz="0" w:space="0" w:color="auto"/>
            <w:left w:val="none" w:sz="0" w:space="0" w:color="auto"/>
            <w:bottom w:val="none" w:sz="0" w:space="0" w:color="auto"/>
            <w:right w:val="none" w:sz="0" w:space="0" w:color="auto"/>
          </w:divBdr>
        </w:div>
        <w:div w:id="1293635763">
          <w:marLeft w:val="640"/>
          <w:marRight w:val="0"/>
          <w:marTop w:val="0"/>
          <w:marBottom w:val="0"/>
          <w:divBdr>
            <w:top w:val="none" w:sz="0" w:space="0" w:color="auto"/>
            <w:left w:val="none" w:sz="0" w:space="0" w:color="auto"/>
            <w:bottom w:val="none" w:sz="0" w:space="0" w:color="auto"/>
            <w:right w:val="none" w:sz="0" w:space="0" w:color="auto"/>
          </w:divBdr>
        </w:div>
        <w:div w:id="1961372386">
          <w:marLeft w:val="640"/>
          <w:marRight w:val="0"/>
          <w:marTop w:val="0"/>
          <w:marBottom w:val="0"/>
          <w:divBdr>
            <w:top w:val="none" w:sz="0" w:space="0" w:color="auto"/>
            <w:left w:val="none" w:sz="0" w:space="0" w:color="auto"/>
            <w:bottom w:val="none" w:sz="0" w:space="0" w:color="auto"/>
            <w:right w:val="none" w:sz="0" w:space="0" w:color="auto"/>
          </w:divBdr>
        </w:div>
        <w:div w:id="812454216">
          <w:marLeft w:val="640"/>
          <w:marRight w:val="0"/>
          <w:marTop w:val="0"/>
          <w:marBottom w:val="0"/>
          <w:divBdr>
            <w:top w:val="none" w:sz="0" w:space="0" w:color="auto"/>
            <w:left w:val="none" w:sz="0" w:space="0" w:color="auto"/>
            <w:bottom w:val="none" w:sz="0" w:space="0" w:color="auto"/>
            <w:right w:val="none" w:sz="0" w:space="0" w:color="auto"/>
          </w:divBdr>
        </w:div>
      </w:divsChild>
    </w:div>
    <w:div w:id="324167429">
      <w:bodyDiv w:val="1"/>
      <w:marLeft w:val="0"/>
      <w:marRight w:val="0"/>
      <w:marTop w:val="0"/>
      <w:marBottom w:val="0"/>
      <w:divBdr>
        <w:top w:val="none" w:sz="0" w:space="0" w:color="auto"/>
        <w:left w:val="none" w:sz="0" w:space="0" w:color="auto"/>
        <w:bottom w:val="none" w:sz="0" w:space="0" w:color="auto"/>
        <w:right w:val="none" w:sz="0" w:space="0" w:color="auto"/>
      </w:divBdr>
      <w:divsChild>
        <w:div w:id="1699887187">
          <w:marLeft w:val="640"/>
          <w:marRight w:val="0"/>
          <w:marTop w:val="0"/>
          <w:marBottom w:val="0"/>
          <w:divBdr>
            <w:top w:val="none" w:sz="0" w:space="0" w:color="auto"/>
            <w:left w:val="none" w:sz="0" w:space="0" w:color="auto"/>
            <w:bottom w:val="none" w:sz="0" w:space="0" w:color="auto"/>
            <w:right w:val="none" w:sz="0" w:space="0" w:color="auto"/>
          </w:divBdr>
        </w:div>
        <w:div w:id="1753576537">
          <w:marLeft w:val="640"/>
          <w:marRight w:val="0"/>
          <w:marTop w:val="0"/>
          <w:marBottom w:val="0"/>
          <w:divBdr>
            <w:top w:val="none" w:sz="0" w:space="0" w:color="auto"/>
            <w:left w:val="none" w:sz="0" w:space="0" w:color="auto"/>
            <w:bottom w:val="none" w:sz="0" w:space="0" w:color="auto"/>
            <w:right w:val="none" w:sz="0" w:space="0" w:color="auto"/>
          </w:divBdr>
        </w:div>
        <w:div w:id="815293571">
          <w:marLeft w:val="640"/>
          <w:marRight w:val="0"/>
          <w:marTop w:val="0"/>
          <w:marBottom w:val="0"/>
          <w:divBdr>
            <w:top w:val="none" w:sz="0" w:space="0" w:color="auto"/>
            <w:left w:val="none" w:sz="0" w:space="0" w:color="auto"/>
            <w:bottom w:val="none" w:sz="0" w:space="0" w:color="auto"/>
            <w:right w:val="none" w:sz="0" w:space="0" w:color="auto"/>
          </w:divBdr>
        </w:div>
        <w:div w:id="285039769">
          <w:marLeft w:val="640"/>
          <w:marRight w:val="0"/>
          <w:marTop w:val="0"/>
          <w:marBottom w:val="0"/>
          <w:divBdr>
            <w:top w:val="none" w:sz="0" w:space="0" w:color="auto"/>
            <w:left w:val="none" w:sz="0" w:space="0" w:color="auto"/>
            <w:bottom w:val="none" w:sz="0" w:space="0" w:color="auto"/>
            <w:right w:val="none" w:sz="0" w:space="0" w:color="auto"/>
          </w:divBdr>
        </w:div>
        <w:div w:id="2137332863">
          <w:marLeft w:val="640"/>
          <w:marRight w:val="0"/>
          <w:marTop w:val="0"/>
          <w:marBottom w:val="0"/>
          <w:divBdr>
            <w:top w:val="none" w:sz="0" w:space="0" w:color="auto"/>
            <w:left w:val="none" w:sz="0" w:space="0" w:color="auto"/>
            <w:bottom w:val="none" w:sz="0" w:space="0" w:color="auto"/>
            <w:right w:val="none" w:sz="0" w:space="0" w:color="auto"/>
          </w:divBdr>
        </w:div>
        <w:div w:id="1445883300">
          <w:marLeft w:val="640"/>
          <w:marRight w:val="0"/>
          <w:marTop w:val="0"/>
          <w:marBottom w:val="0"/>
          <w:divBdr>
            <w:top w:val="none" w:sz="0" w:space="0" w:color="auto"/>
            <w:left w:val="none" w:sz="0" w:space="0" w:color="auto"/>
            <w:bottom w:val="none" w:sz="0" w:space="0" w:color="auto"/>
            <w:right w:val="none" w:sz="0" w:space="0" w:color="auto"/>
          </w:divBdr>
        </w:div>
        <w:div w:id="1154833054">
          <w:marLeft w:val="640"/>
          <w:marRight w:val="0"/>
          <w:marTop w:val="0"/>
          <w:marBottom w:val="0"/>
          <w:divBdr>
            <w:top w:val="none" w:sz="0" w:space="0" w:color="auto"/>
            <w:left w:val="none" w:sz="0" w:space="0" w:color="auto"/>
            <w:bottom w:val="none" w:sz="0" w:space="0" w:color="auto"/>
            <w:right w:val="none" w:sz="0" w:space="0" w:color="auto"/>
          </w:divBdr>
        </w:div>
        <w:div w:id="1879078516">
          <w:marLeft w:val="640"/>
          <w:marRight w:val="0"/>
          <w:marTop w:val="0"/>
          <w:marBottom w:val="0"/>
          <w:divBdr>
            <w:top w:val="none" w:sz="0" w:space="0" w:color="auto"/>
            <w:left w:val="none" w:sz="0" w:space="0" w:color="auto"/>
            <w:bottom w:val="none" w:sz="0" w:space="0" w:color="auto"/>
            <w:right w:val="none" w:sz="0" w:space="0" w:color="auto"/>
          </w:divBdr>
        </w:div>
        <w:div w:id="1898392083">
          <w:marLeft w:val="640"/>
          <w:marRight w:val="0"/>
          <w:marTop w:val="0"/>
          <w:marBottom w:val="0"/>
          <w:divBdr>
            <w:top w:val="none" w:sz="0" w:space="0" w:color="auto"/>
            <w:left w:val="none" w:sz="0" w:space="0" w:color="auto"/>
            <w:bottom w:val="none" w:sz="0" w:space="0" w:color="auto"/>
            <w:right w:val="none" w:sz="0" w:space="0" w:color="auto"/>
          </w:divBdr>
        </w:div>
        <w:div w:id="702024041">
          <w:marLeft w:val="640"/>
          <w:marRight w:val="0"/>
          <w:marTop w:val="0"/>
          <w:marBottom w:val="0"/>
          <w:divBdr>
            <w:top w:val="none" w:sz="0" w:space="0" w:color="auto"/>
            <w:left w:val="none" w:sz="0" w:space="0" w:color="auto"/>
            <w:bottom w:val="none" w:sz="0" w:space="0" w:color="auto"/>
            <w:right w:val="none" w:sz="0" w:space="0" w:color="auto"/>
          </w:divBdr>
        </w:div>
      </w:divsChild>
    </w:div>
    <w:div w:id="326785847">
      <w:bodyDiv w:val="1"/>
      <w:marLeft w:val="0"/>
      <w:marRight w:val="0"/>
      <w:marTop w:val="0"/>
      <w:marBottom w:val="0"/>
      <w:divBdr>
        <w:top w:val="none" w:sz="0" w:space="0" w:color="auto"/>
        <w:left w:val="none" w:sz="0" w:space="0" w:color="auto"/>
        <w:bottom w:val="none" w:sz="0" w:space="0" w:color="auto"/>
        <w:right w:val="none" w:sz="0" w:space="0" w:color="auto"/>
      </w:divBdr>
      <w:divsChild>
        <w:div w:id="263808276">
          <w:marLeft w:val="640"/>
          <w:marRight w:val="0"/>
          <w:marTop w:val="0"/>
          <w:marBottom w:val="0"/>
          <w:divBdr>
            <w:top w:val="none" w:sz="0" w:space="0" w:color="auto"/>
            <w:left w:val="none" w:sz="0" w:space="0" w:color="auto"/>
            <w:bottom w:val="none" w:sz="0" w:space="0" w:color="auto"/>
            <w:right w:val="none" w:sz="0" w:space="0" w:color="auto"/>
          </w:divBdr>
        </w:div>
        <w:div w:id="1169322087">
          <w:marLeft w:val="640"/>
          <w:marRight w:val="0"/>
          <w:marTop w:val="0"/>
          <w:marBottom w:val="0"/>
          <w:divBdr>
            <w:top w:val="none" w:sz="0" w:space="0" w:color="auto"/>
            <w:left w:val="none" w:sz="0" w:space="0" w:color="auto"/>
            <w:bottom w:val="none" w:sz="0" w:space="0" w:color="auto"/>
            <w:right w:val="none" w:sz="0" w:space="0" w:color="auto"/>
          </w:divBdr>
        </w:div>
        <w:div w:id="903298998">
          <w:marLeft w:val="640"/>
          <w:marRight w:val="0"/>
          <w:marTop w:val="0"/>
          <w:marBottom w:val="0"/>
          <w:divBdr>
            <w:top w:val="none" w:sz="0" w:space="0" w:color="auto"/>
            <w:left w:val="none" w:sz="0" w:space="0" w:color="auto"/>
            <w:bottom w:val="none" w:sz="0" w:space="0" w:color="auto"/>
            <w:right w:val="none" w:sz="0" w:space="0" w:color="auto"/>
          </w:divBdr>
        </w:div>
        <w:div w:id="1357803523">
          <w:marLeft w:val="640"/>
          <w:marRight w:val="0"/>
          <w:marTop w:val="0"/>
          <w:marBottom w:val="0"/>
          <w:divBdr>
            <w:top w:val="none" w:sz="0" w:space="0" w:color="auto"/>
            <w:left w:val="none" w:sz="0" w:space="0" w:color="auto"/>
            <w:bottom w:val="none" w:sz="0" w:space="0" w:color="auto"/>
            <w:right w:val="none" w:sz="0" w:space="0" w:color="auto"/>
          </w:divBdr>
        </w:div>
        <w:div w:id="1505128080">
          <w:marLeft w:val="640"/>
          <w:marRight w:val="0"/>
          <w:marTop w:val="0"/>
          <w:marBottom w:val="0"/>
          <w:divBdr>
            <w:top w:val="none" w:sz="0" w:space="0" w:color="auto"/>
            <w:left w:val="none" w:sz="0" w:space="0" w:color="auto"/>
            <w:bottom w:val="none" w:sz="0" w:space="0" w:color="auto"/>
            <w:right w:val="none" w:sz="0" w:space="0" w:color="auto"/>
          </w:divBdr>
        </w:div>
        <w:div w:id="546839182">
          <w:marLeft w:val="640"/>
          <w:marRight w:val="0"/>
          <w:marTop w:val="0"/>
          <w:marBottom w:val="0"/>
          <w:divBdr>
            <w:top w:val="none" w:sz="0" w:space="0" w:color="auto"/>
            <w:left w:val="none" w:sz="0" w:space="0" w:color="auto"/>
            <w:bottom w:val="none" w:sz="0" w:space="0" w:color="auto"/>
            <w:right w:val="none" w:sz="0" w:space="0" w:color="auto"/>
          </w:divBdr>
        </w:div>
        <w:div w:id="1153569778">
          <w:marLeft w:val="640"/>
          <w:marRight w:val="0"/>
          <w:marTop w:val="0"/>
          <w:marBottom w:val="0"/>
          <w:divBdr>
            <w:top w:val="none" w:sz="0" w:space="0" w:color="auto"/>
            <w:left w:val="none" w:sz="0" w:space="0" w:color="auto"/>
            <w:bottom w:val="none" w:sz="0" w:space="0" w:color="auto"/>
            <w:right w:val="none" w:sz="0" w:space="0" w:color="auto"/>
          </w:divBdr>
        </w:div>
        <w:div w:id="942420932">
          <w:marLeft w:val="640"/>
          <w:marRight w:val="0"/>
          <w:marTop w:val="0"/>
          <w:marBottom w:val="0"/>
          <w:divBdr>
            <w:top w:val="none" w:sz="0" w:space="0" w:color="auto"/>
            <w:left w:val="none" w:sz="0" w:space="0" w:color="auto"/>
            <w:bottom w:val="none" w:sz="0" w:space="0" w:color="auto"/>
            <w:right w:val="none" w:sz="0" w:space="0" w:color="auto"/>
          </w:divBdr>
        </w:div>
        <w:div w:id="114253304">
          <w:marLeft w:val="640"/>
          <w:marRight w:val="0"/>
          <w:marTop w:val="0"/>
          <w:marBottom w:val="0"/>
          <w:divBdr>
            <w:top w:val="none" w:sz="0" w:space="0" w:color="auto"/>
            <w:left w:val="none" w:sz="0" w:space="0" w:color="auto"/>
            <w:bottom w:val="none" w:sz="0" w:space="0" w:color="auto"/>
            <w:right w:val="none" w:sz="0" w:space="0" w:color="auto"/>
          </w:divBdr>
        </w:div>
        <w:div w:id="343674341">
          <w:marLeft w:val="640"/>
          <w:marRight w:val="0"/>
          <w:marTop w:val="0"/>
          <w:marBottom w:val="0"/>
          <w:divBdr>
            <w:top w:val="none" w:sz="0" w:space="0" w:color="auto"/>
            <w:left w:val="none" w:sz="0" w:space="0" w:color="auto"/>
            <w:bottom w:val="none" w:sz="0" w:space="0" w:color="auto"/>
            <w:right w:val="none" w:sz="0" w:space="0" w:color="auto"/>
          </w:divBdr>
        </w:div>
      </w:divsChild>
    </w:div>
    <w:div w:id="406342195">
      <w:bodyDiv w:val="1"/>
      <w:marLeft w:val="0"/>
      <w:marRight w:val="0"/>
      <w:marTop w:val="0"/>
      <w:marBottom w:val="0"/>
      <w:divBdr>
        <w:top w:val="none" w:sz="0" w:space="0" w:color="auto"/>
        <w:left w:val="none" w:sz="0" w:space="0" w:color="auto"/>
        <w:bottom w:val="none" w:sz="0" w:space="0" w:color="auto"/>
        <w:right w:val="none" w:sz="0" w:space="0" w:color="auto"/>
      </w:divBdr>
      <w:divsChild>
        <w:div w:id="2069527449">
          <w:marLeft w:val="640"/>
          <w:marRight w:val="0"/>
          <w:marTop w:val="0"/>
          <w:marBottom w:val="0"/>
          <w:divBdr>
            <w:top w:val="none" w:sz="0" w:space="0" w:color="auto"/>
            <w:left w:val="none" w:sz="0" w:space="0" w:color="auto"/>
            <w:bottom w:val="none" w:sz="0" w:space="0" w:color="auto"/>
            <w:right w:val="none" w:sz="0" w:space="0" w:color="auto"/>
          </w:divBdr>
        </w:div>
        <w:div w:id="1120344077">
          <w:marLeft w:val="640"/>
          <w:marRight w:val="0"/>
          <w:marTop w:val="0"/>
          <w:marBottom w:val="0"/>
          <w:divBdr>
            <w:top w:val="none" w:sz="0" w:space="0" w:color="auto"/>
            <w:left w:val="none" w:sz="0" w:space="0" w:color="auto"/>
            <w:bottom w:val="none" w:sz="0" w:space="0" w:color="auto"/>
            <w:right w:val="none" w:sz="0" w:space="0" w:color="auto"/>
          </w:divBdr>
        </w:div>
        <w:div w:id="1271669274">
          <w:marLeft w:val="640"/>
          <w:marRight w:val="0"/>
          <w:marTop w:val="0"/>
          <w:marBottom w:val="0"/>
          <w:divBdr>
            <w:top w:val="none" w:sz="0" w:space="0" w:color="auto"/>
            <w:left w:val="none" w:sz="0" w:space="0" w:color="auto"/>
            <w:bottom w:val="none" w:sz="0" w:space="0" w:color="auto"/>
            <w:right w:val="none" w:sz="0" w:space="0" w:color="auto"/>
          </w:divBdr>
        </w:div>
        <w:div w:id="1406413143">
          <w:marLeft w:val="640"/>
          <w:marRight w:val="0"/>
          <w:marTop w:val="0"/>
          <w:marBottom w:val="0"/>
          <w:divBdr>
            <w:top w:val="none" w:sz="0" w:space="0" w:color="auto"/>
            <w:left w:val="none" w:sz="0" w:space="0" w:color="auto"/>
            <w:bottom w:val="none" w:sz="0" w:space="0" w:color="auto"/>
            <w:right w:val="none" w:sz="0" w:space="0" w:color="auto"/>
          </w:divBdr>
        </w:div>
        <w:div w:id="303506650">
          <w:marLeft w:val="640"/>
          <w:marRight w:val="0"/>
          <w:marTop w:val="0"/>
          <w:marBottom w:val="0"/>
          <w:divBdr>
            <w:top w:val="none" w:sz="0" w:space="0" w:color="auto"/>
            <w:left w:val="none" w:sz="0" w:space="0" w:color="auto"/>
            <w:bottom w:val="none" w:sz="0" w:space="0" w:color="auto"/>
            <w:right w:val="none" w:sz="0" w:space="0" w:color="auto"/>
          </w:divBdr>
        </w:div>
        <w:div w:id="1648585368">
          <w:marLeft w:val="640"/>
          <w:marRight w:val="0"/>
          <w:marTop w:val="0"/>
          <w:marBottom w:val="0"/>
          <w:divBdr>
            <w:top w:val="none" w:sz="0" w:space="0" w:color="auto"/>
            <w:left w:val="none" w:sz="0" w:space="0" w:color="auto"/>
            <w:bottom w:val="none" w:sz="0" w:space="0" w:color="auto"/>
            <w:right w:val="none" w:sz="0" w:space="0" w:color="auto"/>
          </w:divBdr>
        </w:div>
        <w:div w:id="1876381629">
          <w:marLeft w:val="640"/>
          <w:marRight w:val="0"/>
          <w:marTop w:val="0"/>
          <w:marBottom w:val="0"/>
          <w:divBdr>
            <w:top w:val="none" w:sz="0" w:space="0" w:color="auto"/>
            <w:left w:val="none" w:sz="0" w:space="0" w:color="auto"/>
            <w:bottom w:val="none" w:sz="0" w:space="0" w:color="auto"/>
            <w:right w:val="none" w:sz="0" w:space="0" w:color="auto"/>
          </w:divBdr>
        </w:div>
        <w:div w:id="850530740">
          <w:marLeft w:val="640"/>
          <w:marRight w:val="0"/>
          <w:marTop w:val="0"/>
          <w:marBottom w:val="0"/>
          <w:divBdr>
            <w:top w:val="none" w:sz="0" w:space="0" w:color="auto"/>
            <w:left w:val="none" w:sz="0" w:space="0" w:color="auto"/>
            <w:bottom w:val="none" w:sz="0" w:space="0" w:color="auto"/>
            <w:right w:val="none" w:sz="0" w:space="0" w:color="auto"/>
          </w:divBdr>
        </w:div>
        <w:div w:id="738328977">
          <w:marLeft w:val="640"/>
          <w:marRight w:val="0"/>
          <w:marTop w:val="0"/>
          <w:marBottom w:val="0"/>
          <w:divBdr>
            <w:top w:val="none" w:sz="0" w:space="0" w:color="auto"/>
            <w:left w:val="none" w:sz="0" w:space="0" w:color="auto"/>
            <w:bottom w:val="none" w:sz="0" w:space="0" w:color="auto"/>
            <w:right w:val="none" w:sz="0" w:space="0" w:color="auto"/>
          </w:divBdr>
        </w:div>
      </w:divsChild>
    </w:div>
    <w:div w:id="406613780">
      <w:bodyDiv w:val="1"/>
      <w:marLeft w:val="0"/>
      <w:marRight w:val="0"/>
      <w:marTop w:val="0"/>
      <w:marBottom w:val="0"/>
      <w:divBdr>
        <w:top w:val="none" w:sz="0" w:space="0" w:color="auto"/>
        <w:left w:val="none" w:sz="0" w:space="0" w:color="auto"/>
        <w:bottom w:val="none" w:sz="0" w:space="0" w:color="auto"/>
        <w:right w:val="none" w:sz="0" w:space="0" w:color="auto"/>
      </w:divBdr>
      <w:divsChild>
        <w:div w:id="585191509">
          <w:marLeft w:val="640"/>
          <w:marRight w:val="0"/>
          <w:marTop w:val="0"/>
          <w:marBottom w:val="0"/>
          <w:divBdr>
            <w:top w:val="none" w:sz="0" w:space="0" w:color="auto"/>
            <w:left w:val="none" w:sz="0" w:space="0" w:color="auto"/>
            <w:bottom w:val="none" w:sz="0" w:space="0" w:color="auto"/>
            <w:right w:val="none" w:sz="0" w:space="0" w:color="auto"/>
          </w:divBdr>
        </w:div>
        <w:div w:id="1845895850">
          <w:marLeft w:val="640"/>
          <w:marRight w:val="0"/>
          <w:marTop w:val="0"/>
          <w:marBottom w:val="0"/>
          <w:divBdr>
            <w:top w:val="none" w:sz="0" w:space="0" w:color="auto"/>
            <w:left w:val="none" w:sz="0" w:space="0" w:color="auto"/>
            <w:bottom w:val="none" w:sz="0" w:space="0" w:color="auto"/>
            <w:right w:val="none" w:sz="0" w:space="0" w:color="auto"/>
          </w:divBdr>
        </w:div>
        <w:div w:id="1766413025">
          <w:marLeft w:val="640"/>
          <w:marRight w:val="0"/>
          <w:marTop w:val="0"/>
          <w:marBottom w:val="0"/>
          <w:divBdr>
            <w:top w:val="none" w:sz="0" w:space="0" w:color="auto"/>
            <w:left w:val="none" w:sz="0" w:space="0" w:color="auto"/>
            <w:bottom w:val="none" w:sz="0" w:space="0" w:color="auto"/>
            <w:right w:val="none" w:sz="0" w:space="0" w:color="auto"/>
          </w:divBdr>
        </w:div>
        <w:div w:id="564493384">
          <w:marLeft w:val="640"/>
          <w:marRight w:val="0"/>
          <w:marTop w:val="0"/>
          <w:marBottom w:val="0"/>
          <w:divBdr>
            <w:top w:val="none" w:sz="0" w:space="0" w:color="auto"/>
            <w:left w:val="none" w:sz="0" w:space="0" w:color="auto"/>
            <w:bottom w:val="none" w:sz="0" w:space="0" w:color="auto"/>
            <w:right w:val="none" w:sz="0" w:space="0" w:color="auto"/>
          </w:divBdr>
        </w:div>
        <w:div w:id="104471883">
          <w:marLeft w:val="640"/>
          <w:marRight w:val="0"/>
          <w:marTop w:val="0"/>
          <w:marBottom w:val="0"/>
          <w:divBdr>
            <w:top w:val="none" w:sz="0" w:space="0" w:color="auto"/>
            <w:left w:val="none" w:sz="0" w:space="0" w:color="auto"/>
            <w:bottom w:val="none" w:sz="0" w:space="0" w:color="auto"/>
            <w:right w:val="none" w:sz="0" w:space="0" w:color="auto"/>
          </w:divBdr>
        </w:div>
        <w:div w:id="1278370626">
          <w:marLeft w:val="640"/>
          <w:marRight w:val="0"/>
          <w:marTop w:val="0"/>
          <w:marBottom w:val="0"/>
          <w:divBdr>
            <w:top w:val="none" w:sz="0" w:space="0" w:color="auto"/>
            <w:left w:val="none" w:sz="0" w:space="0" w:color="auto"/>
            <w:bottom w:val="none" w:sz="0" w:space="0" w:color="auto"/>
            <w:right w:val="none" w:sz="0" w:space="0" w:color="auto"/>
          </w:divBdr>
        </w:div>
        <w:div w:id="149951819">
          <w:marLeft w:val="640"/>
          <w:marRight w:val="0"/>
          <w:marTop w:val="0"/>
          <w:marBottom w:val="0"/>
          <w:divBdr>
            <w:top w:val="none" w:sz="0" w:space="0" w:color="auto"/>
            <w:left w:val="none" w:sz="0" w:space="0" w:color="auto"/>
            <w:bottom w:val="none" w:sz="0" w:space="0" w:color="auto"/>
            <w:right w:val="none" w:sz="0" w:space="0" w:color="auto"/>
          </w:divBdr>
        </w:div>
        <w:div w:id="1859470083">
          <w:marLeft w:val="640"/>
          <w:marRight w:val="0"/>
          <w:marTop w:val="0"/>
          <w:marBottom w:val="0"/>
          <w:divBdr>
            <w:top w:val="none" w:sz="0" w:space="0" w:color="auto"/>
            <w:left w:val="none" w:sz="0" w:space="0" w:color="auto"/>
            <w:bottom w:val="none" w:sz="0" w:space="0" w:color="auto"/>
            <w:right w:val="none" w:sz="0" w:space="0" w:color="auto"/>
          </w:divBdr>
        </w:div>
        <w:div w:id="1699236324">
          <w:marLeft w:val="640"/>
          <w:marRight w:val="0"/>
          <w:marTop w:val="0"/>
          <w:marBottom w:val="0"/>
          <w:divBdr>
            <w:top w:val="none" w:sz="0" w:space="0" w:color="auto"/>
            <w:left w:val="none" w:sz="0" w:space="0" w:color="auto"/>
            <w:bottom w:val="none" w:sz="0" w:space="0" w:color="auto"/>
            <w:right w:val="none" w:sz="0" w:space="0" w:color="auto"/>
          </w:divBdr>
        </w:div>
        <w:div w:id="1514760629">
          <w:marLeft w:val="640"/>
          <w:marRight w:val="0"/>
          <w:marTop w:val="0"/>
          <w:marBottom w:val="0"/>
          <w:divBdr>
            <w:top w:val="none" w:sz="0" w:space="0" w:color="auto"/>
            <w:left w:val="none" w:sz="0" w:space="0" w:color="auto"/>
            <w:bottom w:val="none" w:sz="0" w:space="0" w:color="auto"/>
            <w:right w:val="none" w:sz="0" w:space="0" w:color="auto"/>
          </w:divBdr>
        </w:div>
        <w:div w:id="1801343302">
          <w:marLeft w:val="640"/>
          <w:marRight w:val="0"/>
          <w:marTop w:val="0"/>
          <w:marBottom w:val="0"/>
          <w:divBdr>
            <w:top w:val="none" w:sz="0" w:space="0" w:color="auto"/>
            <w:left w:val="none" w:sz="0" w:space="0" w:color="auto"/>
            <w:bottom w:val="none" w:sz="0" w:space="0" w:color="auto"/>
            <w:right w:val="none" w:sz="0" w:space="0" w:color="auto"/>
          </w:divBdr>
        </w:div>
      </w:divsChild>
    </w:div>
    <w:div w:id="423308178">
      <w:bodyDiv w:val="1"/>
      <w:marLeft w:val="0"/>
      <w:marRight w:val="0"/>
      <w:marTop w:val="0"/>
      <w:marBottom w:val="0"/>
      <w:divBdr>
        <w:top w:val="none" w:sz="0" w:space="0" w:color="auto"/>
        <w:left w:val="none" w:sz="0" w:space="0" w:color="auto"/>
        <w:bottom w:val="none" w:sz="0" w:space="0" w:color="auto"/>
        <w:right w:val="none" w:sz="0" w:space="0" w:color="auto"/>
      </w:divBdr>
      <w:divsChild>
        <w:div w:id="137110665">
          <w:marLeft w:val="640"/>
          <w:marRight w:val="0"/>
          <w:marTop w:val="0"/>
          <w:marBottom w:val="0"/>
          <w:divBdr>
            <w:top w:val="none" w:sz="0" w:space="0" w:color="auto"/>
            <w:left w:val="none" w:sz="0" w:space="0" w:color="auto"/>
            <w:bottom w:val="none" w:sz="0" w:space="0" w:color="auto"/>
            <w:right w:val="none" w:sz="0" w:space="0" w:color="auto"/>
          </w:divBdr>
        </w:div>
        <w:div w:id="686247706">
          <w:marLeft w:val="640"/>
          <w:marRight w:val="0"/>
          <w:marTop w:val="0"/>
          <w:marBottom w:val="0"/>
          <w:divBdr>
            <w:top w:val="none" w:sz="0" w:space="0" w:color="auto"/>
            <w:left w:val="none" w:sz="0" w:space="0" w:color="auto"/>
            <w:bottom w:val="none" w:sz="0" w:space="0" w:color="auto"/>
            <w:right w:val="none" w:sz="0" w:space="0" w:color="auto"/>
          </w:divBdr>
        </w:div>
        <w:div w:id="911088797">
          <w:marLeft w:val="640"/>
          <w:marRight w:val="0"/>
          <w:marTop w:val="0"/>
          <w:marBottom w:val="0"/>
          <w:divBdr>
            <w:top w:val="none" w:sz="0" w:space="0" w:color="auto"/>
            <w:left w:val="none" w:sz="0" w:space="0" w:color="auto"/>
            <w:bottom w:val="none" w:sz="0" w:space="0" w:color="auto"/>
            <w:right w:val="none" w:sz="0" w:space="0" w:color="auto"/>
          </w:divBdr>
        </w:div>
        <w:div w:id="951284002">
          <w:marLeft w:val="640"/>
          <w:marRight w:val="0"/>
          <w:marTop w:val="0"/>
          <w:marBottom w:val="0"/>
          <w:divBdr>
            <w:top w:val="none" w:sz="0" w:space="0" w:color="auto"/>
            <w:left w:val="none" w:sz="0" w:space="0" w:color="auto"/>
            <w:bottom w:val="none" w:sz="0" w:space="0" w:color="auto"/>
            <w:right w:val="none" w:sz="0" w:space="0" w:color="auto"/>
          </w:divBdr>
        </w:div>
        <w:div w:id="1321885318">
          <w:marLeft w:val="640"/>
          <w:marRight w:val="0"/>
          <w:marTop w:val="0"/>
          <w:marBottom w:val="0"/>
          <w:divBdr>
            <w:top w:val="none" w:sz="0" w:space="0" w:color="auto"/>
            <w:left w:val="none" w:sz="0" w:space="0" w:color="auto"/>
            <w:bottom w:val="none" w:sz="0" w:space="0" w:color="auto"/>
            <w:right w:val="none" w:sz="0" w:space="0" w:color="auto"/>
          </w:divBdr>
        </w:div>
        <w:div w:id="1820534424">
          <w:marLeft w:val="640"/>
          <w:marRight w:val="0"/>
          <w:marTop w:val="0"/>
          <w:marBottom w:val="0"/>
          <w:divBdr>
            <w:top w:val="none" w:sz="0" w:space="0" w:color="auto"/>
            <w:left w:val="none" w:sz="0" w:space="0" w:color="auto"/>
            <w:bottom w:val="none" w:sz="0" w:space="0" w:color="auto"/>
            <w:right w:val="none" w:sz="0" w:space="0" w:color="auto"/>
          </w:divBdr>
        </w:div>
        <w:div w:id="594675546">
          <w:marLeft w:val="640"/>
          <w:marRight w:val="0"/>
          <w:marTop w:val="0"/>
          <w:marBottom w:val="0"/>
          <w:divBdr>
            <w:top w:val="none" w:sz="0" w:space="0" w:color="auto"/>
            <w:left w:val="none" w:sz="0" w:space="0" w:color="auto"/>
            <w:bottom w:val="none" w:sz="0" w:space="0" w:color="auto"/>
            <w:right w:val="none" w:sz="0" w:space="0" w:color="auto"/>
          </w:divBdr>
        </w:div>
        <w:div w:id="178086341">
          <w:marLeft w:val="640"/>
          <w:marRight w:val="0"/>
          <w:marTop w:val="0"/>
          <w:marBottom w:val="0"/>
          <w:divBdr>
            <w:top w:val="none" w:sz="0" w:space="0" w:color="auto"/>
            <w:left w:val="none" w:sz="0" w:space="0" w:color="auto"/>
            <w:bottom w:val="none" w:sz="0" w:space="0" w:color="auto"/>
            <w:right w:val="none" w:sz="0" w:space="0" w:color="auto"/>
          </w:divBdr>
        </w:div>
        <w:div w:id="1555460411">
          <w:marLeft w:val="640"/>
          <w:marRight w:val="0"/>
          <w:marTop w:val="0"/>
          <w:marBottom w:val="0"/>
          <w:divBdr>
            <w:top w:val="none" w:sz="0" w:space="0" w:color="auto"/>
            <w:left w:val="none" w:sz="0" w:space="0" w:color="auto"/>
            <w:bottom w:val="none" w:sz="0" w:space="0" w:color="auto"/>
            <w:right w:val="none" w:sz="0" w:space="0" w:color="auto"/>
          </w:divBdr>
        </w:div>
      </w:divsChild>
    </w:div>
    <w:div w:id="439573721">
      <w:bodyDiv w:val="1"/>
      <w:marLeft w:val="0"/>
      <w:marRight w:val="0"/>
      <w:marTop w:val="0"/>
      <w:marBottom w:val="0"/>
      <w:divBdr>
        <w:top w:val="none" w:sz="0" w:space="0" w:color="auto"/>
        <w:left w:val="none" w:sz="0" w:space="0" w:color="auto"/>
        <w:bottom w:val="none" w:sz="0" w:space="0" w:color="auto"/>
        <w:right w:val="none" w:sz="0" w:space="0" w:color="auto"/>
      </w:divBdr>
      <w:divsChild>
        <w:div w:id="956912448">
          <w:marLeft w:val="640"/>
          <w:marRight w:val="0"/>
          <w:marTop w:val="0"/>
          <w:marBottom w:val="0"/>
          <w:divBdr>
            <w:top w:val="none" w:sz="0" w:space="0" w:color="auto"/>
            <w:left w:val="none" w:sz="0" w:space="0" w:color="auto"/>
            <w:bottom w:val="none" w:sz="0" w:space="0" w:color="auto"/>
            <w:right w:val="none" w:sz="0" w:space="0" w:color="auto"/>
          </w:divBdr>
        </w:div>
        <w:div w:id="1581137331">
          <w:marLeft w:val="640"/>
          <w:marRight w:val="0"/>
          <w:marTop w:val="0"/>
          <w:marBottom w:val="0"/>
          <w:divBdr>
            <w:top w:val="none" w:sz="0" w:space="0" w:color="auto"/>
            <w:left w:val="none" w:sz="0" w:space="0" w:color="auto"/>
            <w:bottom w:val="none" w:sz="0" w:space="0" w:color="auto"/>
            <w:right w:val="none" w:sz="0" w:space="0" w:color="auto"/>
          </w:divBdr>
        </w:div>
        <w:div w:id="611549060">
          <w:marLeft w:val="640"/>
          <w:marRight w:val="0"/>
          <w:marTop w:val="0"/>
          <w:marBottom w:val="0"/>
          <w:divBdr>
            <w:top w:val="none" w:sz="0" w:space="0" w:color="auto"/>
            <w:left w:val="none" w:sz="0" w:space="0" w:color="auto"/>
            <w:bottom w:val="none" w:sz="0" w:space="0" w:color="auto"/>
            <w:right w:val="none" w:sz="0" w:space="0" w:color="auto"/>
          </w:divBdr>
        </w:div>
        <w:div w:id="567346785">
          <w:marLeft w:val="640"/>
          <w:marRight w:val="0"/>
          <w:marTop w:val="0"/>
          <w:marBottom w:val="0"/>
          <w:divBdr>
            <w:top w:val="none" w:sz="0" w:space="0" w:color="auto"/>
            <w:left w:val="none" w:sz="0" w:space="0" w:color="auto"/>
            <w:bottom w:val="none" w:sz="0" w:space="0" w:color="auto"/>
            <w:right w:val="none" w:sz="0" w:space="0" w:color="auto"/>
          </w:divBdr>
        </w:div>
        <w:div w:id="816452782">
          <w:marLeft w:val="640"/>
          <w:marRight w:val="0"/>
          <w:marTop w:val="0"/>
          <w:marBottom w:val="0"/>
          <w:divBdr>
            <w:top w:val="none" w:sz="0" w:space="0" w:color="auto"/>
            <w:left w:val="none" w:sz="0" w:space="0" w:color="auto"/>
            <w:bottom w:val="none" w:sz="0" w:space="0" w:color="auto"/>
            <w:right w:val="none" w:sz="0" w:space="0" w:color="auto"/>
          </w:divBdr>
        </w:div>
        <w:div w:id="1847095300">
          <w:marLeft w:val="640"/>
          <w:marRight w:val="0"/>
          <w:marTop w:val="0"/>
          <w:marBottom w:val="0"/>
          <w:divBdr>
            <w:top w:val="none" w:sz="0" w:space="0" w:color="auto"/>
            <w:left w:val="none" w:sz="0" w:space="0" w:color="auto"/>
            <w:bottom w:val="none" w:sz="0" w:space="0" w:color="auto"/>
            <w:right w:val="none" w:sz="0" w:space="0" w:color="auto"/>
          </w:divBdr>
        </w:div>
        <w:div w:id="1984968905">
          <w:marLeft w:val="640"/>
          <w:marRight w:val="0"/>
          <w:marTop w:val="0"/>
          <w:marBottom w:val="0"/>
          <w:divBdr>
            <w:top w:val="none" w:sz="0" w:space="0" w:color="auto"/>
            <w:left w:val="none" w:sz="0" w:space="0" w:color="auto"/>
            <w:bottom w:val="none" w:sz="0" w:space="0" w:color="auto"/>
            <w:right w:val="none" w:sz="0" w:space="0" w:color="auto"/>
          </w:divBdr>
        </w:div>
        <w:div w:id="175072728">
          <w:marLeft w:val="640"/>
          <w:marRight w:val="0"/>
          <w:marTop w:val="0"/>
          <w:marBottom w:val="0"/>
          <w:divBdr>
            <w:top w:val="none" w:sz="0" w:space="0" w:color="auto"/>
            <w:left w:val="none" w:sz="0" w:space="0" w:color="auto"/>
            <w:bottom w:val="none" w:sz="0" w:space="0" w:color="auto"/>
            <w:right w:val="none" w:sz="0" w:space="0" w:color="auto"/>
          </w:divBdr>
        </w:div>
        <w:div w:id="1126892916">
          <w:marLeft w:val="640"/>
          <w:marRight w:val="0"/>
          <w:marTop w:val="0"/>
          <w:marBottom w:val="0"/>
          <w:divBdr>
            <w:top w:val="none" w:sz="0" w:space="0" w:color="auto"/>
            <w:left w:val="none" w:sz="0" w:space="0" w:color="auto"/>
            <w:bottom w:val="none" w:sz="0" w:space="0" w:color="auto"/>
            <w:right w:val="none" w:sz="0" w:space="0" w:color="auto"/>
          </w:divBdr>
        </w:div>
        <w:div w:id="1191184570">
          <w:marLeft w:val="640"/>
          <w:marRight w:val="0"/>
          <w:marTop w:val="0"/>
          <w:marBottom w:val="0"/>
          <w:divBdr>
            <w:top w:val="none" w:sz="0" w:space="0" w:color="auto"/>
            <w:left w:val="none" w:sz="0" w:space="0" w:color="auto"/>
            <w:bottom w:val="none" w:sz="0" w:space="0" w:color="auto"/>
            <w:right w:val="none" w:sz="0" w:space="0" w:color="auto"/>
          </w:divBdr>
        </w:div>
        <w:div w:id="1081945595">
          <w:marLeft w:val="640"/>
          <w:marRight w:val="0"/>
          <w:marTop w:val="0"/>
          <w:marBottom w:val="0"/>
          <w:divBdr>
            <w:top w:val="none" w:sz="0" w:space="0" w:color="auto"/>
            <w:left w:val="none" w:sz="0" w:space="0" w:color="auto"/>
            <w:bottom w:val="none" w:sz="0" w:space="0" w:color="auto"/>
            <w:right w:val="none" w:sz="0" w:space="0" w:color="auto"/>
          </w:divBdr>
        </w:div>
        <w:div w:id="737976">
          <w:marLeft w:val="640"/>
          <w:marRight w:val="0"/>
          <w:marTop w:val="0"/>
          <w:marBottom w:val="0"/>
          <w:divBdr>
            <w:top w:val="none" w:sz="0" w:space="0" w:color="auto"/>
            <w:left w:val="none" w:sz="0" w:space="0" w:color="auto"/>
            <w:bottom w:val="none" w:sz="0" w:space="0" w:color="auto"/>
            <w:right w:val="none" w:sz="0" w:space="0" w:color="auto"/>
          </w:divBdr>
        </w:div>
      </w:divsChild>
    </w:div>
    <w:div w:id="464083426">
      <w:bodyDiv w:val="1"/>
      <w:marLeft w:val="0"/>
      <w:marRight w:val="0"/>
      <w:marTop w:val="0"/>
      <w:marBottom w:val="0"/>
      <w:divBdr>
        <w:top w:val="none" w:sz="0" w:space="0" w:color="auto"/>
        <w:left w:val="none" w:sz="0" w:space="0" w:color="auto"/>
        <w:bottom w:val="none" w:sz="0" w:space="0" w:color="auto"/>
        <w:right w:val="none" w:sz="0" w:space="0" w:color="auto"/>
      </w:divBdr>
      <w:divsChild>
        <w:div w:id="1566603960">
          <w:marLeft w:val="640"/>
          <w:marRight w:val="0"/>
          <w:marTop w:val="0"/>
          <w:marBottom w:val="0"/>
          <w:divBdr>
            <w:top w:val="none" w:sz="0" w:space="0" w:color="auto"/>
            <w:left w:val="none" w:sz="0" w:space="0" w:color="auto"/>
            <w:bottom w:val="none" w:sz="0" w:space="0" w:color="auto"/>
            <w:right w:val="none" w:sz="0" w:space="0" w:color="auto"/>
          </w:divBdr>
        </w:div>
        <w:div w:id="63721784">
          <w:marLeft w:val="640"/>
          <w:marRight w:val="0"/>
          <w:marTop w:val="0"/>
          <w:marBottom w:val="0"/>
          <w:divBdr>
            <w:top w:val="none" w:sz="0" w:space="0" w:color="auto"/>
            <w:left w:val="none" w:sz="0" w:space="0" w:color="auto"/>
            <w:bottom w:val="none" w:sz="0" w:space="0" w:color="auto"/>
            <w:right w:val="none" w:sz="0" w:space="0" w:color="auto"/>
          </w:divBdr>
        </w:div>
        <w:div w:id="1661694664">
          <w:marLeft w:val="640"/>
          <w:marRight w:val="0"/>
          <w:marTop w:val="0"/>
          <w:marBottom w:val="0"/>
          <w:divBdr>
            <w:top w:val="none" w:sz="0" w:space="0" w:color="auto"/>
            <w:left w:val="none" w:sz="0" w:space="0" w:color="auto"/>
            <w:bottom w:val="none" w:sz="0" w:space="0" w:color="auto"/>
            <w:right w:val="none" w:sz="0" w:space="0" w:color="auto"/>
          </w:divBdr>
        </w:div>
        <w:div w:id="43990762">
          <w:marLeft w:val="640"/>
          <w:marRight w:val="0"/>
          <w:marTop w:val="0"/>
          <w:marBottom w:val="0"/>
          <w:divBdr>
            <w:top w:val="none" w:sz="0" w:space="0" w:color="auto"/>
            <w:left w:val="none" w:sz="0" w:space="0" w:color="auto"/>
            <w:bottom w:val="none" w:sz="0" w:space="0" w:color="auto"/>
            <w:right w:val="none" w:sz="0" w:space="0" w:color="auto"/>
          </w:divBdr>
        </w:div>
        <w:div w:id="962998314">
          <w:marLeft w:val="640"/>
          <w:marRight w:val="0"/>
          <w:marTop w:val="0"/>
          <w:marBottom w:val="0"/>
          <w:divBdr>
            <w:top w:val="none" w:sz="0" w:space="0" w:color="auto"/>
            <w:left w:val="none" w:sz="0" w:space="0" w:color="auto"/>
            <w:bottom w:val="none" w:sz="0" w:space="0" w:color="auto"/>
            <w:right w:val="none" w:sz="0" w:space="0" w:color="auto"/>
          </w:divBdr>
        </w:div>
        <w:div w:id="1541358234">
          <w:marLeft w:val="640"/>
          <w:marRight w:val="0"/>
          <w:marTop w:val="0"/>
          <w:marBottom w:val="0"/>
          <w:divBdr>
            <w:top w:val="none" w:sz="0" w:space="0" w:color="auto"/>
            <w:left w:val="none" w:sz="0" w:space="0" w:color="auto"/>
            <w:bottom w:val="none" w:sz="0" w:space="0" w:color="auto"/>
            <w:right w:val="none" w:sz="0" w:space="0" w:color="auto"/>
          </w:divBdr>
        </w:div>
        <w:div w:id="846554835">
          <w:marLeft w:val="640"/>
          <w:marRight w:val="0"/>
          <w:marTop w:val="0"/>
          <w:marBottom w:val="0"/>
          <w:divBdr>
            <w:top w:val="none" w:sz="0" w:space="0" w:color="auto"/>
            <w:left w:val="none" w:sz="0" w:space="0" w:color="auto"/>
            <w:bottom w:val="none" w:sz="0" w:space="0" w:color="auto"/>
            <w:right w:val="none" w:sz="0" w:space="0" w:color="auto"/>
          </w:divBdr>
        </w:div>
        <w:div w:id="1438021538">
          <w:marLeft w:val="640"/>
          <w:marRight w:val="0"/>
          <w:marTop w:val="0"/>
          <w:marBottom w:val="0"/>
          <w:divBdr>
            <w:top w:val="none" w:sz="0" w:space="0" w:color="auto"/>
            <w:left w:val="none" w:sz="0" w:space="0" w:color="auto"/>
            <w:bottom w:val="none" w:sz="0" w:space="0" w:color="auto"/>
            <w:right w:val="none" w:sz="0" w:space="0" w:color="auto"/>
          </w:divBdr>
        </w:div>
        <w:div w:id="992104361">
          <w:marLeft w:val="640"/>
          <w:marRight w:val="0"/>
          <w:marTop w:val="0"/>
          <w:marBottom w:val="0"/>
          <w:divBdr>
            <w:top w:val="none" w:sz="0" w:space="0" w:color="auto"/>
            <w:left w:val="none" w:sz="0" w:space="0" w:color="auto"/>
            <w:bottom w:val="none" w:sz="0" w:space="0" w:color="auto"/>
            <w:right w:val="none" w:sz="0" w:space="0" w:color="auto"/>
          </w:divBdr>
        </w:div>
      </w:divsChild>
    </w:div>
    <w:div w:id="525682392">
      <w:bodyDiv w:val="1"/>
      <w:marLeft w:val="0"/>
      <w:marRight w:val="0"/>
      <w:marTop w:val="0"/>
      <w:marBottom w:val="0"/>
      <w:divBdr>
        <w:top w:val="none" w:sz="0" w:space="0" w:color="auto"/>
        <w:left w:val="none" w:sz="0" w:space="0" w:color="auto"/>
        <w:bottom w:val="none" w:sz="0" w:space="0" w:color="auto"/>
        <w:right w:val="none" w:sz="0" w:space="0" w:color="auto"/>
      </w:divBdr>
      <w:divsChild>
        <w:div w:id="1080366537">
          <w:marLeft w:val="640"/>
          <w:marRight w:val="0"/>
          <w:marTop w:val="0"/>
          <w:marBottom w:val="0"/>
          <w:divBdr>
            <w:top w:val="none" w:sz="0" w:space="0" w:color="auto"/>
            <w:left w:val="none" w:sz="0" w:space="0" w:color="auto"/>
            <w:bottom w:val="none" w:sz="0" w:space="0" w:color="auto"/>
            <w:right w:val="none" w:sz="0" w:space="0" w:color="auto"/>
          </w:divBdr>
        </w:div>
        <w:div w:id="1384789139">
          <w:marLeft w:val="640"/>
          <w:marRight w:val="0"/>
          <w:marTop w:val="0"/>
          <w:marBottom w:val="0"/>
          <w:divBdr>
            <w:top w:val="none" w:sz="0" w:space="0" w:color="auto"/>
            <w:left w:val="none" w:sz="0" w:space="0" w:color="auto"/>
            <w:bottom w:val="none" w:sz="0" w:space="0" w:color="auto"/>
            <w:right w:val="none" w:sz="0" w:space="0" w:color="auto"/>
          </w:divBdr>
        </w:div>
        <w:div w:id="226885683">
          <w:marLeft w:val="640"/>
          <w:marRight w:val="0"/>
          <w:marTop w:val="0"/>
          <w:marBottom w:val="0"/>
          <w:divBdr>
            <w:top w:val="none" w:sz="0" w:space="0" w:color="auto"/>
            <w:left w:val="none" w:sz="0" w:space="0" w:color="auto"/>
            <w:bottom w:val="none" w:sz="0" w:space="0" w:color="auto"/>
            <w:right w:val="none" w:sz="0" w:space="0" w:color="auto"/>
          </w:divBdr>
        </w:div>
        <w:div w:id="909271696">
          <w:marLeft w:val="640"/>
          <w:marRight w:val="0"/>
          <w:marTop w:val="0"/>
          <w:marBottom w:val="0"/>
          <w:divBdr>
            <w:top w:val="none" w:sz="0" w:space="0" w:color="auto"/>
            <w:left w:val="none" w:sz="0" w:space="0" w:color="auto"/>
            <w:bottom w:val="none" w:sz="0" w:space="0" w:color="auto"/>
            <w:right w:val="none" w:sz="0" w:space="0" w:color="auto"/>
          </w:divBdr>
        </w:div>
        <w:div w:id="1554730921">
          <w:marLeft w:val="640"/>
          <w:marRight w:val="0"/>
          <w:marTop w:val="0"/>
          <w:marBottom w:val="0"/>
          <w:divBdr>
            <w:top w:val="none" w:sz="0" w:space="0" w:color="auto"/>
            <w:left w:val="none" w:sz="0" w:space="0" w:color="auto"/>
            <w:bottom w:val="none" w:sz="0" w:space="0" w:color="auto"/>
            <w:right w:val="none" w:sz="0" w:space="0" w:color="auto"/>
          </w:divBdr>
        </w:div>
        <w:div w:id="350301762">
          <w:marLeft w:val="640"/>
          <w:marRight w:val="0"/>
          <w:marTop w:val="0"/>
          <w:marBottom w:val="0"/>
          <w:divBdr>
            <w:top w:val="none" w:sz="0" w:space="0" w:color="auto"/>
            <w:left w:val="none" w:sz="0" w:space="0" w:color="auto"/>
            <w:bottom w:val="none" w:sz="0" w:space="0" w:color="auto"/>
            <w:right w:val="none" w:sz="0" w:space="0" w:color="auto"/>
          </w:divBdr>
        </w:div>
        <w:div w:id="621883945">
          <w:marLeft w:val="640"/>
          <w:marRight w:val="0"/>
          <w:marTop w:val="0"/>
          <w:marBottom w:val="0"/>
          <w:divBdr>
            <w:top w:val="none" w:sz="0" w:space="0" w:color="auto"/>
            <w:left w:val="none" w:sz="0" w:space="0" w:color="auto"/>
            <w:bottom w:val="none" w:sz="0" w:space="0" w:color="auto"/>
            <w:right w:val="none" w:sz="0" w:space="0" w:color="auto"/>
          </w:divBdr>
        </w:div>
        <w:div w:id="1850098835">
          <w:marLeft w:val="640"/>
          <w:marRight w:val="0"/>
          <w:marTop w:val="0"/>
          <w:marBottom w:val="0"/>
          <w:divBdr>
            <w:top w:val="none" w:sz="0" w:space="0" w:color="auto"/>
            <w:left w:val="none" w:sz="0" w:space="0" w:color="auto"/>
            <w:bottom w:val="none" w:sz="0" w:space="0" w:color="auto"/>
            <w:right w:val="none" w:sz="0" w:space="0" w:color="auto"/>
          </w:divBdr>
        </w:div>
        <w:div w:id="1306470147">
          <w:marLeft w:val="640"/>
          <w:marRight w:val="0"/>
          <w:marTop w:val="0"/>
          <w:marBottom w:val="0"/>
          <w:divBdr>
            <w:top w:val="none" w:sz="0" w:space="0" w:color="auto"/>
            <w:left w:val="none" w:sz="0" w:space="0" w:color="auto"/>
            <w:bottom w:val="none" w:sz="0" w:space="0" w:color="auto"/>
            <w:right w:val="none" w:sz="0" w:space="0" w:color="auto"/>
          </w:divBdr>
        </w:div>
      </w:divsChild>
    </w:div>
    <w:div w:id="527715916">
      <w:bodyDiv w:val="1"/>
      <w:marLeft w:val="0"/>
      <w:marRight w:val="0"/>
      <w:marTop w:val="0"/>
      <w:marBottom w:val="0"/>
      <w:divBdr>
        <w:top w:val="none" w:sz="0" w:space="0" w:color="auto"/>
        <w:left w:val="none" w:sz="0" w:space="0" w:color="auto"/>
        <w:bottom w:val="none" w:sz="0" w:space="0" w:color="auto"/>
        <w:right w:val="none" w:sz="0" w:space="0" w:color="auto"/>
      </w:divBdr>
      <w:divsChild>
        <w:div w:id="491023331">
          <w:marLeft w:val="640"/>
          <w:marRight w:val="0"/>
          <w:marTop w:val="0"/>
          <w:marBottom w:val="0"/>
          <w:divBdr>
            <w:top w:val="none" w:sz="0" w:space="0" w:color="auto"/>
            <w:left w:val="none" w:sz="0" w:space="0" w:color="auto"/>
            <w:bottom w:val="none" w:sz="0" w:space="0" w:color="auto"/>
            <w:right w:val="none" w:sz="0" w:space="0" w:color="auto"/>
          </w:divBdr>
        </w:div>
        <w:div w:id="455174580">
          <w:marLeft w:val="640"/>
          <w:marRight w:val="0"/>
          <w:marTop w:val="0"/>
          <w:marBottom w:val="0"/>
          <w:divBdr>
            <w:top w:val="none" w:sz="0" w:space="0" w:color="auto"/>
            <w:left w:val="none" w:sz="0" w:space="0" w:color="auto"/>
            <w:bottom w:val="none" w:sz="0" w:space="0" w:color="auto"/>
            <w:right w:val="none" w:sz="0" w:space="0" w:color="auto"/>
          </w:divBdr>
        </w:div>
        <w:div w:id="1338653875">
          <w:marLeft w:val="640"/>
          <w:marRight w:val="0"/>
          <w:marTop w:val="0"/>
          <w:marBottom w:val="0"/>
          <w:divBdr>
            <w:top w:val="none" w:sz="0" w:space="0" w:color="auto"/>
            <w:left w:val="none" w:sz="0" w:space="0" w:color="auto"/>
            <w:bottom w:val="none" w:sz="0" w:space="0" w:color="auto"/>
            <w:right w:val="none" w:sz="0" w:space="0" w:color="auto"/>
          </w:divBdr>
        </w:div>
        <w:div w:id="949972404">
          <w:marLeft w:val="640"/>
          <w:marRight w:val="0"/>
          <w:marTop w:val="0"/>
          <w:marBottom w:val="0"/>
          <w:divBdr>
            <w:top w:val="none" w:sz="0" w:space="0" w:color="auto"/>
            <w:left w:val="none" w:sz="0" w:space="0" w:color="auto"/>
            <w:bottom w:val="none" w:sz="0" w:space="0" w:color="auto"/>
            <w:right w:val="none" w:sz="0" w:space="0" w:color="auto"/>
          </w:divBdr>
        </w:div>
        <w:div w:id="784468886">
          <w:marLeft w:val="640"/>
          <w:marRight w:val="0"/>
          <w:marTop w:val="0"/>
          <w:marBottom w:val="0"/>
          <w:divBdr>
            <w:top w:val="none" w:sz="0" w:space="0" w:color="auto"/>
            <w:left w:val="none" w:sz="0" w:space="0" w:color="auto"/>
            <w:bottom w:val="none" w:sz="0" w:space="0" w:color="auto"/>
            <w:right w:val="none" w:sz="0" w:space="0" w:color="auto"/>
          </w:divBdr>
        </w:div>
        <w:div w:id="2025982424">
          <w:marLeft w:val="640"/>
          <w:marRight w:val="0"/>
          <w:marTop w:val="0"/>
          <w:marBottom w:val="0"/>
          <w:divBdr>
            <w:top w:val="none" w:sz="0" w:space="0" w:color="auto"/>
            <w:left w:val="none" w:sz="0" w:space="0" w:color="auto"/>
            <w:bottom w:val="none" w:sz="0" w:space="0" w:color="auto"/>
            <w:right w:val="none" w:sz="0" w:space="0" w:color="auto"/>
          </w:divBdr>
        </w:div>
        <w:div w:id="514078162">
          <w:marLeft w:val="640"/>
          <w:marRight w:val="0"/>
          <w:marTop w:val="0"/>
          <w:marBottom w:val="0"/>
          <w:divBdr>
            <w:top w:val="none" w:sz="0" w:space="0" w:color="auto"/>
            <w:left w:val="none" w:sz="0" w:space="0" w:color="auto"/>
            <w:bottom w:val="none" w:sz="0" w:space="0" w:color="auto"/>
            <w:right w:val="none" w:sz="0" w:space="0" w:color="auto"/>
          </w:divBdr>
        </w:div>
        <w:div w:id="1554776213">
          <w:marLeft w:val="640"/>
          <w:marRight w:val="0"/>
          <w:marTop w:val="0"/>
          <w:marBottom w:val="0"/>
          <w:divBdr>
            <w:top w:val="none" w:sz="0" w:space="0" w:color="auto"/>
            <w:left w:val="none" w:sz="0" w:space="0" w:color="auto"/>
            <w:bottom w:val="none" w:sz="0" w:space="0" w:color="auto"/>
            <w:right w:val="none" w:sz="0" w:space="0" w:color="auto"/>
          </w:divBdr>
        </w:div>
        <w:div w:id="1716079778">
          <w:marLeft w:val="640"/>
          <w:marRight w:val="0"/>
          <w:marTop w:val="0"/>
          <w:marBottom w:val="0"/>
          <w:divBdr>
            <w:top w:val="none" w:sz="0" w:space="0" w:color="auto"/>
            <w:left w:val="none" w:sz="0" w:space="0" w:color="auto"/>
            <w:bottom w:val="none" w:sz="0" w:space="0" w:color="auto"/>
            <w:right w:val="none" w:sz="0" w:space="0" w:color="auto"/>
          </w:divBdr>
        </w:div>
        <w:div w:id="65765009">
          <w:marLeft w:val="640"/>
          <w:marRight w:val="0"/>
          <w:marTop w:val="0"/>
          <w:marBottom w:val="0"/>
          <w:divBdr>
            <w:top w:val="none" w:sz="0" w:space="0" w:color="auto"/>
            <w:left w:val="none" w:sz="0" w:space="0" w:color="auto"/>
            <w:bottom w:val="none" w:sz="0" w:space="0" w:color="auto"/>
            <w:right w:val="none" w:sz="0" w:space="0" w:color="auto"/>
          </w:divBdr>
        </w:div>
        <w:div w:id="467624020">
          <w:marLeft w:val="640"/>
          <w:marRight w:val="0"/>
          <w:marTop w:val="0"/>
          <w:marBottom w:val="0"/>
          <w:divBdr>
            <w:top w:val="none" w:sz="0" w:space="0" w:color="auto"/>
            <w:left w:val="none" w:sz="0" w:space="0" w:color="auto"/>
            <w:bottom w:val="none" w:sz="0" w:space="0" w:color="auto"/>
            <w:right w:val="none" w:sz="0" w:space="0" w:color="auto"/>
          </w:divBdr>
        </w:div>
        <w:div w:id="532622243">
          <w:marLeft w:val="640"/>
          <w:marRight w:val="0"/>
          <w:marTop w:val="0"/>
          <w:marBottom w:val="0"/>
          <w:divBdr>
            <w:top w:val="none" w:sz="0" w:space="0" w:color="auto"/>
            <w:left w:val="none" w:sz="0" w:space="0" w:color="auto"/>
            <w:bottom w:val="none" w:sz="0" w:space="0" w:color="auto"/>
            <w:right w:val="none" w:sz="0" w:space="0" w:color="auto"/>
          </w:divBdr>
        </w:div>
      </w:divsChild>
    </w:div>
    <w:div w:id="570115036">
      <w:bodyDiv w:val="1"/>
      <w:marLeft w:val="0"/>
      <w:marRight w:val="0"/>
      <w:marTop w:val="0"/>
      <w:marBottom w:val="0"/>
      <w:divBdr>
        <w:top w:val="none" w:sz="0" w:space="0" w:color="auto"/>
        <w:left w:val="none" w:sz="0" w:space="0" w:color="auto"/>
        <w:bottom w:val="none" w:sz="0" w:space="0" w:color="auto"/>
        <w:right w:val="none" w:sz="0" w:space="0" w:color="auto"/>
      </w:divBdr>
      <w:divsChild>
        <w:div w:id="2113551904">
          <w:marLeft w:val="640"/>
          <w:marRight w:val="0"/>
          <w:marTop w:val="0"/>
          <w:marBottom w:val="0"/>
          <w:divBdr>
            <w:top w:val="none" w:sz="0" w:space="0" w:color="auto"/>
            <w:left w:val="none" w:sz="0" w:space="0" w:color="auto"/>
            <w:bottom w:val="none" w:sz="0" w:space="0" w:color="auto"/>
            <w:right w:val="none" w:sz="0" w:space="0" w:color="auto"/>
          </w:divBdr>
        </w:div>
        <w:div w:id="2097045333">
          <w:marLeft w:val="640"/>
          <w:marRight w:val="0"/>
          <w:marTop w:val="0"/>
          <w:marBottom w:val="0"/>
          <w:divBdr>
            <w:top w:val="none" w:sz="0" w:space="0" w:color="auto"/>
            <w:left w:val="none" w:sz="0" w:space="0" w:color="auto"/>
            <w:bottom w:val="none" w:sz="0" w:space="0" w:color="auto"/>
            <w:right w:val="none" w:sz="0" w:space="0" w:color="auto"/>
          </w:divBdr>
        </w:div>
        <w:div w:id="1416364927">
          <w:marLeft w:val="640"/>
          <w:marRight w:val="0"/>
          <w:marTop w:val="0"/>
          <w:marBottom w:val="0"/>
          <w:divBdr>
            <w:top w:val="none" w:sz="0" w:space="0" w:color="auto"/>
            <w:left w:val="none" w:sz="0" w:space="0" w:color="auto"/>
            <w:bottom w:val="none" w:sz="0" w:space="0" w:color="auto"/>
            <w:right w:val="none" w:sz="0" w:space="0" w:color="auto"/>
          </w:divBdr>
        </w:div>
        <w:div w:id="800540824">
          <w:marLeft w:val="640"/>
          <w:marRight w:val="0"/>
          <w:marTop w:val="0"/>
          <w:marBottom w:val="0"/>
          <w:divBdr>
            <w:top w:val="none" w:sz="0" w:space="0" w:color="auto"/>
            <w:left w:val="none" w:sz="0" w:space="0" w:color="auto"/>
            <w:bottom w:val="none" w:sz="0" w:space="0" w:color="auto"/>
            <w:right w:val="none" w:sz="0" w:space="0" w:color="auto"/>
          </w:divBdr>
        </w:div>
        <w:div w:id="2116289377">
          <w:marLeft w:val="640"/>
          <w:marRight w:val="0"/>
          <w:marTop w:val="0"/>
          <w:marBottom w:val="0"/>
          <w:divBdr>
            <w:top w:val="none" w:sz="0" w:space="0" w:color="auto"/>
            <w:left w:val="none" w:sz="0" w:space="0" w:color="auto"/>
            <w:bottom w:val="none" w:sz="0" w:space="0" w:color="auto"/>
            <w:right w:val="none" w:sz="0" w:space="0" w:color="auto"/>
          </w:divBdr>
        </w:div>
        <w:div w:id="719671192">
          <w:marLeft w:val="640"/>
          <w:marRight w:val="0"/>
          <w:marTop w:val="0"/>
          <w:marBottom w:val="0"/>
          <w:divBdr>
            <w:top w:val="none" w:sz="0" w:space="0" w:color="auto"/>
            <w:left w:val="none" w:sz="0" w:space="0" w:color="auto"/>
            <w:bottom w:val="none" w:sz="0" w:space="0" w:color="auto"/>
            <w:right w:val="none" w:sz="0" w:space="0" w:color="auto"/>
          </w:divBdr>
        </w:div>
        <w:div w:id="430662411">
          <w:marLeft w:val="640"/>
          <w:marRight w:val="0"/>
          <w:marTop w:val="0"/>
          <w:marBottom w:val="0"/>
          <w:divBdr>
            <w:top w:val="none" w:sz="0" w:space="0" w:color="auto"/>
            <w:left w:val="none" w:sz="0" w:space="0" w:color="auto"/>
            <w:bottom w:val="none" w:sz="0" w:space="0" w:color="auto"/>
            <w:right w:val="none" w:sz="0" w:space="0" w:color="auto"/>
          </w:divBdr>
        </w:div>
        <w:div w:id="968047424">
          <w:marLeft w:val="640"/>
          <w:marRight w:val="0"/>
          <w:marTop w:val="0"/>
          <w:marBottom w:val="0"/>
          <w:divBdr>
            <w:top w:val="none" w:sz="0" w:space="0" w:color="auto"/>
            <w:left w:val="none" w:sz="0" w:space="0" w:color="auto"/>
            <w:bottom w:val="none" w:sz="0" w:space="0" w:color="auto"/>
            <w:right w:val="none" w:sz="0" w:space="0" w:color="auto"/>
          </w:divBdr>
        </w:div>
        <w:div w:id="513225032">
          <w:marLeft w:val="640"/>
          <w:marRight w:val="0"/>
          <w:marTop w:val="0"/>
          <w:marBottom w:val="0"/>
          <w:divBdr>
            <w:top w:val="none" w:sz="0" w:space="0" w:color="auto"/>
            <w:left w:val="none" w:sz="0" w:space="0" w:color="auto"/>
            <w:bottom w:val="none" w:sz="0" w:space="0" w:color="auto"/>
            <w:right w:val="none" w:sz="0" w:space="0" w:color="auto"/>
          </w:divBdr>
        </w:div>
        <w:div w:id="849951970">
          <w:marLeft w:val="640"/>
          <w:marRight w:val="0"/>
          <w:marTop w:val="0"/>
          <w:marBottom w:val="0"/>
          <w:divBdr>
            <w:top w:val="none" w:sz="0" w:space="0" w:color="auto"/>
            <w:left w:val="none" w:sz="0" w:space="0" w:color="auto"/>
            <w:bottom w:val="none" w:sz="0" w:space="0" w:color="auto"/>
            <w:right w:val="none" w:sz="0" w:space="0" w:color="auto"/>
          </w:divBdr>
        </w:div>
        <w:div w:id="1004473081">
          <w:marLeft w:val="640"/>
          <w:marRight w:val="0"/>
          <w:marTop w:val="0"/>
          <w:marBottom w:val="0"/>
          <w:divBdr>
            <w:top w:val="none" w:sz="0" w:space="0" w:color="auto"/>
            <w:left w:val="none" w:sz="0" w:space="0" w:color="auto"/>
            <w:bottom w:val="none" w:sz="0" w:space="0" w:color="auto"/>
            <w:right w:val="none" w:sz="0" w:space="0" w:color="auto"/>
          </w:divBdr>
        </w:div>
        <w:div w:id="1950619320">
          <w:marLeft w:val="640"/>
          <w:marRight w:val="0"/>
          <w:marTop w:val="0"/>
          <w:marBottom w:val="0"/>
          <w:divBdr>
            <w:top w:val="none" w:sz="0" w:space="0" w:color="auto"/>
            <w:left w:val="none" w:sz="0" w:space="0" w:color="auto"/>
            <w:bottom w:val="none" w:sz="0" w:space="0" w:color="auto"/>
            <w:right w:val="none" w:sz="0" w:space="0" w:color="auto"/>
          </w:divBdr>
        </w:div>
      </w:divsChild>
    </w:div>
    <w:div w:id="570507686">
      <w:bodyDiv w:val="1"/>
      <w:marLeft w:val="0"/>
      <w:marRight w:val="0"/>
      <w:marTop w:val="0"/>
      <w:marBottom w:val="0"/>
      <w:divBdr>
        <w:top w:val="none" w:sz="0" w:space="0" w:color="auto"/>
        <w:left w:val="none" w:sz="0" w:space="0" w:color="auto"/>
        <w:bottom w:val="none" w:sz="0" w:space="0" w:color="auto"/>
        <w:right w:val="none" w:sz="0" w:space="0" w:color="auto"/>
      </w:divBdr>
      <w:divsChild>
        <w:div w:id="956989390">
          <w:marLeft w:val="640"/>
          <w:marRight w:val="0"/>
          <w:marTop w:val="0"/>
          <w:marBottom w:val="0"/>
          <w:divBdr>
            <w:top w:val="none" w:sz="0" w:space="0" w:color="auto"/>
            <w:left w:val="none" w:sz="0" w:space="0" w:color="auto"/>
            <w:bottom w:val="none" w:sz="0" w:space="0" w:color="auto"/>
            <w:right w:val="none" w:sz="0" w:space="0" w:color="auto"/>
          </w:divBdr>
        </w:div>
        <w:div w:id="997924142">
          <w:marLeft w:val="640"/>
          <w:marRight w:val="0"/>
          <w:marTop w:val="0"/>
          <w:marBottom w:val="0"/>
          <w:divBdr>
            <w:top w:val="none" w:sz="0" w:space="0" w:color="auto"/>
            <w:left w:val="none" w:sz="0" w:space="0" w:color="auto"/>
            <w:bottom w:val="none" w:sz="0" w:space="0" w:color="auto"/>
            <w:right w:val="none" w:sz="0" w:space="0" w:color="auto"/>
          </w:divBdr>
        </w:div>
        <w:div w:id="52313505">
          <w:marLeft w:val="640"/>
          <w:marRight w:val="0"/>
          <w:marTop w:val="0"/>
          <w:marBottom w:val="0"/>
          <w:divBdr>
            <w:top w:val="none" w:sz="0" w:space="0" w:color="auto"/>
            <w:left w:val="none" w:sz="0" w:space="0" w:color="auto"/>
            <w:bottom w:val="none" w:sz="0" w:space="0" w:color="auto"/>
            <w:right w:val="none" w:sz="0" w:space="0" w:color="auto"/>
          </w:divBdr>
        </w:div>
        <w:div w:id="1513375687">
          <w:marLeft w:val="640"/>
          <w:marRight w:val="0"/>
          <w:marTop w:val="0"/>
          <w:marBottom w:val="0"/>
          <w:divBdr>
            <w:top w:val="none" w:sz="0" w:space="0" w:color="auto"/>
            <w:left w:val="none" w:sz="0" w:space="0" w:color="auto"/>
            <w:bottom w:val="none" w:sz="0" w:space="0" w:color="auto"/>
            <w:right w:val="none" w:sz="0" w:space="0" w:color="auto"/>
          </w:divBdr>
        </w:div>
        <w:div w:id="886768801">
          <w:marLeft w:val="640"/>
          <w:marRight w:val="0"/>
          <w:marTop w:val="0"/>
          <w:marBottom w:val="0"/>
          <w:divBdr>
            <w:top w:val="none" w:sz="0" w:space="0" w:color="auto"/>
            <w:left w:val="none" w:sz="0" w:space="0" w:color="auto"/>
            <w:bottom w:val="none" w:sz="0" w:space="0" w:color="auto"/>
            <w:right w:val="none" w:sz="0" w:space="0" w:color="auto"/>
          </w:divBdr>
        </w:div>
        <w:div w:id="692223622">
          <w:marLeft w:val="640"/>
          <w:marRight w:val="0"/>
          <w:marTop w:val="0"/>
          <w:marBottom w:val="0"/>
          <w:divBdr>
            <w:top w:val="none" w:sz="0" w:space="0" w:color="auto"/>
            <w:left w:val="none" w:sz="0" w:space="0" w:color="auto"/>
            <w:bottom w:val="none" w:sz="0" w:space="0" w:color="auto"/>
            <w:right w:val="none" w:sz="0" w:space="0" w:color="auto"/>
          </w:divBdr>
        </w:div>
        <w:div w:id="356197021">
          <w:marLeft w:val="640"/>
          <w:marRight w:val="0"/>
          <w:marTop w:val="0"/>
          <w:marBottom w:val="0"/>
          <w:divBdr>
            <w:top w:val="none" w:sz="0" w:space="0" w:color="auto"/>
            <w:left w:val="none" w:sz="0" w:space="0" w:color="auto"/>
            <w:bottom w:val="none" w:sz="0" w:space="0" w:color="auto"/>
            <w:right w:val="none" w:sz="0" w:space="0" w:color="auto"/>
          </w:divBdr>
        </w:div>
        <w:div w:id="99227044">
          <w:marLeft w:val="640"/>
          <w:marRight w:val="0"/>
          <w:marTop w:val="0"/>
          <w:marBottom w:val="0"/>
          <w:divBdr>
            <w:top w:val="none" w:sz="0" w:space="0" w:color="auto"/>
            <w:left w:val="none" w:sz="0" w:space="0" w:color="auto"/>
            <w:bottom w:val="none" w:sz="0" w:space="0" w:color="auto"/>
            <w:right w:val="none" w:sz="0" w:space="0" w:color="auto"/>
          </w:divBdr>
        </w:div>
        <w:div w:id="1192843087">
          <w:marLeft w:val="640"/>
          <w:marRight w:val="0"/>
          <w:marTop w:val="0"/>
          <w:marBottom w:val="0"/>
          <w:divBdr>
            <w:top w:val="none" w:sz="0" w:space="0" w:color="auto"/>
            <w:left w:val="none" w:sz="0" w:space="0" w:color="auto"/>
            <w:bottom w:val="none" w:sz="0" w:space="0" w:color="auto"/>
            <w:right w:val="none" w:sz="0" w:space="0" w:color="auto"/>
          </w:divBdr>
        </w:div>
      </w:divsChild>
    </w:div>
    <w:div w:id="612635067">
      <w:bodyDiv w:val="1"/>
      <w:marLeft w:val="0"/>
      <w:marRight w:val="0"/>
      <w:marTop w:val="0"/>
      <w:marBottom w:val="0"/>
      <w:divBdr>
        <w:top w:val="none" w:sz="0" w:space="0" w:color="auto"/>
        <w:left w:val="none" w:sz="0" w:space="0" w:color="auto"/>
        <w:bottom w:val="none" w:sz="0" w:space="0" w:color="auto"/>
        <w:right w:val="none" w:sz="0" w:space="0" w:color="auto"/>
      </w:divBdr>
      <w:divsChild>
        <w:div w:id="76830216">
          <w:marLeft w:val="640"/>
          <w:marRight w:val="0"/>
          <w:marTop w:val="0"/>
          <w:marBottom w:val="0"/>
          <w:divBdr>
            <w:top w:val="none" w:sz="0" w:space="0" w:color="auto"/>
            <w:left w:val="none" w:sz="0" w:space="0" w:color="auto"/>
            <w:bottom w:val="none" w:sz="0" w:space="0" w:color="auto"/>
            <w:right w:val="none" w:sz="0" w:space="0" w:color="auto"/>
          </w:divBdr>
        </w:div>
        <w:div w:id="501092183">
          <w:marLeft w:val="640"/>
          <w:marRight w:val="0"/>
          <w:marTop w:val="0"/>
          <w:marBottom w:val="0"/>
          <w:divBdr>
            <w:top w:val="none" w:sz="0" w:space="0" w:color="auto"/>
            <w:left w:val="none" w:sz="0" w:space="0" w:color="auto"/>
            <w:bottom w:val="none" w:sz="0" w:space="0" w:color="auto"/>
            <w:right w:val="none" w:sz="0" w:space="0" w:color="auto"/>
          </w:divBdr>
        </w:div>
        <w:div w:id="2100830768">
          <w:marLeft w:val="640"/>
          <w:marRight w:val="0"/>
          <w:marTop w:val="0"/>
          <w:marBottom w:val="0"/>
          <w:divBdr>
            <w:top w:val="none" w:sz="0" w:space="0" w:color="auto"/>
            <w:left w:val="none" w:sz="0" w:space="0" w:color="auto"/>
            <w:bottom w:val="none" w:sz="0" w:space="0" w:color="auto"/>
            <w:right w:val="none" w:sz="0" w:space="0" w:color="auto"/>
          </w:divBdr>
        </w:div>
        <w:div w:id="275063084">
          <w:marLeft w:val="640"/>
          <w:marRight w:val="0"/>
          <w:marTop w:val="0"/>
          <w:marBottom w:val="0"/>
          <w:divBdr>
            <w:top w:val="none" w:sz="0" w:space="0" w:color="auto"/>
            <w:left w:val="none" w:sz="0" w:space="0" w:color="auto"/>
            <w:bottom w:val="none" w:sz="0" w:space="0" w:color="auto"/>
            <w:right w:val="none" w:sz="0" w:space="0" w:color="auto"/>
          </w:divBdr>
        </w:div>
        <w:div w:id="463694989">
          <w:marLeft w:val="640"/>
          <w:marRight w:val="0"/>
          <w:marTop w:val="0"/>
          <w:marBottom w:val="0"/>
          <w:divBdr>
            <w:top w:val="none" w:sz="0" w:space="0" w:color="auto"/>
            <w:left w:val="none" w:sz="0" w:space="0" w:color="auto"/>
            <w:bottom w:val="none" w:sz="0" w:space="0" w:color="auto"/>
            <w:right w:val="none" w:sz="0" w:space="0" w:color="auto"/>
          </w:divBdr>
        </w:div>
        <w:div w:id="2051760604">
          <w:marLeft w:val="640"/>
          <w:marRight w:val="0"/>
          <w:marTop w:val="0"/>
          <w:marBottom w:val="0"/>
          <w:divBdr>
            <w:top w:val="none" w:sz="0" w:space="0" w:color="auto"/>
            <w:left w:val="none" w:sz="0" w:space="0" w:color="auto"/>
            <w:bottom w:val="none" w:sz="0" w:space="0" w:color="auto"/>
            <w:right w:val="none" w:sz="0" w:space="0" w:color="auto"/>
          </w:divBdr>
        </w:div>
        <w:div w:id="1196115864">
          <w:marLeft w:val="640"/>
          <w:marRight w:val="0"/>
          <w:marTop w:val="0"/>
          <w:marBottom w:val="0"/>
          <w:divBdr>
            <w:top w:val="none" w:sz="0" w:space="0" w:color="auto"/>
            <w:left w:val="none" w:sz="0" w:space="0" w:color="auto"/>
            <w:bottom w:val="none" w:sz="0" w:space="0" w:color="auto"/>
            <w:right w:val="none" w:sz="0" w:space="0" w:color="auto"/>
          </w:divBdr>
        </w:div>
        <w:div w:id="850490227">
          <w:marLeft w:val="640"/>
          <w:marRight w:val="0"/>
          <w:marTop w:val="0"/>
          <w:marBottom w:val="0"/>
          <w:divBdr>
            <w:top w:val="none" w:sz="0" w:space="0" w:color="auto"/>
            <w:left w:val="none" w:sz="0" w:space="0" w:color="auto"/>
            <w:bottom w:val="none" w:sz="0" w:space="0" w:color="auto"/>
            <w:right w:val="none" w:sz="0" w:space="0" w:color="auto"/>
          </w:divBdr>
        </w:div>
        <w:div w:id="1064989131">
          <w:marLeft w:val="640"/>
          <w:marRight w:val="0"/>
          <w:marTop w:val="0"/>
          <w:marBottom w:val="0"/>
          <w:divBdr>
            <w:top w:val="none" w:sz="0" w:space="0" w:color="auto"/>
            <w:left w:val="none" w:sz="0" w:space="0" w:color="auto"/>
            <w:bottom w:val="none" w:sz="0" w:space="0" w:color="auto"/>
            <w:right w:val="none" w:sz="0" w:space="0" w:color="auto"/>
          </w:divBdr>
        </w:div>
      </w:divsChild>
    </w:div>
    <w:div w:id="640770025">
      <w:bodyDiv w:val="1"/>
      <w:marLeft w:val="0"/>
      <w:marRight w:val="0"/>
      <w:marTop w:val="0"/>
      <w:marBottom w:val="0"/>
      <w:divBdr>
        <w:top w:val="none" w:sz="0" w:space="0" w:color="auto"/>
        <w:left w:val="none" w:sz="0" w:space="0" w:color="auto"/>
        <w:bottom w:val="none" w:sz="0" w:space="0" w:color="auto"/>
        <w:right w:val="none" w:sz="0" w:space="0" w:color="auto"/>
      </w:divBdr>
      <w:divsChild>
        <w:div w:id="1990590988">
          <w:marLeft w:val="640"/>
          <w:marRight w:val="0"/>
          <w:marTop w:val="0"/>
          <w:marBottom w:val="0"/>
          <w:divBdr>
            <w:top w:val="none" w:sz="0" w:space="0" w:color="auto"/>
            <w:left w:val="none" w:sz="0" w:space="0" w:color="auto"/>
            <w:bottom w:val="none" w:sz="0" w:space="0" w:color="auto"/>
            <w:right w:val="none" w:sz="0" w:space="0" w:color="auto"/>
          </w:divBdr>
        </w:div>
        <w:div w:id="49228861">
          <w:marLeft w:val="640"/>
          <w:marRight w:val="0"/>
          <w:marTop w:val="0"/>
          <w:marBottom w:val="0"/>
          <w:divBdr>
            <w:top w:val="none" w:sz="0" w:space="0" w:color="auto"/>
            <w:left w:val="none" w:sz="0" w:space="0" w:color="auto"/>
            <w:bottom w:val="none" w:sz="0" w:space="0" w:color="auto"/>
            <w:right w:val="none" w:sz="0" w:space="0" w:color="auto"/>
          </w:divBdr>
        </w:div>
        <w:div w:id="698698774">
          <w:marLeft w:val="640"/>
          <w:marRight w:val="0"/>
          <w:marTop w:val="0"/>
          <w:marBottom w:val="0"/>
          <w:divBdr>
            <w:top w:val="none" w:sz="0" w:space="0" w:color="auto"/>
            <w:left w:val="none" w:sz="0" w:space="0" w:color="auto"/>
            <w:bottom w:val="none" w:sz="0" w:space="0" w:color="auto"/>
            <w:right w:val="none" w:sz="0" w:space="0" w:color="auto"/>
          </w:divBdr>
        </w:div>
        <w:div w:id="2066562649">
          <w:marLeft w:val="640"/>
          <w:marRight w:val="0"/>
          <w:marTop w:val="0"/>
          <w:marBottom w:val="0"/>
          <w:divBdr>
            <w:top w:val="none" w:sz="0" w:space="0" w:color="auto"/>
            <w:left w:val="none" w:sz="0" w:space="0" w:color="auto"/>
            <w:bottom w:val="none" w:sz="0" w:space="0" w:color="auto"/>
            <w:right w:val="none" w:sz="0" w:space="0" w:color="auto"/>
          </w:divBdr>
        </w:div>
        <w:div w:id="2141339451">
          <w:marLeft w:val="640"/>
          <w:marRight w:val="0"/>
          <w:marTop w:val="0"/>
          <w:marBottom w:val="0"/>
          <w:divBdr>
            <w:top w:val="none" w:sz="0" w:space="0" w:color="auto"/>
            <w:left w:val="none" w:sz="0" w:space="0" w:color="auto"/>
            <w:bottom w:val="none" w:sz="0" w:space="0" w:color="auto"/>
            <w:right w:val="none" w:sz="0" w:space="0" w:color="auto"/>
          </w:divBdr>
        </w:div>
        <w:div w:id="1554191628">
          <w:marLeft w:val="640"/>
          <w:marRight w:val="0"/>
          <w:marTop w:val="0"/>
          <w:marBottom w:val="0"/>
          <w:divBdr>
            <w:top w:val="none" w:sz="0" w:space="0" w:color="auto"/>
            <w:left w:val="none" w:sz="0" w:space="0" w:color="auto"/>
            <w:bottom w:val="none" w:sz="0" w:space="0" w:color="auto"/>
            <w:right w:val="none" w:sz="0" w:space="0" w:color="auto"/>
          </w:divBdr>
        </w:div>
        <w:div w:id="38483747">
          <w:marLeft w:val="640"/>
          <w:marRight w:val="0"/>
          <w:marTop w:val="0"/>
          <w:marBottom w:val="0"/>
          <w:divBdr>
            <w:top w:val="none" w:sz="0" w:space="0" w:color="auto"/>
            <w:left w:val="none" w:sz="0" w:space="0" w:color="auto"/>
            <w:bottom w:val="none" w:sz="0" w:space="0" w:color="auto"/>
            <w:right w:val="none" w:sz="0" w:space="0" w:color="auto"/>
          </w:divBdr>
        </w:div>
        <w:div w:id="1173759950">
          <w:marLeft w:val="640"/>
          <w:marRight w:val="0"/>
          <w:marTop w:val="0"/>
          <w:marBottom w:val="0"/>
          <w:divBdr>
            <w:top w:val="none" w:sz="0" w:space="0" w:color="auto"/>
            <w:left w:val="none" w:sz="0" w:space="0" w:color="auto"/>
            <w:bottom w:val="none" w:sz="0" w:space="0" w:color="auto"/>
            <w:right w:val="none" w:sz="0" w:space="0" w:color="auto"/>
          </w:divBdr>
        </w:div>
        <w:div w:id="205609277">
          <w:marLeft w:val="640"/>
          <w:marRight w:val="0"/>
          <w:marTop w:val="0"/>
          <w:marBottom w:val="0"/>
          <w:divBdr>
            <w:top w:val="none" w:sz="0" w:space="0" w:color="auto"/>
            <w:left w:val="none" w:sz="0" w:space="0" w:color="auto"/>
            <w:bottom w:val="none" w:sz="0" w:space="0" w:color="auto"/>
            <w:right w:val="none" w:sz="0" w:space="0" w:color="auto"/>
          </w:divBdr>
        </w:div>
      </w:divsChild>
    </w:div>
    <w:div w:id="640816067">
      <w:bodyDiv w:val="1"/>
      <w:marLeft w:val="0"/>
      <w:marRight w:val="0"/>
      <w:marTop w:val="0"/>
      <w:marBottom w:val="0"/>
      <w:divBdr>
        <w:top w:val="none" w:sz="0" w:space="0" w:color="auto"/>
        <w:left w:val="none" w:sz="0" w:space="0" w:color="auto"/>
        <w:bottom w:val="none" w:sz="0" w:space="0" w:color="auto"/>
        <w:right w:val="none" w:sz="0" w:space="0" w:color="auto"/>
      </w:divBdr>
      <w:divsChild>
        <w:div w:id="1362827380">
          <w:marLeft w:val="640"/>
          <w:marRight w:val="0"/>
          <w:marTop w:val="0"/>
          <w:marBottom w:val="0"/>
          <w:divBdr>
            <w:top w:val="none" w:sz="0" w:space="0" w:color="auto"/>
            <w:left w:val="none" w:sz="0" w:space="0" w:color="auto"/>
            <w:bottom w:val="none" w:sz="0" w:space="0" w:color="auto"/>
            <w:right w:val="none" w:sz="0" w:space="0" w:color="auto"/>
          </w:divBdr>
        </w:div>
        <w:div w:id="402799856">
          <w:marLeft w:val="640"/>
          <w:marRight w:val="0"/>
          <w:marTop w:val="0"/>
          <w:marBottom w:val="0"/>
          <w:divBdr>
            <w:top w:val="none" w:sz="0" w:space="0" w:color="auto"/>
            <w:left w:val="none" w:sz="0" w:space="0" w:color="auto"/>
            <w:bottom w:val="none" w:sz="0" w:space="0" w:color="auto"/>
            <w:right w:val="none" w:sz="0" w:space="0" w:color="auto"/>
          </w:divBdr>
        </w:div>
        <w:div w:id="1315184160">
          <w:marLeft w:val="640"/>
          <w:marRight w:val="0"/>
          <w:marTop w:val="0"/>
          <w:marBottom w:val="0"/>
          <w:divBdr>
            <w:top w:val="none" w:sz="0" w:space="0" w:color="auto"/>
            <w:left w:val="none" w:sz="0" w:space="0" w:color="auto"/>
            <w:bottom w:val="none" w:sz="0" w:space="0" w:color="auto"/>
            <w:right w:val="none" w:sz="0" w:space="0" w:color="auto"/>
          </w:divBdr>
        </w:div>
        <w:div w:id="1226992458">
          <w:marLeft w:val="640"/>
          <w:marRight w:val="0"/>
          <w:marTop w:val="0"/>
          <w:marBottom w:val="0"/>
          <w:divBdr>
            <w:top w:val="none" w:sz="0" w:space="0" w:color="auto"/>
            <w:left w:val="none" w:sz="0" w:space="0" w:color="auto"/>
            <w:bottom w:val="none" w:sz="0" w:space="0" w:color="auto"/>
            <w:right w:val="none" w:sz="0" w:space="0" w:color="auto"/>
          </w:divBdr>
        </w:div>
        <w:div w:id="719209579">
          <w:marLeft w:val="640"/>
          <w:marRight w:val="0"/>
          <w:marTop w:val="0"/>
          <w:marBottom w:val="0"/>
          <w:divBdr>
            <w:top w:val="none" w:sz="0" w:space="0" w:color="auto"/>
            <w:left w:val="none" w:sz="0" w:space="0" w:color="auto"/>
            <w:bottom w:val="none" w:sz="0" w:space="0" w:color="auto"/>
            <w:right w:val="none" w:sz="0" w:space="0" w:color="auto"/>
          </w:divBdr>
        </w:div>
        <w:div w:id="1342196382">
          <w:marLeft w:val="640"/>
          <w:marRight w:val="0"/>
          <w:marTop w:val="0"/>
          <w:marBottom w:val="0"/>
          <w:divBdr>
            <w:top w:val="none" w:sz="0" w:space="0" w:color="auto"/>
            <w:left w:val="none" w:sz="0" w:space="0" w:color="auto"/>
            <w:bottom w:val="none" w:sz="0" w:space="0" w:color="auto"/>
            <w:right w:val="none" w:sz="0" w:space="0" w:color="auto"/>
          </w:divBdr>
        </w:div>
        <w:div w:id="478037131">
          <w:marLeft w:val="640"/>
          <w:marRight w:val="0"/>
          <w:marTop w:val="0"/>
          <w:marBottom w:val="0"/>
          <w:divBdr>
            <w:top w:val="none" w:sz="0" w:space="0" w:color="auto"/>
            <w:left w:val="none" w:sz="0" w:space="0" w:color="auto"/>
            <w:bottom w:val="none" w:sz="0" w:space="0" w:color="auto"/>
            <w:right w:val="none" w:sz="0" w:space="0" w:color="auto"/>
          </w:divBdr>
        </w:div>
        <w:div w:id="739250845">
          <w:marLeft w:val="640"/>
          <w:marRight w:val="0"/>
          <w:marTop w:val="0"/>
          <w:marBottom w:val="0"/>
          <w:divBdr>
            <w:top w:val="none" w:sz="0" w:space="0" w:color="auto"/>
            <w:left w:val="none" w:sz="0" w:space="0" w:color="auto"/>
            <w:bottom w:val="none" w:sz="0" w:space="0" w:color="auto"/>
            <w:right w:val="none" w:sz="0" w:space="0" w:color="auto"/>
          </w:divBdr>
        </w:div>
        <w:div w:id="475491490">
          <w:marLeft w:val="640"/>
          <w:marRight w:val="0"/>
          <w:marTop w:val="0"/>
          <w:marBottom w:val="0"/>
          <w:divBdr>
            <w:top w:val="none" w:sz="0" w:space="0" w:color="auto"/>
            <w:left w:val="none" w:sz="0" w:space="0" w:color="auto"/>
            <w:bottom w:val="none" w:sz="0" w:space="0" w:color="auto"/>
            <w:right w:val="none" w:sz="0" w:space="0" w:color="auto"/>
          </w:divBdr>
        </w:div>
      </w:divsChild>
    </w:div>
    <w:div w:id="655912728">
      <w:bodyDiv w:val="1"/>
      <w:marLeft w:val="0"/>
      <w:marRight w:val="0"/>
      <w:marTop w:val="0"/>
      <w:marBottom w:val="0"/>
      <w:divBdr>
        <w:top w:val="none" w:sz="0" w:space="0" w:color="auto"/>
        <w:left w:val="none" w:sz="0" w:space="0" w:color="auto"/>
        <w:bottom w:val="none" w:sz="0" w:space="0" w:color="auto"/>
        <w:right w:val="none" w:sz="0" w:space="0" w:color="auto"/>
      </w:divBdr>
      <w:divsChild>
        <w:div w:id="1664820952">
          <w:marLeft w:val="640"/>
          <w:marRight w:val="0"/>
          <w:marTop w:val="0"/>
          <w:marBottom w:val="0"/>
          <w:divBdr>
            <w:top w:val="none" w:sz="0" w:space="0" w:color="auto"/>
            <w:left w:val="none" w:sz="0" w:space="0" w:color="auto"/>
            <w:bottom w:val="none" w:sz="0" w:space="0" w:color="auto"/>
            <w:right w:val="none" w:sz="0" w:space="0" w:color="auto"/>
          </w:divBdr>
        </w:div>
        <w:div w:id="790366107">
          <w:marLeft w:val="640"/>
          <w:marRight w:val="0"/>
          <w:marTop w:val="0"/>
          <w:marBottom w:val="0"/>
          <w:divBdr>
            <w:top w:val="none" w:sz="0" w:space="0" w:color="auto"/>
            <w:left w:val="none" w:sz="0" w:space="0" w:color="auto"/>
            <w:bottom w:val="none" w:sz="0" w:space="0" w:color="auto"/>
            <w:right w:val="none" w:sz="0" w:space="0" w:color="auto"/>
          </w:divBdr>
        </w:div>
        <w:div w:id="1269582118">
          <w:marLeft w:val="640"/>
          <w:marRight w:val="0"/>
          <w:marTop w:val="0"/>
          <w:marBottom w:val="0"/>
          <w:divBdr>
            <w:top w:val="none" w:sz="0" w:space="0" w:color="auto"/>
            <w:left w:val="none" w:sz="0" w:space="0" w:color="auto"/>
            <w:bottom w:val="none" w:sz="0" w:space="0" w:color="auto"/>
            <w:right w:val="none" w:sz="0" w:space="0" w:color="auto"/>
          </w:divBdr>
        </w:div>
        <w:div w:id="1554586569">
          <w:marLeft w:val="640"/>
          <w:marRight w:val="0"/>
          <w:marTop w:val="0"/>
          <w:marBottom w:val="0"/>
          <w:divBdr>
            <w:top w:val="none" w:sz="0" w:space="0" w:color="auto"/>
            <w:left w:val="none" w:sz="0" w:space="0" w:color="auto"/>
            <w:bottom w:val="none" w:sz="0" w:space="0" w:color="auto"/>
            <w:right w:val="none" w:sz="0" w:space="0" w:color="auto"/>
          </w:divBdr>
        </w:div>
        <w:div w:id="116875096">
          <w:marLeft w:val="640"/>
          <w:marRight w:val="0"/>
          <w:marTop w:val="0"/>
          <w:marBottom w:val="0"/>
          <w:divBdr>
            <w:top w:val="none" w:sz="0" w:space="0" w:color="auto"/>
            <w:left w:val="none" w:sz="0" w:space="0" w:color="auto"/>
            <w:bottom w:val="none" w:sz="0" w:space="0" w:color="auto"/>
            <w:right w:val="none" w:sz="0" w:space="0" w:color="auto"/>
          </w:divBdr>
        </w:div>
        <w:div w:id="1446734966">
          <w:marLeft w:val="640"/>
          <w:marRight w:val="0"/>
          <w:marTop w:val="0"/>
          <w:marBottom w:val="0"/>
          <w:divBdr>
            <w:top w:val="none" w:sz="0" w:space="0" w:color="auto"/>
            <w:left w:val="none" w:sz="0" w:space="0" w:color="auto"/>
            <w:bottom w:val="none" w:sz="0" w:space="0" w:color="auto"/>
            <w:right w:val="none" w:sz="0" w:space="0" w:color="auto"/>
          </w:divBdr>
        </w:div>
        <w:div w:id="580212783">
          <w:marLeft w:val="640"/>
          <w:marRight w:val="0"/>
          <w:marTop w:val="0"/>
          <w:marBottom w:val="0"/>
          <w:divBdr>
            <w:top w:val="none" w:sz="0" w:space="0" w:color="auto"/>
            <w:left w:val="none" w:sz="0" w:space="0" w:color="auto"/>
            <w:bottom w:val="none" w:sz="0" w:space="0" w:color="auto"/>
            <w:right w:val="none" w:sz="0" w:space="0" w:color="auto"/>
          </w:divBdr>
        </w:div>
        <w:div w:id="640354513">
          <w:marLeft w:val="640"/>
          <w:marRight w:val="0"/>
          <w:marTop w:val="0"/>
          <w:marBottom w:val="0"/>
          <w:divBdr>
            <w:top w:val="none" w:sz="0" w:space="0" w:color="auto"/>
            <w:left w:val="none" w:sz="0" w:space="0" w:color="auto"/>
            <w:bottom w:val="none" w:sz="0" w:space="0" w:color="auto"/>
            <w:right w:val="none" w:sz="0" w:space="0" w:color="auto"/>
          </w:divBdr>
        </w:div>
        <w:div w:id="1321035921">
          <w:marLeft w:val="640"/>
          <w:marRight w:val="0"/>
          <w:marTop w:val="0"/>
          <w:marBottom w:val="0"/>
          <w:divBdr>
            <w:top w:val="none" w:sz="0" w:space="0" w:color="auto"/>
            <w:left w:val="none" w:sz="0" w:space="0" w:color="auto"/>
            <w:bottom w:val="none" w:sz="0" w:space="0" w:color="auto"/>
            <w:right w:val="none" w:sz="0" w:space="0" w:color="auto"/>
          </w:divBdr>
        </w:div>
      </w:divsChild>
    </w:div>
    <w:div w:id="661617376">
      <w:bodyDiv w:val="1"/>
      <w:marLeft w:val="0"/>
      <w:marRight w:val="0"/>
      <w:marTop w:val="0"/>
      <w:marBottom w:val="0"/>
      <w:divBdr>
        <w:top w:val="none" w:sz="0" w:space="0" w:color="auto"/>
        <w:left w:val="none" w:sz="0" w:space="0" w:color="auto"/>
        <w:bottom w:val="none" w:sz="0" w:space="0" w:color="auto"/>
        <w:right w:val="none" w:sz="0" w:space="0" w:color="auto"/>
      </w:divBdr>
      <w:divsChild>
        <w:div w:id="1083528423">
          <w:marLeft w:val="640"/>
          <w:marRight w:val="0"/>
          <w:marTop w:val="0"/>
          <w:marBottom w:val="0"/>
          <w:divBdr>
            <w:top w:val="none" w:sz="0" w:space="0" w:color="auto"/>
            <w:left w:val="none" w:sz="0" w:space="0" w:color="auto"/>
            <w:bottom w:val="none" w:sz="0" w:space="0" w:color="auto"/>
            <w:right w:val="none" w:sz="0" w:space="0" w:color="auto"/>
          </w:divBdr>
        </w:div>
        <w:div w:id="1092775101">
          <w:marLeft w:val="640"/>
          <w:marRight w:val="0"/>
          <w:marTop w:val="0"/>
          <w:marBottom w:val="0"/>
          <w:divBdr>
            <w:top w:val="none" w:sz="0" w:space="0" w:color="auto"/>
            <w:left w:val="none" w:sz="0" w:space="0" w:color="auto"/>
            <w:bottom w:val="none" w:sz="0" w:space="0" w:color="auto"/>
            <w:right w:val="none" w:sz="0" w:space="0" w:color="auto"/>
          </w:divBdr>
        </w:div>
        <w:div w:id="894121212">
          <w:marLeft w:val="640"/>
          <w:marRight w:val="0"/>
          <w:marTop w:val="0"/>
          <w:marBottom w:val="0"/>
          <w:divBdr>
            <w:top w:val="none" w:sz="0" w:space="0" w:color="auto"/>
            <w:left w:val="none" w:sz="0" w:space="0" w:color="auto"/>
            <w:bottom w:val="none" w:sz="0" w:space="0" w:color="auto"/>
            <w:right w:val="none" w:sz="0" w:space="0" w:color="auto"/>
          </w:divBdr>
        </w:div>
        <w:div w:id="741878762">
          <w:marLeft w:val="640"/>
          <w:marRight w:val="0"/>
          <w:marTop w:val="0"/>
          <w:marBottom w:val="0"/>
          <w:divBdr>
            <w:top w:val="none" w:sz="0" w:space="0" w:color="auto"/>
            <w:left w:val="none" w:sz="0" w:space="0" w:color="auto"/>
            <w:bottom w:val="none" w:sz="0" w:space="0" w:color="auto"/>
            <w:right w:val="none" w:sz="0" w:space="0" w:color="auto"/>
          </w:divBdr>
        </w:div>
        <w:div w:id="1119027470">
          <w:marLeft w:val="640"/>
          <w:marRight w:val="0"/>
          <w:marTop w:val="0"/>
          <w:marBottom w:val="0"/>
          <w:divBdr>
            <w:top w:val="none" w:sz="0" w:space="0" w:color="auto"/>
            <w:left w:val="none" w:sz="0" w:space="0" w:color="auto"/>
            <w:bottom w:val="none" w:sz="0" w:space="0" w:color="auto"/>
            <w:right w:val="none" w:sz="0" w:space="0" w:color="auto"/>
          </w:divBdr>
        </w:div>
        <w:div w:id="283733262">
          <w:marLeft w:val="640"/>
          <w:marRight w:val="0"/>
          <w:marTop w:val="0"/>
          <w:marBottom w:val="0"/>
          <w:divBdr>
            <w:top w:val="none" w:sz="0" w:space="0" w:color="auto"/>
            <w:left w:val="none" w:sz="0" w:space="0" w:color="auto"/>
            <w:bottom w:val="none" w:sz="0" w:space="0" w:color="auto"/>
            <w:right w:val="none" w:sz="0" w:space="0" w:color="auto"/>
          </w:divBdr>
        </w:div>
        <w:div w:id="1483697382">
          <w:marLeft w:val="640"/>
          <w:marRight w:val="0"/>
          <w:marTop w:val="0"/>
          <w:marBottom w:val="0"/>
          <w:divBdr>
            <w:top w:val="none" w:sz="0" w:space="0" w:color="auto"/>
            <w:left w:val="none" w:sz="0" w:space="0" w:color="auto"/>
            <w:bottom w:val="none" w:sz="0" w:space="0" w:color="auto"/>
            <w:right w:val="none" w:sz="0" w:space="0" w:color="auto"/>
          </w:divBdr>
        </w:div>
        <w:div w:id="1462917081">
          <w:marLeft w:val="640"/>
          <w:marRight w:val="0"/>
          <w:marTop w:val="0"/>
          <w:marBottom w:val="0"/>
          <w:divBdr>
            <w:top w:val="none" w:sz="0" w:space="0" w:color="auto"/>
            <w:left w:val="none" w:sz="0" w:space="0" w:color="auto"/>
            <w:bottom w:val="none" w:sz="0" w:space="0" w:color="auto"/>
            <w:right w:val="none" w:sz="0" w:space="0" w:color="auto"/>
          </w:divBdr>
        </w:div>
        <w:div w:id="1098258511">
          <w:marLeft w:val="640"/>
          <w:marRight w:val="0"/>
          <w:marTop w:val="0"/>
          <w:marBottom w:val="0"/>
          <w:divBdr>
            <w:top w:val="none" w:sz="0" w:space="0" w:color="auto"/>
            <w:left w:val="none" w:sz="0" w:space="0" w:color="auto"/>
            <w:bottom w:val="none" w:sz="0" w:space="0" w:color="auto"/>
            <w:right w:val="none" w:sz="0" w:space="0" w:color="auto"/>
          </w:divBdr>
        </w:div>
      </w:divsChild>
    </w:div>
    <w:div w:id="663313540">
      <w:bodyDiv w:val="1"/>
      <w:marLeft w:val="0"/>
      <w:marRight w:val="0"/>
      <w:marTop w:val="0"/>
      <w:marBottom w:val="0"/>
      <w:divBdr>
        <w:top w:val="none" w:sz="0" w:space="0" w:color="auto"/>
        <w:left w:val="none" w:sz="0" w:space="0" w:color="auto"/>
        <w:bottom w:val="none" w:sz="0" w:space="0" w:color="auto"/>
        <w:right w:val="none" w:sz="0" w:space="0" w:color="auto"/>
      </w:divBdr>
      <w:divsChild>
        <w:div w:id="1561209893">
          <w:marLeft w:val="640"/>
          <w:marRight w:val="0"/>
          <w:marTop w:val="0"/>
          <w:marBottom w:val="0"/>
          <w:divBdr>
            <w:top w:val="none" w:sz="0" w:space="0" w:color="auto"/>
            <w:left w:val="none" w:sz="0" w:space="0" w:color="auto"/>
            <w:bottom w:val="none" w:sz="0" w:space="0" w:color="auto"/>
            <w:right w:val="none" w:sz="0" w:space="0" w:color="auto"/>
          </w:divBdr>
        </w:div>
        <w:div w:id="656618936">
          <w:marLeft w:val="640"/>
          <w:marRight w:val="0"/>
          <w:marTop w:val="0"/>
          <w:marBottom w:val="0"/>
          <w:divBdr>
            <w:top w:val="none" w:sz="0" w:space="0" w:color="auto"/>
            <w:left w:val="none" w:sz="0" w:space="0" w:color="auto"/>
            <w:bottom w:val="none" w:sz="0" w:space="0" w:color="auto"/>
            <w:right w:val="none" w:sz="0" w:space="0" w:color="auto"/>
          </w:divBdr>
        </w:div>
        <w:div w:id="2070878091">
          <w:marLeft w:val="640"/>
          <w:marRight w:val="0"/>
          <w:marTop w:val="0"/>
          <w:marBottom w:val="0"/>
          <w:divBdr>
            <w:top w:val="none" w:sz="0" w:space="0" w:color="auto"/>
            <w:left w:val="none" w:sz="0" w:space="0" w:color="auto"/>
            <w:bottom w:val="none" w:sz="0" w:space="0" w:color="auto"/>
            <w:right w:val="none" w:sz="0" w:space="0" w:color="auto"/>
          </w:divBdr>
        </w:div>
        <w:div w:id="1315454729">
          <w:marLeft w:val="640"/>
          <w:marRight w:val="0"/>
          <w:marTop w:val="0"/>
          <w:marBottom w:val="0"/>
          <w:divBdr>
            <w:top w:val="none" w:sz="0" w:space="0" w:color="auto"/>
            <w:left w:val="none" w:sz="0" w:space="0" w:color="auto"/>
            <w:bottom w:val="none" w:sz="0" w:space="0" w:color="auto"/>
            <w:right w:val="none" w:sz="0" w:space="0" w:color="auto"/>
          </w:divBdr>
        </w:div>
        <w:div w:id="1658536938">
          <w:marLeft w:val="640"/>
          <w:marRight w:val="0"/>
          <w:marTop w:val="0"/>
          <w:marBottom w:val="0"/>
          <w:divBdr>
            <w:top w:val="none" w:sz="0" w:space="0" w:color="auto"/>
            <w:left w:val="none" w:sz="0" w:space="0" w:color="auto"/>
            <w:bottom w:val="none" w:sz="0" w:space="0" w:color="auto"/>
            <w:right w:val="none" w:sz="0" w:space="0" w:color="auto"/>
          </w:divBdr>
        </w:div>
        <w:div w:id="206140202">
          <w:marLeft w:val="640"/>
          <w:marRight w:val="0"/>
          <w:marTop w:val="0"/>
          <w:marBottom w:val="0"/>
          <w:divBdr>
            <w:top w:val="none" w:sz="0" w:space="0" w:color="auto"/>
            <w:left w:val="none" w:sz="0" w:space="0" w:color="auto"/>
            <w:bottom w:val="none" w:sz="0" w:space="0" w:color="auto"/>
            <w:right w:val="none" w:sz="0" w:space="0" w:color="auto"/>
          </w:divBdr>
        </w:div>
        <w:div w:id="946931662">
          <w:marLeft w:val="640"/>
          <w:marRight w:val="0"/>
          <w:marTop w:val="0"/>
          <w:marBottom w:val="0"/>
          <w:divBdr>
            <w:top w:val="none" w:sz="0" w:space="0" w:color="auto"/>
            <w:left w:val="none" w:sz="0" w:space="0" w:color="auto"/>
            <w:bottom w:val="none" w:sz="0" w:space="0" w:color="auto"/>
            <w:right w:val="none" w:sz="0" w:space="0" w:color="auto"/>
          </w:divBdr>
        </w:div>
        <w:div w:id="1959291092">
          <w:marLeft w:val="640"/>
          <w:marRight w:val="0"/>
          <w:marTop w:val="0"/>
          <w:marBottom w:val="0"/>
          <w:divBdr>
            <w:top w:val="none" w:sz="0" w:space="0" w:color="auto"/>
            <w:left w:val="none" w:sz="0" w:space="0" w:color="auto"/>
            <w:bottom w:val="none" w:sz="0" w:space="0" w:color="auto"/>
            <w:right w:val="none" w:sz="0" w:space="0" w:color="auto"/>
          </w:divBdr>
        </w:div>
        <w:div w:id="1030303896">
          <w:marLeft w:val="640"/>
          <w:marRight w:val="0"/>
          <w:marTop w:val="0"/>
          <w:marBottom w:val="0"/>
          <w:divBdr>
            <w:top w:val="none" w:sz="0" w:space="0" w:color="auto"/>
            <w:left w:val="none" w:sz="0" w:space="0" w:color="auto"/>
            <w:bottom w:val="none" w:sz="0" w:space="0" w:color="auto"/>
            <w:right w:val="none" w:sz="0" w:space="0" w:color="auto"/>
          </w:divBdr>
        </w:div>
        <w:div w:id="1442609331">
          <w:marLeft w:val="640"/>
          <w:marRight w:val="0"/>
          <w:marTop w:val="0"/>
          <w:marBottom w:val="0"/>
          <w:divBdr>
            <w:top w:val="none" w:sz="0" w:space="0" w:color="auto"/>
            <w:left w:val="none" w:sz="0" w:space="0" w:color="auto"/>
            <w:bottom w:val="none" w:sz="0" w:space="0" w:color="auto"/>
            <w:right w:val="none" w:sz="0" w:space="0" w:color="auto"/>
          </w:divBdr>
        </w:div>
      </w:divsChild>
    </w:div>
    <w:div w:id="668751880">
      <w:bodyDiv w:val="1"/>
      <w:marLeft w:val="0"/>
      <w:marRight w:val="0"/>
      <w:marTop w:val="0"/>
      <w:marBottom w:val="0"/>
      <w:divBdr>
        <w:top w:val="none" w:sz="0" w:space="0" w:color="auto"/>
        <w:left w:val="none" w:sz="0" w:space="0" w:color="auto"/>
        <w:bottom w:val="none" w:sz="0" w:space="0" w:color="auto"/>
        <w:right w:val="none" w:sz="0" w:space="0" w:color="auto"/>
      </w:divBdr>
      <w:divsChild>
        <w:div w:id="1153526486">
          <w:marLeft w:val="640"/>
          <w:marRight w:val="0"/>
          <w:marTop w:val="0"/>
          <w:marBottom w:val="0"/>
          <w:divBdr>
            <w:top w:val="none" w:sz="0" w:space="0" w:color="auto"/>
            <w:left w:val="none" w:sz="0" w:space="0" w:color="auto"/>
            <w:bottom w:val="none" w:sz="0" w:space="0" w:color="auto"/>
            <w:right w:val="none" w:sz="0" w:space="0" w:color="auto"/>
          </w:divBdr>
        </w:div>
        <w:div w:id="1283459872">
          <w:marLeft w:val="640"/>
          <w:marRight w:val="0"/>
          <w:marTop w:val="0"/>
          <w:marBottom w:val="0"/>
          <w:divBdr>
            <w:top w:val="none" w:sz="0" w:space="0" w:color="auto"/>
            <w:left w:val="none" w:sz="0" w:space="0" w:color="auto"/>
            <w:bottom w:val="none" w:sz="0" w:space="0" w:color="auto"/>
            <w:right w:val="none" w:sz="0" w:space="0" w:color="auto"/>
          </w:divBdr>
        </w:div>
        <w:div w:id="1128551701">
          <w:marLeft w:val="640"/>
          <w:marRight w:val="0"/>
          <w:marTop w:val="0"/>
          <w:marBottom w:val="0"/>
          <w:divBdr>
            <w:top w:val="none" w:sz="0" w:space="0" w:color="auto"/>
            <w:left w:val="none" w:sz="0" w:space="0" w:color="auto"/>
            <w:bottom w:val="none" w:sz="0" w:space="0" w:color="auto"/>
            <w:right w:val="none" w:sz="0" w:space="0" w:color="auto"/>
          </w:divBdr>
        </w:div>
        <w:div w:id="414667864">
          <w:marLeft w:val="640"/>
          <w:marRight w:val="0"/>
          <w:marTop w:val="0"/>
          <w:marBottom w:val="0"/>
          <w:divBdr>
            <w:top w:val="none" w:sz="0" w:space="0" w:color="auto"/>
            <w:left w:val="none" w:sz="0" w:space="0" w:color="auto"/>
            <w:bottom w:val="none" w:sz="0" w:space="0" w:color="auto"/>
            <w:right w:val="none" w:sz="0" w:space="0" w:color="auto"/>
          </w:divBdr>
        </w:div>
        <w:div w:id="1139570302">
          <w:marLeft w:val="640"/>
          <w:marRight w:val="0"/>
          <w:marTop w:val="0"/>
          <w:marBottom w:val="0"/>
          <w:divBdr>
            <w:top w:val="none" w:sz="0" w:space="0" w:color="auto"/>
            <w:left w:val="none" w:sz="0" w:space="0" w:color="auto"/>
            <w:bottom w:val="none" w:sz="0" w:space="0" w:color="auto"/>
            <w:right w:val="none" w:sz="0" w:space="0" w:color="auto"/>
          </w:divBdr>
        </w:div>
        <w:div w:id="1555314121">
          <w:marLeft w:val="640"/>
          <w:marRight w:val="0"/>
          <w:marTop w:val="0"/>
          <w:marBottom w:val="0"/>
          <w:divBdr>
            <w:top w:val="none" w:sz="0" w:space="0" w:color="auto"/>
            <w:left w:val="none" w:sz="0" w:space="0" w:color="auto"/>
            <w:bottom w:val="none" w:sz="0" w:space="0" w:color="auto"/>
            <w:right w:val="none" w:sz="0" w:space="0" w:color="auto"/>
          </w:divBdr>
        </w:div>
        <w:div w:id="164513992">
          <w:marLeft w:val="640"/>
          <w:marRight w:val="0"/>
          <w:marTop w:val="0"/>
          <w:marBottom w:val="0"/>
          <w:divBdr>
            <w:top w:val="none" w:sz="0" w:space="0" w:color="auto"/>
            <w:left w:val="none" w:sz="0" w:space="0" w:color="auto"/>
            <w:bottom w:val="none" w:sz="0" w:space="0" w:color="auto"/>
            <w:right w:val="none" w:sz="0" w:space="0" w:color="auto"/>
          </w:divBdr>
        </w:div>
        <w:div w:id="897670856">
          <w:marLeft w:val="640"/>
          <w:marRight w:val="0"/>
          <w:marTop w:val="0"/>
          <w:marBottom w:val="0"/>
          <w:divBdr>
            <w:top w:val="none" w:sz="0" w:space="0" w:color="auto"/>
            <w:left w:val="none" w:sz="0" w:space="0" w:color="auto"/>
            <w:bottom w:val="none" w:sz="0" w:space="0" w:color="auto"/>
            <w:right w:val="none" w:sz="0" w:space="0" w:color="auto"/>
          </w:divBdr>
        </w:div>
        <w:div w:id="1164248669">
          <w:marLeft w:val="640"/>
          <w:marRight w:val="0"/>
          <w:marTop w:val="0"/>
          <w:marBottom w:val="0"/>
          <w:divBdr>
            <w:top w:val="none" w:sz="0" w:space="0" w:color="auto"/>
            <w:left w:val="none" w:sz="0" w:space="0" w:color="auto"/>
            <w:bottom w:val="none" w:sz="0" w:space="0" w:color="auto"/>
            <w:right w:val="none" w:sz="0" w:space="0" w:color="auto"/>
          </w:divBdr>
        </w:div>
      </w:divsChild>
    </w:div>
    <w:div w:id="699016532">
      <w:bodyDiv w:val="1"/>
      <w:marLeft w:val="0"/>
      <w:marRight w:val="0"/>
      <w:marTop w:val="0"/>
      <w:marBottom w:val="0"/>
      <w:divBdr>
        <w:top w:val="none" w:sz="0" w:space="0" w:color="auto"/>
        <w:left w:val="none" w:sz="0" w:space="0" w:color="auto"/>
        <w:bottom w:val="none" w:sz="0" w:space="0" w:color="auto"/>
        <w:right w:val="none" w:sz="0" w:space="0" w:color="auto"/>
      </w:divBdr>
      <w:divsChild>
        <w:div w:id="1445612898">
          <w:marLeft w:val="640"/>
          <w:marRight w:val="0"/>
          <w:marTop w:val="0"/>
          <w:marBottom w:val="0"/>
          <w:divBdr>
            <w:top w:val="none" w:sz="0" w:space="0" w:color="auto"/>
            <w:left w:val="none" w:sz="0" w:space="0" w:color="auto"/>
            <w:bottom w:val="none" w:sz="0" w:space="0" w:color="auto"/>
            <w:right w:val="none" w:sz="0" w:space="0" w:color="auto"/>
          </w:divBdr>
        </w:div>
        <w:div w:id="892732378">
          <w:marLeft w:val="640"/>
          <w:marRight w:val="0"/>
          <w:marTop w:val="0"/>
          <w:marBottom w:val="0"/>
          <w:divBdr>
            <w:top w:val="none" w:sz="0" w:space="0" w:color="auto"/>
            <w:left w:val="none" w:sz="0" w:space="0" w:color="auto"/>
            <w:bottom w:val="none" w:sz="0" w:space="0" w:color="auto"/>
            <w:right w:val="none" w:sz="0" w:space="0" w:color="auto"/>
          </w:divBdr>
        </w:div>
        <w:div w:id="1251893310">
          <w:marLeft w:val="640"/>
          <w:marRight w:val="0"/>
          <w:marTop w:val="0"/>
          <w:marBottom w:val="0"/>
          <w:divBdr>
            <w:top w:val="none" w:sz="0" w:space="0" w:color="auto"/>
            <w:left w:val="none" w:sz="0" w:space="0" w:color="auto"/>
            <w:bottom w:val="none" w:sz="0" w:space="0" w:color="auto"/>
            <w:right w:val="none" w:sz="0" w:space="0" w:color="auto"/>
          </w:divBdr>
        </w:div>
        <w:div w:id="1063867745">
          <w:marLeft w:val="640"/>
          <w:marRight w:val="0"/>
          <w:marTop w:val="0"/>
          <w:marBottom w:val="0"/>
          <w:divBdr>
            <w:top w:val="none" w:sz="0" w:space="0" w:color="auto"/>
            <w:left w:val="none" w:sz="0" w:space="0" w:color="auto"/>
            <w:bottom w:val="none" w:sz="0" w:space="0" w:color="auto"/>
            <w:right w:val="none" w:sz="0" w:space="0" w:color="auto"/>
          </w:divBdr>
        </w:div>
        <w:div w:id="175923841">
          <w:marLeft w:val="640"/>
          <w:marRight w:val="0"/>
          <w:marTop w:val="0"/>
          <w:marBottom w:val="0"/>
          <w:divBdr>
            <w:top w:val="none" w:sz="0" w:space="0" w:color="auto"/>
            <w:left w:val="none" w:sz="0" w:space="0" w:color="auto"/>
            <w:bottom w:val="none" w:sz="0" w:space="0" w:color="auto"/>
            <w:right w:val="none" w:sz="0" w:space="0" w:color="auto"/>
          </w:divBdr>
        </w:div>
        <w:div w:id="279538112">
          <w:marLeft w:val="640"/>
          <w:marRight w:val="0"/>
          <w:marTop w:val="0"/>
          <w:marBottom w:val="0"/>
          <w:divBdr>
            <w:top w:val="none" w:sz="0" w:space="0" w:color="auto"/>
            <w:left w:val="none" w:sz="0" w:space="0" w:color="auto"/>
            <w:bottom w:val="none" w:sz="0" w:space="0" w:color="auto"/>
            <w:right w:val="none" w:sz="0" w:space="0" w:color="auto"/>
          </w:divBdr>
        </w:div>
        <w:div w:id="416219994">
          <w:marLeft w:val="640"/>
          <w:marRight w:val="0"/>
          <w:marTop w:val="0"/>
          <w:marBottom w:val="0"/>
          <w:divBdr>
            <w:top w:val="none" w:sz="0" w:space="0" w:color="auto"/>
            <w:left w:val="none" w:sz="0" w:space="0" w:color="auto"/>
            <w:bottom w:val="none" w:sz="0" w:space="0" w:color="auto"/>
            <w:right w:val="none" w:sz="0" w:space="0" w:color="auto"/>
          </w:divBdr>
        </w:div>
        <w:div w:id="369497593">
          <w:marLeft w:val="640"/>
          <w:marRight w:val="0"/>
          <w:marTop w:val="0"/>
          <w:marBottom w:val="0"/>
          <w:divBdr>
            <w:top w:val="none" w:sz="0" w:space="0" w:color="auto"/>
            <w:left w:val="none" w:sz="0" w:space="0" w:color="auto"/>
            <w:bottom w:val="none" w:sz="0" w:space="0" w:color="auto"/>
            <w:right w:val="none" w:sz="0" w:space="0" w:color="auto"/>
          </w:divBdr>
        </w:div>
        <w:div w:id="2060594881">
          <w:marLeft w:val="640"/>
          <w:marRight w:val="0"/>
          <w:marTop w:val="0"/>
          <w:marBottom w:val="0"/>
          <w:divBdr>
            <w:top w:val="none" w:sz="0" w:space="0" w:color="auto"/>
            <w:left w:val="none" w:sz="0" w:space="0" w:color="auto"/>
            <w:bottom w:val="none" w:sz="0" w:space="0" w:color="auto"/>
            <w:right w:val="none" w:sz="0" w:space="0" w:color="auto"/>
          </w:divBdr>
        </w:div>
      </w:divsChild>
    </w:div>
    <w:div w:id="732778050">
      <w:bodyDiv w:val="1"/>
      <w:marLeft w:val="0"/>
      <w:marRight w:val="0"/>
      <w:marTop w:val="0"/>
      <w:marBottom w:val="0"/>
      <w:divBdr>
        <w:top w:val="none" w:sz="0" w:space="0" w:color="auto"/>
        <w:left w:val="none" w:sz="0" w:space="0" w:color="auto"/>
        <w:bottom w:val="none" w:sz="0" w:space="0" w:color="auto"/>
        <w:right w:val="none" w:sz="0" w:space="0" w:color="auto"/>
      </w:divBdr>
      <w:divsChild>
        <w:div w:id="1946112481">
          <w:marLeft w:val="640"/>
          <w:marRight w:val="0"/>
          <w:marTop w:val="0"/>
          <w:marBottom w:val="0"/>
          <w:divBdr>
            <w:top w:val="none" w:sz="0" w:space="0" w:color="auto"/>
            <w:left w:val="none" w:sz="0" w:space="0" w:color="auto"/>
            <w:bottom w:val="none" w:sz="0" w:space="0" w:color="auto"/>
            <w:right w:val="none" w:sz="0" w:space="0" w:color="auto"/>
          </w:divBdr>
        </w:div>
        <w:div w:id="1183519420">
          <w:marLeft w:val="640"/>
          <w:marRight w:val="0"/>
          <w:marTop w:val="0"/>
          <w:marBottom w:val="0"/>
          <w:divBdr>
            <w:top w:val="none" w:sz="0" w:space="0" w:color="auto"/>
            <w:left w:val="none" w:sz="0" w:space="0" w:color="auto"/>
            <w:bottom w:val="none" w:sz="0" w:space="0" w:color="auto"/>
            <w:right w:val="none" w:sz="0" w:space="0" w:color="auto"/>
          </w:divBdr>
        </w:div>
        <w:div w:id="1026322165">
          <w:marLeft w:val="640"/>
          <w:marRight w:val="0"/>
          <w:marTop w:val="0"/>
          <w:marBottom w:val="0"/>
          <w:divBdr>
            <w:top w:val="none" w:sz="0" w:space="0" w:color="auto"/>
            <w:left w:val="none" w:sz="0" w:space="0" w:color="auto"/>
            <w:bottom w:val="none" w:sz="0" w:space="0" w:color="auto"/>
            <w:right w:val="none" w:sz="0" w:space="0" w:color="auto"/>
          </w:divBdr>
        </w:div>
        <w:div w:id="1709066078">
          <w:marLeft w:val="640"/>
          <w:marRight w:val="0"/>
          <w:marTop w:val="0"/>
          <w:marBottom w:val="0"/>
          <w:divBdr>
            <w:top w:val="none" w:sz="0" w:space="0" w:color="auto"/>
            <w:left w:val="none" w:sz="0" w:space="0" w:color="auto"/>
            <w:bottom w:val="none" w:sz="0" w:space="0" w:color="auto"/>
            <w:right w:val="none" w:sz="0" w:space="0" w:color="auto"/>
          </w:divBdr>
        </w:div>
        <w:div w:id="166210480">
          <w:marLeft w:val="640"/>
          <w:marRight w:val="0"/>
          <w:marTop w:val="0"/>
          <w:marBottom w:val="0"/>
          <w:divBdr>
            <w:top w:val="none" w:sz="0" w:space="0" w:color="auto"/>
            <w:left w:val="none" w:sz="0" w:space="0" w:color="auto"/>
            <w:bottom w:val="none" w:sz="0" w:space="0" w:color="auto"/>
            <w:right w:val="none" w:sz="0" w:space="0" w:color="auto"/>
          </w:divBdr>
        </w:div>
        <w:div w:id="364796829">
          <w:marLeft w:val="640"/>
          <w:marRight w:val="0"/>
          <w:marTop w:val="0"/>
          <w:marBottom w:val="0"/>
          <w:divBdr>
            <w:top w:val="none" w:sz="0" w:space="0" w:color="auto"/>
            <w:left w:val="none" w:sz="0" w:space="0" w:color="auto"/>
            <w:bottom w:val="none" w:sz="0" w:space="0" w:color="auto"/>
            <w:right w:val="none" w:sz="0" w:space="0" w:color="auto"/>
          </w:divBdr>
        </w:div>
        <w:div w:id="766121956">
          <w:marLeft w:val="640"/>
          <w:marRight w:val="0"/>
          <w:marTop w:val="0"/>
          <w:marBottom w:val="0"/>
          <w:divBdr>
            <w:top w:val="none" w:sz="0" w:space="0" w:color="auto"/>
            <w:left w:val="none" w:sz="0" w:space="0" w:color="auto"/>
            <w:bottom w:val="none" w:sz="0" w:space="0" w:color="auto"/>
            <w:right w:val="none" w:sz="0" w:space="0" w:color="auto"/>
          </w:divBdr>
        </w:div>
        <w:div w:id="111750040">
          <w:marLeft w:val="640"/>
          <w:marRight w:val="0"/>
          <w:marTop w:val="0"/>
          <w:marBottom w:val="0"/>
          <w:divBdr>
            <w:top w:val="none" w:sz="0" w:space="0" w:color="auto"/>
            <w:left w:val="none" w:sz="0" w:space="0" w:color="auto"/>
            <w:bottom w:val="none" w:sz="0" w:space="0" w:color="auto"/>
            <w:right w:val="none" w:sz="0" w:space="0" w:color="auto"/>
          </w:divBdr>
        </w:div>
        <w:div w:id="141580886">
          <w:marLeft w:val="640"/>
          <w:marRight w:val="0"/>
          <w:marTop w:val="0"/>
          <w:marBottom w:val="0"/>
          <w:divBdr>
            <w:top w:val="none" w:sz="0" w:space="0" w:color="auto"/>
            <w:left w:val="none" w:sz="0" w:space="0" w:color="auto"/>
            <w:bottom w:val="none" w:sz="0" w:space="0" w:color="auto"/>
            <w:right w:val="none" w:sz="0" w:space="0" w:color="auto"/>
          </w:divBdr>
        </w:div>
      </w:divsChild>
    </w:div>
    <w:div w:id="744912787">
      <w:bodyDiv w:val="1"/>
      <w:marLeft w:val="0"/>
      <w:marRight w:val="0"/>
      <w:marTop w:val="0"/>
      <w:marBottom w:val="0"/>
      <w:divBdr>
        <w:top w:val="none" w:sz="0" w:space="0" w:color="auto"/>
        <w:left w:val="none" w:sz="0" w:space="0" w:color="auto"/>
        <w:bottom w:val="none" w:sz="0" w:space="0" w:color="auto"/>
        <w:right w:val="none" w:sz="0" w:space="0" w:color="auto"/>
      </w:divBdr>
      <w:divsChild>
        <w:div w:id="1627663115">
          <w:marLeft w:val="640"/>
          <w:marRight w:val="0"/>
          <w:marTop w:val="0"/>
          <w:marBottom w:val="0"/>
          <w:divBdr>
            <w:top w:val="none" w:sz="0" w:space="0" w:color="auto"/>
            <w:left w:val="none" w:sz="0" w:space="0" w:color="auto"/>
            <w:bottom w:val="none" w:sz="0" w:space="0" w:color="auto"/>
            <w:right w:val="none" w:sz="0" w:space="0" w:color="auto"/>
          </w:divBdr>
        </w:div>
        <w:div w:id="1442263270">
          <w:marLeft w:val="640"/>
          <w:marRight w:val="0"/>
          <w:marTop w:val="0"/>
          <w:marBottom w:val="0"/>
          <w:divBdr>
            <w:top w:val="none" w:sz="0" w:space="0" w:color="auto"/>
            <w:left w:val="none" w:sz="0" w:space="0" w:color="auto"/>
            <w:bottom w:val="none" w:sz="0" w:space="0" w:color="auto"/>
            <w:right w:val="none" w:sz="0" w:space="0" w:color="auto"/>
          </w:divBdr>
        </w:div>
        <w:div w:id="1835224625">
          <w:marLeft w:val="640"/>
          <w:marRight w:val="0"/>
          <w:marTop w:val="0"/>
          <w:marBottom w:val="0"/>
          <w:divBdr>
            <w:top w:val="none" w:sz="0" w:space="0" w:color="auto"/>
            <w:left w:val="none" w:sz="0" w:space="0" w:color="auto"/>
            <w:bottom w:val="none" w:sz="0" w:space="0" w:color="auto"/>
            <w:right w:val="none" w:sz="0" w:space="0" w:color="auto"/>
          </w:divBdr>
        </w:div>
        <w:div w:id="1320114145">
          <w:marLeft w:val="640"/>
          <w:marRight w:val="0"/>
          <w:marTop w:val="0"/>
          <w:marBottom w:val="0"/>
          <w:divBdr>
            <w:top w:val="none" w:sz="0" w:space="0" w:color="auto"/>
            <w:left w:val="none" w:sz="0" w:space="0" w:color="auto"/>
            <w:bottom w:val="none" w:sz="0" w:space="0" w:color="auto"/>
            <w:right w:val="none" w:sz="0" w:space="0" w:color="auto"/>
          </w:divBdr>
        </w:div>
        <w:div w:id="1948585828">
          <w:marLeft w:val="640"/>
          <w:marRight w:val="0"/>
          <w:marTop w:val="0"/>
          <w:marBottom w:val="0"/>
          <w:divBdr>
            <w:top w:val="none" w:sz="0" w:space="0" w:color="auto"/>
            <w:left w:val="none" w:sz="0" w:space="0" w:color="auto"/>
            <w:bottom w:val="none" w:sz="0" w:space="0" w:color="auto"/>
            <w:right w:val="none" w:sz="0" w:space="0" w:color="auto"/>
          </w:divBdr>
        </w:div>
        <w:div w:id="2044012200">
          <w:marLeft w:val="640"/>
          <w:marRight w:val="0"/>
          <w:marTop w:val="0"/>
          <w:marBottom w:val="0"/>
          <w:divBdr>
            <w:top w:val="none" w:sz="0" w:space="0" w:color="auto"/>
            <w:left w:val="none" w:sz="0" w:space="0" w:color="auto"/>
            <w:bottom w:val="none" w:sz="0" w:space="0" w:color="auto"/>
            <w:right w:val="none" w:sz="0" w:space="0" w:color="auto"/>
          </w:divBdr>
        </w:div>
        <w:div w:id="360321990">
          <w:marLeft w:val="640"/>
          <w:marRight w:val="0"/>
          <w:marTop w:val="0"/>
          <w:marBottom w:val="0"/>
          <w:divBdr>
            <w:top w:val="none" w:sz="0" w:space="0" w:color="auto"/>
            <w:left w:val="none" w:sz="0" w:space="0" w:color="auto"/>
            <w:bottom w:val="none" w:sz="0" w:space="0" w:color="auto"/>
            <w:right w:val="none" w:sz="0" w:space="0" w:color="auto"/>
          </w:divBdr>
        </w:div>
        <w:div w:id="738677409">
          <w:marLeft w:val="640"/>
          <w:marRight w:val="0"/>
          <w:marTop w:val="0"/>
          <w:marBottom w:val="0"/>
          <w:divBdr>
            <w:top w:val="none" w:sz="0" w:space="0" w:color="auto"/>
            <w:left w:val="none" w:sz="0" w:space="0" w:color="auto"/>
            <w:bottom w:val="none" w:sz="0" w:space="0" w:color="auto"/>
            <w:right w:val="none" w:sz="0" w:space="0" w:color="auto"/>
          </w:divBdr>
        </w:div>
        <w:div w:id="2075885251">
          <w:marLeft w:val="640"/>
          <w:marRight w:val="0"/>
          <w:marTop w:val="0"/>
          <w:marBottom w:val="0"/>
          <w:divBdr>
            <w:top w:val="none" w:sz="0" w:space="0" w:color="auto"/>
            <w:left w:val="none" w:sz="0" w:space="0" w:color="auto"/>
            <w:bottom w:val="none" w:sz="0" w:space="0" w:color="auto"/>
            <w:right w:val="none" w:sz="0" w:space="0" w:color="auto"/>
          </w:divBdr>
        </w:div>
      </w:divsChild>
    </w:div>
    <w:div w:id="843283402">
      <w:bodyDiv w:val="1"/>
      <w:marLeft w:val="0"/>
      <w:marRight w:val="0"/>
      <w:marTop w:val="0"/>
      <w:marBottom w:val="0"/>
      <w:divBdr>
        <w:top w:val="none" w:sz="0" w:space="0" w:color="auto"/>
        <w:left w:val="none" w:sz="0" w:space="0" w:color="auto"/>
        <w:bottom w:val="none" w:sz="0" w:space="0" w:color="auto"/>
        <w:right w:val="none" w:sz="0" w:space="0" w:color="auto"/>
      </w:divBdr>
      <w:divsChild>
        <w:div w:id="909732019">
          <w:marLeft w:val="640"/>
          <w:marRight w:val="0"/>
          <w:marTop w:val="0"/>
          <w:marBottom w:val="0"/>
          <w:divBdr>
            <w:top w:val="none" w:sz="0" w:space="0" w:color="auto"/>
            <w:left w:val="none" w:sz="0" w:space="0" w:color="auto"/>
            <w:bottom w:val="none" w:sz="0" w:space="0" w:color="auto"/>
            <w:right w:val="none" w:sz="0" w:space="0" w:color="auto"/>
          </w:divBdr>
        </w:div>
        <w:div w:id="1172140602">
          <w:marLeft w:val="640"/>
          <w:marRight w:val="0"/>
          <w:marTop w:val="0"/>
          <w:marBottom w:val="0"/>
          <w:divBdr>
            <w:top w:val="none" w:sz="0" w:space="0" w:color="auto"/>
            <w:left w:val="none" w:sz="0" w:space="0" w:color="auto"/>
            <w:bottom w:val="none" w:sz="0" w:space="0" w:color="auto"/>
            <w:right w:val="none" w:sz="0" w:space="0" w:color="auto"/>
          </w:divBdr>
        </w:div>
        <w:div w:id="953680260">
          <w:marLeft w:val="640"/>
          <w:marRight w:val="0"/>
          <w:marTop w:val="0"/>
          <w:marBottom w:val="0"/>
          <w:divBdr>
            <w:top w:val="none" w:sz="0" w:space="0" w:color="auto"/>
            <w:left w:val="none" w:sz="0" w:space="0" w:color="auto"/>
            <w:bottom w:val="none" w:sz="0" w:space="0" w:color="auto"/>
            <w:right w:val="none" w:sz="0" w:space="0" w:color="auto"/>
          </w:divBdr>
        </w:div>
        <w:div w:id="549345558">
          <w:marLeft w:val="640"/>
          <w:marRight w:val="0"/>
          <w:marTop w:val="0"/>
          <w:marBottom w:val="0"/>
          <w:divBdr>
            <w:top w:val="none" w:sz="0" w:space="0" w:color="auto"/>
            <w:left w:val="none" w:sz="0" w:space="0" w:color="auto"/>
            <w:bottom w:val="none" w:sz="0" w:space="0" w:color="auto"/>
            <w:right w:val="none" w:sz="0" w:space="0" w:color="auto"/>
          </w:divBdr>
        </w:div>
        <w:div w:id="983658666">
          <w:marLeft w:val="640"/>
          <w:marRight w:val="0"/>
          <w:marTop w:val="0"/>
          <w:marBottom w:val="0"/>
          <w:divBdr>
            <w:top w:val="none" w:sz="0" w:space="0" w:color="auto"/>
            <w:left w:val="none" w:sz="0" w:space="0" w:color="auto"/>
            <w:bottom w:val="none" w:sz="0" w:space="0" w:color="auto"/>
            <w:right w:val="none" w:sz="0" w:space="0" w:color="auto"/>
          </w:divBdr>
        </w:div>
        <w:div w:id="1656452148">
          <w:marLeft w:val="640"/>
          <w:marRight w:val="0"/>
          <w:marTop w:val="0"/>
          <w:marBottom w:val="0"/>
          <w:divBdr>
            <w:top w:val="none" w:sz="0" w:space="0" w:color="auto"/>
            <w:left w:val="none" w:sz="0" w:space="0" w:color="auto"/>
            <w:bottom w:val="none" w:sz="0" w:space="0" w:color="auto"/>
            <w:right w:val="none" w:sz="0" w:space="0" w:color="auto"/>
          </w:divBdr>
        </w:div>
        <w:div w:id="433670335">
          <w:marLeft w:val="640"/>
          <w:marRight w:val="0"/>
          <w:marTop w:val="0"/>
          <w:marBottom w:val="0"/>
          <w:divBdr>
            <w:top w:val="none" w:sz="0" w:space="0" w:color="auto"/>
            <w:left w:val="none" w:sz="0" w:space="0" w:color="auto"/>
            <w:bottom w:val="none" w:sz="0" w:space="0" w:color="auto"/>
            <w:right w:val="none" w:sz="0" w:space="0" w:color="auto"/>
          </w:divBdr>
        </w:div>
        <w:div w:id="1710568373">
          <w:marLeft w:val="640"/>
          <w:marRight w:val="0"/>
          <w:marTop w:val="0"/>
          <w:marBottom w:val="0"/>
          <w:divBdr>
            <w:top w:val="none" w:sz="0" w:space="0" w:color="auto"/>
            <w:left w:val="none" w:sz="0" w:space="0" w:color="auto"/>
            <w:bottom w:val="none" w:sz="0" w:space="0" w:color="auto"/>
            <w:right w:val="none" w:sz="0" w:space="0" w:color="auto"/>
          </w:divBdr>
        </w:div>
        <w:div w:id="735394731">
          <w:marLeft w:val="640"/>
          <w:marRight w:val="0"/>
          <w:marTop w:val="0"/>
          <w:marBottom w:val="0"/>
          <w:divBdr>
            <w:top w:val="none" w:sz="0" w:space="0" w:color="auto"/>
            <w:left w:val="none" w:sz="0" w:space="0" w:color="auto"/>
            <w:bottom w:val="none" w:sz="0" w:space="0" w:color="auto"/>
            <w:right w:val="none" w:sz="0" w:space="0" w:color="auto"/>
          </w:divBdr>
        </w:div>
      </w:divsChild>
    </w:div>
    <w:div w:id="881356898">
      <w:bodyDiv w:val="1"/>
      <w:marLeft w:val="0"/>
      <w:marRight w:val="0"/>
      <w:marTop w:val="0"/>
      <w:marBottom w:val="0"/>
      <w:divBdr>
        <w:top w:val="none" w:sz="0" w:space="0" w:color="auto"/>
        <w:left w:val="none" w:sz="0" w:space="0" w:color="auto"/>
        <w:bottom w:val="none" w:sz="0" w:space="0" w:color="auto"/>
        <w:right w:val="none" w:sz="0" w:space="0" w:color="auto"/>
      </w:divBdr>
      <w:divsChild>
        <w:div w:id="33316448">
          <w:marLeft w:val="640"/>
          <w:marRight w:val="0"/>
          <w:marTop w:val="0"/>
          <w:marBottom w:val="0"/>
          <w:divBdr>
            <w:top w:val="none" w:sz="0" w:space="0" w:color="auto"/>
            <w:left w:val="none" w:sz="0" w:space="0" w:color="auto"/>
            <w:bottom w:val="none" w:sz="0" w:space="0" w:color="auto"/>
            <w:right w:val="none" w:sz="0" w:space="0" w:color="auto"/>
          </w:divBdr>
        </w:div>
        <w:div w:id="641497339">
          <w:marLeft w:val="640"/>
          <w:marRight w:val="0"/>
          <w:marTop w:val="0"/>
          <w:marBottom w:val="0"/>
          <w:divBdr>
            <w:top w:val="none" w:sz="0" w:space="0" w:color="auto"/>
            <w:left w:val="none" w:sz="0" w:space="0" w:color="auto"/>
            <w:bottom w:val="none" w:sz="0" w:space="0" w:color="auto"/>
            <w:right w:val="none" w:sz="0" w:space="0" w:color="auto"/>
          </w:divBdr>
        </w:div>
        <w:div w:id="1313027372">
          <w:marLeft w:val="640"/>
          <w:marRight w:val="0"/>
          <w:marTop w:val="0"/>
          <w:marBottom w:val="0"/>
          <w:divBdr>
            <w:top w:val="none" w:sz="0" w:space="0" w:color="auto"/>
            <w:left w:val="none" w:sz="0" w:space="0" w:color="auto"/>
            <w:bottom w:val="none" w:sz="0" w:space="0" w:color="auto"/>
            <w:right w:val="none" w:sz="0" w:space="0" w:color="auto"/>
          </w:divBdr>
        </w:div>
        <w:div w:id="1715805995">
          <w:marLeft w:val="640"/>
          <w:marRight w:val="0"/>
          <w:marTop w:val="0"/>
          <w:marBottom w:val="0"/>
          <w:divBdr>
            <w:top w:val="none" w:sz="0" w:space="0" w:color="auto"/>
            <w:left w:val="none" w:sz="0" w:space="0" w:color="auto"/>
            <w:bottom w:val="none" w:sz="0" w:space="0" w:color="auto"/>
            <w:right w:val="none" w:sz="0" w:space="0" w:color="auto"/>
          </w:divBdr>
        </w:div>
        <w:div w:id="1174689457">
          <w:marLeft w:val="640"/>
          <w:marRight w:val="0"/>
          <w:marTop w:val="0"/>
          <w:marBottom w:val="0"/>
          <w:divBdr>
            <w:top w:val="none" w:sz="0" w:space="0" w:color="auto"/>
            <w:left w:val="none" w:sz="0" w:space="0" w:color="auto"/>
            <w:bottom w:val="none" w:sz="0" w:space="0" w:color="auto"/>
            <w:right w:val="none" w:sz="0" w:space="0" w:color="auto"/>
          </w:divBdr>
        </w:div>
        <w:div w:id="1471174060">
          <w:marLeft w:val="640"/>
          <w:marRight w:val="0"/>
          <w:marTop w:val="0"/>
          <w:marBottom w:val="0"/>
          <w:divBdr>
            <w:top w:val="none" w:sz="0" w:space="0" w:color="auto"/>
            <w:left w:val="none" w:sz="0" w:space="0" w:color="auto"/>
            <w:bottom w:val="none" w:sz="0" w:space="0" w:color="auto"/>
            <w:right w:val="none" w:sz="0" w:space="0" w:color="auto"/>
          </w:divBdr>
        </w:div>
        <w:div w:id="971787863">
          <w:marLeft w:val="640"/>
          <w:marRight w:val="0"/>
          <w:marTop w:val="0"/>
          <w:marBottom w:val="0"/>
          <w:divBdr>
            <w:top w:val="none" w:sz="0" w:space="0" w:color="auto"/>
            <w:left w:val="none" w:sz="0" w:space="0" w:color="auto"/>
            <w:bottom w:val="none" w:sz="0" w:space="0" w:color="auto"/>
            <w:right w:val="none" w:sz="0" w:space="0" w:color="auto"/>
          </w:divBdr>
        </w:div>
        <w:div w:id="131018284">
          <w:marLeft w:val="640"/>
          <w:marRight w:val="0"/>
          <w:marTop w:val="0"/>
          <w:marBottom w:val="0"/>
          <w:divBdr>
            <w:top w:val="none" w:sz="0" w:space="0" w:color="auto"/>
            <w:left w:val="none" w:sz="0" w:space="0" w:color="auto"/>
            <w:bottom w:val="none" w:sz="0" w:space="0" w:color="auto"/>
            <w:right w:val="none" w:sz="0" w:space="0" w:color="auto"/>
          </w:divBdr>
        </w:div>
        <w:div w:id="1878082926">
          <w:marLeft w:val="640"/>
          <w:marRight w:val="0"/>
          <w:marTop w:val="0"/>
          <w:marBottom w:val="0"/>
          <w:divBdr>
            <w:top w:val="none" w:sz="0" w:space="0" w:color="auto"/>
            <w:left w:val="none" w:sz="0" w:space="0" w:color="auto"/>
            <w:bottom w:val="none" w:sz="0" w:space="0" w:color="auto"/>
            <w:right w:val="none" w:sz="0" w:space="0" w:color="auto"/>
          </w:divBdr>
        </w:div>
      </w:divsChild>
    </w:div>
    <w:div w:id="906188551">
      <w:bodyDiv w:val="1"/>
      <w:marLeft w:val="0"/>
      <w:marRight w:val="0"/>
      <w:marTop w:val="0"/>
      <w:marBottom w:val="0"/>
      <w:divBdr>
        <w:top w:val="none" w:sz="0" w:space="0" w:color="auto"/>
        <w:left w:val="none" w:sz="0" w:space="0" w:color="auto"/>
        <w:bottom w:val="none" w:sz="0" w:space="0" w:color="auto"/>
        <w:right w:val="none" w:sz="0" w:space="0" w:color="auto"/>
      </w:divBdr>
      <w:divsChild>
        <w:div w:id="224413518">
          <w:marLeft w:val="640"/>
          <w:marRight w:val="0"/>
          <w:marTop w:val="0"/>
          <w:marBottom w:val="0"/>
          <w:divBdr>
            <w:top w:val="none" w:sz="0" w:space="0" w:color="auto"/>
            <w:left w:val="none" w:sz="0" w:space="0" w:color="auto"/>
            <w:bottom w:val="none" w:sz="0" w:space="0" w:color="auto"/>
            <w:right w:val="none" w:sz="0" w:space="0" w:color="auto"/>
          </w:divBdr>
        </w:div>
        <w:div w:id="175996714">
          <w:marLeft w:val="640"/>
          <w:marRight w:val="0"/>
          <w:marTop w:val="0"/>
          <w:marBottom w:val="0"/>
          <w:divBdr>
            <w:top w:val="none" w:sz="0" w:space="0" w:color="auto"/>
            <w:left w:val="none" w:sz="0" w:space="0" w:color="auto"/>
            <w:bottom w:val="none" w:sz="0" w:space="0" w:color="auto"/>
            <w:right w:val="none" w:sz="0" w:space="0" w:color="auto"/>
          </w:divBdr>
        </w:div>
        <w:div w:id="762995904">
          <w:marLeft w:val="640"/>
          <w:marRight w:val="0"/>
          <w:marTop w:val="0"/>
          <w:marBottom w:val="0"/>
          <w:divBdr>
            <w:top w:val="none" w:sz="0" w:space="0" w:color="auto"/>
            <w:left w:val="none" w:sz="0" w:space="0" w:color="auto"/>
            <w:bottom w:val="none" w:sz="0" w:space="0" w:color="auto"/>
            <w:right w:val="none" w:sz="0" w:space="0" w:color="auto"/>
          </w:divBdr>
        </w:div>
        <w:div w:id="760877249">
          <w:marLeft w:val="640"/>
          <w:marRight w:val="0"/>
          <w:marTop w:val="0"/>
          <w:marBottom w:val="0"/>
          <w:divBdr>
            <w:top w:val="none" w:sz="0" w:space="0" w:color="auto"/>
            <w:left w:val="none" w:sz="0" w:space="0" w:color="auto"/>
            <w:bottom w:val="none" w:sz="0" w:space="0" w:color="auto"/>
            <w:right w:val="none" w:sz="0" w:space="0" w:color="auto"/>
          </w:divBdr>
        </w:div>
        <w:div w:id="1314874698">
          <w:marLeft w:val="640"/>
          <w:marRight w:val="0"/>
          <w:marTop w:val="0"/>
          <w:marBottom w:val="0"/>
          <w:divBdr>
            <w:top w:val="none" w:sz="0" w:space="0" w:color="auto"/>
            <w:left w:val="none" w:sz="0" w:space="0" w:color="auto"/>
            <w:bottom w:val="none" w:sz="0" w:space="0" w:color="auto"/>
            <w:right w:val="none" w:sz="0" w:space="0" w:color="auto"/>
          </w:divBdr>
        </w:div>
        <w:div w:id="1785998898">
          <w:marLeft w:val="640"/>
          <w:marRight w:val="0"/>
          <w:marTop w:val="0"/>
          <w:marBottom w:val="0"/>
          <w:divBdr>
            <w:top w:val="none" w:sz="0" w:space="0" w:color="auto"/>
            <w:left w:val="none" w:sz="0" w:space="0" w:color="auto"/>
            <w:bottom w:val="none" w:sz="0" w:space="0" w:color="auto"/>
            <w:right w:val="none" w:sz="0" w:space="0" w:color="auto"/>
          </w:divBdr>
        </w:div>
        <w:div w:id="1060058748">
          <w:marLeft w:val="640"/>
          <w:marRight w:val="0"/>
          <w:marTop w:val="0"/>
          <w:marBottom w:val="0"/>
          <w:divBdr>
            <w:top w:val="none" w:sz="0" w:space="0" w:color="auto"/>
            <w:left w:val="none" w:sz="0" w:space="0" w:color="auto"/>
            <w:bottom w:val="none" w:sz="0" w:space="0" w:color="auto"/>
            <w:right w:val="none" w:sz="0" w:space="0" w:color="auto"/>
          </w:divBdr>
        </w:div>
        <w:div w:id="944653170">
          <w:marLeft w:val="640"/>
          <w:marRight w:val="0"/>
          <w:marTop w:val="0"/>
          <w:marBottom w:val="0"/>
          <w:divBdr>
            <w:top w:val="none" w:sz="0" w:space="0" w:color="auto"/>
            <w:left w:val="none" w:sz="0" w:space="0" w:color="auto"/>
            <w:bottom w:val="none" w:sz="0" w:space="0" w:color="auto"/>
            <w:right w:val="none" w:sz="0" w:space="0" w:color="auto"/>
          </w:divBdr>
        </w:div>
        <w:div w:id="2030328370">
          <w:marLeft w:val="640"/>
          <w:marRight w:val="0"/>
          <w:marTop w:val="0"/>
          <w:marBottom w:val="0"/>
          <w:divBdr>
            <w:top w:val="none" w:sz="0" w:space="0" w:color="auto"/>
            <w:left w:val="none" w:sz="0" w:space="0" w:color="auto"/>
            <w:bottom w:val="none" w:sz="0" w:space="0" w:color="auto"/>
            <w:right w:val="none" w:sz="0" w:space="0" w:color="auto"/>
          </w:divBdr>
        </w:div>
        <w:div w:id="1103460199">
          <w:marLeft w:val="640"/>
          <w:marRight w:val="0"/>
          <w:marTop w:val="0"/>
          <w:marBottom w:val="0"/>
          <w:divBdr>
            <w:top w:val="none" w:sz="0" w:space="0" w:color="auto"/>
            <w:left w:val="none" w:sz="0" w:space="0" w:color="auto"/>
            <w:bottom w:val="none" w:sz="0" w:space="0" w:color="auto"/>
            <w:right w:val="none" w:sz="0" w:space="0" w:color="auto"/>
          </w:divBdr>
        </w:div>
        <w:div w:id="1145973548">
          <w:marLeft w:val="640"/>
          <w:marRight w:val="0"/>
          <w:marTop w:val="0"/>
          <w:marBottom w:val="0"/>
          <w:divBdr>
            <w:top w:val="none" w:sz="0" w:space="0" w:color="auto"/>
            <w:left w:val="none" w:sz="0" w:space="0" w:color="auto"/>
            <w:bottom w:val="none" w:sz="0" w:space="0" w:color="auto"/>
            <w:right w:val="none" w:sz="0" w:space="0" w:color="auto"/>
          </w:divBdr>
        </w:div>
        <w:div w:id="1530606108">
          <w:marLeft w:val="640"/>
          <w:marRight w:val="0"/>
          <w:marTop w:val="0"/>
          <w:marBottom w:val="0"/>
          <w:divBdr>
            <w:top w:val="none" w:sz="0" w:space="0" w:color="auto"/>
            <w:left w:val="none" w:sz="0" w:space="0" w:color="auto"/>
            <w:bottom w:val="none" w:sz="0" w:space="0" w:color="auto"/>
            <w:right w:val="none" w:sz="0" w:space="0" w:color="auto"/>
          </w:divBdr>
        </w:div>
        <w:div w:id="1876114658">
          <w:marLeft w:val="640"/>
          <w:marRight w:val="0"/>
          <w:marTop w:val="0"/>
          <w:marBottom w:val="0"/>
          <w:divBdr>
            <w:top w:val="none" w:sz="0" w:space="0" w:color="auto"/>
            <w:left w:val="none" w:sz="0" w:space="0" w:color="auto"/>
            <w:bottom w:val="none" w:sz="0" w:space="0" w:color="auto"/>
            <w:right w:val="none" w:sz="0" w:space="0" w:color="auto"/>
          </w:divBdr>
        </w:div>
      </w:divsChild>
    </w:div>
    <w:div w:id="935745279">
      <w:bodyDiv w:val="1"/>
      <w:marLeft w:val="0"/>
      <w:marRight w:val="0"/>
      <w:marTop w:val="0"/>
      <w:marBottom w:val="0"/>
      <w:divBdr>
        <w:top w:val="none" w:sz="0" w:space="0" w:color="auto"/>
        <w:left w:val="none" w:sz="0" w:space="0" w:color="auto"/>
        <w:bottom w:val="none" w:sz="0" w:space="0" w:color="auto"/>
        <w:right w:val="none" w:sz="0" w:space="0" w:color="auto"/>
      </w:divBdr>
      <w:divsChild>
        <w:div w:id="1712529866">
          <w:marLeft w:val="640"/>
          <w:marRight w:val="0"/>
          <w:marTop w:val="0"/>
          <w:marBottom w:val="0"/>
          <w:divBdr>
            <w:top w:val="none" w:sz="0" w:space="0" w:color="auto"/>
            <w:left w:val="none" w:sz="0" w:space="0" w:color="auto"/>
            <w:bottom w:val="none" w:sz="0" w:space="0" w:color="auto"/>
            <w:right w:val="none" w:sz="0" w:space="0" w:color="auto"/>
          </w:divBdr>
        </w:div>
        <w:div w:id="1251545082">
          <w:marLeft w:val="640"/>
          <w:marRight w:val="0"/>
          <w:marTop w:val="0"/>
          <w:marBottom w:val="0"/>
          <w:divBdr>
            <w:top w:val="none" w:sz="0" w:space="0" w:color="auto"/>
            <w:left w:val="none" w:sz="0" w:space="0" w:color="auto"/>
            <w:bottom w:val="none" w:sz="0" w:space="0" w:color="auto"/>
            <w:right w:val="none" w:sz="0" w:space="0" w:color="auto"/>
          </w:divBdr>
        </w:div>
        <w:div w:id="1702826720">
          <w:marLeft w:val="640"/>
          <w:marRight w:val="0"/>
          <w:marTop w:val="0"/>
          <w:marBottom w:val="0"/>
          <w:divBdr>
            <w:top w:val="none" w:sz="0" w:space="0" w:color="auto"/>
            <w:left w:val="none" w:sz="0" w:space="0" w:color="auto"/>
            <w:bottom w:val="none" w:sz="0" w:space="0" w:color="auto"/>
            <w:right w:val="none" w:sz="0" w:space="0" w:color="auto"/>
          </w:divBdr>
        </w:div>
        <w:div w:id="421998543">
          <w:marLeft w:val="640"/>
          <w:marRight w:val="0"/>
          <w:marTop w:val="0"/>
          <w:marBottom w:val="0"/>
          <w:divBdr>
            <w:top w:val="none" w:sz="0" w:space="0" w:color="auto"/>
            <w:left w:val="none" w:sz="0" w:space="0" w:color="auto"/>
            <w:bottom w:val="none" w:sz="0" w:space="0" w:color="auto"/>
            <w:right w:val="none" w:sz="0" w:space="0" w:color="auto"/>
          </w:divBdr>
        </w:div>
        <w:div w:id="499849480">
          <w:marLeft w:val="640"/>
          <w:marRight w:val="0"/>
          <w:marTop w:val="0"/>
          <w:marBottom w:val="0"/>
          <w:divBdr>
            <w:top w:val="none" w:sz="0" w:space="0" w:color="auto"/>
            <w:left w:val="none" w:sz="0" w:space="0" w:color="auto"/>
            <w:bottom w:val="none" w:sz="0" w:space="0" w:color="auto"/>
            <w:right w:val="none" w:sz="0" w:space="0" w:color="auto"/>
          </w:divBdr>
        </w:div>
        <w:div w:id="1557007538">
          <w:marLeft w:val="640"/>
          <w:marRight w:val="0"/>
          <w:marTop w:val="0"/>
          <w:marBottom w:val="0"/>
          <w:divBdr>
            <w:top w:val="none" w:sz="0" w:space="0" w:color="auto"/>
            <w:left w:val="none" w:sz="0" w:space="0" w:color="auto"/>
            <w:bottom w:val="none" w:sz="0" w:space="0" w:color="auto"/>
            <w:right w:val="none" w:sz="0" w:space="0" w:color="auto"/>
          </w:divBdr>
        </w:div>
        <w:div w:id="476604534">
          <w:marLeft w:val="640"/>
          <w:marRight w:val="0"/>
          <w:marTop w:val="0"/>
          <w:marBottom w:val="0"/>
          <w:divBdr>
            <w:top w:val="none" w:sz="0" w:space="0" w:color="auto"/>
            <w:left w:val="none" w:sz="0" w:space="0" w:color="auto"/>
            <w:bottom w:val="none" w:sz="0" w:space="0" w:color="auto"/>
            <w:right w:val="none" w:sz="0" w:space="0" w:color="auto"/>
          </w:divBdr>
        </w:div>
        <w:div w:id="736172382">
          <w:marLeft w:val="640"/>
          <w:marRight w:val="0"/>
          <w:marTop w:val="0"/>
          <w:marBottom w:val="0"/>
          <w:divBdr>
            <w:top w:val="none" w:sz="0" w:space="0" w:color="auto"/>
            <w:left w:val="none" w:sz="0" w:space="0" w:color="auto"/>
            <w:bottom w:val="none" w:sz="0" w:space="0" w:color="auto"/>
            <w:right w:val="none" w:sz="0" w:space="0" w:color="auto"/>
          </w:divBdr>
        </w:div>
        <w:div w:id="1092355174">
          <w:marLeft w:val="640"/>
          <w:marRight w:val="0"/>
          <w:marTop w:val="0"/>
          <w:marBottom w:val="0"/>
          <w:divBdr>
            <w:top w:val="none" w:sz="0" w:space="0" w:color="auto"/>
            <w:left w:val="none" w:sz="0" w:space="0" w:color="auto"/>
            <w:bottom w:val="none" w:sz="0" w:space="0" w:color="auto"/>
            <w:right w:val="none" w:sz="0" w:space="0" w:color="auto"/>
          </w:divBdr>
        </w:div>
      </w:divsChild>
    </w:div>
    <w:div w:id="946162343">
      <w:bodyDiv w:val="1"/>
      <w:marLeft w:val="0"/>
      <w:marRight w:val="0"/>
      <w:marTop w:val="0"/>
      <w:marBottom w:val="0"/>
      <w:divBdr>
        <w:top w:val="none" w:sz="0" w:space="0" w:color="auto"/>
        <w:left w:val="none" w:sz="0" w:space="0" w:color="auto"/>
        <w:bottom w:val="none" w:sz="0" w:space="0" w:color="auto"/>
        <w:right w:val="none" w:sz="0" w:space="0" w:color="auto"/>
      </w:divBdr>
      <w:divsChild>
        <w:div w:id="1350764367">
          <w:marLeft w:val="640"/>
          <w:marRight w:val="0"/>
          <w:marTop w:val="0"/>
          <w:marBottom w:val="0"/>
          <w:divBdr>
            <w:top w:val="none" w:sz="0" w:space="0" w:color="auto"/>
            <w:left w:val="none" w:sz="0" w:space="0" w:color="auto"/>
            <w:bottom w:val="none" w:sz="0" w:space="0" w:color="auto"/>
            <w:right w:val="none" w:sz="0" w:space="0" w:color="auto"/>
          </w:divBdr>
        </w:div>
        <w:div w:id="1747798590">
          <w:marLeft w:val="640"/>
          <w:marRight w:val="0"/>
          <w:marTop w:val="0"/>
          <w:marBottom w:val="0"/>
          <w:divBdr>
            <w:top w:val="none" w:sz="0" w:space="0" w:color="auto"/>
            <w:left w:val="none" w:sz="0" w:space="0" w:color="auto"/>
            <w:bottom w:val="none" w:sz="0" w:space="0" w:color="auto"/>
            <w:right w:val="none" w:sz="0" w:space="0" w:color="auto"/>
          </w:divBdr>
        </w:div>
        <w:div w:id="1501694445">
          <w:marLeft w:val="640"/>
          <w:marRight w:val="0"/>
          <w:marTop w:val="0"/>
          <w:marBottom w:val="0"/>
          <w:divBdr>
            <w:top w:val="none" w:sz="0" w:space="0" w:color="auto"/>
            <w:left w:val="none" w:sz="0" w:space="0" w:color="auto"/>
            <w:bottom w:val="none" w:sz="0" w:space="0" w:color="auto"/>
            <w:right w:val="none" w:sz="0" w:space="0" w:color="auto"/>
          </w:divBdr>
        </w:div>
        <w:div w:id="1560750861">
          <w:marLeft w:val="640"/>
          <w:marRight w:val="0"/>
          <w:marTop w:val="0"/>
          <w:marBottom w:val="0"/>
          <w:divBdr>
            <w:top w:val="none" w:sz="0" w:space="0" w:color="auto"/>
            <w:left w:val="none" w:sz="0" w:space="0" w:color="auto"/>
            <w:bottom w:val="none" w:sz="0" w:space="0" w:color="auto"/>
            <w:right w:val="none" w:sz="0" w:space="0" w:color="auto"/>
          </w:divBdr>
        </w:div>
        <w:div w:id="652876523">
          <w:marLeft w:val="640"/>
          <w:marRight w:val="0"/>
          <w:marTop w:val="0"/>
          <w:marBottom w:val="0"/>
          <w:divBdr>
            <w:top w:val="none" w:sz="0" w:space="0" w:color="auto"/>
            <w:left w:val="none" w:sz="0" w:space="0" w:color="auto"/>
            <w:bottom w:val="none" w:sz="0" w:space="0" w:color="auto"/>
            <w:right w:val="none" w:sz="0" w:space="0" w:color="auto"/>
          </w:divBdr>
        </w:div>
        <w:div w:id="666832610">
          <w:marLeft w:val="640"/>
          <w:marRight w:val="0"/>
          <w:marTop w:val="0"/>
          <w:marBottom w:val="0"/>
          <w:divBdr>
            <w:top w:val="none" w:sz="0" w:space="0" w:color="auto"/>
            <w:left w:val="none" w:sz="0" w:space="0" w:color="auto"/>
            <w:bottom w:val="none" w:sz="0" w:space="0" w:color="auto"/>
            <w:right w:val="none" w:sz="0" w:space="0" w:color="auto"/>
          </w:divBdr>
        </w:div>
        <w:div w:id="1857767261">
          <w:marLeft w:val="640"/>
          <w:marRight w:val="0"/>
          <w:marTop w:val="0"/>
          <w:marBottom w:val="0"/>
          <w:divBdr>
            <w:top w:val="none" w:sz="0" w:space="0" w:color="auto"/>
            <w:left w:val="none" w:sz="0" w:space="0" w:color="auto"/>
            <w:bottom w:val="none" w:sz="0" w:space="0" w:color="auto"/>
            <w:right w:val="none" w:sz="0" w:space="0" w:color="auto"/>
          </w:divBdr>
        </w:div>
        <w:div w:id="1325743253">
          <w:marLeft w:val="640"/>
          <w:marRight w:val="0"/>
          <w:marTop w:val="0"/>
          <w:marBottom w:val="0"/>
          <w:divBdr>
            <w:top w:val="none" w:sz="0" w:space="0" w:color="auto"/>
            <w:left w:val="none" w:sz="0" w:space="0" w:color="auto"/>
            <w:bottom w:val="none" w:sz="0" w:space="0" w:color="auto"/>
            <w:right w:val="none" w:sz="0" w:space="0" w:color="auto"/>
          </w:divBdr>
        </w:div>
        <w:div w:id="750200930">
          <w:marLeft w:val="640"/>
          <w:marRight w:val="0"/>
          <w:marTop w:val="0"/>
          <w:marBottom w:val="0"/>
          <w:divBdr>
            <w:top w:val="none" w:sz="0" w:space="0" w:color="auto"/>
            <w:left w:val="none" w:sz="0" w:space="0" w:color="auto"/>
            <w:bottom w:val="none" w:sz="0" w:space="0" w:color="auto"/>
            <w:right w:val="none" w:sz="0" w:space="0" w:color="auto"/>
          </w:divBdr>
        </w:div>
      </w:divsChild>
    </w:div>
    <w:div w:id="948391628">
      <w:bodyDiv w:val="1"/>
      <w:marLeft w:val="0"/>
      <w:marRight w:val="0"/>
      <w:marTop w:val="0"/>
      <w:marBottom w:val="0"/>
      <w:divBdr>
        <w:top w:val="none" w:sz="0" w:space="0" w:color="auto"/>
        <w:left w:val="none" w:sz="0" w:space="0" w:color="auto"/>
        <w:bottom w:val="none" w:sz="0" w:space="0" w:color="auto"/>
        <w:right w:val="none" w:sz="0" w:space="0" w:color="auto"/>
      </w:divBdr>
      <w:divsChild>
        <w:div w:id="2000690263">
          <w:marLeft w:val="640"/>
          <w:marRight w:val="0"/>
          <w:marTop w:val="0"/>
          <w:marBottom w:val="0"/>
          <w:divBdr>
            <w:top w:val="none" w:sz="0" w:space="0" w:color="auto"/>
            <w:left w:val="none" w:sz="0" w:space="0" w:color="auto"/>
            <w:bottom w:val="none" w:sz="0" w:space="0" w:color="auto"/>
            <w:right w:val="none" w:sz="0" w:space="0" w:color="auto"/>
          </w:divBdr>
        </w:div>
        <w:div w:id="877546075">
          <w:marLeft w:val="640"/>
          <w:marRight w:val="0"/>
          <w:marTop w:val="0"/>
          <w:marBottom w:val="0"/>
          <w:divBdr>
            <w:top w:val="none" w:sz="0" w:space="0" w:color="auto"/>
            <w:left w:val="none" w:sz="0" w:space="0" w:color="auto"/>
            <w:bottom w:val="none" w:sz="0" w:space="0" w:color="auto"/>
            <w:right w:val="none" w:sz="0" w:space="0" w:color="auto"/>
          </w:divBdr>
        </w:div>
        <w:div w:id="811216268">
          <w:marLeft w:val="640"/>
          <w:marRight w:val="0"/>
          <w:marTop w:val="0"/>
          <w:marBottom w:val="0"/>
          <w:divBdr>
            <w:top w:val="none" w:sz="0" w:space="0" w:color="auto"/>
            <w:left w:val="none" w:sz="0" w:space="0" w:color="auto"/>
            <w:bottom w:val="none" w:sz="0" w:space="0" w:color="auto"/>
            <w:right w:val="none" w:sz="0" w:space="0" w:color="auto"/>
          </w:divBdr>
        </w:div>
        <w:div w:id="1682858709">
          <w:marLeft w:val="640"/>
          <w:marRight w:val="0"/>
          <w:marTop w:val="0"/>
          <w:marBottom w:val="0"/>
          <w:divBdr>
            <w:top w:val="none" w:sz="0" w:space="0" w:color="auto"/>
            <w:left w:val="none" w:sz="0" w:space="0" w:color="auto"/>
            <w:bottom w:val="none" w:sz="0" w:space="0" w:color="auto"/>
            <w:right w:val="none" w:sz="0" w:space="0" w:color="auto"/>
          </w:divBdr>
        </w:div>
        <w:div w:id="483396153">
          <w:marLeft w:val="640"/>
          <w:marRight w:val="0"/>
          <w:marTop w:val="0"/>
          <w:marBottom w:val="0"/>
          <w:divBdr>
            <w:top w:val="none" w:sz="0" w:space="0" w:color="auto"/>
            <w:left w:val="none" w:sz="0" w:space="0" w:color="auto"/>
            <w:bottom w:val="none" w:sz="0" w:space="0" w:color="auto"/>
            <w:right w:val="none" w:sz="0" w:space="0" w:color="auto"/>
          </w:divBdr>
        </w:div>
        <w:div w:id="1089540282">
          <w:marLeft w:val="640"/>
          <w:marRight w:val="0"/>
          <w:marTop w:val="0"/>
          <w:marBottom w:val="0"/>
          <w:divBdr>
            <w:top w:val="none" w:sz="0" w:space="0" w:color="auto"/>
            <w:left w:val="none" w:sz="0" w:space="0" w:color="auto"/>
            <w:bottom w:val="none" w:sz="0" w:space="0" w:color="auto"/>
            <w:right w:val="none" w:sz="0" w:space="0" w:color="auto"/>
          </w:divBdr>
        </w:div>
        <w:div w:id="698046007">
          <w:marLeft w:val="640"/>
          <w:marRight w:val="0"/>
          <w:marTop w:val="0"/>
          <w:marBottom w:val="0"/>
          <w:divBdr>
            <w:top w:val="none" w:sz="0" w:space="0" w:color="auto"/>
            <w:left w:val="none" w:sz="0" w:space="0" w:color="auto"/>
            <w:bottom w:val="none" w:sz="0" w:space="0" w:color="auto"/>
            <w:right w:val="none" w:sz="0" w:space="0" w:color="auto"/>
          </w:divBdr>
        </w:div>
        <w:div w:id="368381550">
          <w:marLeft w:val="640"/>
          <w:marRight w:val="0"/>
          <w:marTop w:val="0"/>
          <w:marBottom w:val="0"/>
          <w:divBdr>
            <w:top w:val="none" w:sz="0" w:space="0" w:color="auto"/>
            <w:left w:val="none" w:sz="0" w:space="0" w:color="auto"/>
            <w:bottom w:val="none" w:sz="0" w:space="0" w:color="auto"/>
            <w:right w:val="none" w:sz="0" w:space="0" w:color="auto"/>
          </w:divBdr>
        </w:div>
        <w:div w:id="291793158">
          <w:marLeft w:val="640"/>
          <w:marRight w:val="0"/>
          <w:marTop w:val="0"/>
          <w:marBottom w:val="0"/>
          <w:divBdr>
            <w:top w:val="none" w:sz="0" w:space="0" w:color="auto"/>
            <w:left w:val="none" w:sz="0" w:space="0" w:color="auto"/>
            <w:bottom w:val="none" w:sz="0" w:space="0" w:color="auto"/>
            <w:right w:val="none" w:sz="0" w:space="0" w:color="auto"/>
          </w:divBdr>
        </w:div>
      </w:divsChild>
    </w:div>
    <w:div w:id="968897159">
      <w:bodyDiv w:val="1"/>
      <w:marLeft w:val="0"/>
      <w:marRight w:val="0"/>
      <w:marTop w:val="0"/>
      <w:marBottom w:val="0"/>
      <w:divBdr>
        <w:top w:val="none" w:sz="0" w:space="0" w:color="auto"/>
        <w:left w:val="none" w:sz="0" w:space="0" w:color="auto"/>
        <w:bottom w:val="none" w:sz="0" w:space="0" w:color="auto"/>
        <w:right w:val="none" w:sz="0" w:space="0" w:color="auto"/>
      </w:divBdr>
      <w:divsChild>
        <w:div w:id="133716401">
          <w:marLeft w:val="640"/>
          <w:marRight w:val="0"/>
          <w:marTop w:val="0"/>
          <w:marBottom w:val="0"/>
          <w:divBdr>
            <w:top w:val="none" w:sz="0" w:space="0" w:color="auto"/>
            <w:left w:val="none" w:sz="0" w:space="0" w:color="auto"/>
            <w:bottom w:val="none" w:sz="0" w:space="0" w:color="auto"/>
            <w:right w:val="none" w:sz="0" w:space="0" w:color="auto"/>
          </w:divBdr>
        </w:div>
        <w:div w:id="187450370">
          <w:marLeft w:val="640"/>
          <w:marRight w:val="0"/>
          <w:marTop w:val="0"/>
          <w:marBottom w:val="0"/>
          <w:divBdr>
            <w:top w:val="none" w:sz="0" w:space="0" w:color="auto"/>
            <w:left w:val="none" w:sz="0" w:space="0" w:color="auto"/>
            <w:bottom w:val="none" w:sz="0" w:space="0" w:color="auto"/>
            <w:right w:val="none" w:sz="0" w:space="0" w:color="auto"/>
          </w:divBdr>
        </w:div>
        <w:div w:id="787243391">
          <w:marLeft w:val="640"/>
          <w:marRight w:val="0"/>
          <w:marTop w:val="0"/>
          <w:marBottom w:val="0"/>
          <w:divBdr>
            <w:top w:val="none" w:sz="0" w:space="0" w:color="auto"/>
            <w:left w:val="none" w:sz="0" w:space="0" w:color="auto"/>
            <w:bottom w:val="none" w:sz="0" w:space="0" w:color="auto"/>
            <w:right w:val="none" w:sz="0" w:space="0" w:color="auto"/>
          </w:divBdr>
        </w:div>
        <w:div w:id="1760634347">
          <w:marLeft w:val="640"/>
          <w:marRight w:val="0"/>
          <w:marTop w:val="0"/>
          <w:marBottom w:val="0"/>
          <w:divBdr>
            <w:top w:val="none" w:sz="0" w:space="0" w:color="auto"/>
            <w:left w:val="none" w:sz="0" w:space="0" w:color="auto"/>
            <w:bottom w:val="none" w:sz="0" w:space="0" w:color="auto"/>
            <w:right w:val="none" w:sz="0" w:space="0" w:color="auto"/>
          </w:divBdr>
        </w:div>
        <w:div w:id="956374443">
          <w:marLeft w:val="640"/>
          <w:marRight w:val="0"/>
          <w:marTop w:val="0"/>
          <w:marBottom w:val="0"/>
          <w:divBdr>
            <w:top w:val="none" w:sz="0" w:space="0" w:color="auto"/>
            <w:left w:val="none" w:sz="0" w:space="0" w:color="auto"/>
            <w:bottom w:val="none" w:sz="0" w:space="0" w:color="auto"/>
            <w:right w:val="none" w:sz="0" w:space="0" w:color="auto"/>
          </w:divBdr>
        </w:div>
        <w:div w:id="871071120">
          <w:marLeft w:val="640"/>
          <w:marRight w:val="0"/>
          <w:marTop w:val="0"/>
          <w:marBottom w:val="0"/>
          <w:divBdr>
            <w:top w:val="none" w:sz="0" w:space="0" w:color="auto"/>
            <w:left w:val="none" w:sz="0" w:space="0" w:color="auto"/>
            <w:bottom w:val="none" w:sz="0" w:space="0" w:color="auto"/>
            <w:right w:val="none" w:sz="0" w:space="0" w:color="auto"/>
          </w:divBdr>
        </w:div>
        <w:div w:id="475294961">
          <w:marLeft w:val="640"/>
          <w:marRight w:val="0"/>
          <w:marTop w:val="0"/>
          <w:marBottom w:val="0"/>
          <w:divBdr>
            <w:top w:val="none" w:sz="0" w:space="0" w:color="auto"/>
            <w:left w:val="none" w:sz="0" w:space="0" w:color="auto"/>
            <w:bottom w:val="none" w:sz="0" w:space="0" w:color="auto"/>
            <w:right w:val="none" w:sz="0" w:space="0" w:color="auto"/>
          </w:divBdr>
        </w:div>
        <w:div w:id="1979456103">
          <w:marLeft w:val="640"/>
          <w:marRight w:val="0"/>
          <w:marTop w:val="0"/>
          <w:marBottom w:val="0"/>
          <w:divBdr>
            <w:top w:val="none" w:sz="0" w:space="0" w:color="auto"/>
            <w:left w:val="none" w:sz="0" w:space="0" w:color="auto"/>
            <w:bottom w:val="none" w:sz="0" w:space="0" w:color="auto"/>
            <w:right w:val="none" w:sz="0" w:space="0" w:color="auto"/>
          </w:divBdr>
        </w:div>
        <w:div w:id="2146386343">
          <w:marLeft w:val="640"/>
          <w:marRight w:val="0"/>
          <w:marTop w:val="0"/>
          <w:marBottom w:val="0"/>
          <w:divBdr>
            <w:top w:val="none" w:sz="0" w:space="0" w:color="auto"/>
            <w:left w:val="none" w:sz="0" w:space="0" w:color="auto"/>
            <w:bottom w:val="none" w:sz="0" w:space="0" w:color="auto"/>
            <w:right w:val="none" w:sz="0" w:space="0" w:color="auto"/>
          </w:divBdr>
        </w:div>
      </w:divsChild>
    </w:div>
    <w:div w:id="1014500374">
      <w:bodyDiv w:val="1"/>
      <w:marLeft w:val="0"/>
      <w:marRight w:val="0"/>
      <w:marTop w:val="0"/>
      <w:marBottom w:val="0"/>
      <w:divBdr>
        <w:top w:val="none" w:sz="0" w:space="0" w:color="auto"/>
        <w:left w:val="none" w:sz="0" w:space="0" w:color="auto"/>
        <w:bottom w:val="none" w:sz="0" w:space="0" w:color="auto"/>
        <w:right w:val="none" w:sz="0" w:space="0" w:color="auto"/>
      </w:divBdr>
      <w:divsChild>
        <w:div w:id="1668558858">
          <w:marLeft w:val="640"/>
          <w:marRight w:val="0"/>
          <w:marTop w:val="0"/>
          <w:marBottom w:val="0"/>
          <w:divBdr>
            <w:top w:val="none" w:sz="0" w:space="0" w:color="auto"/>
            <w:left w:val="none" w:sz="0" w:space="0" w:color="auto"/>
            <w:bottom w:val="none" w:sz="0" w:space="0" w:color="auto"/>
            <w:right w:val="none" w:sz="0" w:space="0" w:color="auto"/>
          </w:divBdr>
        </w:div>
        <w:div w:id="30763427">
          <w:marLeft w:val="640"/>
          <w:marRight w:val="0"/>
          <w:marTop w:val="0"/>
          <w:marBottom w:val="0"/>
          <w:divBdr>
            <w:top w:val="none" w:sz="0" w:space="0" w:color="auto"/>
            <w:left w:val="none" w:sz="0" w:space="0" w:color="auto"/>
            <w:bottom w:val="none" w:sz="0" w:space="0" w:color="auto"/>
            <w:right w:val="none" w:sz="0" w:space="0" w:color="auto"/>
          </w:divBdr>
        </w:div>
        <w:div w:id="1202783978">
          <w:marLeft w:val="640"/>
          <w:marRight w:val="0"/>
          <w:marTop w:val="0"/>
          <w:marBottom w:val="0"/>
          <w:divBdr>
            <w:top w:val="none" w:sz="0" w:space="0" w:color="auto"/>
            <w:left w:val="none" w:sz="0" w:space="0" w:color="auto"/>
            <w:bottom w:val="none" w:sz="0" w:space="0" w:color="auto"/>
            <w:right w:val="none" w:sz="0" w:space="0" w:color="auto"/>
          </w:divBdr>
        </w:div>
        <w:div w:id="963535256">
          <w:marLeft w:val="640"/>
          <w:marRight w:val="0"/>
          <w:marTop w:val="0"/>
          <w:marBottom w:val="0"/>
          <w:divBdr>
            <w:top w:val="none" w:sz="0" w:space="0" w:color="auto"/>
            <w:left w:val="none" w:sz="0" w:space="0" w:color="auto"/>
            <w:bottom w:val="none" w:sz="0" w:space="0" w:color="auto"/>
            <w:right w:val="none" w:sz="0" w:space="0" w:color="auto"/>
          </w:divBdr>
        </w:div>
        <w:div w:id="1010913819">
          <w:marLeft w:val="640"/>
          <w:marRight w:val="0"/>
          <w:marTop w:val="0"/>
          <w:marBottom w:val="0"/>
          <w:divBdr>
            <w:top w:val="none" w:sz="0" w:space="0" w:color="auto"/>
            <w:left w:val="none" w:sz="0" w:space="0" w:color="auto"/>
            <w:bottom w:val="none" w:sz="0" w:space="0" w:color="auto"/>
            <w:right w:val="none" w:sz="0" w:space="0" w:color="auto"/>
          </w:divBdr>
        </w:div>
        <w:div w:id="2091730644">
          <w:marLeft w:val="640"/>
          <w:marRight w:val="0"/>
          <w:marTop w:val="0"/>
          <w:marBottom w:val="0"/>
          <w:divBdr>
            <w:top w:val="none" w:sz="0" w:space="0" w:color="auto"/>
            <w:left w:val="none" w:sz="0" w:space="0" w:color="auto"/>
            <w:bottom w:val="none" w:sz="0" w:space="0" w:color="auto"/>
            <w:right w:val="none" w:sz="0" w:space="0" w:color="auto"/>
          </w:divBdr>
        </w:div>
        <w:div w:id="1026953022">
          <w:marLeft w:val="640"/>
          <w:marRight w:val="0"/>
          <w:marTop w:val="0"/>
          <w:marBottom w:val="0"/>
          <w:divBdr>
            <w:top w:val="none" w:sz="0" w:space="0" w:color="auto"/>
            <w:left w:val="none" w:sz="0" w:space="0" w:color="auto"/>
            <w:bottom w:val="none" w:sz="0" w:space="0" w:color="auto"/>
            <w:right w:val="none" w:sz="0" w:space="0" w:color="auto"/>
          </w:divBdr>
        </w:div>
        <w:div w:id="1461725064">
          <w:marLeft w:val="640"/>
          <w:marRight w:val="0"/>
          <w:marTop w:val="0"/>
          <w:marBottom w:val="0"/>
          <w:divBdr>
            <w:top w:val="none" w:sz="0" w:space="0" w:color="auto"/>
            <w:left w:val="none" w:sz="0" w:space="0" w:color="auto"/>
            <w:bottom w:val="none" w:sz="0" w:space="0" w:color="auto"/>
            <w:right w:val="none" w:sz="0" w:space="0" w:color="auto"/>
          </w:divBdr>
        </w:div>
        <w:div w:id="664548492">
          <w:marLeft w:val="640"/>
          <w:marRight w:val="0"/>
          <w:marTop w:val="0"/>
          <w:marBottom w:val="0"/>
          <w:divBdr>
            <w:top w:val="none" w:sz="0" w:space="0" w:color="auto"/>
            <w:left w:val="none" w:sz="0" w:space="0" w:color="auto"/>
            <w:bottom w:val="none" w:sz="0" w:space="0" w:color="auto"/>
            <w:right w:val="none" w:sz="0" w:space="0" w:color="auto"/>
          </w:divBdr>
        </w:div>
        <w:div w:id="11803037">
          <w:marLeft w:val="640"/>
          <w:marRight w:val="0"/>
          <w:marTop w:val="0"/>
          <w:marBottom w:val="0"/>
          <w:divBdr>
            <w:top w:val="none" w:sz="0" w:space="0" w:color="auto"/>
            <w:left w:val="none" w:sz="0" w:space="0" w:color="auto"/>
            <w:bottom w:val="none" w:sz="0" w:space="0" w:color="auto"/>
            <w:right w:val="none" w:sz="0" w:space="0" w:color="auto"/>
          </w:divBdr>
        </w:div>
        <w:div w:id="1004166589">
          <w:marLeft w:val="640"/>
          <w:marRight w:val="0"/>
          <w:marTop w:val="0"/>
          <w:marBottom w:val="0"/>
          <w:divBdr>
            <w:top w:val="none" w:sz="0" w:space="0" w:color="auto"/>
            <w:left w:val="none" w:sz="0" w:space="0" w:color="auto"/>
            <w:bottom w:val="none" w:sz="0" w:space="0" w:color="auto"/>
            <w:right w:val="none" w:sz="0" w:space="0" w:color="auto"/>
          </w:divBdr>
        </w:div>
        <w:div w:id="996224280">
          <w:marLeft w:val="640"/>
          <w:marRight w:val="0"/>
          <w:marTop w:val="0"/>
          <w:marBottom w:val="0"/>
          <w:divBdr>
            <w:top w:val="none" w:sz="0" w:space="0" w:color="auto"/>
            <w:left w:val="none" w:sz="0" w:space="0" w:color="auto"/>
            <w:bottom w:val="none" w:sz="0" w:space="0" w:color="auto"/>
            <w:right w:val="none" w:sz="0" w:space="0" w:color="auto"/>
          </w:divBdr>
        </w:div>
        <w:div w:id="383141628">
          <w:marLeft w:val="640"/>
          <w:marRight w:val="0"/>
          <w:marTop w:val="0"/>
          <w:marBottom w:val="0"/>
          <w:divBdr>
            <w:top w:val="none" w:sz="0" w:space="0" w:color="auto"/>
            <w:left w:val="none" w:sz="0" w:space="0" w:color="auto"/>
            <w:bottom w:val="none" w:sz="0" w:space="0" w:color="auto"/>
            <w:right w:val="none" w:sz="0" w:space="0" w:color="auto"/>
          </w:divBdr>
        </w:div>
      </w:divsChild>
    </w:div>
    <w:div w:id="1028919286">
      <w:bodyDiv w:val="1"/>
      <w:marLeft w:val="0"/>
      <w:marRight w:val="0"/>
      <w:marTop w:val="0"/>
      <w:marBottom w:val="0"/>
      <w:divBdr>
        <w:top w:val="none" w:sz="0" w:space="0" w:color="auto"/>
        <w:left w:val="none" w:sz="0" w:space="0" w:color="auto"/>
        <w:bottom w:val="none" w:sz="0" w:space="0" w:color="auto"/>
        <w:right w:val="none" w:sz="0" w:space="0" w:color="auto"/>
      </w:divBdr>
      <w:divsChild>
        <w:div w:id="1080518765">
          <w:marLeft w:val="640"/>
          <w:marRight w:val="0"/>
          <w:marTop w:val="0"/>
          <w:marBottom w:val="0"/>
          <w:divBdr>
            <w:top w:val="none" w:sz="0" w:space="0" w:color="auto"/>
            <w:left w:val="none" w:sz="0" w:space="0" w:color="auto"/>
            <w:bottom w:val="none" w:sz="0" w:space="0" w:color="auto"/>
            <w:right w:val="none" w:sz="0" w:space="0" w:color="auto"/>
          </w:divBdr>
        </w:div>
        <w:div w:id="1283852184">
          <w:marLeft w:val="640"/>
          <w:marRight w:val="0"/>
          <w:marTop w:val="0"/>
          <w:marBottom w:val="0"/>
          <w:divBdr>
            <w:top w:val="none" w:sz="0" w:space="0" w:color="auto"/>
            <w:left w:val="none" w:sz="0" w:space="0" w:color="auto"/>
            <w:bottom w:val="none" w:sz="0" w:space="0" w:color="auto"/>
            <w:right w:val="none" w:sz="0" w:space="0" w:color="auto"/>
          </w:divBdr>
        </w:div>
        <w:div w:id="1305743037">
          <w:marLeft w:val="640"/>
          <w:marRight w:val="0"/>
          <w:marTop w:val="0"/>
          <w:marBottom w:val="0"/>
          <w:divBdr>
            <w:top w:val="none" w:sz="0" w:space="0" w:color="auto"/>
            <w:left w:val="none" w:sz="0" w:space="0" w:color="auto"/>
            <w:bottom w:val="none" w:sz="0" w:space="0" w:color="auto"/>
            <w:right w:val="none" w:sz="0" w:space="0" w:color="auto"/>
          </w:divBdr>
        </w:div>
        <w:div w:id="1958365504">
          <w:marLeft w:val="640"/>
          <w:marRight w:val="0"/>
          <w:marTop w:val="0"/>
          <w:marBottom w:val="0"/>
          <w:divBdr>
            <w:top w:val="none" w:sz="0" w:space="0" w:color="auto"/>
            <w:left w:val="none" w:sz="0" w:space="0" w:color="auto"/>
            <w:bottom w:val="none" w:sz="0" w:space="0" w:color="auto"/>
            <w:right w:val="none" w:sz="0" w:space="0" w:color="auto"/>
          </w:divBdr>
        </w:div>
        <w:div w:id="1080909149">
          <w:marLeft w:val="640"/>
          <w:marRight w:val="0"/>
          <w:marTop w:val="0"/>
          <w:marBottom w:val="0"/>
          <w:divBdr>
            <w:top w:val="none" w:sz="0" w:space="0" w:color="auto"/>
            <w:left w:val="none" w:sz="0" w:space="0" w:color="auto"/>
            <w:bottom w:val="none" w:sz="0" w:space="0" w:color="auto"/>
            <w:right w:val="none" w:sz="0" w:space="0" w:color="auto"/>
          </w:divBdr>
        </w:div>
        <w:div w:id="1358892466">
          <w:marLeft w:val="640"/>
          <w:marRight w:val="0"/>
          <w:marTop w:val="0"/>
          <w:marBottom w:val="0"/>
          <w:divBdr>
            <w:top w:val="none" w:sz="0" w:space="0" w:color="auto"/>
            <w:left w:val="none" w:sz="0" w:space="0" w:color="auto"/>
            <w:bottom w:val="none" w:sz="0" w:space="0" w:color="auto"/>
            <w:right w:val="none" w:sz="0" w:space="0" w:color="auto"/>
          </w:divBdr>
        </w:div>
        <w:div w:id="1793592747">
          <w:marLeft w:val="640"/>
          <w:marRight w:val="0"/>
          <w:marTop w:val="0"/>
          <w:marBottom w:val="0"/>
          <w:divBdr>
            <w:top w:val="none" w:sz="0" w:space="0" w:color="auto"/>
            <w:left w:val="none" w:sz="0" w:space="0" w:color="auto"/>
            <w:bottom w:val="none" w:sz="0" w:space="0" w:color="auto"/>
            <w:right w:val="none" w:sz="0" w:space="0" w:color="auto"/>
          </w:divBdr>
        </w:div>
        <w:div w:id="1691569225">
          <w:marLeft w:val="640"/>
          <w:marRight w:val="0"/>
          <w:marTop w:val="0"/>
          <w:marBottom w:val="0"/>
          <w:divBdr>
            <w:top w:val="none" w:sz="0" w:space="0" w:color="auto"/>
            <w:left w:val="none" w:sz="0" w:space="0" w:color="auto"/>
            <w:bottom w:val="none" w:sz="0" w:space="0" w:color="auto"/>
            <w:right w:val="none" w:sz="0" w:space="0" w:color="auto"/>
          </w:divBdr>
        </w:div>
        <w:div w:id="491918662">
          <w:marLeft w:val="640"/>
          <w:marRight w:val="0"/>
          <w:marTop w:val="0"/>
          <w:marBottom w:val="0"/>
          <w:divBdr>
            <w:top w:val="none" w:sz="0" w:space="0" w:color="auto"/>
            <w:left w:val="none" w:sz="0" w:space="0" w:color="auto"/>
            <w:bottom w:val="none" w:sz="0" w:space="0" w:color="auto"/>
            <w:right w:val="none" w:sz="0" w:space="0" w:color="auto"/>
          </w:divBdr>
        </w:div>
      </w:divsChild>
    </w:div>
    <w:div w:id="1044477256">
      <w:bodyDiv w:val="1"/>
      <w:marLeft w:val="0"/>
      <w:marRight w:val="0"/>
      <w:marTop w:val="0"/>
      <w:marBottom w:val="0"/>
      <w:divBdr>
        <w:top w:val="none" w:sz="0" w:space="0" w:color="auto"/>
        <w:left w:val="none" w:sz="0" w:space="0" w:color="auto"/>
        <w:bottom w:val="none" w:sz="0" w:space="0" w:color="auto"/>
        <w:right w:val="none" w:sz="0" w:space="0" w:color="auto"/>
      </w:divBdr>
      <w:divsChild>
        <w:div w:id="20711026">
          <w:marLeft w:val="640"/>
          <w:marRight w:val="0"/>
          <w:marTop w:val="0"/>
          <w:marBottom w:val="0"/>
          <w:divBdr>
            <w:top w:val="none" w:sz="0" w:space="0" w:color="auto"/>
            <w:left w:val="none" w:sz="0" w:space="0" w:color="auto"/>
            <w:bottom w:val="none" w:sz="0" w:space="0" w:color="auto"/>
            <w:right w:val="none" w:sz="0" w:space="0" w:color="auto"/>
          </w:divBdr>
        </w:div>
        <w:div w:id="1056196067">
          <w:marLeft w:val="640"/>
          <w:marRight w:val="0"/>
          <w:marTop w:val="0"/>
          <w:marBottom w:val="0"/>
          <w:divBdr>
            <w:top w:val="none" w:sz="0" w:space="0" w:color="auto"/>
            <w:left w:val="none" w:sz="0" w:space="0" w:color="auto"/>
            <w:bottom w:val="none" w:sz="0" w:space="0" w:color="auto"/>
            <w:right w:val="none" w:sz="0" w:space="0" w:color="auto"/>
          </w:divBdr>
        </w:div>
        <w:div w:id="960918054">
          <w:marLeft w:val="640"/>
          <w:marRight w:val="0"/>
          <w:marTop w:val="0"/>
          <w:marBottom w:val="0"/>
          <w:divBdr>
            <w:top w:val="none" w:sz="0" w:space="0" w:color="auto"/>
            <w:left w:val="none" w:sz="0" w:space="0" w:color="auto"/>
            <w:bottom w:val="none" w:sz="0" w:space="0" w:color="auto"/>
            <w:right w:val="none" w:sz="0" w:space="0" w:color="auto"/>
          </w:divBdr>
        </w:div>
        <w:div w:id="1021056415">
          <w:marLeft w:val="640"/>
          <w:marRight w:val="0"/>
          <w:marTop w:val="0"/>
          <w:marBottom w:val="0"/>
          <w:divBdr>
            <w:top w:val="none" w:sz="0" w:space="0" w:color="auto"/>
            <w:left w:val="none" w:sz="0" w:space="0" w:color="auto"/>
            <w:bottom w:val="none" w:sz="0" w:space="0" w:color="auto"/>
            <w:right w:val="none" w:sz="0" w:space="0" w:color="auto"/>
          </w:divBdr>
        </w:div>
        <w:div w:id="217013673">
          <w:marLeft w:val="640"/>
          <w:marRight w:val="0"/>
          <w:marTop w:val="0"/>
          <w:marBottom w:val="0"/>
          <w:divBdr>
            <w:top w:val="none" w:sz="0" w:space="0" w:color="auto"/>
            <w:left w:val="none" w:sz="0" w:space="0" w:color="auto"/>
            <w:bottom w:val="none" w:sz="0" w:space="0" w:color="auto"/>
            <w:right w:val="none" w:sz="0" w:space="0" w:color="auto"/>
          </w:divBdr>
        </w:div>
        <w:div w:id="811950020">
          <w:marLeft w:val="640"/>
          <w:marRight w:val="0"/>
          <w:marTop w:val="0"/>
          <w:marBottom w:val="0"/>
          <w:divBdr>
            <w:top w:val="none" w:sz="0" w:space="0" w:color="auto"/>
            <w:left w:val="none" w:sz="0" w:space="0" w:color="auto"/>
            <w:bottom w:val="none" w:sz="0" w:space="0" w:color="auto"/>
            <w:right w:val="none" w:sz="0" w:space="0" w:color="auto"/>
          </w:divBdr>
        </w:div>
        <w:div w:id="377896014">
          <w:marLeft w:val="640"/>
          <w:marRight w:val="0"/>
          <w:marTop w:val="0"/>
          <w:marBottom w:val="0"/>
          <w:divBdr>
            <w:top w:val="none" w:sz="0" w:space="0" w:color="auto"/>
            <w:left w:val="none" w:sz="0" w:space="0" w:color="auto"/>
            <w:bottom w:val="none" w:sz="0" w:space="0" w:color="auto"/>
            <w:right w:val="none" w:sz="0" w:space="0" w:color="auto"/>
          </w:divBdr>
        </w:div>
        <w:div w:id="468592266">
          <w:marLeft w:val="640"/>
          <w:marRight w:val="0"/>
          <w:marTop w:val="0"/>
          <w:marBottom w:val="0"/>
          <w:divBdr>
            <w:top w:val="none" w:sz="0" w:space="0" w:color="auto"/>
            <w:left w:val="none" w:sz="0" w:space="0" w:color="auto"/>
            <w:bottom w:val="none" w:sz="0" w:space="0" w:color="auto"/>
            <w:right w:val="none" w:sz="0" w:space="0" w:color="auto"/>
          </w:divBdr>
        </w:div>
        <w:div w:id="288709719">
          <w:marLeft w:val="640"/>
          <w:marRight w:val="0"/>
          <w:marTop w:val="0"/>
          <w:marBottom w:val="0"/>
          <w:divBdr>
            <w:top w:val="none" w:sz="0" w:space="0" w:color="auto"/>
            <w:left w:val="none" w:sz="0" w:space="0" w:color="auto"/>
            <w:bottom w:val="none" w:sz="0" w:space="0" w:color="auto"/>
            <w:right w:val="none" w:sz="0" w:space="0" w:color="auto"/>
          </w:divBdr>
        </w:div>
        <w:div w:id="237251131">
          <w:marLeft w:val="640"/>
          <w:marRight w:val="0"/>
          <w:marTop w:val="0"/>
          <w:marBottom w:val="0"/>
          <w:divBdr>
            <w:top w:val="none" w:sz="0" w:space="0" w:color="auto"/>
            <w:left w:val="none" w:sz="0" w:space="0" w:color="auto"/>
            <w:bottom w:val="none" w:sz="0" w:space="0" w:color="auto"/>
            <w:right w:val="none" w:sz="0" w:space="0" w:color="auto"/>
          </w:divBdr>
        </w:div>
        <w:div w:id="960578656">
          <w:marLeft w:val="640"/>
          <w:marRight w:val="0"/>
          <w:marTop w:val="0"/>
          <w:marBottom w:val="0"/>
          <w:divBdr>
            <w:top w:val="none" w:sz="0" w:space="0" w:color="auto"/>
            <w:left w:val="none" w:sz="0" w:space="0" w:color="auto"/>
            <w:bottom w:val="none" w:sz="0" w:space="0" w:color="auto"/>
            <w:right w:val="none" w:sz="0" w:space="0" w:color="auto"/>
          </w:divBdr>
        </w:div>
        <w:div w:id="1053885919">
          <w:marLeft w:val="640"/>
          <w:marRight w:val="0"/>
          <w:marTop w:val="0"/>
          <w:marBottom w:val="0"/>
          <w:divBdr>
            <w:top w:val="none" w:sz="0" w:space="0" w:color="auto"/>
            <w:left w:val="none" w:sz="0" w:space="0" w:color="auto"/>
            <w:bottom w:val="none" w:sz="0" w:space="0" w:color="auto"/>
            <w:right w:val="none" w:sz="0" w:space="0" w:color="auto"/>
          </w:divBdr>
        </w:div>
      </w:divsChild>
    </w:div>
    <w:div w:id="1096173509">
      <w:bodyDiv w:val="1"/>
      <w:marLeft w:val="0"/>
      <w:marRight w:val="0"/>
      <w:marTop w:val="0"/>
      <w:marBottom w:val="0"/>
      <w:divBdr>
        <w:top w:val="none" w:sz="0" w:space="0" w:color="auto"/>
        <w:left w:val="none" w:sz="0" w:space="0" w:color="auto"/>
        <w:bottom w:val="none" w:sz="0" w:space="0" w:color="auto"/>
        <w:right w:val="none" w:sz="0" w:space="0" w:color="auto"/>
      </w:divBdr>
      <w:divsChild>
        <w:div w:id="436565925">
          <w:marLeft w:val="640"/>
          <w:marRight w:val="0"/>
          <w:marTop w:val="0"/>
          <w:marBottom w:val="0"/>
          <w:divBdr>
            <w:top w:val="none" w:sz="0" w:space="0" w:color="auto"/>
            <w:left w:val="none" w:sz="0" w:space="0" w:color="auto"/>
            <w:bottom w:val="none" w:sz="0" w:space="0" w:color="auto"/>
            <w:right w:val="none" w:sz="0" w:space="0" w:color="auto"/>
          </w:divBdr>
        </w:div>
        <w:div w:id="805009475">
          <w:marLeft w:val="640"/>
          <w:marRight w:val="0"/>
          <w:marTop w:val="0"/>
          <w:marBottom w:val="0"/>
          <w:divBdr>
            <w:top w:val="none" w:sz="0" w:space="0" w:color="auto"/>
            <w:left w:val="none" w:sz="0" w:space="0" w:color="auto"/>
            <w:bottom w:val="none" w:sz="0" w:space="0" w:color="auto"/>
            <w:right w:val="none" w:sz="0" w:space="0" w:color="auto"/>
          </w:divBdr>
        </w:div>
        <w:div w:id="1616598868">
          <w:marLeft w:val="640"/>
          <w:marRight w:val="0"/>
          <w:marTop w:val="0"/>
          <w:marBottom w:val="0"/>
          <w:divBdr>
            <w:top w:val="none" w:sz="0" w:space="0" w:color="auto"/>
            <w:left w:val="none" w:sz="0" w:space="0" w:color="auto"/>
            <w:bottom w:val="none" w:sz="0" w:space="0" w:color="auto"/>
            <w:right w:val="none" w:sz="0" w:space="0" w:color="auto"/>
          </w:divBdr>
        </w:div>
        <w:div w:id="1464735321">
          <w:marLeft w:val="640"/>
          <w:marRight w:val="0"/>
          <w:marTop w:val="0"/>
          <w:marBottom w:val="0"/>
          <w:divBdr>
            <w:top w:val="none" w:sz="0" w:space="0" w:color="auto"/>
            <w:left w:val="none" w:sz="0" w:space="0" w:color="auto"/>
            <w:bottom w:val="none" w:sz="0" w:space="0" w:color="auto"/>
            <w:right w:val="none" w:sz="0" w:space="0" w:color="auto"/>
          </w:divBdr>
        </w:div>
        <w:div w:id="1752120133">
          <w:marLeft w:val="640"/>
          <w:marRight w:val="0"/>
          <w:marTop w:val="0"/>
          <w:marBottom w:val="0"/>
          <w:divBdr>
            <w:top w:val="none" w:sz="0" w:space="0" w:color="auto"/>
            <w:left w:val="none" w:sz="0" w:space="0" w:color="auto"/>
            <w:bottom w:val="none" w:sz="0" w:space="0" w:color="auto"/>
            <w:right w:val="none" w:sz="0" w:space="0" w:color="auto"/>
          </w:divBdr>
        </w:div>
        <w:div w:id="1377579840">
          <w:marLeft w:val="640"/>
          <w:marRight w:val="0"/>
          <w:marTop w:val="0"/>
          <w:marBottom w:val="0"/>
          <w:divBdr>
            <w:top w:val="none" w:sz="0" w:space="0" w:color="auto"/>
            <w:left w:val="none" w:sz="0" w:space="0" w:color="auto"/>
            <w:bottom w:val="none" w:sz="0" w:space="0" w:color="auto"/>
            <w:right w:val="none" w:sz="0" w:space="0" w:color="auto"/>
          </w:divBdr>
        </w:div>
        <w:div w:id="1122768341">
          <w:marLeft w:val="640"/>
          <w:marRight w:val="0"/>
          <w:marTop w:val="0"/>
          <w:marBottom w:val="0"/>
          <w:divBdr>
            <w:top w:val="none" w:sz="0" w:space="0" w:color="auto"/>
            <w:left w:val="none" w:sz="0" w:space="0" w:color="auto"/>
            <w:bottom w:val="none" w:sz="0" w:space="0" w:color="auto"/>
            <w:right w:val="none" w:sz="0" w:space="0" w:color="auto"/>
          </w:divBdr>
        </w:div>
        <w:div w:id="201138044">
          <w:marLeft w:val="640"/>
          <w:marRight w:val="0"/>
          <w:marTop w:val="0"/>
          <w:marBottom w:val="0"/>
          <w:divBdr>
            <w:top w:val="none" w:sz="0" w:space="0" w:color="auto"/>
            <w:left w:val="none" w:sz="0" w:space="0" w:color="auto"/>
            <w:bottom w:val="none" w:sz="0" w:space="0" w:color="auto"/>
            <w:right w:val="none" w:sz="0" w:space="0" w:color="auto"/>
          </w:divBdr>
        </w:div>
        <w:div w:id="1684281327">
          <w:marLeft w:val="640"/>
          <w:marRight w:val="0"/>
          <w:marTop w:val="0"/>
          <w:marBottom w:val="0"/>
          <w:divBdr>
            <w:top w:val="none" w:sz="0" w:space="0" w:color="auto"/>
            <w:left w:val="none" w:sz="0" w:space="0" w:color="auto"/>
            <w:bottom w:val="none" w:sz="0" w:space="0" w:color="auto"/>
            <w:right w:val="none" w:sz="0" w:space="0" w:color="auto"/>
          </w:divBdr>
        </w:div>
      </w:divsChild>
    </w:div>
    <w:div w:id="1148131650">
      <w:bodyDiv w:val="1"/>
      <w:marLeft w:val="0"/>
      <w:marRight w:val="0"/>
      <w:marTop w:val="0"/>
      <w:marBottom w:val="0"/>
      <w:divBdr>
        <w:top w:val="none" w:sz="0" w:space="0" w:color="auto"/>
        <w:left w:val="none" w:sz="0" w:space="0" w:color="auto"/>
        <w:bottom w:val="none" w:sz="0" w:space="0" w:color="auto"/>
        <w:right w:val="none" w:sz="0" w:space="0" w:color="auto"/>
      </w:divBdr>
      <w:divsChild>
        <w:div w:id="374545958">
          <w:marLeft w:val="640"/>
          <w:marRight w:val="0"/>
          <w:marTop w:val="0"/>
          <w:marBottom w:val="0"/>
          <w:divBdr>
            <w:top w:val="none" w:sz="0" w:space="0" w:color="auto"/>
            <w:left w:val="none" w:sz="0" w:space="0" w:color="auto"/>
            <w:bottom w:val="none" w:sz="0" w:space="0" w:color="auto"/>
            <w:right w:val="none" w:sz="0" w:space="0" w:color="auto"/>
          </w:divBdr>
        </w:div>
        <w:div w:id="386492997">
          <w:marLeft w:val="640"/>
          <w:marRight w:val="0"/>
          <w:marTop w:val="0"/>
          <w:marBottom w:val="0"/>
          <w:divBdr>
            <w:top w:val="none" w:sz="0" w:space="0" w:color="auto"/>
            <w:left w:val="none" w:sz="0" w:space="0" w:color="auto"/>
            <w:bottom w:val="none" w:sz="0" w:space="0" w:color="auto"/>
            <w:right w:val="none" w:sz="0" w:space="0" w:color="auto"/>
          </w:divBdr>
        </w:div>
        <w:div w:id="244068848">
          <w:marLeft w:val="640"/>
          <w:marRight w:val="0"/>
          <w:marTop w:val="0"/>
          <w:marBottom w:val="0"/>
          <w:divBdr>
            <w:top w:val="none" w:sz="0" w:space="0" w:color="auto"/>
            <w:left w:val="none" w:sz="0" w:space="0" w:color="auto"/>
            <w:bottom w:val="none" w:sz="0" w:space="0" w:color="auto"/>
            <w:right w:val="none" w:sz="0" w:space="0" w:color="auto"/>
          </w:divBdr>
        </w:div>
        <w:div w:id="1441680075">
          <w:marLeft w:val="640"/>
          <w:marRight w:val="0"/>
          <w:marTop w:val="0"/>
          <w:marBottom w:val="0"/>
          <w:divBdr>
            <w:top w:val="none" w:sz="0" w:space="0" w:color="auto"/>
            <w:left w:val="none" w:sz="0" w:space="0" w:color="auto"/>
            <w:bottom w:val="none" w:sz="0" w:space="0" w:color="auto"/>
            <w:right w:val="none" w:sz="0" w:space="0" w:color="auto"/>
          </w:divBdr>
        </w:div>
        <w:div w:id="1936664930">
          <w:marLeft w:val="640"/>
          <w:marRight w:val="0"/>
          <w:marTop w:val="0"/>
          <w:marBottom w:val="0"/>
          <w:divBdr>
            <w:top w:val="none" w:sz="0" w:space="0" w:color="auto"/>
            <w:left w:val="none" w:sz="0" w:space="0" w:color="auto"/>
            <w:bottom w:val="none" w:sz="0" w:space="0" w:color="auto"/>
            <w:right w:val="none" w:sz="0" w:space="0" w:color="auto"/>
          </w:divBdr>
        </w:div>
        <w:div w:id="839737365">
          <w:marLeft w:val="640"/>
          <w:marRight w:val="0"/>
          <w:marTop w:val="0"/>
          <w:marBottom w:val="0"/>
          <w:divBdr>
            <w:top w:val="none" w:sz="0" w:space="0" w:color="auto"/>
            <w:left w:val="none" w:sz="0" w:space="0" w:color="auto"/>
            <w:bottom w:val="none" w:sz="0" w:space="0" w:color="auto"/>
            <w:right w:val="none" w:sz="0" w:space="0" w:color="auto"/>
          </w:divBdr>
        </w:div>
        <w:div w:id="894588494">
          <w:marLeft w:val="640"/>
          <w:marRight w:val="0"/>
          <w:marTop w:val="0"/>
          <w:marBottom w:val="0"/>
          <w:divBdr>
            <w:top w:val="none" w:sz="0" w:space="0" w:color="auto"/>
            <w:left w:val="none" w:sz="0" w:space="0" w:color="auto"/>
            <w:bottom w:val="none" w:sz="0" w:space="0" w:color="auto"/>
            <w:right w:val="none" w:sz="0" w:space="0" w:color="auto"/>
          </w:divBdr>
        </w:div>
        <w:div w:id="494079072">
          <w:marLeft w:val="640"/>
          <w:marRight w:val="0"/>
          <w:marTop w:val="0"/>
          <w:marBottom w:val="0"/>
          <w:divBdr>
            <w:top w:val="none" w:sz="0" w:space="0" w:color="auto"/>
            <w:left w:val="none" w:sz="0" w:space="0" w:color="auto"/>
            <w:bottom w:val="none" w:sz="0" w:space="0" w:color="auto"/>
            <w:right w:val="none" w:sz="0" w:space="0" w:color="auto"/>
          </w:divBdr>
        </w:div>
        <w:div w:id="1442186786">
          <w:marLeft w:val="640"/>
          <w:marRight w:val="0"/>
          <w:marTop w:val="0"/>
          <w:marBottom w:val="0"/>
          <w:divBdr>
            <w:top w:val="none" w:sz="0" w:space="0" w:color="auto"/>
            <w:left w:val="none" w:sz="0" w:space="0" w:color="auto"/>
            <w:bottom w:val="none" w:sz="0" w:space="0" w:color="auto"/>
            <w:right w:val="none" w:sz="0" w:space="0" w:color="auto"/>
          </w:divBdr>
        </w:div>
        <w:div w:id="1142694232">
          <w:marLeft w:val="640"/>
          <w:marRight w:val="0"/>
          <w:marTop w:val="0"/>
          <w:marBottom w:val="0"/>
          <w:divBdr>
            <w:top w:val="none" w:sz="0" w:space="0" w:color="auto"/>
            <w:left w:val="none" w:sz="0" w:space="0" w:color="auto"/>
            <w:bottom w:val="none" w:sz="0" w:space="0" w:color="auto"/>
            <w:right w:val="none" w:sz="0" w:space="0" w:color="auto"/>
          </w:divBdr>
        </w:div>
      </w:divsChild>
    </w:div>
    <w:div w:id="1153720005">
      <w:bodyDiv w:val="1"/>
      <w:marLeft w:val="0"/>
      <w:marRight w:val="0"/>
      <w:marTop w:val="0"/>
      <w:marBottom w:val="0"/>
      <w:divBdr>
        <w:top w:val="none" w:sz="0" w:space="0" w:color="auto"/>
        <w:left w:val="none" w:sz="0" w:space="0" w:color="auto"/>
        <w:bottom w:val="none" w:sz="0" w:space="0" w:color="auto"/>
        <w:right w:val="none" w:sz="0" w:space="0" w:color="auto"/>
      </w:divBdr>
      <w:divsChild>
        <w:div w:id="247618343">
          <w:marLeft w:val="640"/>
          <w:marRight w:val="0"/>
          <w:marTop w:val="0"/>
          <w:marBottom w:val="0"/>
          <w:divBdr>
            <w:top w:val="none" w:sz="0" w:space="0" w:color="auto"/>
            <w:left w:val="none" w:sz="0" w:space="0" w:color="auto"/>
            <w:bottom w:val="none" w:sz="0" w:space="0" w:color="auto"/>
            <w:right w:val="none" w:sz="0" w:space="0" w:color="auto"/>
          </w:divBdr>
        </w:div>
        <w:div w:id="333652792">
          <w:marLeft w:val="640"/>
          <w:marRight w:val="0"/>
          <w:marTop w:val="0"/>
          <w:marBottom w:val="0"/>
          <w:divBdr>
            <w:top w:val="none" w:sz="0" w:space="0" w:color="auto"/>
            <w:left w:val="none" w:sz="0" w:space="0" w:color="auto"/>
            <w:bottom w:val="none" w:sz="0" w:space="0" w:color="auto"/>
            <w:right w:val="none" w:sz="0" w:space="0" w:color="auto"/>
          </w:divBdr>
        </w:div>
        <w:div w:id="925260213">
          <w:marLeft w:val="640"/>
          <w:marRight w:val="0"/>
          <w:marTop w:val="0"/>
          <w:marBottom w:val="0"/>
          <w:divBdr>
            <w:top w:val="none" w:sz="0" w:space="0" w:color="auto"/>
            <w:left w:val="none" w:sz="0" w:space="0" w:color="auto"/>
            <w:bottom w:val="none" w:sz="0" w:space="0" w:color="auto"/>
            <w:right w:val="none" w:sz="0" w:space="0" w:color="auto"/>
          </w:divBdr>
        </w:div>
        <w:div w:id="147789514">
          <w:marLeft w:val="640"/>
          <w:marRight w:val="0"/>
          <w:marTop w:val="0"/>
          <w:marBottom w:val="0"/>
          <w:divBdr>
            <w:top w:val="none" w:sz="0" w:space="0" w:color="auto"/>
            <w:left w:val="none" w:sz="0" w:space="0" w:color="auto"/>
            <w:bottom w:val="none" w:sz="0" w:space="0" w:color="auto"/>
            <w:right w:val="none" w:sz="0" w:space="0" w:color="auto"/>
          </w:divBdr>
        </w:div>
        <w:div w:id="1643076293">
          <w:marLeft w:val="640"/>
          <w:marRight w:val="0"/>
          <w:marTop w:val="0"/>
          <w:marBottom w:val="0"/>
          <w:divBdr>
            <w:top w:val="none" w:sz="0" w:space="0" w:color="auto"/>
            <w:left w:val="none" w:sz="0" w:space="0" w:color="auto"/>
            <w:bottom w:val="none" w:sz="0" w:space="0" w:color="auto"/>
            <w:right w:val="none" w:sz="0" w:space="0" w:color="auto"/>
          </w:divBdr>
        </w:div>
        <w:div w:id="1708603473">
          <w:marLeft w:val="640"/>
          <w:marRight w:val="0"/>
          <w:marTop w:val="0"/>
          <w:marBottom w:val="0"/>
          <w:divBdr>
            <w:top w:val="none" w:sz="0" w:space="0" w:color="auto"/>
            <w:left w:val="none" w:sz="0" w:space="0" w:color="auto"/>
            <w:bottom w:val="none" w:sz="0" w:space="0" w:color="auto"/>
            <w:right w:val="none" w:sz="0" w:space="0" w:color="auto"/>
          </w:divBdr>
        </w:div>
        <w:div w:id="388771650">
          <w:marLeft w:val="640"/>
          <w:marRight w:val="0"/>
          <w:marTop w:val="0"/>
          <w:marBottom w:val="0"/>
          <w:divBdr>
            <w:top w:val="none" w:sz="0" w:space="0" w:color="auto"/>
            <w:left w:val="none" w:sz="0" w:space="0" w:color="auto"/>
            <w:bottom w:val="none" w:sz="0" w:space="0" w:color="auto"/>
            <w:right w:val="none" w:sz="0" w:space="0" w:color="auto"/>
          </w:divBdr>
        </w:div>
        <w:div w:id="312754696">
          <w:marLeft w:val="640"/>
          <w:marRight w:val="0"/>
          <w:marTop w:val="0"/>
          <w:marBottom w:val="0"/>
          <w:divBdr>
            <w:top w:val="none" w:sz="0" w:space="0" w:color="auto"/>
            <w:left w:val="none" w:sz="0" w:space="0" w:color="auto"/>
            <w:bottom w:val="none" w:sz="0" w:space="0" w:color="auto"/>
            <w:right w:val="none" w:sz="0" w:space="0" w:color="auto"/>
          </w:divBdr>
        </w:div>
        <w:div w:id="1260987706">
          <w:marLeft w:val="640"/>
          <w:marRight w:val="0"/>
          <w:marTop w:val="0"/>
          <w:marBottom w:val="0"/>
          <w:divBdr>
            <w:top w:val="none" w:sz="0" w:space="0" w:color="auto"/>
            <w:left w:val="none" w:sz="0" w:space="0" w:color="auto"/>
            <w:bottom w:val="none" w:sz="0" w:space="0" w:color="auto"/>
            <w:right w:val="none" w:sz="0" w:space="0" w:color="auto"/>
          </w:divBdr>
        </w:div>
      </w:divsChild>
    </w:div>
    <w:div w:id="1163350865">
      <w:bodyDiv w:val="1"/>
      <w:marLeft w:val="0"/>
      <w:marRight w:val="0"/>
      <w:marTop w:val="0"/>
      <w:marBottom w:val="0"/>
      <w:divBdr>
        <w:top w:val="none" w:sz="0" w:space="0" w:color="auto"/>
        <w:left w:val="none" w:sz="0" w:space="0" w:color="auto"/>
        <w:bottom w:val="none" w:sz="0" w:space="0" w:color="auto"/>
        <w:right w:val="none" w:sz="0" w:space="0" w:color="auto"/>
      </w:divBdr>
      <w:divsChild>
        <w:div w:id="1567260665">
          <w:marLeft w:val="640"/>
          <w:marRight w:val="0"/>
          <w:marTop w:val="0"/>
          <w:marBottom w:val="0"/>
          <w:divBdr>
            <w:top w:val="none" w:sz="0" w:space="0" w:color="auto"/>
            <w:left w:val="none" w:sz="0" w:space="0" w:color="auto"/>
            <w:bottom w:val="none" w:sz="0" w:space="0" w:color="auto"/>
            <w:right w:val="none" w:sz="0" w:space="0" w:color="auto"/>
          </w:divBdr>
        </w:div>
        <w:div w:id="814490554">
          <w:marLeft w:val="640"/>
          <w:marRight w:val="0"/>
          <w:marTop w:val="0"/>
          <w:marBottom w:val="0"/>
          <w:divBdr>
            <w:top w:val="none" w:sz="0" w:space="0" w:color="auto"/>
            <w:left w:val="none" w:sz="0" w:space="0" w:color="auto"/>
            <w:bottom w:val="none" w:sz="0" w:space="0" w:color="auto"/>
            <w:right w:val="none" w:sz="0" w:space="0" w:color="auto"/>
          </w:divBdr>
        </w:div>
        <w:div w:id="477578308">
          <w:marLeft w:val="640"/>
          <w:marRight w:val="0"/>
          <w:marTop w:val="0"/>
          <w:marBottom w:val="0"/>
          <w:divBdr>
            <w:top w:val="none" w:sz="0" w:space="0" w:color="auto"/>
            <w:left w:val="none" w:sz="0" w:space="0" w:color="auto"/>
            <w:bottom w:val="none" w:sz="0" w:space="0" w:color="auto"/>
            <w:right w:val="none" w:sz="0" w:space="0" w:color="auto"/>
          </w:divBdr>
        </w:div>
        <w:div w:id="272322375">
          <w:marLeft w:val="640"/>
          <w:marRight w:val="0"/>
          <w:marTop w:val="0"/>
          <w:marBottom w:val="0"/>
          <w:divBdr>
            <w:top w:val="none" w:sz="0" w:space="0" w:color="auto"/>
            <w:left w:val="none" w:sz="0" w:space="0" w:color="auto"/>
            <w:bottom w:val="none" w:sz="0" w:space="0" w:color="auto"/>
            <w:right w:val="none" w:sz="0" w:space="0" w:color="auto"/>
          </w:divBdr>
        </w:div>
        <w:div w:id="2015525183">
          <w:marLeft w:val="640"/>
          <w:marRight w:val="0"/>
          <w:marTop w:val="0"/>
          <w:marBottom w:val="0"/>
          <w:divBdr>
            <w:top w:val="none" w:sz="0" w:space="0" w:color="auto"/>
            <w:left w:val="none" w:sz="0" w:space="0" w:color="auto"/>
            <w:bottom w:val="none" w:sz="0" w:space="0" w:color="auto"/>
            <w:right w:val="none" w:sz="0" w:space="0" w:color="auto"/>
          </w:divBdr>
        </w:div>
        <w:div w:id="545222597">
          <w:marLeft w:val="640"/>
          <w:marRight w:val="0"/>
          <w:marTop w:val="0"/>
          <w:marBottom w:val="0"/>
          <w:divBdr>
            <w:top w:val="none" w:sz="0" w:space="0" w:color="auto"/>
            <w:left w:val="none" w:sz="0" w:space="0" w:color="auto"/>
            <w:bottom w:val="none" w:sz="0" w:space="0" w:color="auto"/>
            <w:right w:val="none" w:sz="0" w:space="0" w:color="auto"/>
          </w:divBdr>
        </w:div>
        <w:div w:id="1966227674">
          <w:marLeft w:val="640"/>
          <w:marRight w:val="0"/>
          <w:marTop w:val="0"/>
          <w:marBottom w:val="0"/>
          <w:divBdr>
            <w:top w:val="none" w:sz="0" w:space="0" w:color="auto"/>
            <w:left w:val="none" w:sz="0" w:space="0" w:color="auto"/>
            <w:bottom w:val="none" w:sz="0" w:space="0" w:color="auto"/>
            <w:right w:val="none" w:sz="0" w:space="0" w:color="auto"/>
          </w:divBdr>
        </w:div>
        <w:div w:id="392704771">
          <w:marLeft w:val="640"/>
          <w:marRight w:val="0"/>
          <w:marTop w:val="0"/>
          <w:marBottom w:val="0"/>
          <w:divBdr>
            <w:top w:val="none" w:sz="0" w:space="0" w:color="auto"/>
            <w:left w:val="none" w:sz="0" w:space="0" w:color="auto"/>
            <w:bottom w:val="none" w:sz="0" w:space="0" w:color="auto"/>
            <w:right w:val="none" w:sz="0" w:space="0" w:color="auto"/>
          </w:divBdr>
        </w:div>
        <w:div w:id="388578817">
          <w:marLeft w:val="640"/>
          <w:marRight w:val="0"/>
          <w:marTop w:val="0"/>
          <w:marBottom w:val="0"/>
          <w:divBdr>
            <w:top w:val="none" w:sz="0" w:space="0" w:color="auto"/>
            <w:left w:val="none" w:sz="0" w:space="0" w:color="auto"/>
            <w:bottom w:val="none" w:sz="0" w:space="0" w:color="auto"/>
            <w:right w:val="none" w:sz="0" w:space="0" w:color="auto"/>
          </w:divBdr>
        </w:div>
      </w:divsChild>
    </w:div>
    <w:div w:id="1171603975">
      <w:bodyDiv w:val="1"/>
      <w:marLeft w:val="0"/>
      <w:marRight w:val="0"/>
      <w:marTop w:val="0"/>
      <w:marBottom w:val="0"/>
      <w:divBdr>
        <w:top w:val="none" w:sz="0" w:space="0" w:color="auto"/>
        <w:left w:val="none" w:sz="0" w:space="0" w:color="auto"/>
        <w:bottom w:val="none" w:sz="0" w:space="0" w:color="auto"/>
        <w:right w:val="none" w:sz="0" w:space="0" w:color="auto"/>
      </w:divBdr>
      <w:divsChild>
        <w:div w:id="1829862037">
          <w:marLeft w:val="640"/>
          <w:marRight w:val="0"/>
          <w:marTop w:val="0"/>
          <w:marBottom w:val="0"/>
          <w:divBdr>
            <w:top w:val="none" w:sz="0" w:space="0" w:color="auto"/>
            <w:left w:val="none" w:sz="0" w:space="0" w:color="auto"/>
            <w:bottom w:val="none" w:sz="0" w:space="0" w:color="auto"/>
            <w:right w:val="none" w:sz="0" w:space="0" w:color="auto"/>
          </w:divBdr>
        </w:div>
        <w:div w:id="1255480287">
          <w:marLeft w:val="640"/>
          <w:marRight w:val="0"/>
          <w:marTop w:val="0"/>
          <w:marBottom w:val="0"/>
          <w:divBdr>
            <w:top w:val="none" w:sz="0" w:space="0" w:color="auto"/>
            <w:left w:val="none" w:sz="0" w:space="0" w:color="auto"/>
            <w:bottom w:val="none" w:sz="0" w:space="0" w:color="auto"/>
            <w:right w:val="none" w:sz="0" w:space="0" w:color="auto"/>
          </w:divBdr>
        </w:div>
        <w:div w:id="1178890063">
          <w:marLeft w:val="640"/>
          <w:marRight w:val="0"/>
          <w:marTop w:val="0"/>
          <w:marBottom w:val="0"/>
          <w:divBdr>
            <w:top w:val="none" w:sz="0" w:space="0" w:color="auto"/>
            <w:left w:val="none" w:sz="0" w:space="0" w:color="auto"/>
            <w:bottom w:val="none" w:sz="0" w:space="0" w:color="auto"/>
            <w:right w:val="none" w:sz="0" w:space="0" w:color="auto"/>
          </w:divBdr>
        </w:div>
        <w:div w:id="1570773880">
          <w:marLeft w:val="640"/>
          <w:marRight w:val="0"/>
          <w:marTop w:val="0"/>
          <w:marBottom w:val="0"/>
          <w:divBdr>
            <w:top w:val="none" w:sz="0" w:space="0" w:color="auto"/>
            <w:left w:val="none" w:sz="0" w:space="0" w:color="auto"/>
            <w:bottom w:val="none" w:sz="0" w:space="0" w:color="auto"/>
            <w:right w:val="none" w:sz="0" w:space="0" w:color="auto"/>
          </w:divBdr>
        </w:div>
        <w:div w:id="1603996140">
          <w:marLeft w:val="640"/>
          <w:marRight w:val="0"/>
          <w:marTop w:val="0"/>
          <w:marBottom w:val="0"/>
          <w:divBdr>
            <w:top w:val="none" w:sz="0" w:space="0" w:color="auto"/>
            <w:left w:val="none" w:sz="0" w:space="0" w:color="auto"/>
            <w:bottom w:val="none" w:sz="0" w:space="0" w:color="auto"/>
            <w:right w:val="none" w:sz="0" w:space="0" w:color="auto"/>
          </w:divBdr>
        </w:div>
        <w:div w:id="648366184">
          <w:marLeft w:val="640"/>
          <w:marRight w:val="0"/>
          <w:marTop w:val="0"/>
          <w:marBottom w:val="0"/>
          <w:divBdr>
            <w:top w:val="none" w:sz="0" w:space="0" w:color="auto"/>
            <w:left w:val="none" w:sz="0" w:space="0" w:color="auto"/>
            <w:bottom w:val="none" w:sz="0" w:space="0" w:color="auto"/>
            <w:right w:val="none" w:sz="0" w:space="0" w:color="auto"/>
          </w:divBdr>
        </w:div>
        <w:div w:id="1555195833">
          <w:marLeft w:val="640"/>
          <w:marRight w:val="0"/>
          <w:marTop w:val="0"/>
          <w:marBottom w:val="0"/>
          <w:divBdr>
            <w:top w:val="none" w:sz="0" w:space="0" w:color="auto"/>
            <w:left w:val="none" w:sz="0" w:space="0" w:color="auto"/>
            <w:bottom w:val="none" w:sz="0" w:space="0" w:color="auto"/>
            <w:right w:val="none" w:sz="0" w:space="0" w:color="auto"/>
          </w:divBdr>
        </w:div>
        <w:div w:id="1311328117">
          <w:marLeft w:val="640"/>
          <w:marRight w:val="0"/>
          <w:marTop w:val="0"/>
          <w:marBottom w:val="0"/>
          <w:divBdr>
            <w:top w:val="none" w:sz="0" w:space="0" w:color="auto"/>
            <w:left w:val="none" w:sz="0" w:space="0" w:color="auto"/>
            <w:bottom w:val="none" w:sz="0" w:space="0" w:color="auto"/>
            <w:right w:val="none" w:sz="0" w:space="0" w:color="auto"/>
          </w:divBdr>
        </w:div>
        <w:div w:id="1589731404">
          <w:marLeft w:val="640"/>
          <w:marRight w:val="0"/>
          <w:marTop w:val="0"/>
          <w:marBottom w:val="0"/>
          <w:divBdr>
            <w:top w:val="none" w:sz="0" w:space="0" w:color="auto"/>
            <w:left w:val="none" w:sz="0" w:space="0" w:color="auto"/>
            <w:bottom w:val="none" w:sz="0" w:space="0" w:color="auto"/>
            <w:right w:val="none" w:sz="0" w:space="0" w:color="auto"/>
          </w:divBdr>
        </w:div>
        <w:div w:id="1966765599">
          <w:marLeft w:val="640"/>
          <w:marRight w:val="0"/>
          <w:marTop w:val="0"/>
          <w:marBottom w:val="0"/>
          <w:divBdr>
            <w:top w:val="none" w:sz="0" w:space="0" w:color="auto"/>
            <w:left w:val="none" w:sz="0" w:space="0" w:color="auto"/>
            <w:bottom w:val="none" w:sz="0" w:space="0" w:color="auto"/>
            <w:right w:val="none" w:sz="0" w:space="0" w:color="auto"/>
          </w:divBdr>
        </w:div>
        <w:div w:id="552471014">
          <w:marLeft w:val="640"/>
          <w:marRight w:val="0"/>
          <w:marTop w:val="0"/>
          <w:marBottom w:val="0"/>
          <w:divBdr>
            <w:top w:val="none" w:sz="0" w:space="0" w:color="auto"/>
            <w:left w:val="none" w:sz="0" w:space="0" w:color="auto"/>
            <w:bottom w:val="none" w:sz="0" w:space="0" w:color="auto"/>
            <w:right w:val="none" w:sz="0" w:space="0" w:color="auto"/>
          </w:divBdr>
        </w:div>
        <w:div w:id="1186096330">
          <w:marLeft w:val="640"/>
          <w:marRight w:val="0"/>
          <w:marTop w:val="0"/>
          <w:marBottom w:val="0"/>
          <w:divBdr>
            <w:top w:val="none" w:sz="0" w:space="0" w:color="auto"/>
            <w:left w:val="none" w:sz="0" w:space="0" w:color="auto"/>
            <w:bottom w:val="none" w:sz="0" w:space="0" w:color="auto"/>
            <w:right w:val="none" w:sz="0" w:space="0" w:color="auto"/>
          </w:divBdr>
        </w:div>
      </w:divsChild>
    </w:div>
    <w:div w:id="1181965199">
      <w:bodyDiv w:val="1"/>
      <w:marLeft w:val="0"/>
      <w:marRight w:val="0"/>
      <w:marTop w:val="0"/>
      <w:marBottom w:val="0"/>
      <w:divBdr>
        <w:top w:val="none" w:sz="0" w:space="0" w:color="auto"/>
        <w:left w:val="none" w:sz="0" w:space="0" w:color="auto"/>
        <w:bottom w:val="none" w:sz="0" w:space="0" w:color="auto"/>
        <w:right w:val="none" w:sz="0" w:space="0" w:color="auto"/>
      </w:divBdr>
      <w:divsChild>
        <w:div w:id="1923636342">
          <w:marLeft w:val="640"/>
          <w:marRight w:val="0"/>
          <w:marTop w:val="0"/>
          <w:marBottom w:val="0"/>
          <w:divBdr>
            <w:top w:val="none" w:sz="0" w:space="0" w:color="auto"/>
            <w:left w:val="none" w:sz="0" w:space="0" w:color="auto"/>
            <w:bottom w:val="none" w:sz="0" w:space="0" w:color="auto"/>
            <w:right w:val="none" w:sz="0" w:space="0" w:color="auto"/>
          </w:divBdr>
        </w:div>
        <w:div w:id="982781400">
          <w:marLeft w:val="640"/>
          <w:marRight w:val="0"/>
          <w:marTop w:val="0"/>
          <w:marBottom w:val="0"/>
          <w:divBdr>
            <w:top w:val="none" w:sz="0" w:space="0" w:color="auto"/>
            <w:left w:val="none" w:sz="0" w:space="0" w:color="auto"/>
            <w:bottom w:val="none" w:sz="0" w:space="0" w:color="auto"/>
            <w:right w:val="none" w:sz="0" w:space="0" w:color="auto"/>
          </w:divBdr>
        </w:div>
        <w:div w:id="818418340">
          <w:marLeft w:val="640"/>
          <w:marRight w:val="0"/>
          <w:marTop w:val="0"/>
          <w:marBottom w:val="0"/>
          <w:divBdr>
            <w:top w:val="none" w:sz="0" w:space="0" w:color="auto"/>
            <w:left w:val="none" w:sz="0" w:space="0" w:color="auto"/>
            <w:bottom w:val="none" w:sz="0" w:space="0" w:color="auto"/>
            <w:right w:val="none" w:sz="0" w:space="0" w:color="auto"/>
          </w:divBdr>
        </w:div>
        <w:div w:id="634026965">
          <w:marLeft w:val="640"/>
          <w:marRight w:val="0"/>
          <w:marTop w:val="0"/>
          <w:marBottom w:val="0"/>
          <w:divBdr>
            <w:top w:val="none" w:sz="0" w:space="0" w:color="auto"/>
            <w:left w:val="none" w:sz="0" w:space="0" w:color="auto"/>
            <w:bottom w:val="none" w:sz="0" w:space="0" w:color="auto"/>
            <w:right w:val="none" w:sz="0" w:space="0" w:color="auto"/>
          </w:divBdr>
        </w:div>
        <w:div w:id="1173566640">
          <w:marLeft w:val="640"/>
          <w:marRight w:val="0"/>
          <w:marTop w:val="0"/>
          <w:marBottom w:val="0"/>
          <w:divBdr>
            <w:top w:val="none" w:sz="0" w:space="0" w:color="auto"/>
            <w:left w:val="none" w:sz="0" w:space="0" w:color="auto"/>
            <w:bottom w:val="none" w:sz="0" w:space="0" w:color="auto"/>
            <w:right w:val="none" w:sz="0" w:space="0" w:color="auto"/>
          </w:divBdr>
        </w:div>
        <w:div w:id="1601991315">
          <w:marLeft w:val="640"/>
          <w:marRight w:val="0"/>
          <w:marTop w:val="0"/>
          <w:marBottom w:val="0"/>
          <w:divBdr>
            <w:top w:val="none" w:sz="0" w:space="0" w:color="auto"/>
            <w:left w:val="none" w:sz="0" w:space="0" w:color="auto"/>
            <w:bottom w:val="none" w:sz="0" w:space="0" w:color="auto"/>
            <w:right w:val="none" w:sz="0" w:space="0" w:color="auto"/>
          </w:divBdr>
        </w:div>
        <w:div w:id="646865189">
          <w:marLeft w:val="640"/>
          <w:marRight w:val="0"/>
          <w:marTop w:val="0"/>
          <w:marBottom w:val="0"/>
          <w:divBdr>
            <w:top w:val="none" w:sz="0" w:space="0" w:color="auto"/>
            <w:left w:val="none" w:sz="0" w:space="0" w:color="auto"/>
            <w:bottom w:val="none" w:sz="0" w:space="0" w:color="auto"/>
            <w:right w:val="none" w:sz="0" w:space="0" w:color="auto"/>
          </w:divBdr>
        </w:div>
        <w:div w:id="1800948381">
          <w:marLeft w:val="640"/>
          <w:marRight w:val="0"/>
          <w:marTop w:val="0"/>
          <w:marBottom w:val="0"/>
          <w:divBdr>
            <w:top w:val="none" w:sz="0" w:space="0" w:color="auto"/>
            <w:left w:val="none" w:sz="0" w:space="0" w:color="auto"/>
            <w:bottom w:val="none" w:sz="0" w:space="0" w:color="auto"/>
            <w:right w:val="none" w:sz="0" w:space="0" w:color="auto"/>
          </w:divBdr>
        </w:div>
        <w:div w:id="403723775">
          <w:marLeft w:val="640"/>
          <w:marRight w:val="0"/>
          <w:marTop w:val="0"/>
          <w:marBottom w:val="0"/>
          <w:divBdr>
            <w:top w:val="none" w:sz="0" w:space="0" w:color="auto"/>
            <w:left w:val="none" w:sz="0" w:space="0" w:color="auto"/>
            <w:bottom w:val="none" w:sz="0" w:space="0" w:color="auto"/>
            <w:right w:val="none" w:sz="0" w:space="0" w:color="auto"/>
          </w:divBdr>
        </w:div>
        <w:div w:id="729429438">
          <w:marLeft w:val="640"/>
          <w:marRight w:val="0"/>
          <w:marTop w:val="0"/>
          <w:marBottom w:val="0"/>
          <w:divBdr>
            <w:top w:val="none" w:sz="0" w:space="0" w:color="auto"/>
            <w:left w:val="none" w:sz="0" w:space="0" w:color="auto"/>
            <w:bottom w:val="none" w:sz="0" w:space="0" w:color="auto"/>
            <w:right w:val="none" w:sz="0" w:space="0" w:color="auto"/>
          </w:divBdr>
        </w:div>
        <w:div w:id="1098477391">
          <w:marLeft w:val="640"/>
          <w:marRight w:val="0"/>
          <w:marTop w:val="0"/>
          <w:marBottom w:val="0"/>
          <w:divBdr>
            <w:top w:val="none" w:sz="0" w:space="0" w:color="auto"/>
            <w:left w:val="none" w:sz="0" w:space="0" w:color="auto"/>
            <w:bottom w:val="none" w:sz="0" w:space="0" w:color="auto"/>
            <w:right w:val="none" w:sz="0" w:space="0" w:color="auto"/>
          </w:divBdr>
        </w:div>
        <w:div w:id="1442339414">
          <w:marLeft w:val="640"/>
          <w:marRight w:val="0"/>
          <w:marTop w:val="0"/>
          <w:marBottom w:val="0"/>
          <w:divBdr>
            <w:top w:val="none" w:sz="0" w:space="0" w:color="auto"/>
            <w:left w:val="none" w:sz="0" w:space="0" w:color="auto"/>
            <w:bottom w:val="none" w:sz="0" w:space="0" w:color="auto"/>
            <w:right w:val="none" w:sz="0" w:space="0" w:color="auto"/>
          </w:divBdr>
        </w:div>
      </w:divsChild>
    </w:div>
    <w:div w:id="1204756019">
      <w:bodyDiv w:val="1"/>
      <w:marLeft w:val="0"/>
      <w:marRight w:val="0"/>
      <w:marTop w:val="0"/>
      <w:marBottom w:val="0"/>
      <w:divBdr>
        <w:top w:val="none" w:sz="0" w:space="0" w:color="auto"/>
        <w:left w:val="none" w:sz="0" w:space="0" w:color="auto"/>
        <w:bottom w:val="none" w:sz="0" w:space="0" w:color="auto"/>
        <w:right w:val="none" w:sz="0" w:space="0" w:color="auto"/>
      </w:divBdr>
      <w:divsChild>
        <w:div w:id="1269006253">
          <w:marLeft w:val="640"/>
          <w:marRight w:val="0"/>
          <w:marTop w:val="0"/>
          <w:marBottom w:val="0"/>
          <w:divBdr>
            <w:top w:val="none" w:sz="0" w:space="0" w:color="auto"/>
            <w:left w:val="none" w:sz="0" w:space="0" w:color="auto"/>
            <w:bottom w:val="none" w:sz="0" w:space="0" w:color="auto"/>
            <w:right w:val="none" w:sz="0" w:space="0" w:color="auto"/>
          </w:divBdr>
        </w:div>
        <w:div w:id="806162997">
          <w:marLeft w:val="640"/>
          <w:marRight w:val="0"/>
          <w:marTop w:val="0"/>
          <w:marBottom w:val="0"/>
          <w:divBdr>
            <w:top w:val="none" w:sz="0" w:space="0" w:color="auto"/>
            <w:left w:val="none" w:sz="0" w:space="0" w:color="auto"/>
            <w:bottom w:val="none" w:sz="0" w:space="0" w:color="auto"/>
            <w:right w:val="none" w:sz="0" w:space="0" w:color="auto"/>
          </w:divBdr>
        </w:div>
        <w:div w:id="361788766">
          <w:marLeft w:val="640"/>
          <w:marRight w:val="0"/>
          <w:marTop w:val="0"/>
          <w:marBottom w:val="0"/>
          <w:divBdr>
            <w:top w:val="none" w:sz="0" w:space="0" w:color="auto"/>
            <w:left w:val="none" w:sz="0" w:space="0" w:color="auto"/>
            <w:bottom w:val="none" w:sz="0" w:space="0" w:color="auto"/>
            <w:right w:val="none" w:sz="0" w:space="0" w:color="auto"/>
          </w:divBdr>
        </w:div>
        <w:div w:id="1171722069">
          <w:marLeft w:val="640"/>
          <w:marRight w:val="0"/>
          <w:marTop w:val="0"/>
          <w:marBottom w:val="0"/>
          <w:divBdr>
            <w:top w:val="none" w:sz="0" w:space="0" w:color="auto"/>
            <w:left w:val="none" w:sz="0" w:space="0" w:color="auto"/>
            <w:bottom w:val="none" w:sz="0" w:space="0" w:color="auto"/>
            <w:right w:val="none" w:sz="0" w:space="0" w:color="auto"/>
          </w:divBdr>
        </w:div>
        <w:div w:id="1090351220">
          <w:marLeft w:val="640"/>
          <w:marRight w:val="0"/>
          <w:marTop w:val="0"/>
          <w:marBottom w:val="0"/>
          <w:divBdr>
            <w:top w:val="none" w:sz="0" w:space="0" w:color="auto"/>
            <w:left w:val="none" w:sz="0" w:space="0" w:color="auto"/>
            <w:bottom w:val="none" w:sz="0" w:space="0" w:color="auto"/>
            <w:right w:val="none" w:sz="0" w:space="0" w:color="auto"/>
          </w:divBdr>
        </w:div>
        <w:div w:id="1040784337">
          <w:marLeft w:val="640"/>
          <w:marRight w:val="0"/>
          <w:marTop w:val="0"/>
          <w:marBottom w:val="0"/>
          <w:divBdr>
            <w:top w:val="none" w:sz="0" w:space="0" w:color="auto"/>
            <w:left w:val="none" w:sz="0" w:space="0" w:color="auto"/>
            <w:bottom w:val="none" w:sz="0" w:space="0" w:color="auto"/>
            <w:right w:val="none" w:sz="0" w:space="0" w:color="auto"/>
          </w:divBdr>
        </w:div>
        <w:div w:id="677392267">
          <w:marLeft w:val="640"/>
          <w:marRight w:val="0"/>
          <w:marTop w:val="0"/>
          <w:marBottom w:val="0"/>
          <w:divBdr>
            <w:top w:val="none" w:sz="0" w:space="0" w:color="auto"/>
            <w:left w:val="none" w:sz="0" w:space="0" w:color="auto"/>
            <w:bottom w:val="none" w:sz="0" w:space="0" w:color="auto"/>
            <w:right w:val="none" w:sz="0" w:space="0" w:color="auto"/>
          </w:divBdr>
        </w:div>
        <w:div w:id="1810440989">
          <w:marLeft w:val="640"/>
          <w:marRight w:val="0"/>
          <w:marTop w:val="0"/>
          <w:marBottom w:val="0"/>
          <w:divBdr>
            <w:top w:val="none" w:sz="0" w:space="0" w:color="auto"/>
            <w:left w:val="none" w:sz="0" w:space="0" w:color="auto"/>
            <w:bottom w:val="none" w:sz="0" w:space="0" w:color="auto"/>
            <w:right w:val="none" w:sz="0" w:space="0" w:color="auto"/>
          </w:divBdr>
        </w:div>
        <w:div w:id="278491077">
          <w:marLeft w:val="640"/>
          <w:marRight w:val="0"/>
          <w:marTop w:val="0"/>
          <w:marBottom w:val="0"/>
          <w:divBdr>
            <w:top w:val="none" w:sz="0" w:space="0" w:color="auto"/>
            <w:left w:val="none" w:sz="0" w:space="0" w:color="auto"/>
            <w:bottom w:val="none" w:sz="0" w:space="0" w:color="auto"/>
            <w:right w:val="none" w:sz="0" w:space="0" w:color="auto"/>
          </w:divBdr>
        </w:div>
        <w:div w:id="190454419">
          <w:marLeft w:val="640"/>
          <w:marRight w:val="0"/>
          <w:marTop w:val="0"/>
          <w:marBottom w:val="0"/>
          <w:divBdr>
            <w:top w:val="none" w:sz="0" w:space="0" w:color="auto"/>
            <w:left w:val="none" w:sz="0" w:space="0" w:color="auto"/>
            <w:bottom w:val="none" w:sz="0" w:space="0" w:color="auto"/>
            <w:right w:val="none" w:sz="0" w:space="0" w:color="auto"/>
          </w:divBdr>
        </w:div>
        <w:div w:id="371074033">
          <w:marLeft w:val="640"/>
          <w:marRight w:val="0"/>
          <w:marTop w:val="0"/>
          <w:marBottom w:val="0"/>
          <w:divBdr>
            <w:top w:val="none" w:sz="0" w:space="0" w:color="auto"/>
            <w:left w:val="none" w:sz="0" w:space="0" w:color="auto"/>
            <w:bottom w:val="none" w:sz="0" w:space="0" w:color="auto"/>
            <w:right w:val="none" w:sz="0" w:space="0" w:color="auto"/>
          </w:divBdr>
        </w:div>
        <w:div w:id="1662734947">
          <w:marLeft w:val="640"/>
          <w:marRight w:val="0"/>
          <w:marTop w:val="0"/>
          <w:marBottom w:val="0"/>
          <w:divBdr>
            <w:top w:val="none" w:sz="0" w:space="0" w:color="auto"/>
            <w:left w:val="none" w:sz="0" w:space="0" w:color="auto"/>
            <w:bottom w:val="none" w:sz="0" w:space="0" w:color="auto"/>
            <w:right w:val="none" w:sz="0" w:space="0" w:color="auto"/>
          </w:divBdr>
        </w:div>
      </w:divsChild>
    </w:div>
    <w:div w:id="1225482541">
      <w:bodyDiv w:val="1"/>
      <w:marLeft w:val="0"/>
      <w:marRight w:val="0"/>
      <w:marTop w:val="0"/>
      <w:marBottom w:val="0"/>
      <w:divBdr>
        <w:top w:val="none" w:sz="0" w:space="0" w:color="auto"/>
        <w:left w:val="none" w:sz="0" w:space="0" w:color="auto"/>
        <w:bottom w:val="none" w:sz="0" w:space="0" w:color="auto"/>
        <w:right w:val="none" w:sz="0" w:space="0" w:color="auto"/>
      </w:divBdr>
      <w:divsChild>
        <w:div w:id="1832140496">
          <w:marLeft w:val="640"/>
          <w:marRight w:val="0"/>
          <w:marTop w:val="0"/>
          <w:marBottom w:val="0"/>
          <w:divBdr>
            <w:top w:val="none" w:sz="0" w:space="0" w:color="auto"/>
            <w:left w:val="none" w:sz="0" w:space="0" w:color="auto"/>
            <w:bottom w:val="none" w:sz="0" w:space="0" w:color="auto"/>
            <w:right w:val="none" w:sz="0" w:space="0" w:color="auto"/>
          </w:divBdr>
        </w:div>
        <w:div w:id="1430395033">
          <w:marLeft w:val="640"/>
          <w:marRight w:val="0"/>
          <w:marTop w:val="0"/>
          <w:marBottom w:val="0"/>
          <w:divBdr>
            <w:top w:val="none" w:sz="0" w:space="0" w:color="auto"/>
            <w:left w:val="none" w:sz="0" w:space="0" w:color="auto"/>
            <w:bottom w:val="none" w:sz="0" w:space="0" w:color="auto"/>
            <w:right w:val="none" w:sz="0" w:space="0" w:color="auto"/>
          </w:divBdr>
        </w:div>
        <w:div w:id="1045758826">
          <w:marLeft w:val="640"/>
          <w:marRight w:val="0"/>
          <w:marTop w:val="0"/>
          <w:marBottom w:val="0"/>
          <w:divBdr>
            <w:top w:val="none" w:sz="0" w:space="0" w:color="auto"/>
            <w:left w:val="none" w:sz="0" w:space="0" w:color="auto"/>
            <w:bottom w:val="none" w:sz="0" w:space="0" w:color="auto"/>
            <w:right w:val="none" w:sz="0" w:space="0" w:color="auto"/>
          </w:divBdr>
        </w:div>
        <w:div w:id="208298331">
          <w:marLeft w:val="640"/>
          <w:marRight w:val="0"/>
          <w:marTop w:val="0"/>
          <w:marBottom w:val="0"/>
          <w:divBdr>
            <w:top w:val="none" w:sz="0" w:space="0" w:color="auto"/>
            <w:left w:val="none" w:sz="0" w:space="0" w:color="auto"/>
            <w:bottom w:val="none" w:sz="0" w:space="0" w:color="auto"/>
            <w:right w:val="none" w:sz="0" w:space="0" w:color="auto"/>
          </w:divBdr>
        </w:div>
        <w:div w:id="2041123355">
          <w:marLeft w:val="640"/>
          <w:marRight w:val="0"/>
          <w:marTop w:val="0"/>
          <w:marBottom w:val="0"/>
          <w:divBdr>
            <w:top w:val="none" w:sz="0" w:space="0" w:color="auto"/>
            <w:left w:val="none" w:sz="0" w:space="0" w:color="auto"/>
            <w:bottom w:val="none" w:sz="0" w:space="0" w:color="auto"/>
            <w:right w:val="none" w:sz="0" w:space="0" w:color="auto"/>
          </w:divBdr>
        </w:div>
        <w:div w:id="567345903">
          <w:marLeft w:val="640"/>
          <w:marRight w:val="0"/>
          <w:marTop w:val="0"/>
          <w:marBottom w:val="0"/>
          <w:divBdr>
            <w:top w:val="none" w:sz="0" w:space="0" w:color="auto"/>
            <w:left w:val="none" w:sz="0" w:space="0" w:color="auto"/>
            <w:bottom w:val="none" w:sz="0" w:space="0" w:color="auto"/>
            <w:right w:val="none" w:sz="0" w:space="0" w:color="auto"/>
          </w:divBdr>
        </w:div>
        <w:div w:id="505440159">
          <w:marLeft w:val="640"/>
          <w:marRight w:val="0"/>
          <w:marTop w:val="0"/>
          <w:marBottom w:val="0"/>
          <w:divBdr>
            <w:top w:val="none" w:sz="0" w:space="0" w:color="auto"/>
            <w:left w:val="none" w:sz="0" w:space="0" w:color="auto"/>
            <w:bottom w:val="none" w:sz="0" w:space="0" w:color="auto"/>
            <w:right w:val="none" w:sz="0" w:space="0" w:color="auto"/>
          </w:divBdr>
        </w:div>
        <w:div w:id="1523015022">
          <w:marLeft w:val="640"/>
          <w:marRight w:val="0"/>
          <w:marTop w:val="0"/>
          <w:marBottom w:val="0"/>
          <w:divBdr>
            <w:top w:val="none" w:sz="0" w:space="0" w:color="auto"/>
            <w:left w:val="none" w:sz="0" w:space="0" w:color="auto"/>
            <w:bottom w:val="none" w:sz="0" w:space="0" w:color="auto"/>
            <w:right w:val="none" w:sz="0" w:space="0" w:color="auto"/>
          </w:divBdr>
        </w:div>
        <w:div w:id="1690372205">
          <w:marLeft w:val="640"/>
          <w:marRight w:val="0"/>
          <w:marTop w:val="0"/>
          <w:marBottom w:val="0"/>
          <w:divBdr>
            <w:top w:val="none" w:sz="0" w:space="0" w:color="auto"/>
            <w:left w:val="none" w:sz="0" w:space="0" w:color="auto"/>
            <w:bottom w:val="none" w:sz="0" w:space="0" w:color="auto"/>
            <w:right w:val="none" w:sz="0" w:space="0" w:color="auto"/>
          </w:divBdr>
        </w:div>
      </w:divsChild>
    </w:div>
    <w:div w:id="1281500022">
      <w:bodyDiv w:val="1"/>
      <w:marLeft w:val="0"/>
      <w:marRight w:val="0"/>
      <w:marTop w:val="0"/>
      <w:marBottom w:val="0"/>
      <w:divBdr>
        <w:top w:val="none" w:sz="0" w:space="0" w:color="auto"/>
        <w:left w:val="none" w:sz="0" w:space="0" w:color="auto"/>
        <w:bottom w:val="none" w:sz="0" w:space="0" w:color="auto"/>
        <w:right w:val="none" w:sz="0" w:space="0" w:color="auto"/>
      </w:divBdr>
      <w:divsChild>
        <w:div w:id="2011905323">
          <w:marLeft w:val="640"/>
          <w:marRight w:val="0"/>
          <w:marTop w:val="0"/>
          <w:marBottom w:val="0"/>
          <w:divBdr>
            <w:top w:val="none" w:sz="0" w:space="0" w:color="auto"/>
            <w:left w:val="none" w:sz="0" w:space="0" w:color="auto"/>
            <w:bottom w:val="none" w:sz="0" w:space="0" w:color="auto"/>
            <w:right w:val="none" w:sz="0" w:space="0" w:color="auto"/>
          </w:divBdr>
        </w:div>
        <w:div w:id="818227285">
          <w:marLeft w:val="640"/>
          <w:marRight w:val="0"/>
          <w:marTop w:val="0"/>
          <w:marBottom w:val="0"/>
          <w:divBdr>
            <w:top w:val="none" w:sz="0" w:space="0" w:color="auto"/>
            <w:left w:val="none" w:sz="0" w:space="0" w:color="auto"/>
            <w:bottom w:val="none" w:sz="0" w:space="0" w:color="auto"/>
            <w:right w:val="none" w:sz="0" w:space="0" w:color="auto"/>
          </w:divBdr>
        </w:div>
        <w:div w:id="1718814819">
          <w:marLeft w:val="640"/>
          <w:marRight w:val="0"/>
          <w:marTop w:val="0"/>
          <w:marBottom w:val="0"/>
          <w:divBdr>
            <w:top w:val="none" w:sz="0" w:space="0" w:color="auto"/>
            <w:left w:val="none" w:sz="0" w:space="0" w:color="auto"/>
            <w:bottom w:val="none" w:sz="0" w:space="0" w:color="auto"/>
            <w:right w:val="none" w:sz="0" w:space="0" w:color="auto"/>
          </w:divBdr>
        </w:div>
        <w:div w:id="1221096598">
          <w:marLeft w:val="640"/>
          <w:marRight w:val="0"/>
          <w:marTop w:val="0"/>
          <w:marBottom w:val="0"/>
          <w:divBdr>
            <w:top w:val="none" w:sz="0" w:space="0" w:color="auto"/>
            <w:left w:val="none" w:sz="0" w:space="0" w:color="auto"/>
            <w:bottom w:val="none" w:sz="0" w:space="0" w:color="auto"/>
            <w:right w:val="none" w:sz="0" w:space="0" w:color="auto"/>
          </w:divBdr>
        </w:div>
        <w:div w:id="1152218667">
          <w:marLeft w:val="640"/>
          <w:marRight w:val="0"/>
          <w:marTop w:val="0"/>
          <w:marBottom w:val="0"/>
          <w:divBdr>
            <w:top w:val="none" w:sz="0" w:space="0" w:color="auto"/>
            <w:left w:val="none" w:sz="0" w:space="0" w:color="auto"/>
            <w:bottom w:val="none" w:sz="0" w:space="0" w:color="auto"/>
            <w:right w:val="none" w:sz="0" w:space="0" w:color="auto"/>
          </w:divBdr>
        </w:div>
        <w:div w:id="63643679">
          <w:marLeft w:val="640"/>
          <w:marRight w:val="0"/>
          <w:marTop w:val="0"/>
          <w:marBottom w:val="0"/>
          <w:divBdr>
            <w:top w:val="none" w:sz="0" w:space="0" w:color="auto"/>
            <w:left w:val="none" w:sz="0" w:space="0" w:color="auto"/>
            <w:bottom w:val="none" w:sz="0" w:space="0" w:color="auto"/>
            <w:right w:val="none" w:sz="0" w:space="0" w:color="auto"/>
          </w:divBdr>
        </w:div>
        <w:div w:id="1298804720">
          <w:marLeft w:val="640"/>
          <w:marRight w:val="0"/>
          <w:marTop w:val="0"/>
          <w:marBottom w:val="0"/>
          <w:divBdr>
            <w:top w:val="none" w:sz="0" w:space="0" w:color="auto"/>
            <w:left w:val="none" w:sz="0" w:space="0" w:color="auto"/>
            <w:bottom w:val="none" w:sz="0" w:space="0" w:color="auto"/>
            <w:right w:val="none" w:sz="0" w:space="0" w:color="auto"/>
          </w:divBdr>
        </w:div>
        <w:div w:id="638657153">
          <w:marLeft w:val="640"/>
          <w:marRight w:val="0"/>
          <w:marTop w:val="0"/>
          <w:marBottom w:val="0"/>
          <w:divBdr>
            <w:top w:val="none" w:sz="0" w:space="0" w:color="auto"/>
            <w:left w:val="none" w:sz="0" w:space="0" w:color="auto"/>
            <w:bottom w:val="none" w:sz="0" w:space="0" w:color="auto"/>
            <w:right w:val="none" w:sz="0" w:space="0" w:color="auto"/>
          </w:divBdr>
        </w:div>
        <w:div w:id="1265650265">
          <w:marLeft w:val="640"/>
          <w:marRight w:val="0"/>
          <w:marTop w:val="0"/>
          <w:marBottom w:val="0"/>
          <w:divBdr>
            <w:top w:val="none" w:sz="0" w:space="0" w:color="auto"/>
            <w:left w:val="none" w:sz="0" w:space="0" w:color="auto"/>
            <w:bottom w:val="none" w:sz="0" w:space="0" w:color="auto"/>
            <w:right w:val="none" w:sz="0" w:space="0" w:color="auto"/>
          </w:divBdr>
        </w:div>
      </w:divsChild>
    </w:div>
    <w:div w:id="1282805869">
      <w:bodyDiv w:val="1"/>
      <w:marLeft w:val="0"/>
      <w:marRight w:val="0"/>
      <w:marTop w:val="0"/>
      <w:marBottom w:val="0"/>
      <w:divBdr>
        <w:top w:val="none" w:sz="0" w:space="0" w:color="auto"/>
        <w:left w:val="none" w:sz="0" w:space="0" w:color="auto"/>
        <w:bottom w:val="none" w:sz="0" w:space="0" w:color="auto"/>
        <w:right w:val="none" w:sz="0" w:space="0" w:color="auto"/>
      </w:divBdr>
      <w:divsChild>
        <w:div w:id="1929731300">
          <w:marLeft w:val="640"/>
          <w:marRight w:val="0"/>
          <w:marTop w:val="0"/>
          <w:marBottom w:val="0"/>
          <w:divBdr>
            <w:top w:val="none" w:sz="0" w:space="0" w:color="auto"/>
            <w:left w:val="none" w:sz="0" w:space="0" w:color="auto"/>
            <w:bottom w:val="none" w:sz="0" w:space="0" w:color="auto"/>
            <w:right w:val="none" w:sz="0" w:space="0" w:color="auto"/>
          </w:divBdr>
        </w:div>
        <w:div w:id="1136534883">
          <w:marLeft w:val="640"/>
          <w:marRight w:val="0"/>
          <w:marTop w:val="0"/>
          <w:marBottom w:val="0"/>
          <w:divBdr>
            <w:top w:val="none" w:sz="0" w:space="0" w:color="auto"/>
            <w:left w:val="none" w:sz="0" w:space="0" w:color="auto"/>
            <w:bottom w:val="none" w:sz="0" w:space="0" w:color="auto"/>
            <w:right w:val="none" w:sz="0" w:space="0" w:color="auto"/>
          </w:divBdr>
        </w:div>
        <w:div w:id="1652563792">
          <w:marLeft w:val="640"/>
          <w:marRight w:val="0"/>
          <w:marTop w:val="0"/>
          <w:marBottom w:val="0"/>
          <w:divBdr>
            <w:top w:val="none" w:sz="0" w:space="0" w:color="auto"/>
            <w:left w:val="none" w:sz="0" w:space="0" w:color="auto"/>
            <w:bottom w:val="none" w:sz="0" w:space="0" w:color="auto"/>
            <w:right w:val="none" w:sz="0" w:space="0" w:color="auto"/>
          </w:divBdr>
        </w:div>
        <w:div w:id="1303779098">
          <w:marLeft w:val="640"/>
          <w:marRight w:val="0"/>
          <w:marTop w:val="0"/>
          <w:marBottom w:val="0"/>
          <w:divBdr>
            <w:top w:val="none" w:sz="0" w:space="0" w:color="auto"/>
            <w:left w:val="none" w:sz="0" w:space="0" w:color="auto"/>
            <w:bottom w:val="none" w:sz="0" w:space="0" w:color="auto"/>
            <w:right w:val="none" w:sz="0" w:space="0" w:color="auto"/>
          </w:divBdr>
        </w:div>
        <w:div w:id="1059672429">
          <w:marLeft w:val="640"/>
          <w:marRight w:val="0"/>
          <w:marTop w:val="0"/>
          <w:marBottom w:val="0"/>
          <w:divBdr>
            <w:top w:val="none" w:sz="0" w:space="0" w:color="auto"/>
            <w:left w:val="none" w:sz="0" w:space="0" w:color="auto"/>
            <w:bottom w:val="none" w:sz="0" w:space="0" w:color="auto"/>
            <w:right w:val="none" w:sz="0" w:space="0" w:color="auto"/>
          </w:divBdr>
        </w:div>
        <w:div w:id="1662275497">
          <w:marLeft w:val="640"/>
          <w:marRight w:val="0"/>
          <w:marTop w:val="0"/>
          <w:marBottom w:val="0"/>
          <w:divBdr>
            <w:top w:val="none" w:sz="0" w:space="0" w:color="auto"/>
            <w:left w:val="none" w:sz="0" w:space="0" w:color="auto"/>
            <w:bottom w:val="none" w:sz="0" w:space="0" w:color="auto"/>
            <w:right w:val="none" w:sz="0" w:space="0" w:color="auto"/>
          </w:divBdr>
        </w:div>
        <w:div w:id="351615266">
          <w:marLeft w:val="640"/>
          <w:marRight w:val="0"/>
          <w:marTop w:val="0"/>
          <w:marBottom w:val="0"/>
          <w:divBdr>
            <w:top w:val="none" w:sz="0" w:space="0" w:color="auto"/>
            <w:left w:val="none" w:sz="0" w:space="0" w:color="auto"/>
            <w:bottom w:val="none" w:sz="0" w:space="0" w:color="auto"/>
            <w:right w:val="none" w:sz="0" w:space="0" w:color="auto"/>
          </w:divBdr>
        </w:div>
        <w:div w:id="1617517077">
          <w:marLeft w:val="640"/>
          <w:marRight w:val="0"/>
          <w:marTop w:val="0"/>
          <w:marBottom w:val="0"/>
          <w:divBdr>
            <w:top w:val="none" w:sz="0" w:space="0" w:color="auto"/>
            <w:left w:val="none" w:sz="0" w:space="0" w:color="auto"/>
            <w:bottom w:val="none" w:sz="0" w:space="0" w:color="auto"/>
            <w:right w:val="none" w:sz="0" w:space="0" w:color="auto"/>
          </w:divBdr>
        </w:div>
        <w:div w:id="1878733160">
          <w:marLeft w:val="640"/>
          <w:marRight w:val="0"/>
          <w:marTop w:val="0"/>
          <w:marBottom w:val="0"/>
          <w:divBdr>
            <w:top w:val="none" w:sz="0" w:space="0" w:color="auto"/>
            <w:left w:val="none" w:sz="0" w:space="0" w:color="auto"/>
            <w:bottom w:val="none" w:sz="0" w:space="0" w:color="auto"/>
            <w:right w:val="none" w:sz="0" w:space="0" w:color="auto"/>
          </w:divBdr>
        </w:div>
        <w:div w:id="1987661934">
          <w:marLeft w:val="640"/>
          <w:marRight w:val="0"/>
          <w:marTop w:val="0"/>
          <w:marBottom w:val="0"/>
          <w:divBdr>
            <w:top w:val="none" w:sz="0" w:space="0" w:color="auto"/>
            <w:left w:val="none" w:sz="0" w:space="0" w:color="auto"/>
            <w:bottom w:val="none" w:sz="0" w:space="0" w:color="auto"/>
            <w:right w:val="none" w:sz="0" w:space="0" w:color="auto"/>
          </w:divBdr>
        </w:div>
        <w:div w:id="644548389">
          <w:marLeft w:val="640"/>
          <w:marRight w:val="0"/>
          <w:marTop w:val="0"/>
          <w:marBottom w:val="0"/>
          <w:divBdr>
            <w:top w:val="none" w:sz="0" w:space="0" w:color="auto"/>
            <w:left w:val="none" w:sz="0" w:space="0" w:color="auto"/>
            <w:bottom w:val="none" w:sz="0" w:space="0" w:color="auto"/>
            <w:right w:val="none" w:sz="0" w:space="0" w:color="auto"/>
          </w:divBdr>
        </w:div>
        <w:div w:id="514609460">
          <w:marLeft w:val="640"/>
          <w:marRight w:val="0"/>
          <w:marTop w:val="0"/>
          <w:marBottom w:val="0"/>
          <w:divBdr>
            <w:top w:val="none" w:sz="0" w:space="0" w:color="auto"/>
            <w:left w:val="none" w:sz="0" w:space="0" w:color="auto"/>
            <w:bottom w:val="none" w:sz="0" w:space="0" w:color="auto"/>
            <w:right w:val="none" w:sz="0" w:space="0" w:color="auto"/>
          </w:divBdr>
        </w:div>
        <w:div w:id="1567375480">
          <w:marLeft w:val="640"/>
          <w:marRight w:val="0"/>
          <w:marTop w:val="0"/>
          <w:marBottom w:val="0"/>
          <w:divBdr>
            <w:top w:val="none" w:sz="0" w:space="0" w:color="auto"/>
            <w:left w:val="none" w:sz="0" w:space="0" w:color="auto"/>
            <w:bottom w:val="none" w:sz="0" w:space="0" w:color="auto"/>
            <w:right w:val="none" w:sz="0" w:space="0" w:color="auto"/>
          </w:divBdr>
        </w:div>
      </w:divsChild>
    </w:div>
    <w:div w:id="1337927514">
      <w:bodyDiv w:val="1"/>
      <w:marLeft w:val="0"/>
      <w:marRight w:val="0"/>
      <w:marTop w:val="0"/>
      <w:marBottom w:val="0"/>
      <w:divBdr>
        <w:top w:val="none" w:sz="0" w:space="0" w:color="auto"/>
        <w:left w:val="none" w:sz="0" w:space="0" w:color="auto"/>
        <w:bottom w:val="none" w:sz="0" w:space="0" w:color="auto"/>
        <w:right w:val="none" w:sz="0" w:space="0" w:color="auto"/>
      </w:divBdr>
      <w:divsChild>
        <w:div w:id="140080859">
          <w:marLeft w:val="640"/>
          <w:marRight w:val="0"/>
          <w:marTop w:val="0"/>
          <w:marBottom w:val="0"/>
          <w:divBdr>
            <w:top w:val="none" w:sz="0" w:space="0" w:color="auto"/>
            <w:left w:val="none" w:sz="0" w:space="0" w:color="auto"/>
            <w:bottom w:val="none" w:sz="0" w:space="0" w:color="auto"/>
            <w:right w:val="none" w:sz="0" w:space="0" w:color="auto"/>
          </w:divBdr>
        </w:div>
        <w:div w:id="1828352414">
          <w:marLeft w:val="640"/>
          <w:marRight w:val="0"/>
          <w:marTop w:val="0"/>
          <w:marBottom w:val="0"/>
          <w:divBdr>
            <w:top w:val="none" w:sz="0" w:space="0" w:color="auto"/>
            <w:left w:val="none" w:sz="0" w:space="0" w:color="auto"/>
            <w:bottom w:val="none" w:sz="0" w:space="0" w:color="auto"/>
            <w:right w:val="none" w:sz="0" w:space="0" w:color="auto"/>
          </w:divBdr>
        </w:div>
        <w:div w:id="1963419218">
          <w:marLeft w:val="640"/>
          <w:marRight w:val="0"/>
          <w:marTop w:val="0"/>
          <w:marBottom w:val="0"/>
          <w:divBdr>
            <w:top w:val="none" w:sz="0" w:space="0" w:color="auto"/>
            <w:left w:val="none" w:sz="0" w:space="0" w:color="auto"/>
            <w:bottom w:val="none" w:sz="0" w:space="0" w:color="auto"/>
            <w:right w:val="none" w:sz="0" w:space="0" w:color="auto"/>
          </w:divBdr>
        </w:div>
        <w:div w:id="30081291">
          <w:marLeft w:val="640"/>
          <w:marRight w:val="0"/>
          <w:marTop w:val="0"/>
          <w:marBottom w:val="0"/>
          <w:divBdr>
            <w:top w:val="none" w:sz="0" w:space="0" w:color="auto"/>
            <w:left w:val="none" w:sz="0" w:space="0" w:color="auto"/>
            <w:bottom w:val="none" w:sz="0" w:space="0" w:color="auto"/>
            <w:right w:val="none" w:sz="0" w:space="0" w:color="auto"/>
          </w:divBdr>
        </w:div>
        <w:div w:id="302662015">
          <w:marLeft w:val="640"/>
          <w:marRight w:val="0"/>
          <w:marTop w:val="0"/>
          <w:marBottom w:val="0"/>
          <w:divBdr>
            <w:top w:val="none" w:sz="0" w:space="0" w:color="auto"/>
            <w:left w:val="none" w:sz="0" w:space="0" w:color="auto"/>
            <w:bottom w:val="none" w:sz="0" w:space="0" w:color="auto"/>
            <w:right w:val="none" w:sz="0" w:space="0" w:color="auto"/>
          </w:divBdr>
        </w:div>
        <w:div w:id="1312370230">
          <w:marLeft w:val="640"/>
          <w:marRight w:val="0"/>
          <w:marTop w:val="0"/>
          <w:marBottom w:val="0"/>
          <w:divBdr>
            <w:top w:val="none" w:sz="0" w:space="0" w:color="auto"/>
            <w:left w:val="none" w:sz="0" w:space="0" w:color="auto"/>
            <w:bottom w:val="none" w:sz="0" w:space="0" w:color="auto"/>
            <w:right w:val="none" w:sz="0" w:space="0" w:color="auto"/>
          </w:divBdr>
        </w:div>
        <w:div w:id="1835216452">
          <w:marLeft w:val="640"/>
          <w:marRight w:val="0"/>
          <w:marTop w:val="0"/>
          <w:marBottom w:val="0"/>
          <w:divBdr>
            <w:top w:val="none" w:sz="0" w:space="0" w:color="auto"/>
            <w:left w:val="none" w:sz="0" w:space="0" w:color="auto"/>
            <w:bottom w:val="none" w:sz="0" w:space="0" w:color="auto"/>
            <w:right w:val="none" w:sz="0" w:space="0" w:color="auto"/>
          </w:divBdr>
        </w:div>
        <w:div w:id="96754782">
          <w:marLeft w:val="640"/>
          <w:marRight w:val="0"/>
          <w:marTop w:val="0"/>
          <w:marBottom w:val="0"/>
          <w:divBdr>
            <w:top w:val="none" w:sz="0" w:space="0" w:color="auto"/>
            <w:left w:val="none" w:sz="0" w:space="0" w:color="auto"/>
            <w:bottom w:val="none" w:sz="0" w:space="0" w:color="auto"/>
            <w:right w:val="none" w:sz="0" w:space="0" w:color="auto"/>
          </w:divBdr>
        </w:div>
        <w:div w:id="487132426">
          <w:marLeft w:val="640"/>
          <w:marRight w:val="0"/>
          <w:marTop w:val="0"/>
          <w:marBottom w:val="0"/>
          <w:divBdr>
            <w:top w:val="none" w:sz="0" w:space="0" w:color="auto"/>
            <w:left w:val="none" w:sz="0" w:space="0" w:color="auto"/>
            <w:bottom w:val="none" w:sz="0" w:space="0" w:color="auto"/>
            <w:right w:val="none" w:sz="0" w:space="0" w:color="auto"/>
          </w:divBdr>
        </w:div>
      </w:divsChild>
    </w:div>
    <w:div w:id="1359625593">
      <w:bodyDiv w:val="1"/>
      <w:marLeft w:val="0"/>
      <w:marRight w:val="0"/>
      <w:marTop w:val="0"/>
      <w:marBottom w:val="0"/>
      <w:divBdr>
        <w:top w:val="none" w:sz="0" w:space="0" w:color="auto"/>
        <w:left w:val="none" w:sz="0" w:space="0" w:color="auto"/>
        <w:bottom w:val="none" w:sz="0" w:space="0" w:color="auto"/>
        <w:right w:val="none" w:sz="0" w:space="0" w:color="auto"/>
      </w:divBdr>
      <w:divsChild>
        <w:div w:id="1708214094">
          <w:marLeft w:val="640"/>
          <w:marRight w:val="0"/>
          <w:marTop w:val="0"/>
          <w:marBottom w:val="0"/>
          <w:divBdr>
            <w:top w:val="none" w:sz="0" w:space="0" w:color="auto"/>
            <w:left w:val="none" w:sz="0" w:space="0" w:color="auto"/>
            <w:bottom w:val="none" w:sz="0" w:space="0" w:color="auto"/>
            <w:right w:val="none" w:sz="0" w:space="0" w:color="auto"/>
          </w:divBdr>
        </w:div>
        <w:div w:id="265575616">
          <w:marLeft w:val="640"/>
          <w:marRight w:val="0"/>
          <w:marTop w:val="0"/>
          <w:marBottom w:val="0"/>
          <w:divBdr>
            <w:top w:val="none" w:sz="0" w:space="0" w:color="auto"/>
            <w:left w:val="none" w:sz="0" w:space="0" w:color="auto"/>
            <w:bottom w:val="none" w:sz="0" w:space="0" w:color="auto"/>
            <w:right w:val="none" w:sz="0" w:space="0" w:color="auto"/>
          </w:divBdr>
        </w:div>
        <w:div w:id="1689596439">
          <w:marLeft w:val="640"/>
          <w:marRight w:val="0"/>
          <w:marTop w:val="0"/>
          <w:marBottom w:val="0"/>
          <w:divBdr>
            <w:top w:val="none" w:sz="0" w:space="0" w:color="auto"/>
            <w:left w:val="none" w:sz="0" w:space="0" w:color="auto"/>
            <w:bottom w:val="none" w:sz="0" w:space="0" w:color="auto"/>
            <w:right w:val="none" w:sz="0" w:space="0" w:color="auto"/>
          </w:divBdr>
        </w:div>
        <w:div w:id="1047920653">
          <w:marLeft w:val="640"/>
          <w:marRight w:val="0"/>
          <w:marTop w:val="0"/>
          <w:marBottom w:val="0"/>
          <w:divBdr>
            <w:top w:val="none" w:sz="0" w:space="0" w:color="auto"/>
            <w:left w:val="none" w:sz="0" w:space="0" w:color="auto"/>
            <w:bottom w:val="none" w:sz="0" w:space="0" w:color="auto"/>
            <w:right w:val="none" w:sz="0" w:space="0" w:color="auto"/>
          </w:divBdr>
        </w:div>
        <w:div w:id="1927885347">
          <w:marLeft w:val="640"/>
          <w:marRight w:val="0"/>
          <w:marTop w:val="0"/>
          <w:marBottom w:val="0"/>
          <w:divBdr>
            <w:top w:val="none" w:sz="0" w:space="0" w:color="auto"/>
            <w:left w:val="none" w:sz="0" w:space="0" w:color="auto"/>
            <w:bottom w:val="none" w:sz="0" w:space="0" w:color="auto"/>
            <w:right w:val="none" w:sz="0" w:space="0" w:color="auto"/>
          </w:divBdr>
        </w:div>
        <w:div w:id="91126699">
          <w:marLeft w:val="640"/>
          <w:marRight w:val="0"/>
          <w:marTop w:val="0"/>
          <w:marBottom w:val="0"/>
          <w:divBdr>
            <w:top w:val="none" w:sz="0" w:space="0" w:color="auto"/>
            <w:left w:val="none" w:sz="0" w:space="0" w:color="auto"/>
            <w:bottom w:val="none" w:sz="0" w:space="0" w:color="auto"/>
            <w:right w:val="none" w:sz="0" w:space="0" w:color="auto"/>
          </w:divBdr>
        </w:div>
        <w:div w:id="248007565">
          <w:marLeft w:val="640"/>
          <w:marRight w:val="0"/>
          <w:marTop w:val="0"/>
          <w:marBottom w:val="0"/>
          <w:divBdr>
            <w:top w:val="none" w:sz="0" w:space="0" w:color="auto"/>
            <w:left w:val="none" w:sz="0" w:space="0" w:color="auto"/>
            <w:bottom w:val="none" w:sz="0" w:space="0" w:color="auto"/>
            <w:right w:val="none" w:sz="0" w:space="0" w:color="auto"/>
          </w:divBdr>
        </w:div>
        <w:div w:id="121700958">
          <w:marLeft w:val="640"/>
          <w:marRight w:val="0"/>
          <w:marTop w:val="0"/>
          <w:marBottom w:val="0"/>
          <w:divBdr>
            <w:top w:val="none" w:sz="0" w:space="0" w:color="auto"/>
            <w:left w:val="none" w:sz="0" w:space="0" w:color="auto"/>
            <w:bottom w:val="none" w:sz="0" w:space="0" w:color="auto"/>
            <w:right w:val="none" w:sz="0" w:space="0" w:color="auto"/>
          </w:divBdr>
        </w:div>
        <w:div w:id="1784812214">
          <w:marLeft w:val="640"/>
          <w:marRight w:val="0"/>
          <w:marTop w:val="0"/>
          <w:marBottom w:val="0"/>
          <w:divBdr>
            <w:top w:val="none" w:sz="0" w:space="0" w:color="auto"/>
            <w:left w:val="none" w:sz="0" w:space="0" w:color="auto"/>
            <w:bottom w:val="none" w:sz="0" w:space="0" w:color="auto"/>
            <w:right w:val="none" w:sz="0" w:space="0" w:color="auto"/>
          </w:divBdr>
        </w:div>
      </w:divsChild>
    </w:div>
    <w:div w:id="1397052850">
      <w:bodyDiv w:val="1"/>
      <w:marLeft w:val="0"/>
      <w:marRight w:val="0"/>
      <w:marTop w:val="0"/>
      <w:marBottom w:val="0"/>
      <w:divBdr>
        <w:top w:val="none" w:sz="0" w:space="0" w:color="auto"/>
        <w:left w:val="none" w:sz="0" w:space="0" w:color="auto"/>
        <w:bottom w:val="none" w:sz="0" w:space="0" w:color="auto"/>
        <w:right w:val="none" w:sz="0" w:space="0" w:color="auto"/>
      </w:divBdr>
      <w:divsChild>
        <w:div w:id="2022657335">
          <w:marLeft w:val="640"/>
          <w:marRight w:val="0"/>
          <w:marTop w:val="0"/>
          <w:marBottom w:val="0"/>
          <w:divBdr>
            <w:top w:val="none" w:sz="0" w:space="0" w:color="auto"/>
            <w:left w:val="none" w:sz="0" w:space="0" w:color="auto"/>
            <w:bottom w:val="none" w:sz="0" w:space="0" w:color="auto"/>
            <w:right w:val="none" w:sz="0" w:space="0" w:color="auto"/>
          </w:divBdr>
        </w:div>
        <w:div w:id="1588541366">
          <w:marLeft w:val="640"/>
          <w:marRight w:val="0"/>
          <w:marTop w:val="0"/>
          <w:marBottom w:val="0"/>
          <w:divBdr>
            <w:top w:val="none" w:sz="0" w:space="0" w:color="auto"/>
            <w:left w:val="none" w:sz="0" w:space="0" w:color="auto"/>
            <w:bottom w:val="none" w:sz="0" w:space="0" w:color="auto"/>
            <w:right w:val="none" w:sz="0" w:space="0" w:color="auto"/>
          </w:divBdr>
        </w:div>
        <w:div w:id="1298993511">
          <w:marLeft w:val="640"/>
          <w:marRight w:val="0"/>
          <w:marTop w:val="0"/>
          <w:marBottom w:val="0"/>
          <w:divBdr>
            <w:top w:val="none" w:sz="0" w:space="0" w:color="auto"/>
            <w:left w:val="none" w:sz="0" w:space="0" w:color="auto"/>
            <w:bottom w:val="none" w:sz="0" w:space="0" w:color="auto"/>
            <w:right w:val="none" w:sz="0" w:space="0" w:color="auto"/>
          </w:divBdr>
        </w:div>
        <w:div w:id="757218379">
          <w:marLeft w:val="640"/>
          <w:marRight w:val="0"/>
          <w:marTop w:val="0"/>
          <w:marBottom w:val="0"/>
          <w:divBdr>
            <w:top w:val="none" w:sz="0" w:space="0" w:color="auto"/>
            <w:left w:val="none" w:sz="0" w:space="0" w:color="auto"/>
            <w:bottom w:val="none" w:sz="0" w:space="0" w:color="auto"/>
            <w:right w:val="none" w:sz="0" w:space="0" w:color="auto"/>
          </w:divBdr>
        </w:div>
        <w:div w:id="732390739">
          <w:marLeft w:val="640"/>
          <w:marRight w:val="0"/>
          <w:marTop w:val="0"/>
          <w:marBottom w:val="0"/>
          <w:divBdr>
            <w:top w:val="none" w:sz="0" w:space="0" w:color="auto"/>
            <w:left w:val="none" w:sz="0" w:space="0" w:color="auto"/>
            <w:bottom w:val="none" w:sz="0" w:space="0" w:color="auto"/>
            <w:right w:val="none" w:sz="0" w:space="0" w:color="auto"/>
          </w:divBdr>
        </w:div>
        <w:div w:id="1278215162">
          <w:marLeft w:val="640"/>
          <w:marRight w:val="0"/>
          <w:marTop w:val="0"/>
          <w:marBottom w:val="0"/>
          <w:divBdr>
            <w:top w:val="none" w:sz="0" w:space="0" w:color="auto"/>
            <w:left w:val="none" w:sz="0" w:space="0" w:color="auto"/>
            <w:bottom w:val="none" w:sz="0" w:space="0" w:color="auto"/>
            <w:right w:val="none" w:sz="0" w:space="0" w:color="auto"/>
          </w:divBdr>
        </w:div>
        <w:div w:id="591282063">
          <w:marLeft w:val="640"/>
          <w:marRight w:val="0"/>
          <w:marTop w:val="0"/>
          <w:marBottom w:val="0"/>
          <w:divBdr>
            <w:top w:val="none" w:sz="0" w:space="0" w:color="auto"/>
            <w:left w:val="none" w:sz="0" w:space="0" w:color="auto"/>
            <w:bottom w:val="none" w:sz="0" w:space="0" w:color="auto"/>
            <w:right w:val="none" w:sz="0" w:space="0" w:color="auto"/>
          </w:divBdr>
        </w:div>
        <w:div w:id="1939370358">
          <w:marLeft w:val="640"/>
          <w:marRight w:val="0"/>
          <w:marTop w:val="0"/>
          <w:marBottom w:val="0"/>
          <w:divBdr>
            <w:top w:val="none" w:sz="0" w:space="0" w:color="auto"/>
            <w:left w:val="none" w:sz="0" w:space="0" w:color="auto"/>
            <w:bottom w:val="none" w:sz="0" w:space="0" w:color="auto"/>
            <w:right w:val="none" w:sz="0" w:space="0" w:color="auto"/>
          </w:divBdr>
        </w:div>
        <w:div w:id="1960142037">
          <w:marLeft w:val="640"/>
          <w:marRight w:val="0"/>
          <w:marTop w:val="0"/>
          <w:marBottom w:val="0"/>
          <w:divBdr>
            <w:top w:val="none" w:sz="0" w:space="0" w:color="auto"/>
            <w:left w:val="none" w:sz="0" w:space="0" w:color="auto"/>
            <w:bottom w:val="none" w:sz="0" w:space="0" w:color="auto"/>
            <w:right w:val="none" w:sz="0" w:space="0" w:color="auto"/>
          </w:divBdr>
        </w:div>
      </w:divsChild>
    </w:div>
    <w:div w:id="1434546729">
      <w:bodyDiv w:val="1"/>
      <w:marLeft w:val="0"/>
      <w:marRight w:val="0"/>
      <w:marTop w:val="0"/>
      <w:marBottom w:val="0"/>
      <w:divBdr>
        <w:top w:val="none" w:sz="0" w:space="0" w:color="auto"/>
        <w:left w:val="none" w:sz="0" w:space="0" w:color="auto"/>
        <w:bottom w:val="none" w:sz="0" w:space="0" w:color="auto"/>
        <w:right w:val="none" w:sz="0" w:space="0" w:color="auto"/>
      </w:divBdr>
      <w:divsChild>
        <w:div w:id="1131047789">
          <w:marLeft w:val="640"/>
          <w:marRight w:val="0"/>
          <w:marTop w:val="0"/>
          <w:marBottom w:val="0"/>
          <w:divBdr>
            <w:top w:val="none" w:sz="0" w:space="0" w:color="auto"/>
            <w:left w:val="none" w:sz="0" w:space="0" w:color="auto"/>
            <w:bottom w:val="none" w:sz="0" w:space="0" w:color="auto"/>
            <w:right w:val="none" w:sz="0" w:space="0" w:color="auto"/>
          </w:divBdr>
        </w:div>
        <w:div w:id="1296331891">
          <w:marLeft w:val="640"/>
          <w:marRight w:val="0"/>
          <w:marTop w:val="0"/>
          <w:marBottom w:val="0"/>
          <w:divBdr>
            <w:top w:val="none" w:sz="0" w:space="0" w:color="auto"/>
            <w:left w:val="none" w:sz="0" w:space="0" w:color="auto"/>
            <w:bottom w:val="none" w:sz="0" w:space="0" w:color="auto"/>
            <w:right w:val="none" w:sz="0" w:space="0" w:color="auto"/>
          </w:divBdr>
        </w:div>
        <w:div w:id="202639095">
          <w:marLeft w:val="640"/>
          <w:marRight w:val="0"/>
          <w:marTop w:val="0"/>
          <w:marBottom w:val="0"/>
          <w:divBdr>
            <w:top w:val="none" w:sz="0" w:space="0" w:color="auto"/>
            <w:left w:val="none" w:sz="0" w:space="0" w:color="auto"/>
            <w:bottom w:val="none" w:sz="0" w:space="0" w:color="auto"/>
            <w:right w:val="none" w:sz="0" w:space="0" w:color="auto"/>
          </w:divBdr>
        </w:div>
        <w:div w:id="962613601">
          <w:marLeft w:val="640"/>
          <w:marRight w:val="0"/>
          <w:marTop w:val="0"/>
          <w:marBottom w:val="0"/>
          <w:divBdr>
            <w:top w:val="none" w:sz="0" w:space="0" w:color="auto"/>
            <w:left w:val="none" w:sz="0" w:space="0" w:color="auto"/>
            <w:bottom w:val="none" w:sz="0" w:space="0" w:color="auto"/>
            <w:right w:val="none" w:sz="0" w:space="0" w:color="auto"/>
          </w:divBdr>
        </w:div>
        <w:div w:id="362442506">
          <w:marLeft w:val="640"/>
          <w:marRight w:val="0"/>
          <w:marTop w:val="0"/>
          <w:marBottom w:val="0"/>
          <w:divBdr>
            <w:top w:val="none" w:sz="0" w:space="0" w:color="auto"/>
            <w:left w:val="none" w:sz="0" w:space="0" w:color="auto"/>
            <w:bottom w:val="none" w:sz="0" w:space="0" w:color="auto"/>
            <w:right w:val="none" w:sz="0" w:space="0" w:color="auto"/>
          </w:divBdr>
        </w:div>
        <w:div w:id="73935076">
          <w:marLeft w:val="640"/>
          <w:marRight w:val="0"/>
          <w:marTop w:val="0"/>
          <w:marBottom w:val="0"/>
          <w:divBdr>
            <w:top w:val="none" w:sz="0" w:space="0" w:color="auto"/>
            <w:left w:val="none" w:sz="0" w:space="0" w:color="auto"/>
            <w:bottom w:val="none" w:sz="0" w:space="0" w:color="auto"/>
            <w:right w:val="none" w:sz="0" w:space="0" w:color="auto"/>
          </w:divBdr>
        </w:div>
        <w:div w:id="1268656687">
          <w:marLeft w:val="640"/>
          <w:marRight w:val="0"/>
          <w:marTop w:val="0"/>
          <w:marBottom w:val="0"/>
          <w:divBdr>
            <w:top w:val="none" w:sz="0" w:space="0" w:color="auto"/>
            <w:left w:val="none" w:sz="0" w:space="0" w:color="auto"/>
            <w:bottom w:val="none" w:sz="0" w:space="0" w:color="auto"/>
            <w:right w:val="none" w:sz="0" w:space="0" w:color="auto"/>
          </w:divBdr>
        </w:div>
        <w:div w:id="1442143845">
          <w:marLeft w:val="640"/>
          <w:marRight w:val="0"/>
          <w:marTop w:val="0"/>
          <w:marBottom w:val="0"/>
          <w:divBdr>
            <w:top w:val="none" w:sz="0" w:space="0" w:color="auto"/>
            <w:left w:val="none" w:sz="0" w:space="0" w:color="auto"/>
            <w:bottom w:val="none" w:sz="0" w:space="0" w:color="auto"/>
            <w:right w:val="none" w:sz="0" w:space="0" w:color="auto"/>
          </w:divBdr>
        </w:div>
        <w:div w:id="1764839285">
          <w:marLeft w:val="640"/>
          <w:marRight w:val="0"/>
          <w:marTop w:val="0"/>
          <w:marBottom w:val="0"/>
          <w:divBdr>
            <w:top w:val="none" w:sz="0" w:space="0" w:color="auto"/>
            <w:left w:val="none" w:sz="0" w:space="0" w:color="auto"/>
            <w:bottom w:val="none" w:sz="0" w:space="0" w:color="auto"/>
            <w:right w:val="none" w:sz="0" w:space="0" w:color="auto"/>
          </w:divBdr>
        </w:div>
      </w:divsChild>
    </w:div>
    <w:div w:id="1438793189">
      <w:bodyDiv w:val="1"/>
      <w:marLeft w:val="0"/>
      <w:marRight w:val="0"/>
      <w:marTop w:val="0"/>
      <w:marBottom w:val="0"/>
      <w:divBdr>
        <w:top w:val="none" w:sz="0" w:space="0" w:color="auto"/>
        <w:left w:val="none" w:sz="0" w:space="0" w:color="auto"/>
        <w:bottom w:val="none" w:sz="0" w:space="0" w:color="auto"/>
        <w:right w:val="none" w:sz="0" w:space="0" w:color="auto"/>
      </w:divBdr>
      <w:divsChild>
        <w:div w:id="72750282">
          <w:marLeft w:val="640"/>
          <w:marRight w:val="0"/>
          <w:marTop w:val="0"/>
          <w:marBottom w:val="0"/>
          <w:divBdr>
            <w:top w:val="none" w:sz="0" w:space="0" w:color="auto"/>
            <w:left w:val="none" w:sz="0" w:space="0" w:color="auto"/>
            <w:bottom w:val="none" w:sz="0" w:space="0" w:color="auto"/>
            <w:right w:val="none" w:sz="0" w:space="0" w:color="auto"/>
          </w:divBdr>
        </w:div>
        <w:div w:id="188301531">
          <w:marLeft w:val="640"/>
          <w:marRight w:val="0"/>
          <w:marTop w:val="0"/>
          <w:marBottom w:val="0"/>
          <w:divBdr>
            <w:top w:val="none" w:sz="0" w:space="0" w:color="auto"/>
            <w:left w:val="none" w:sz="0" w:space="0" w:color="auto"/>
            <w:bottom w:val="none" w:sz="0" w:space="0" w:color="auto"/>
            <w:right w:val="none" w:sz="0" w:space="0" w:color="auto"/>
          </w:divBdr>
        </w:div>
        <w:div w:id="618072279">
          <w:marLeft w:val="640"/>
          <w:marRight w:val="0"/>
          <w:marTop w:val="0"/>
          <w:marBottom w:val="0"/>
          <w:divBdr>
            <w:top w:val="none" w:sz="0" w:space="0" w:color="auto"/>
            <w:left w:val="none" w:sz="0" w:space="0" w:color="auto"/>
            <w:bottom w:val="none" w:sz="0" w:space="0" w:color="auto"/>
            <w:right w:val="none" w:sz="0" w:space="0" w:color="auto"/>
          </w:divBdr>
        </w:div>
        <w:div w:id="816840984">
          <w:marLeft w:val="640"/>
          <w:marRight w:val="0"/>
          <w:marTop w:val="0"/>
          <w:marBottom w:val="0"/>
          <w:divBdr>
            <w:top w:val="none" w:sz="0" w:space="0" w:color="auto"/>
            <w:left w:val="none" w:sz="0" w:space="0" w:color="auto"/>
            <w:bottom w:val="none" w:sz="0" w:space="0" w:color="auto"/>
            <w:right w:val="none" w:sz="0" w:space="0" w:color="auto"/>
          </w:divBdr>
        </w:div>
        <w:div w:id="63066030">
          <w:marLeft w:val="640"/>
          <w:marRight w:val="0"/>
          <w:marTop w:val="0"/>
          <w:marBottom w:val="0"/>
          <w:divBdr>
            <w:top w:val="none" w:sz="0" w:space="0" w:color="auto"/>
            <w:left w:val="none" w:sz="0" w:space="0" w:color="auto"/>
            <w:bottom w:val="none" w:sz="0" w:space="0" w:color="auto"/>
            <w:right w:val="none" w:sz="0" w:space="0" w:color="auto"/>
          </w:divBdr>
        </w:div>
        <w:div w:id="1970548581">
          <w:marLeft w:val="640"/>
          <w:marRight w:val="0"/>
          <w:marTop w:val="0"/>
          <w:marBottom w:val="0"/>
          <w:divBdr>
            <w:top w:val="none" w:sz="0" w:space="0" w:color="auto"/>
            <w:left w:val="none" w:sz="0" w:space="0" w:color="auto"/>
            <w:bottom w:val="none" w:sz="0" w:space="0" w:color="auto"/>
            <w:right w:val="none" w:sz="0" w:space="0" w:color="auto"/>
          </w:divBdr>
        </w:div>
        <w:div w:id="1185553633">
          <w:marLeft w:val="640"/>
          <w:marRight w:val="0"/>
          <w:marTop w:val="0"/>
          <w:marBottom w:val="0"/>
          <w:divBdr>
            <w:top w:val="none" w:sz="0" w:space="0" w:color="auto"/>
            <w:left w:val="none" w:sz="0" w:space="0" w:color="auto"/>
            <w:bottom w:val="none" w:sz="0" w:space="0" w:color="auto"/>
            <w:right w:val="none" w:sz="0" w:space="0" w:color="auto"/>
          </w:divBdr>
        </w:div>
        <w:div w:id="1649550407">
          <w:marLeft w:val="640"/>
          <w:marRight w:val="0"/>
          <w:marTop w:val="0"/>
          <w:marBottom w:val="0"/>
          <w:divBdr>
            <w:top w:val="none" w:sz="0" w:space="0" w:color="auto"/>
            <w:left w:val="none" w:sz="0" w:space="0" w:color="auto"/>
            <w:bottom w:val="none" w:sz="0" w:space="0" w:color="auto"/>
            <w:right w:val="none" w:sz="0" w:space="0" w:color="auto"/>
          </w:divBdr>
        </w:div>
        <w:div w:id="1056777602">
          <w:marLeft w:val="640"/>
          <w:marRight w:val="0"/>
          <w:marTop w:val="0"/>
          <w:marBottom w:val="0"/>
          <w:divBdr>
            <w:top w:val="none" w:sz="0" w:space="0" w:color="auto"/>
            <w:left w:val="none" w:sz="0" w:space="0" w:color="auto"/>
            <w:bottom w:val="none" w:sz="0" w:space="0" w:color="auto"/>
            <w:right w:val="none" w:sz="0" w:space="0" w:color="auto"/>
          </w:divBdr>
        </w:div>
        <w:div w:id="59450603">
          <w:marLeft w:val="640"/>
          <w:marRight w:val="0"/>
          <w:marTop w:val="0"/>
          <w:marBottom w:val="0"/>
          <w:divBdr>
            <w:top w:val="none" w:sz="0" w:space="0" w:color="auto"/>
            <w:left w:val="none" w:sz="0" w:space="0" w:color="auto"/>
            <w:bottom w:val="none" w:sz="0" w:space="0" w:color="auto"/>
            <w:right w:val="none" w:sz="0" w:space="0" w:color="auto"/>
          </w:divBdr>
        </w:div>
        <w:div w:id="1266572259">
          <w:marLeft w:val="640"/>
          <w:marRight w:val="0"/>
          <w:marTop w:val="0"/>
          <w:marBottom w:val="0"/>
          <w:divBdr>
            <w:top w:val="none" w:sz="0" w:space="0" w:color="auto"/>
            <w:left w:val="none" w:sz="0" w:space="0" w:color="auto"/>
            <w:bottom w:val="none" w:sz="0" w:space="0" w:color="auto"/>
            <w:right w:val="none" w:sz="0" w:space="0" w:color="auto"/>
          </w:divBdr>
        </w:div>
        <w:div w:id="736635365">
          <w:marLeft w:val="640"/>
          <w:marRight w:val="0"/>
          <w:marTop w:val="0"/>
          <w:marBottom w:val="0"/>
          <w:divBdr>
            <w:top w:val="none" w:sz="0" w:space="0" w:color="auto"/>
            <w:left w:val="none" w:sz="0" w:space="0" w:color="auto"/>
            <w:bottom w:val="none" w:sz="0" w:space="0" w:color="auto"/>
            <w:right w:val="none" w:sz="0" w:space="0" w:color="auto"/>
          </w:divBdr>
        </w:div>
      </w:divsChild>
    </w:div>
    <w:div w:id="1455714172">
      <w:bodyDiv w:val="1"/>
      <w:marLeft w:val="0"/>
      <w:marRight w:val="0"/>
      <w:marTop w:val="0"/>
      <w:marBottom w:val="0"/>
      <w:divBdr>
        <w:top w:val="none" w:sz="0" w:space="0" w:color="auto"/>
        <w:left w:val="none" w:sz="0" w:space="0" w:color="auto"/>
        <w:bottom w:val="none" w:sz="0" w:space="0" w:color="auto"/>
        <w:right w:val="none" w:sz="0" w:space="0" w:color="auto"/>
      </w:divBdr>
      <w:divsChild>
        <w:div w:id="861238178">
          <w:marLeft w:val="640"/>
          <w:marRight w:val="0"/>
          <w:marTop w:val="0"/>
          <w:marBottom w:val="0"/>
          <w:divBdr>
            <w:top w:val="none" w:sz="0" w:space="0" w:color="auto"/>
            <w:left w:val="none" w:sz="0" w:space="0" w:color="auto"/>
            <w:bottom w:val="none" w:sz="0" w:space="0" w:color="auto"/>
            <w:right w:val="none" w:sz="0" w:space="0" w:color="auto"/>
          </w:divBdr>
        </w:div>
        <w:div w:id="686365347">
          <w:marLeft w:val="640"/>
          <w:marRight w:val="0"/>
          <w:marTop w:val="0"/>
          <w:marBottom w:val="0"/>
          <w:divBdr>
            <w:top w:val="none" w:sz="0" w:space="0" w:color="auto"/>
            <w:left w:val="none" w:sz="0" w:space="0" w:color="auto"/>
            <w:bottom w:val="none" w:sz="0" w:space="0" w:color="auto"/>
            <w:right w:val="none" w:sz="0" w:space="0" w:color="auto"/>
          </w:divBdr>
        </w:div>
        <w:div w:id="1860922106">
          <w:marLeft w:val="640"/>
          <w:marRight w:val="0"/>
          <w:marTop w:val="0"/>
          <w:marBottom w:val="0"/>
          <w:divBdr>
            <w:top w:val="none" w:sz="0" w:space="0" w:color="auto"/>
            <w:left w:val="none" w:sz="0" w:space="0" w:color="auto"/>
            <w:bottom w:val="none" w:sz="0" w:space="0" w:color="auto"/>
            <w:right w:val="none" w:sz="0" w:space="0" w:color="auto"/>
          </w:divBdr>
        </w:div>
        <w:div w:id="783577306">
          <w:marLeft w:val="640"/>
          <w:marRight w:val="0"/>
          <w:marTop w:val="0"/>
          <w:marBottom w:val="0"/>
          <w:divBdr>
            <w:top w:val="none" w:sz="0" w:space="0" w:color="auto"/>
            <w:left w:val="none" w:sz="0" w:space="0" w:color="auto"/>
            <w:bottom w:val="none" w:sz="0" w:space="0" w:color="auto"/>
            <w:right w:val="none" w:sz="0" w:space="0" w:color="auto"/>
          </w:divBdr>
        </w:div>
        <w:div w:id="12190081">
          <w:marLeft w:val="640"/>
          <w:marRight w:val="0"/>
          <w:marTop w:val="0"/>
          <w:marBottom w:val="0"/>
          <w:divBdr>
            <w:top w:val="none" w:sz="0" w:space="0" w:color="auto"/>
            <w:left w:val="none" w:sz="0" w:space="0" w:color="auto"/>
            <w:bottom w:val="none" w:sz="0" w:space="0" w:color="auto"/>
            <w:right w:val="none" w:sz="0" w:space="0" w:color="auto"/>
          </w:divBdr>
        </w:div>
        <w:div w:id="1182744355">
          <w:marLeft w:val="640"/>
          <w:marRight w:val="0"/>
          <w:marTop w:val="0"/>
          <w:marBottom w:val="0"/>
          <w:divBdr>
            <w:top w:val="none" w:sz="0" w:space="0" w:color="auto"/>
            <w:left w:val="none" w:sz="0" w:space="0" w:color="auto"/>
            <w:bottom w:val="none" w:sz="0" w:space="0" w:color="auto"/>
            <w:right w:val="none" w:sz="0" w:space="0" w:color="auto"/>
          </w:divBdr>
        </w:div>
        <w:div w:id="714279840">
          <w:marLeft w:val="640"/>
          <w:marRight w:val="0"/>
          <w:marTop w:val="0"/>
          <w:marBottom w:val="0"/>
          <w:divBdr>
            <w:top w:val="none" w:sz="0" w:space="0" w:color="auto"/>
            <w:left w:val="none" w:sz="0" w:space="0" w:color="auto"/>
            <w:bottom w:val="none" w:sz="0" w:space="0" w:color="auto"/>
            <w:right w:val="none" w:sz="0" w:space="0" w:color="auto"/>
          </w:divBdr>
        </w:div>
        <w:div w:id="55784458">
          <w:marLeft w:val="640"/>
          <w:marRight w:val="0"/>
          <w:marTop w:val="0"/>
          <w:marBottom w:val="0"/>
          <w:divBdr>
            <w:top w:val="none" w:sz="0" w:space="0" w:color="auto"/>
            <w:left w:val="none" w:sz="0" w:space="0" w:color="auto"/>
            <w:bottom w:val="none" w:sz="0" w:space="0" w:color="auto"/>
            <w:right w:val="none" w:sz="0" w:space="0" w:color="auto"/>
          </w:divBdr>
        </w:div>
        <w:div w:id="141505765">
          <w:marLeft w:val="640"/>
          <w:marRight w:val="0"/>
          <w:marTop w:val="0"/>
          <w:marBottom w:val="0"/>
          <w:divBdr>
            <w:top w:val="none" w:sz="0" w:space="0" w:color="auto"/>
            <w:left w:val="none" w:sz="0" w:space="0" w:color="auto"/>
            <w:bottom w:val="none" w:sz="0" w:space="0" w:color="auto"/>
            <w:right w:val="none" w:sz="0" w:space="0" w:color="auto"/>
          </w:divBdr>
        </w:div>
      </w:divsChild>
    </w:div>
    <w:div w:id="1464031926">
      <w:bodyDiv w:val="1"/>
      <w:marLeft w:val="0"/>
      <w:marRight w:val="0"/>
      <w:marTop w:val="0"/>
      <w:marBottom w:val="0"/>
      <w:divBdr>
        <w:top w:val="none" w:sz="0" w:space="0" w:color="auto"/>
        <w:left w:val="none" w:sz="0" w:space="0" w:color="auto"/>
        <w:bottom w:val="none" w:sz="0" w:space="0" w:color="auto"/>
        <w:right w:val="none" w:sz="0" w:space="0" w:color="auto"/>
      </w:divBdr>
      <w:divsChild>
        <w:div w:id="761993353">
          <w:marLeft w:val="640"/>
          <w:marRight w:val="0"/>
          <w:marTop w:val="0"/>
          <w:marBottom w:val="0"/>
          <w:divBdr>
            <w:top w:val="none" w:sz="0" w:space="0" w:color="auto"/>
            <w:left w:val="none" w:sz="0" w:space="0" w:color="auto"/>
            <w:bottom w:val="none" w:sz="0" w:space="0" w:color="auto"/>
            <w:right w:val="none" w:sz="0" w:space="0" w:color="auto"/>
          </w:divBdr>
        </w:div>
        <w:div w:id="1136265691">
          <w:marLeft w:val="640"/>
          <w:marRight w:val="0"/>
          <w:marTop w:val="0"/>
          <w:marBottom w:val="0"/>
          <w:divBdr>
            <w:top w:val="none" w:sz="0" w:space="0" w:color="auto"/>
            <w:left w:val="none" w:sz="0" w:space="0" w:color="auto"/>
            <w:bottom w:val="none" w:sz="0" w:space="0" w:color="auto"/>
            <w:right w:val="none" w:sz="0" w:space="0" w:color="auto"/>
          </w:divBdr>
        </w:div>
        <w:div w:id="296373060">
          <w:marLeft w:val="640"/>
          <w:marRight w:val="0"/>
          <w:marTop w:val="0"/>
          <w:marBottom w:val="0"/>
          <w:divBdr>
            <w:top w:val="none" w:sz="0" w:space="0" w:color="auto"/>
            <w:left w:val="none" w:sz="0" w:space="0" w:color="auto"/>
            <w:bottom w:val="none" w:sz="0" w:space="0" w:color="auto"/>
            <w:right w:val="none" w:sz="0" w:space="0" w:color="auto"/>
          </w:divBdr>
        </w:div>
        <w:div w:id="262222765">
          <w:marLeft w:val="640"/>
          <w:marRight w:val="0"/>
          <w:marTop w:val="0"/>
          <w:marBottom w:val="0"/>
          <w:divBdr>
            <w:top w:val="none" w:sz="0" w:space="0" w:color="auto"/>
            <w:left w:val="none" w:sz="0" w:space="0" w:color="auto"/>
            <w:bottom w:val="none" w:sz="0" w:space="0" w:color="auto"/>
            <w:right w:val="none" w:sz="0" w:space="0" w:color="auto"/>
          </w:divBdr>
        </w:div>
        <w:div w:id="146747169">
          <w:marLeft w:val="640"/>
          <w:marRight w:val="0"/>
          <w:marTop w:val="0"/>
          <w:marBottom w:val="0"/>
          <w:divBdr>
            <w:top w:val="none" w:sz="0" w:space="0" w:color="auto"/>
            <w:left w:val="none" w:sz="0" w:space="0" w:color="auto"/>
            <w:bottom w:val="none" w:sz="0" w:space="0" w:color="auto"/>
            <w:right w:val="none" w:sz="0" w:space="0" w:color="auto"/>
          </w:divBdr>
        </w:div>
        <w:div w:id="366679243">
          <w:marLeft w:val="640"/>
          <w:marRight w:val="0"/>
          <w:marTop w:val="0"/>
          <w:marBottom w:val="0"/>
          <w:divBdr>
            <w:top w:val="none" w:sz="0" w:space="0" w:color="auto"/>
            <w:left w:val="none" w:sz="0" w:space="0" w:color="auto"/>
            <w:bottom w:val="none" w:sz="0" w:space="0" w:color="auto"/>
            <w:right w:val="none" w:sz="0" w:space="0" w:color="auto"/>
          </w:divBdr>
        </w:div>
        <w:div w:id="1228763735">
          <w:marLeft w:val="640"/>
          <w:marRight w:val="0"/>
          <w:marTop w:val="0"/>
          <w:marBottom w:val="0"/>
          <w:divBdr>
            <w:top w:val="none" w:sz="0" w:space="0" w:color="auto"/>
            <w:left w:val="none" w:sz="0" w:space="0" w:color="auto"/>
            <w:bottom w:val="none" w:sz="0" w:space="0" w:color="auto"/>
            <w:right w:val="none" w:sz="0" w:space="0" w:color="auto"/>
          </w:divBdr>
        </w:div>
        <w:div w:id="219905469">
          <w:marLeft w:val="640"/>
          <w:marRight w:val="0"/>
          <w:marTop w:val="0"/>
          <w:marBottom w:val="0"/>
          <w:divBdr>
            <w:top w:val="none" w:sz="0" w:space="0" w:color="auto"/>
            <w:left w:val="none" w:sz="0" w:space="0" w:color="auto"/>
            <w:bottom w:val="none" w:sz="0" w:space="0" w:color="auto"/>
            <w:right w:val="none" w:sz="0" w:space="0" w:color="auto"/>
          </w:divBdr>
        </w:div>
        <w:div w:id="1447625439">
          <w:marLeft w:val="640"/>
          <w:marRight w:val="0"/>
          <w:marTop w:val="0"/>
          <w:marBottom w:val="0"/>
          <w:divBdr>
            <w:top w:val="none" w:sz="0" w:space="0" w:color="auto"/>
            <w:left w:val="none" w:sz="0" w:space="0" w:color="auto"/>
            <w:bottom w:val="none" w:sz="0" w:space="0" w:color="auto"/>
            <w:right w:val="none" w:sz="0" w:space="0" w:color="auto"/>
          </w:divBdr>
        </w:div>
        <w:div w:id="942150126">
          <w:marLeft w:val="640"/>
          <w:marRight w:val="0"/>
          <w:marTop w:val="0"/>
          <w:marBottom w:val="0"/>
          <w:divBdr>
            <w:top w:val="none" w:sz="0" w:space="0" w:color="auto"/>
            <w:left w:val="none" w:sz="0" w:space="0" w:color="auto"/>
            <w:bottom w:val="none" w:sz="0" w:space="0" w:color="auto"/>
            <w:right w:val="none" w:sz="0" w:space="0" w:color="auto"/>
          </w:divBdr>
        </w:div>
        <w:div w:id="1726179169">
          <w:marLeft w:val="640"/>
          <w:marRight w:val="0"/>
          <w:marTop w:val="0"/>
          <w:marBottom w:val="0"/>
          <w:divBdr>
            <w:top w:val="none" w:sz="0" w:space="0" w:color="auto"/>
            <w:left w:val="none" w:sz="0" w:space="0" w:color="auto"/>
            <w:bottom w:val="none" w:sz="0" w:space="0" w:color="auto"/>
            <w:right w:val="none" w:sz="0" w:space="0" w:color="auto"/>
          </w:divBdr>
        </w:div>
        <w:div w:id="302583659">
          <w:marLeft w:val="640"/>
          <w:marRight w:val="0"/>
          <w:marTop w:val="0"/>
          <w:marBottom w:val="0"/>
          <w:divBdr>
            <w:top w:val="none" w:sz="0" w:space="0" w:color="auto"/>
            <w:left w:val="none" w:sz="0" w:space="0" w:color="auto"/>
            <w:bottom w:val="none" w:sz="0" w:space="0" w:color="auto"/>
            <w:right w:val="none" w:sz="0" w:space="0" w:color="auto"/>
          </w:divBdr>
        </w:div>
        <w:div w:id="203712335">
          <w:marLeft w:val="640"/>
          <w:marRight w:val="0"/>
          <w:marTop w:val="0"/>
          <w:marBottom w:val="0"/>
          <w:divBdr>
            <w:top w:val="none" w:sz="0" w:space="0" w:color="auto"/>
            <w:left w:val="none" w:sz="0" w:space="0" w:color="auto"/>
            <w:bottom w:val="none" w:sz="0" w:space="0" w:color="auto"/>
            <w:right w:val="none" w:sz="0" w:space="0" w:color="auto"/>
          </w:divBdr>
        </w:div>
      </w:divsChild>
    </w:div>
    <w:div w:id="1471169766">
      <w:bodyDiv w:val="1"/>
      <w:marLeft w:val="0"/>
      <w:marRight w:val="0"/>
      <w:marTop w:val="0"/>
      <w:marBottom w:val="0"/>
      <w:divBdr>
        <w:top w:val="none" w:sz="0" w:space="0" w:color="auto"/>
        <w:left w:val="none" w:sz="0" w:space="0" w:color="auto"/>
        <w:bottom w:val="none" w:sz="0" w:space="0" w:color="auto"/>
        <w:right w:val="none" w:sz="0" w:space="0" w:color="auto"/>
      </w:divBdr>
      <w:divsChild>
        <w:div w:id="1467822345">
          <w:marLeft w:val="640"/>
          <w:marRight w:val="0"/>
          <w:marTop w:val="0"/>
          <w:marBottom w:val="0"/>
          <w:divBdr>
            <w:top w:val="none" w:sz="0" w:space="0" w:color="auto"/>
            <w:left w:val="none" w:sz="0" w:space="0" w:color="auto"/>
            <w:bottom w:val="none" w:sz="0" w:space="0" w:color="auto"/>
            <w:right w:val="none" w:sz="0" w:space="0" w:color="auto"/>
          </w:divBdr>
        </w:div>
        <w:div w:id="1060439970">
          <w:marLeft w:val="640"/>
          <w:marRight w:val="0"/>
          <w:marTop w:val="0"/>
          <w:marBottom w:val="0"/>
          <w:divBdr>
            <w:top w:val="none" w:sz="0" w:space="0" w:color="auto"/>
            <w:left w:val="none" w:sz="0" w:space="0" w:color="auto"/>
            <w:bottom w:val="none" w:sz="0" w:space="0" w:color="auto"/>
            <w:right w:val="none" w:sz="0" w:space="0" w:color="auto"/>
          </w:divBdr>
        </w:div>
        <w:div w:id="1445271995">
          <w:marLeft w:val="640"/>
          <w:marRight w:val="0"/>
          <w:marTop w:val="0"/>
          <w:marBottom w:val="0"/>
          <w:divBdr>
            <w:top w:val="none" w:sz="0" w:space="0" w:color="auto"/>
            <w:left w:val="none" w:sz="0" w:space="0" w:color="auto"/>
            <w:bottom w:val="none" w:sz="0" w:space="0" w:color="auto"/>
            <w:right w:val="none" w:sz="0" w:space="0" w:color="auto"/>
          </w:divBdr>
        </w:div>
        <w:div w:id="739249884">
          <w:marLeft w:val="640"/>
          <w:marRight w:val="0"/>
          <w:marTop w:val="0"/>
          <w:marBottom w:val="0"/>
          <w:divBdr>
            <w:top w:val="none" w:sz="0" w:space="0" w:color="auto"/>
            <w:left w:val="none" w:sz="0" w:space="0" w:color="auto"/>
            <w:bottom w:val="none" w:sz="0" w:space="0" w:color="auto"/>
            <w:right w:val="none" w:sz="0" w:space="0" w:color="auto"/>
          </w:divBdr>
        </w:div>
        <w:div w:id="337540743">
          <w:marLeft w:val="640"/>
          <w:marRight w:val="0"/>
          <w:marTop w:val="0"/>
          <w:marBottom w:val="0"/>
          <w:divBdr>
            <w:top w:val="none" w:sz="0" w:space="0" w:color="auto"/>
            <w:left w:val="none" w:sz="0" w:space="0" w:color="auto"/>
            <w:bottom w:val="none" w:sz="0" w:space="0" w:color="auto"/>
            <w:right w:val="none" w:sz="0" w:space="0" w:color="auto"/>
          </w:divBdr>
        </w:div>
        <w:div w:id="855314504">
          <w:marLeft w:val="640"/>
          <w:marRight w:val="0"/>
          <w:marTop w:val="0"/>
          <w:marBottom w:val="0"/>
          <w:divBdr>
            <w:top w:val="none" w:sz="0" w:space="0" w:color="auto"/>
            <w:left w:val="none" w:sz="0" w:space="0" w:color="auto"/>
            <w:bottom w:val="none" w:sz="0" w:space="0" w:color="auto"/>
            <w:right w:val="none" w:sz="0" w:space="0" w:color="auto"/>
          </w:divBdr>
        </w:div>
        <w:div w:id="619452617">
          <w:marLeft w:val="640"/>
          <w:marRight w:val="0"/>
          <w:marTop w:val="0"/>
          <w:marBottom w:val="0"/>
          <w:divBdr>
            <w:top w:val="none" w:sz="0" w:space="0" w:color="auto"/>
            <w:left w:val="none" w:sz="0" w:space="0" w:color="auto"/>
            <w:bottom w:val="none" w:sz="0" w:space="0" w:color="auto"/>
            <w:right w:val="none" w:sz="0" w:space="0" w:color="auto"/>
          </w:divBdr>
        </w:div>
        <w:div w:id="1509905477">
          <w:marLeft w:val="640"/>
          <w:marRight w:val="0"/>
          <w:marTop w:val="0"/>
          <w:marBottom w:val="0"/>
          <w:divBdr>
            <w:top w:val="none" w:sz="0" w:space="0" w:color="auto"/>
            <w:left w:val="none" w:sz="0" w:space="0" w:color="auto"/>
            <w:bottom w:val="none" w:sz="0" w:space="0" w:color="auto"/>
            <w:right w:val="none" w:sz="0" w:space="0" w:color="auto"/>
          </w:divBdr>
        </w:div>
        <w:div w:id="2140099642">
          <w:marLeft w:val="640"/>
          <w:marRight w:val="0"/>
          <w:marTop w:val="0"/>
          <w:marBottom w:val="0"/>
          <w:divBdr>
            <w:top w:val="none" w:sz="0" w:space="0" w:color="auto"/>
            <w:left w:val="none" w:sz="0" w:space="0" w:color="auto"/>
            <w:bottom w:val="none" w:sz="0" w:space="0" w:color="auto"/>
            <w:right w:val="none" w:sz="0" w:space="0" w:color="auto"/>
          </w:divBdr>
        </w:div>
      </w:divsChild>
    </w:div>
    <w:div w:id="1473594595">
      <w:bodyDiv w:val="1"/>
      <w:marLeft w:val="0"/>
      <w:marRight w:val="0"/>
      <w:marTop w:val="0"/>
      <w:marBottom w:val="0"/>
      <w:divBdr>
        <w:top w:val="none" w:sz="0" w:space="0" w:color="auto"/>
        <w:left w:val="none" w:sz="0" w:space="0" w:color="auto"/>
        <w:bottom w:val="none" w:sz="0" w:space="0" w:color="auto"/>
        <w:right w:val="none" w:sz="0" w:space="0" w:color="auto"/>
      </w:divBdr>
      <w:divsChild>
        <w:div w:id="866410980">
          <w:marLeft w:val="640"/>
          <w:marRight w:val="0"/>
          <w:marTop w:val="0"/>
          <w:marBottom w:val="0"/>
          <w:divBdr>
            <w:top w:val="none" w:sz="0" w:space="0" w:color="auto"/>
            <w:left w:val="none" w:sz="0" w:space="0" w:color="auto"/>
            <w:bottom w:val="none" w:sz="0" w:space="0" w:color="auto"/>
            <w:right w:val="none" w:sz="0" w:space="0" w:color="auto"/>
          </w:divBdr>
        </w:div>
        <w:div w:id="2124179987">
          <w:marLeft w:val="640"/>
          <w:marRight w:val="0"/>
          <w:marTop w:val="0"/>
          <w:marBottom w:val="0"/>
          <w:divBdr>
            <w:top w:val="none" w:sz="0" w:space="0" w:color="auto"/>
            <w:left w:val="none" w:sz="0" w:space="0" w:color="auto"/>
            <w:bottom w:val="none" w:sz="0" w:space="0" w:color="auto"/>
            <w:right w:val="none" w:sz="0" w:space="0" w:color="auto"/>
          </w:divBdr>
        </w:div>
        <w:div w:id="111558558">
          <w:marLeft w:val="640"/>
          <w:marRight w:val="0"/>
          <w:marTop w:val="0"/>
          <w:marBottom w:val="0"/>
          <w:divBdr>
            <w:top w:val="none" w:sz="0" w:space="0" w:color="auto"/>
            <w:left w:val="none" w:sz="0" w:space="0" w:color="auto"/>
            <w:bottom w:val="none" w:sz="0" w:space="0" w:color="auto"/>
            <w:right w:val="none" w:sz="0" w:space="0" w:color="auto"/>
          </w:divBdr>
        </w:div>
        <w:div w:id="1023241673">
          <w:marLeft w:val="640"/>
          <w:marRight w:val="0"/>
          <w:marTop w:val="0"/>
          <w:marBottom w:val="0"/>
          <w:divBdr>
            <w:top w:val="none" w:sz="0" w:space="0" w:color="auto"/>
            <w:left w:val="none" w:sz="0" w:space="0" w:color="auto"/>
            <w:bottom w:val="none" w:sz="0" w:space="0" w:color="auto"/>
            <w:right w:val="none" w:sz="0" w:space="0" w:color="auto"/>
          </w:divBdr>
        </w:div>
        <w:div w:id="1456100888">
          <w:marLeft w:val="640"/>
          <w:marRight w:val="0"/>
          <w:marTop w:val="0"/>
          <w:marBottom w:val="0"/>
          <w:divBdr>
            <w:top w:val="none" w:sz="0" w:space="0" w:color="auto"/>
            <w:left w:val="none" w:sz="0" w:space="0" w:color="auto"/>
            <w:bottom w:val="none" w:sz="0" w:space="0" w:color="auto"/>
            <w:right w:val="none" w:sz="0" w:space="0" w:color="auto"/>
          </w:divBdr>
        </w:div>
        <w:div w:id="2044744433">
          <w:marLeft w:val="640"/>
          <w:marRight w:val="0"/>
          <w:marTop w:val="0"/>
          <w:marBottom w:val="0"/>
          <w:divBdr>
            <w:top w:val="none" w:sz="0" w:space="0" w:color="auto"/>
            <w:left w:val="none" w:sz="0" w:space="0" w:color="auto"/>
            <w:bottom w:val="none" w:sz="0" w:space="0" w:color="auto"/>
            <w:right w:val="none" w:sz="0" w:space="0" w:color="auto"/>
          </w:divBdr>
        </w:div>
        <w:div w:id="249435674">
          <w:marLeft w:val="640"/>
          <w:marRight w:val="0"/>
          <w:marTop w:val="0"/>
          <w:marBottom w:val="0"/>
          <w:divBdr>
            <w:top w:val="none" w:sz="0" w:space="0" w:color="auto"/>
            <w:left w:val="none" w:sz="0" w:space="0" w:color="auto"/>
            <w:bottom w:val="none" w:sz="0" w:space="0" w:color="auto"/>
            <w:right w:val="none" w:sz="0" w:space="0" w:color="auto"/>
          </w:divBdr>
        </w:div>
        <w:div w:id="1819607752">
          <w:marLeft w:val="640"/>
          <w:marRight w:val="0"/>
          <w:marTop w:val="0"/>
          <w:marBottom w:val="0"/>
          <w:divBdr>
            <w:top w:val="none" w:sz="0" w:space="0" w:color="auto"/>
            <w:left w:val="none" w:sz="0" w:space="0" w:color="auto"/>
            <w:bottom w:val="none" w:sz="0" w:space="0" w:color="auto"/>
            <w:right w:val="none" w:sz="0" w:space="0" w:color="auto"/>
          </w:divBdr>
        </w:div>
        <w:div w:id="933246165">
          <w:marLeft w:val="640"/>
          <w:marRight w:val="0"/>
          <w:marTop w:val="0"/>
          <w:marBottom w:val="0"/>
          <w:divBdr>
            <w:top w:val="none" w:sz="0" w:space="0" w:color="auto"/>
            <w:left w:val="none" w:sz="0" w:space="0" w:color="auto"/>
            <w:bottom w:val="none" w:sz="0" w:space="0" w:color="auto"/>
            <w:right w:val="none" w:sz="0" w:space="0" w:color="auto"/>
          </w:divBdr>
        </w:div>
      </w:divsChild>
    </w:div>
    <w:div w:id="1502425570">
      <w:bodyDiv w:val="1"/>
      <w:marLeft w:val="0"/>
      <w:marRight w:val="0"/>
      <w:marTop w:val="0"/>
      <w:marBottom w:val="0"/>
      <w:divBdr>
        <w:top w:val="none" w:sz="0" w:space="0" w:color="auto"/>
        <w:left w:val="none" w:sz="0" w:space="0" w:color="auto"/>
        <w:bottom w:val="none" w:sz="0" w:space="0" w:color="auto"/>
        <w:right w:val="none" w:sz="0" w:space="0" w:color="auto"/>
      </w:divBdr>
      <w:divsChild>
        <w:div w:id="1852984477">
          <w:marLeft w:val="640"/>
          <w:marRight w:val="0"/>
          <w:marTop w:val="0"/>
          <w:marBottom w:val="0"/>
          <w:divBdr>
            <w:top w:val="none" w:sz="0" w:space="0" w:color="auto"/>
            <w:left w:val="none" w:sz="0" w:space="0" w:color="auto"/>
            <w:bottom w:val="none" w:sz="0" w:space="0" w:color="auto"/>
            <w:right w:val="none" w:sz="0" w:space="0" w:color="auto"/>
          </w:divBdr>
        </w:div>
        <w:div w:id="1018702096">
          <w:marLeft w:val="640"/>
          <w:marRight w:val="0"/>
          <w:marTop w:val="0"/>
          <w:marBottom w:val="0"/>
          <w:divBdr>
            <w:top w:val="none" w:sz="0" w:space="0" w:color="auto"/>
            <w:left w:val="none" w:sz="0" w:space="0" w:color="auto"/>
            <w:bottom w:val="none" w:sz="0" w:space="0" w:color="auto"/>
            <w:right w:val="none" w:sz="0" w:space="0" w:color="auto"/>
          </w:divBdr>
        </w:div>
        <w:div w:id="1766265222">
          <w:marLeft w:val="640"/>
          <w:marRight w:val="0"/>
          <w:marTop w:val="0"/>
          <w:marBottom w:val="0"/>
          <w:divBdr>
            <w:top w:val="none" w:sz="0" w:space="0" w:color="auto"/>
            <w:left w:val="none" w:sz="0" w:space="0" w:color="auto"/>
            <w:bottom w:val="none" w:sz="0" w:space="0" w:color="auto"/>
            <w:right w:val="none" w:sz="0" w:space="0" w:color="auto"/>
          </w:divBdr>
        </w:div>
        <w:div w:id="1097406409">
          <w:marLeft w:val="640"/>
          <w:marRight w:val="0"/>
          <w:marTop w:val="0"/>
          <w:marBottom w:val="0"/>
          <w:divBdr>
            <w:top w:val="none" w:sz="0" w:space="0" w:color="auto"/>
            <w:left w:val="none" w:sz="0" w:space="0" w:color="auto"/>
            <w:bottom w:val="none" w:sz="0" w:space="0" w:color="auto"/>
            <w:right w:val="none" w:sz="0" w:space="0" w:color="auto"/>
          </w:divBdr>
        </w:div>
        <w:div w:id="110825627">
          <w:marLeft w:val="640"/>
          <w:marRight w:val="0"/>
          <w:marTop w:val="0"/>
          <w:marBottom w:val="0"/>
          <w:divBdr>
            <w:top w:val="none" w:sz="0" w:space="0" w:color="auto"/>
            <w:left w:val="none" w:sz="0" w:space="0" w:color="auto"/>
            <w:bottom w:val="none" w:sz="0" w:space="0" w:color="auto"/>
            <w:right w:val="none" w:sz="0" w:space="0" w:color="auto"/>
          </w:divBdr>
        </w:div>
        <w:div w:id="708843393">
          <w:marLeft w:val="640"/>
          <w:marRight w:val="0"/>
          <w:marTop w:val="0"/>
          <w:marBottom w:val="0"/>
          <w:divBdr>
            <w:top w:val="none" w:sz="0" w:space="0" w:color="auto"/>
            <w:left w:val="none" w:sz="0" w:space="0" w:color="auto"/>
            <w:bottom w:val="none" w:sz="0" w:space="0" w:color="auto"/>
            <w:right w:val="none" w:sz="0" w:space="0" w:color="auto"/>
          </w:divBdr>
        </w:div>
        <w:div w:id="988437576">
          <w:marLeft w:val="640"/>
          <w:marRight w:val="0"/>
          <w:marTop w:val="0"/>
          <w:marBottom w:val="0"/>
          <w:divBdr>
            <w:top w:val="none" w:sz="0" w:space="0" w:color="auto"/>
            <w:left w:val="none" w:sz="0" w:space="0" w:color="auto"/>
            <w:bottom w:val="none" w:sz="0" w:space="0" w:color="auto"/>
            <w:right w:val="none" w:sz="0" w:space="0" w:color="auto"/>
          </w:divBdr>
        </w:div>
        <w:div w:id="1478183689">
          <w:marLeft w:val="640"/>
          <w:marRight w:val="0"/>
          <w:marTop w:val="0"/>
          <w:marBottom w:val="0"/>
          <w:divBdr>
            <w:top w:val="none" w:sz="0" w:space="0" w:color="auto"/>
            <w:left w:val="none" w:sz="0" w:space="0" w:color="auto"/>
            <w:bottom w:val="none" w:sz="0" w:space="0" w:color="auto"/>
            <w:right w:val="none" w:sz="0" w:space="0" w:color="auto"/>
          </w:divBdr>
        </w:div>
        <w:div w:id="1194075862">
          <w:marLeft w:val="640"/>
          <w:marRight w:val="0"/>
          <w:marTop w:val="0"/>
          <w:marBottom w:val="0"/>
          <w:divBdr>
            <w:top w:val="none" w:sz="0" w:space="0" w:color="auto"/>
            <w:left w:val="none" w:sz="0" w:space="0" w:color="auto"/>
            <w:bottom w:val="none" w:sz="0" w:space="0" w:color="auto"/>
            <w:right w:val="none" w:sz="0" w:space="0" w:color="auto"/>
          </w:divBdr>
        </w:div>
        <w:div w:id="2072271922">
          <w:marLeft w:val="640"/>
          <w:marRight w:val="0"/>
          <w:marTop w:val="0"/>
          <w:marBottom w:val="0"/>
          <w:divBdr>
            <w:top w:val="none" w:sz="0" w:space="0" w:color="auto"/>
            <w:left w:val="none" w:sz="0" w:space="0" w:color="auto"/>
            <w:bottom w:val="none" w:sz="0" w:space="0" w:color="auto"/>
            <w:right w:val="none" w:sz="0" w:space="0" w:color="auto"/>
          </w:divBdr>
        </w:div>
        <w:div w:id="387194811">
          <w:marLeft w:val="640"/>
          <w:marRight w:val="0"/>
          <w:marTop w:val="0"/>
          <w:marBottom w:val="0"/>
          <w:divBdr>
            <w:top w:val="none" w:sz="0" w:space="0" w:color="auto"/>
            <w:left w:val="none" w:sz="0" w:space="0" w:color="auto"/>
            <w:bottom w:val="none" w:sz="0" w:space="0" w:color="auto"/>
            <w:right w:val="none" w:sz="0" w:space="0" w:color="auto"/>
          </w:divBdr>
        </w:div>
      </w:divsChild>
    </w:div>
    <w:div w:id="1503280203">
      <w:bodyDiv w:val="1"/>
      <w:marLeft w:val="0"/>
      <w:marRight w:val="0"/>
      <w:marTop w:val="0"/>
      <w:marBottom w:val="0"/>
      <w:divBdr>
        <w:top w:val="none" w:sz="0" w:space="0" w:color="auto"/>
        <w:left w:val="none" w:sz="0" w:space="0" w:color="auto"/>
        <w:bottom w:val="none" w:sz="0" w:space="0" w:color="auto"/>
        <w:right w:val="none" w:sz="0" w:space="0" w:color="auto"/>
      </w:divBdr>
      <w:divsChild>
        <w:div w:id="654459645">
          <w:marLeft w:val="640"/>
          <w:marRight w:val="0"/>
          <w:marTop w:val="0"/>
          <w:marBottom w:val="0"/>
          <w:divBdr>
            <w:top w:val="none" w:sz="0" w:space="0" w:color="auto"/>
            <w:left w:val="none" w:sz="0" w:space="0" w:color="auto"/>
            <w:bottom w:val="none" w:sz="0" w:space="0" w:color="auto"/>
            <w:right w:val="none" w:sz="0" w:space="0" w:color="auto"/>
          </w:divBdr>
        </w:div>
        <w:div w:id="2072731167">
          <w:marLeft w:val="640"/>
          <w:marRight w:val="0"/>
          <w:marTop w:val="0"/>
          <w:marBottom w:val="0"/>
          <w:divBdr>
            <w:top w:val="none" w:sz="0" w:space="0" w:color="auto"/>
            <w:left w:val="none" w:sz="0" w:space="0" w:color="auto"/>
            <w:bottom w:val="none" w:sz="0" w:space="0" w:color="auto"/>
            <w:right w:val="none" w:sz="0" w:space="0" w:color="auto"/>
          </w:divBdr>
        </w:div>
        <w:div w:id="1876385570">
          <w:marLeft w:val="640"/>
          <w:marRight w:val="0"/>
          <w:marTop w:val="0"/>
          <w:marBottom w:val="0"/>
          <w:divBdr>
            <w:top w:val="none" w:sz="0" w:space="0" w:color="auto"/>
            <w:left w:val="none" w:sz="0" w:space="0" w:color="auto"/>
            <w:bottom w:val="none" w:sz="0" w:space="0" w:color="auto"/>
            <w:right w:val="none" w:sz="0" w:space="0" w:color="auto"/>
          </w:divBdr>
        </w:div>
        <w:div w:id="1135877183">
          <w:marLeft w:val="640"/>
          <w:marRight w:val="0"/>
          <w:marTop w:val="0"/>
          <w:marBottom w:val="0"/>
          <w:divBdr>
            <w:top w:val="none" w:sz="0" w:space="0" w:color="auto"/>
            <w:left w:val="none" w:sz="0" w:space="0" w:color="auto"/>
            <w:bottom w:val="none" w:sz="0" w:space="0" w:color="auto"/>
            <w:right w:val="none" w:sz="0" w:space="0" w:color="auto"/>
          </w:divBdr>
        </w:div>
        <w:div w:id="876048296">
          <w:marLeft w:val="640"/>
          <w:marRight w:val="0"/>
          <w:marTop w:val="0"/>
          <w:marBottom w:val="0"/>
          <w:divBdr>
            <w:top w:val="none" w:sz="0" w:space="0" w:color="auto"/>
            <w:left w:val="none" w:sz="0" w:space="0" w:color="auto"/>
            <w:bottom w:val="none" w:sz="0" w:space="0" w:color="auto"/>
            <w:right w:val="none" w:sz="0" w:space="0" w:color="auto"/>
          </w:divBdr>
        </w:div>
        <w:div w:id="749544057">
          <w:marLeft w:val="640"/>
          <w:marRight w:val="0"/>
          <w:marTop w:val="0"/>
          <w:marBottom w:val="0"/>
          <w:divBdr>
            <w:top w:val="none" w:sz="0" w:space="0" w:color="auto"/>
            <w:left w:val="none" w:sz="0" w:space="0" w:color="auto"/>
            <w:bottom w:val="none" w:sz="0" w:space="0" w:color="auto"/>
            <w:right w:val="none" w:sz="0" w:space="0" w:color="auto"/>
          </w:divBdr>
        </w:div>
        <w:div w:id="2118139827">
          <w:marLeft w:val="640"/>
          <w:marRight w:val="0"/>
          <w:marTop w:val="0"/>
          <w:marBottom w:val="0"/>
          <w:divBdr>
            <w:top w:val="none" w:sz="0" w:space="0" w:color="auto"/>
            <w:left w:val="none" w:sz="0" w:space="0" w:color="auto"/>
            <w:bottom w:val="none" w:sz="0" w:space="0" w:color="auto"/>
            <w:right w:val="none" w:sz="0" w:space="0" w:color="auto"/>
          </w:divBdr>
        </w:div>
        <w:div w:id="1285504382">
          <w:marLeft w:val="640"/>
          <w:marRight w:val="0"/>
          <w:marTop w:val="0"/>
          <w:marBottom w:val="0"/>
          <w:divBdr>
            <w:top w:val="none" w:sz="0" w:space="0" w:color="auto"/>
            <w:left w:val="none" w:sz="0" w:space="0" w:color="auto"/>
            <w:bottom w:val="none" w:sz="0" w:space="0" w:color="auto"/>
            <w:right w:val="none" w:sz="0" w:space="0" w:color="auto"/>
          </w:divBdr>
        </w:div>
        <w:div w:id="919874188">
          <w:marLeft w:val="640"/>
          <w:marRight w:val="0"/>
          <w:marTop w:val="0"/>
          <w:marBottom w:val="0"/>
          <w:divBdr>
            <w:top w:val="none" w:sz="0" w:space="0" w:color="auto"/>
            <w:left w:val="none" w:sz="0" w:space="0" w:color="auto"/>
            <w:bottom w:val="none" w:sz="0" w:space="0" w:color="auto"/>
            <w:right w:val="none" w:sz="0" w:space="0" w:color="auto"/>
          </w:divBdr>
        </w:div>
        <w:div w:id="1380934969">
          <w:marLeft w:val="640"/>
          <w:marRight w:val="0"/>
          <w:marTop w:val="0"/>
          <w:marBottom w:val="0"/>
          <w:divBdr>
            <w:top w:val="none" w:sz="0" w:space="0" w:color="auto"/>
            <w:left w:val="none" w:sz="0" w:space="0" w:color="auto"/>
            <w:bottom w:val="none" w:sz="0" w:space="0" w:color="auto"/>
            <w:right w:val="none" w:sz="0" w:space="0" w:color="auto"/>
          </w:divBdr>
        </w:div>
      </w:divsChild>
    </w:div>
    <w:div w:id="1516117722">
      <w:bodyDiv w:val="1"/>
      <w:marLeft w:val="0"/>
      <w:marRight w:val="0"/>
      <w:marTop w:val="0"/>
      <w:marBottom w:val="0"/>
      <w:divBdr>
        <w:top w:val="none" w:sz="0" w:space="0" w:color="auto"/>
        <w:left w:val="none" w:sz="0" w:space="0" w:color="auto"/>
        <w:bottom w:val="none" w:sz="0" w:space="0" w:color="auto"/>
        <w:right w:val="none" w:sz="0" w:space="0" w:color="auto"/>
      </w:divBdr>
      <w:divsChild>
        <w:div w:id="969481178">
          <w:marLeft w:val="640"/>
          <w:marRight w:val="0"/>
          <w:marTop w:val="0"/>
          <w:marBottom w:val="0"/>
          <w:divBdr>
            <w:top w:val="none" w:sz="0" w:space="0" w:color="auto"/>
            <w:left w:val="none" w:sz="0" w:space="0" w:color="auto"/>
            <w:bottom w:val="none" w:sz="0" w:space="0" w:color="auto"/>
            <w:right w:val="none" w:sz="0" w:space="0" w:color="auto"/>
          </w:divBdr>
        </w:div>
        <w:div w:id="345207608">
          <w:marLeft w:val="640"/>
          <w:marRight w:val="0"/>
          <w:marTop w:val="0"/>
          <w:marBottom w:val="0"/>
          <w:divBdr>
            <w:top w:val="none" w:sz="0" w:space="0" w:color="auto"/>
            <w:left w:val="none" w:sz="0" w:space="0" w:color="auto"/>
            <w:bottom w:val="none" w:sz="0" w:space="0" w:color="auto"/>
            <w:right w:val="none" w:sz="0" w:space="0" w:color="auto"/>
          </w:divBdr>
        </w:div>
        <w:div w:id="1203326776">
          <w:marLeft w:val="640"/>
          <w:marRight w:val="0"/>
          <w:marTop w:val="0"/>
          <w:marBottom w:val="0"/>
          <w:divBdr>
            <w:top w:val="none" w:sz="0" w:space="0" w:color="auto"/>
            <w:left w:val="none" w:sz="0" w:space="0" w:color="auto"/>
            <w:bottom w:val="none" w:sz="0" w:space="0" w:color="auto"/>
            <w:right w:val="none" w:sz="0" w:space="0" w:color="auto"/>
          </w:divBdr>
        </w:div>
        <w:div w:id="1161849198">
          <w:marLeft w:val="640"/>
          <w:marRight w:val="0"/>
          <w:marTop w:val="0"/>
          <w:marBottom w:val="0"/>
          <w:divBdr>
            <w:top w:val="none" w:sz="0" w:space="0" w:color="auto"/>
            <w:left w:val="none" w:sz="0" w:space="0" w:color="auto"/>
            <w:bottom w:val="none" w:sz="0" w:space="0" w:color="auto"/>
            <w:right w:val="none" w:sz="0" w:space="0" w:color="auto"/>
          </w:divBdr>
        </w:div>
        <w:div w:id="1098865180">
          <w:marLeft w:val="640"/>
          <w:marRight w:val="0"/>
          <w:marTop w:val="0"/>
          <w:marBottom w:val="0"/>
          <w:divBdr>
            <w:top w:val="none" w:sz="0" w:space="0" w:color="auto"/>
            <w:left w:val="none" w:sz="0" w:space="0" w:color="auto"/>
            <w:bottom w:val="none" w:sz="0" w:space="0" w:color="auto"/>
            <w:right w:val="none" w:sz="0" w:space="0" w:color="auto"/>
          </w:divBdr>
        </w:div>
        <w:div w:id="324283360">
          <w:marLeft w:val="640"/>
          <w:marRight w:val="0"/>
          <w:marTop w:val="0"/>
          <w:marBottom w:val="0"/>
          <w:divBdr>
            <w:top w:val="none" w:sz="0" w:space="0" w:color="auto"/>
            <w:left w:val="none" w:sz="0" w:space="0" w:color="auto"/>
            <w:bottom w:val="none" w:sz="0" w:space="0" w:color="auto"/>
            <w:right w:val="none" w:sz="0" w:space="0" w:color="auto"/>
          </w:divBdr>
        </w:div>
        <w:div w:id="1375616417">
          <w:marLeft w:val="640"/>
          <w:marRight w:val="0"/>
          <w:marTop w:val="0"/>
          <w:marBottom w:val="0"/>
          <w:divBdr>
            <w:top w:val="none" w:sz="0" w:space="0" w:color="auto"/>
            <w:left w:val="none" w:sz="0" w:space="0" w:color="auto"/>
            <w:bottom w:val="none" w:sz="0" w:space="0" w:color="auto"/>
            <w:right w:val="none" w:sz="0" w:space="0" w:color="auto"/>
          </w:divBdr>
        </w:div>
        <w:div w:id="1951431506">
          <w:marLeft w:val="640"/>
          <w:marRight w:val="0"/>
          <w:marTop w:val="0"/>
          <w:marBottom w:val="0"/>
          <w:divBdr>
            <w:top w:val="none" w:sz="0" w:space="0" w:color="auto"/>
            <w:left w:val="none" w:sz="0" w:space="0" w:color="auto"/>
            <w:bottom w:val="none" w:sz="0" w:space="0" w:color="auto"/>
            <w:right w:val="none" w:sz="0" w:space="0" w:color="auto"/>
          </w:divBdr>
        </w:div>
        <w:div w:id="863784567">
          <w:marLeft w:val="640"/>
          <w:marRight w:val="0"/>
          <w:marTop w:val="0"/>
          <w:marBottom w:val="0"/>
          <w:divBdr>
            <w:top w:val="none" w:sz="0" w:space="0" w:color="auto"/>
            <w:left w:val="none" w:sz="0" w:space="0" w:color="auto"/>
            <w:bottom w:val="none" w:sz="0" w:space="0" w:color="auto"/>
            <w:right w:val="none" w:sz="0" w:space="0" w:color="auto"/>
          </w:divBdr>
        </w:div>
      </w:divsChild>
    </w:div>
    <w:div w:id="1539851991">
      <w:bodyDiv w:val="1"/>
      <w:marLeft w:val="0"/>
      <w:marRight w:val="0"/>
      <w:marTop w:val="0"/>
      <w:marBottom w:val="0"/>
      <w:divBdr>
        <w:top w:val="none" w:sz="0" w:space="0" w:color="auto"/>
        <w:left w:val="none" w:sz="0" w:space="0" w:color="auto"/>
        <w:bottom w:val="none" w:sz="0" w:space="0" w:color="auto"/>
        <w:right w:val="none" w:sz="0" w:space="0" w:color="auto"/>
      </w:divBdr>
      <w:divsChild>
        <w:div w:id="1108232053">
          <w:marLeft w:val="640"/>
          <w:marRight w:val="0"/>
          <w:marTop w:val="0"/>
          <w:marBottom w:val="0"/>
          <w:divBdr>
            <w:top w:val="none" w:sz="0" w:space="0" w:color="auto"/>
            <w:left w:val="none" w:sz="0" w:space="0" w:color="auto"/>
            <w:bottom w:val="none" w:sz="0" w:space="0" w:color="auto"/>
            <w:right w:val="none" w:sz="0" w:space="0" w:color="auto"/>
          </w:divBdr>
        </w:div>
        <w:div w:id="1816750992">
          <w:marLeft w:val="640"/>
          <w:marRight w:val="0"/>
          <w:marTop w:val="0"/>
          <w:marBottom w:val="0"/>
          <w:divBdr>
            <w:top w:val="none" w:sz="0" w:space="0" w:color="auto"/>
            <w:left w:val="none" w:sz="0" w:space="0" w:color="auto"/>
            <w:bottom w:val="none" w:sz="0" w:space="0" w:color="auto"/>
            <w:right w:val="none" w:sz="0" w:space="0" w:color="auto"/>
          </w:divBdr>
        </w:div>
        <w:div w:id="271061825">
          <w:marLeft w:val="640"/>
          <w:marRight w:val="0"/>
          <w:marTop w:val="0"/>
          <w:marBottom w:val="0"/>
          <w:divBdr>
            <w:top w:val="none" w:sz="0" w:space="0" w:color="auto"/>
            <w:left w:val="none" w:sz="0" w:space="0" w:color="auto"/>
            <w:bottom w:val="none" w:sz="0" w:space="0" w:color="auto"/>
            <w:right w:val="none" w:sz="0" w:space="0" w:color="auto"/>
          </w:divBdr>
        </w:div>
        <w:div w:id="750470434">
          <w:marLeft w:val="640"/>
          <w:marRight w:val="0"/>
          <w:marTop w:val="0"/>
          <w:marBottom w:val="0"/>
          <w:divBdr>
            <w:top w:val="none" w:sz="0" w:space="0" w:color="auto"/>
            <w:left w:val="none" w:sz="0" w:space="0" w:color="auto"/>
            <w:bottom w:val="none" w:sz="0" w:space="0" w:color="auto"/>
            <w:right w:val="none" w:sz="0" w:space="0" w:color="auto"/>
          </w:divBdr>
        </w:div>
        <w:div w:id="1038705520">
          <w:marLeft w:val="640"/>
          <w:marRight w:val="0"/>
          <w:marTop w:val="0"/>
          <w:marBottom w:val="0"/>
          <w:divBdr>
            <w:top w:val="none" w:sz="0" w:space="0" w:color="auto"/>
            <w:left w:val="none" w:sz="0" w:space="0" w:color="auto"/>
            <w:bottom w:val="none" w:sz="0" w:space="0" w:color="auto"/>
            <w:right w:val="none" w:sz="0" w:space="0" w:color="auto"/>
          </w:divBdr>
        </w:div>
        <w:div w:id="1985112205">
          <w:marLeft w:val="640"/>
          <w:marRight w:val="0"/>
          <w:marTop w:val="0"/>
          <w:marBottom w:val="0"/>
          <w:divBdr>
            <w:top w:val="none" w:sz="0" w:space="0" w:color="auto"/>
            <w:left w:val="none" w:sz="0" w:space="0" w:color="auto"/>
            <w:bottom w:val="none" w:sz="0" w:space="0" w:color="auto"/>
            <w:right w:val="none" w:sz="0" w:space="0" w:color="auto"/>
          </w:divBdr>
        </w:div>
        <w:div w:id="257183495">
          <w:marLeft w:val="640"/>
          <w:marRight w:val="0"/>
          <w:marTop w:val="0"/>
          <w:marBottom w:val="0"/>
          <w:divBdr>
            <w:top w:val="none" w:sz="0" w:space="0" w:color="auto"/>
            <w:left w:val="none" w:sz="0" w:space="0" w:color="auto"/>
            <w:bottom w:val="none" w:sz="0" w:space="0" w:color="auto"/>
            <w:right w:val="none" w:sz="0" w:space="0" w:color="auto"/>
          </w:divBdr>
        </w:div>
        <w:div w:id="1768113686">
          <w:marLeft w:val="640"/>
          <w:marRight w:val="0"/>
          <w:marTop w:val="0"/>
          <w:marBottom w:val="0"/>
          <w:divBdr>
            <w:top w:val="none" w:sz="0" w:space="0" w:color="auto"/>
            <w:left w:val="none" w:sz="0" w:space="0" w:color="auto"/>
            <w:bottom w:val="none" w:sz="0" w:space="0" w:color="auto"/>
            <w:right w:val="none" w:sz="0" w:space="0" w:color="auto"/>
          </w:divBdr>
        </w:div>
        <w:div w:id="1494907443">
          <w:marLeft w:val="640"/>
          <w:marRight w:val="0"/>
          <w:marTop w:val="0"/>
          <w:marBottom w:val="0"/>
          <w:divBdr>
            <w:top w:val="none" w:sz="0" w:space="0" w:color="auto"/>
            <w:left w:val="none" w:sz="0" w:space="0" w:color="auto"/>
            <w:bottom w:val="none" w:sz="0" w:space="0" w:color="auto"/>
            <w:right w:val="none" w:sz="0" w:space="0" w:color="auto"/>
          </w:divBdr>
        </w:div>
        <w:div w:id="553855851">
          <w:marLeft w:val="640"/>
          <w:marRight w:val="0"/>
          <w:marTop w:val="0"/>
          <w:marBottom w:val="0"/>
          <w:divBdr>
            <w:top w:val="none" w:sz="0" w:space="0" w:color="auto"/>
            <w:left w:val="none" w:sz="0" w:space="0" w:color="auto"/>
            <w:bottom w:val="none" w:sz="0" w:space="0" w:color="auto"/>
            <w:right w:val="none" w:sz="0" w:space="0" w:color="auto"/>
          </w:divBdr>
        </w:div>
        <w:div w:id="1285847957">
          <w:marLeft w:val="640"/>
          <w:marRight w:val="0"/>
          <w:marTop w:val="0"/>
          <w:marBottom w:val="0"/>
          <w:divBdr>
            <w:top w:val="none" w:sz="0" w:space="0" w:color="auto"/>
            <w:left w:val="none" w:sz="0" w:space="0" w:color="auto"/>
            <w:bottom w:val="none" w:sz="0" w:space="0" w:color="auto"/>
            <w:right w:val="none" w:sz="0" w:space="0" w:color="auto"/>
          </w:divBdr>
        </w:div>
        <w:div w:id="994797834">
          <w:marLeft w:val="640"/>
          <w:marRight w:val="0"/>
          <w:marTop w:val="0"/>
          <w:marBottom w:val="0"/>
          <w:divBdr>
            <w:top w:val="none" w:sz="0" w:space="0" w:color="auto"/>
            <w:left w:val="none" w:sz="0" w:space="0" w:color="auto"/>
            <w:bottom w:val="none" w:sz="0" w:space="0" w:color="auto"/>
            <w:right w:val="none" w:sz="0" w:space="0" w:color="auto"/>
          </w:divBdr>
        </w:div>
        <w:div w:id="1471703757">
          <w:marLeft w:val="640"/>
          <w:marRight w:val="0"/>
          <w:marTop w:val="0"/>
          <w:marBottom w:val="0"/>
          <w:divBdr>
            <w:top w:val="none" w:sz="0" w:space="0" w:color="auto"/>
            <w:left w:val="none" w:sz="0" w:space="0" w:color="auto"/>
            <w:bottom w:val="none" w:sz="0" w:space="0" w:color="auto"/>
            <w:right w:val="none" w:sz="0" w:space="0" w:color="auto"/>
          </w:divBdr>
        </w:div>
      </w:divsChild>
    </w:div>
    <w:div w:id="1583295106">
      <w:bodyDiv w:val="1"/>
      <w:marLeft w:val="0"/>
      <w:marRight w:val="0"/>
      <w:marTop w:val="0"/>
      <w:marBottom w:val="0"/>
      <w:divBdr>
        <w:top w:val="none" w:sz="0" w:space="0" w:color="auto"/>
        <w:left w:val="none" w:sz="0" w:space="0" w:color="auto"/>
        <w:bottom w:val="none" w:sz="0" w:space="0" w:color="auto"/>
        <w:right w:val="none" w:sz="0" w:space="0" w:color="auto"/>
      </w:divBdr>
      <w:divsChild>
        <w:div w:id="1556768984">
          <w:marLeft w:val="640"/>
          <w:marRight w:val="0"/>
          <w:marTop w:val="0"/>
          <w:marBottom w:val="0"/>
          <w:divBdr>
            <w:top w:val="none" w:sz="0" w:space="0" w:color="auto"/>
            <w:left w:val="none" w:sz="0" w:space="0" w:color="auto"/>
            <w:bottom w:val="none" w:sz="0" w:space="0" w:color="auto"/>
            <w:right w:val="none" w:sz="0" w:space="0" w:color="auto"/>
          </w:divBdr>
        </w:div>
        <w:div w:id="1133331085">
          <w:marLeft w:val="640"/>
          <w:marRight w:val="0"/>
          <w:marTop w:val="0"/>
          <w:marBottom w:val="0"/>
          <w:divBdr>
            <w:top w:val="none" w:sz="0" w:space="0" w:color="auto"/>
            <w:left w:val="none" w:sz="0" w:space="0" w:color="auto"/>
            <w:bottom w:val="none" w:sz="0" w:space="0" w:color="auto"/>
            <w:right w:val="none" w:sz="0" w:space="0" w:color="auto"/>
          </w:divBdr>
        </w:div>
        <w:div w:id="890112782">
          <w:marLeft w:val="640"/>
          <w:marRight w:val="0"/>
          <w:marTop w:val="0"/>
          <w:marBottom w:val="0"/>
          <w:divBdr>
            <w:top w:val="none" w:sz="0" w:space="0" w:color="auto"/>
            <w:left w:val="none" w:sz="0" w:space="0" w:color="auto"/>
            <w:bottom w:val="none" w:sz="0" w:space="0" w:color="auto"/>
            <w:right w:val="none" w:sz="0" w:space="0" w:color="auto"/>
          </w:divBdr>
        </w:div>
        <w:div w:id="785388672">
          <w:marLeft w:val="640"/>
          <w:marRight w:val="0"/>
          <w:marTop w:val="0"/>
          <w:marBottom w:val="0"/>
          <w:divBdr>
            <w:top w:val="none" w:sz="0" w:space="0" w:color="auto"/>
            <w:left w:val="none" w:sz="0" w:space="0" w:color="auto"/>
            <w:bottom w:val="none" w:sz="0" w:space="0" w:color="auto"/>
            <w:right w:val="none" w:sz="0" w:space="0" w:color="auto"/>
          </w:divBdr>
        </w:div>
        <w:div w:id="43917293">
          <w:marLeft w:val="640"/>
          <w:marRight w:val="0"/>
          <w:marTop w:val="0"/>
          <w:marBottom w:val="0"/>
          <w:divBdr>
            <w:top w:val="none" w:sz="0" w:space="0" w:color="auto"/>
            <w:left w:val="none" w:sz="0" w:space="0" w:color="auto"/>
            <w:bottom w:val="none" w:sz="0" w:space="0" w:color="auto"/>
            <w:right w:val="none" w:sz="0" w:space="0" w:color="auto"/>
          </w:divBdr>
        </w:div>
        <w:div w:id="1387678384">
          <w:marLeft w:val="640"/>
          <w:marRight w:val="0"/>
          <w:marTop w:val="0"/>
          <w:marBottom w:val="0"/>
          <w:divBdr>
            <w:top w:val="none" w:sz="0" w:space="0" w:color="auto"/>
            <w:left w:val="none" w:sz="0" w:space="0" w:color="auto"/>
            <w:bottom w:val="none" w:sz="0" w:space="0" w:color="auto"/>
            <w:right w:val="none" w:sz="0" w:space="0" w:color="auto"/>
          </w:divBdr>
        </w:div>
        <w:div w:id="1829127131">
          <w:marLeft w:val="640"/>
          <w:marRight w:val="0"/>
          <w:marTop w:val="0"/>
          <w:marBottom w:val="0"/>
          <w:divBdr>
            <w:top w:val="none" w:sz="0" w:space="0" w:color="auto"/>
            <w:left w:val="none" w:sz="0" w:space="0" w:color="auto"/>
            <w:bottom w:val="none" w:sz="0" w:space="0" w:color="auto"/>
            <w:right w:val="none" w:sz="0" w:space="0" w:color="auto"/>
          </w:divBdr>
        </w:div>
        <w:div w:id="1394498600">
          <w:marLeft w:val="640"/>
          <w:marRight w:val="0"/>
          <w:marTop w:val="0"/>
          <w:marBottom w:val="0"/>
          <w:divBdr>
            <w:top w:val="none" w:sz="0" w:space="0" w:color="auto"/>
            <w:left w:val="none" w:sz="0" w:space="0" w:color="auto"/>
            <w:bottom w:val="none" w:sz="0" w:space="0" w:color="auto"/>
            <w:right w:val="none" w:sz="0" w:space="0" w:color="auto"/>
          </w:divBdr>
        </w:div>
        <w:div w:id="535971867">
          <w:marLeft w:val="640"/>
          <w:marRight w:val="0"/>
          <w:marTop w:val="0"/>
          <w:marBottom w:val="0"/>
          <w:divBdr>
            <w:top w:val="none" w:sz="0" w:space="0" w:color="auto"/>
            <w:left w:val="none" w:sz="0" w:space="0" w:color="auto"/>
            <w:bottom w:val="none" w:sz="0" w:space="0" w:color="auto"/>
            <w:right w:val="none" w:sz="0" w:space="0" w:color="auto"/>
          </w:divBdr>
        </w:div>
      </w:divsChild>
    </w:div>
    <w:div w:id="1588420874">
      <w:bodyDiv w:val="1"/>
      <w:marLeft w:val="0"/>
      <w:marRight w:val="0"/>
      <w:marTop w:val="0"/>
      <w:marBottom w:val="0"/>
      <w:divBdr>
        <w:top w:val="none" w:sz="0" w:space="0" w:color="auto"/>
        <w:left w:val="none" w:sz="0" w:space="0" w:color="auto"/>
        <w:bottom w:val="none" w:sz="0" w:space="0" w:color="auto"/>
        <w:right w:val="none" w:sz="0" w:space="0" w:color="auto"/>
      </w:divBdr>
      <w:divsChild>
        <w:div w:id="575629756">
          <w:marLeft w:val="640"/>
          <w:marRight w:val="0"/>
          <w:marTop w:val="0"/>
          <w:marBottom w:val="0"/>
          <w:divBdr>
            <w:top w:val="none" w:sz="0" w:space="0" w:color="auto"/>
            <w:left w:val="none" w:sz="0" w:space="0" w:color="auto"/>
            <w:bottom w:val="none" w:sz="0" w:space="0" w:color="auto"/>
            <w:right w:val="none" w:sz="0" w:space="0" w:color="auto"/>
          </w:divBdr>
        </w:div>
        <w:div w:id="1804930496">
          <w:marLeft w:val="640"/>
          <w:marRight w:val="0"/>
          <w:marTop w:val="0"/>
          <w:marBottom w:val="0"/>
          <w:divBdr>
            <w:top w:val="none" w:sz="0" w:space="0" w:color="auto"/>
            <w:left w:val="none" w:sz="0" w:space="0" w:color="auto"/>
            <w:bottom w:val="none" w:sz="0" w:space="0" w:color="auto"/>
            <w:right w:val="none" w:sz="0" w:space="0" w:color="auto"/>
          </w:divBdr>
        </w:div>
        <w:div w:id="61486549">
          <w:marLeft w:val="640"/>
          <w:marRight w:val="0"/>
          <w:marTop w:val="0"/>
          <w:marBottom w:val="0"/>
          <w:divBdr>
            <w:top w:val="none" w:sz="0" w:space="0" w:color="auto"/>
            <w:left w:val="none" w:sz="0" w:space="0" w:color="auto"/>
            <w:bottom w:val="none" w:sz="0" w:space="0" w:color="auto"/>
            <w:right w:val="none" w:sz="0" w:space="0" w:color="auto"/>
          </w:divBdr>
        </w:div>
        <w:div w:id="1441215528">
          <w:marLeft w:val="640"/>
          <w:marRight w:val="0"/>
          <w:marTop w:val="0"/>
          <w:marBottom w:val="0"/>
          <w:divBdr>
            <w:top w:val="none" w:sz="0" w:space="0" w:color="auto"/>
            <w:left w:val="none" w:sz="0" w:space="0" w:color="auto"/>
            <w:bottom w:val="none" w:sz="0" w:space="0" w:color="auto"/>
            <w:right w:val="none" w:sz="0" w:space="0" w:color="auto"/>
          </w:divBdr>
        </w:div>
        <w:div w:id="198856634">
          <w:marLeft w:val="640"/>
          <w:marRight w:val="0"/>
          <w:marTop w:val="0"/>
          <w:marBottom w:val="0"/>
          <w:divBdr>
            <w:top w:val="none" w:sz="0" w:space="0" w:color="auto"/>
            <w:left w:val="none" w:sz="0" w:space="0" w:color="auto"/>
            <w:bottom w:val="none" w:sz="0" w:space="0" w:color="auto"/>
            <w:right w:val="none" w:sz="0" w:space="0" w:color="auto"/>
          </w:divBdr>
        </w:div>
        <w:div w:id="1138913874">
          <w:marLeft w:val="640"/>
          <w:marRight w:val="0"/>
          <w:marTop w:val="0"/>
          <w:marBottom w:val="0"/>
          <w:divBdr>
            <w:top w:val="none" w:sz="0" w:space="0" w:color="auto"/>
            <w:left w:val="none" w:sz="0" w:space="0" w:color="auto"/>
            <w:bottom w:val="none" w:sz="0" w:space="0" w:color="auto"/>
            <w:right w:val="none" w:sz="0" w:space="0" w:color="auto"/>
          </w:divBdr>
        </w:div>
        <w:div w:id="1887838364">
          <w:marLeft w:val="640"/>
          <w:marRight w:val="0"/>
          <w:marTop w:val="0"/>
          <w:marBottom w:val="0"/>
          <w:divBdr>
            <w:top w:val="none" w:sz="0" w:space="0" w:color="auto"/>
            <w:left w:val="none" w:sz="0" w:space="0" w:color="auto"/>
            <w:bottom w:val="none" w:sz="0" w:space="0" w:color="auto"/>
            <w:right w:val="none" w:sz="0" w:space="0" w:color="auto"/>
          </w:divBdr>
        </w:div>
        <w:div w:id="102507189">
          <w:marLeft w:val="640"/>
          <w:marRight w:val="0"/>
          <w:marTop w:val="0"/>
          <w:marBottom w:val="0"/>
          <w:divBdr>
            <w:top w:val="none" w:sz="0" w:space="0" w:color="auto"/>
            <w:left w:val="none" w:sz="0" w:space="0" w:color="auto"/>
            <w:bottom w:val="none" w:sz="0" w:space="0" w:color="auto"/>
            <w:right w:val="none" w:sz="0" w:space="0" w:color="auto"/>
          </w:divBdr>
        </w:div>
        <w:div w:id="200091843">
          <w:marLeft w:val="640"/>
          <w:marRight w:val="0"/>
          <w:marTop w:val="0"/>
          <w:marBottom w:val="0"/>
          <w:divBdr>
            <w:top w:val="none" w:sz="0" w:space="0" w:color="auto"/>
            <w:left w:val="none" w:sz="0" w:space="0" w:color="auto"/>
            <w:bottom w:val="none" w:sz="0" w:space="0" w:color="auto"/>
            <w:right w:val="none" w:sz="0" w:space="0" w:color="auto"/>
          </w:divBdr>
        </w:div>
      </w:divsChild>
    </w:div>
    <w:div w:id="1609042552">
      <w:bodyDiv w:val="1"/>
      <w:marLeft w:val="0"/>
      <w:marRight w:val="0"/>
      <w:marTop w:val="0"/>
      <w:marBottom w:val="0"/>
      <w:divBdr>
        <w:top w:val="none" w:sz="0" w:space="0" w:color="auto"/>
        <w:left w:val="none" w:sz="0" w:space="0" w:color="auto"/>
        <w:bottom w:val="none" w:sz="0" w:space="0" w:color="auto"/>
        <w:right w:val="none" w:sz="0" w:space="0" w:color="auto"/>
      </w:divBdr>
      <w:divsChild>
        <w:div w:id="1485389103">
          <w:marLeft w:val="640"/>
          <w:marRight w:val="0"/>
          <w:marTop w:val="0"/>
          <w:marBottom w:val="0"/>
          <w:divBdr>
            <w:top w:val="none" w:sz="0" w:space="0" w:color="auto"/>
            <w:left w:val="none" w:sz="0" w:space="0" w:color="auto"/>
            <w:bottom w:val="none" w:sz="0" w:space="0" w:color="auto"/>
            <w:right w:val="none" w:sz="0" w:space="0" w:color="auto"/>
          </w:divBdr>
        </w:div>
        <w:div w:id="1188327627">
          <w:marLeft w:val="640"/>
          <w:marRight w:val="0"/>
          <w:marTop w:val="0"/>
          <w:marBottom w:val="0"/>
          <w:divBdr>
            <w:top w:val="none" w:sz="0" w:space="0" w:color="auto"/>
            <w:left w:val="none" w:sz="0" w:space="0" w:color="auto"/>
            <w:bottom w:val="none" w:sz="0" w:space="0" w:color="auto"/>
            <w:right w:val="none" w:sz="0" w:space="0" w:color="auto"/>
          </w:divBdr>
        </w:div>
        <w:div w:id="1041251842">
          <w:marLeft w:val="640"/>
          <w:marRight w:val="0"/>
          <w:marTop w:val="0"/>
          <w:marBottom w:val="0"/>
          <w:divBdr>
            <w:top w:val="none" w:sz="0" w:space="0" w:color="auto"/>
            <w:left w:val="none" w:sz="0" w:space="0" w:color="auto"/>
            <w:bottom w:val="none" w:sz="0" w:space="0" w:color="auto"/>
            <w:right w:val="none" w:sz="0" w:space="0" w:color="auto"/>
          </w:divBdr>
        </w:div>
        <w:div w:id="1620066928">
          <w:marLeft w:val="640"/>
          <w:marRight w:val="0"/>
          <w:marTop w:val="0"/>
          <w:marBottom w:val="0"/>
          <w:divBdr>
            <w:top w:val="none" w:sz="0" w:space="0" w:color="auto"/>
            <w:left w:val="none" w:sz="0" w:space="0" w:color="auto"/>
            <w:bottom w:val="none" w:sz="0" w:space="0" w:color="auto"/>
            <w:right w:val="none" w:sz="0" w:space="0" w:color="auto"/>
          </w:divBdr>
        </w:div>
        <w:div w:id="1561165139">
          <w:marLeft w:val="640"/>
          <w:marRight w:val="0"/>
          <w:marTop w:val="0"/>
          <w:marBottom w:val="0"/>
          <w:divBdr>
            <w:top w:val="none" w:sz="0" w:space="0" w:color="auto"/>
            <w:left w:val="none" w:sz="0" w:space="0" w:color="auto"/>
            <w:bottom w:val="none" w:sz="0" w:space="0" w:color="auto"/>
            <w:right w:val="none" w:sz="0" w:space="0" w:color="auto"/>
          </w:divBdr>
        </w:div>
        <w:div w:id="1967926860">
          <w:marLeft w:val="640"/>
          <w:marRight w:val="0"/>
          <w:marTop w:val="0"/>
          <w:marBottom w:val="0"/>
          <w:divBdr>
            <w:top w:val="none" w:sz="0" w:space="0" w:color="auto"/>
            <w:left w:val="none" w:sz="0" w:space="0" w:color="auto"/>
            <w:bottom w:val="none" w:sz="0" w:space="0" w:color="auto"/>
            <w:right w:val="none" w:sz="0" w:space="0" w:color="auto"/>
          </w:divBdr>
        </w:div>
        <w:div w:id="1116101836">
          <w:marLeft w:val="640"/>
          <w:marRight w:val="0"/>
          <w:marTop w:val="0"/>
          <w:marBottom w:val="0"/>
          <w:divBdr>
            <w:top w:val="none" w:sz="0" w:space="0" w:color="auto"/>
            <w:left w:val="none" w:sz="0" w:space="0" w:color="auto"/>
            <w:bottom w:val="none" w:sz="0" w:space="0" w:color="auto"/>
            <w:right w:val="none" w:sz="0" w:space="0" w:color="auto"/>
          </w:divBdr>
        </w:div>
        <w:div w:id="588150986">
          <w:marLeft w:val="640"/>
          <w:marRight w:val="0"/>
          <w:marTop w:val="0"/>
          <w:marBottom w:val="0"/>
          <w:divBdr>
            <w:top w:val="none" w:sz="0" w:space="0" w:color="auto"/>
            <w:left w:val="none" w:sz="0" w:space="0" w:color="auto"/>
            <w:bottom w:val="none" w:sz="0" w:space="0" w:color="auto"/>
            <w:right w:val="none" w:sz="0" w:space="0" w:color="auto"/>
          </w:divBdr>
        </w:div>
        <w:div w:id="67731406">
          <w:marLeft w:val="640"/>
          <w:marRight w:val="0"/>
          <w:marTop w:val="0"/>
          <w:marBottom w:val="0"/>
          <w:divBdr>
            <w:top w:val="none" w:sz="0" w:space="0" w:color="auto"/>
            <w:left w:val="none" w:sz="0" w:space="0" w:color="auto"/>
            <w:bottom w:val="none" w:sz="0" w:space="0" w:color="auto"/>
            <w:right w:val="none" w:sz="0" w:space="0" w:color="auto"/>
          </w:divBdr>
        </w:div>
        <w:div w:id="710153008">
          <w:marLeft w:val="640"/>
          <w:marRight w:val="0"/>
          <w:marTop w:val="0"/>
          <w:marBottom w:val="0"/>
          <w:divBdr>
            <w:top w:val="none" w:sz="0" w:space="0" w:color="auto"/>
            <w:left w:val="none" w:sz="0" w:space="0" w:color="auto"/>
            <w:bottom w:val="none" w:sz="0" w:space="0" w:color="auto"/>
            <w:right w:val="none" w:sz="0" w:space="0" w:color="auto"/>
          </w:divBdr>
        </w:div>
        <w:div w:id="327028428">
          <w:marLeft w:val="640"/>
          <w:marRight w:val="0"/>
          <w:marTop w:val="0"/>
          <w:marBottom w:val="0"/>
          <w:divBdr>
            <w:top w:val="none" w:sz="0" w:space="0" w:color="auto"/>
            <w:left w:val="none" w:sz="0" w:space="0" w:color="auto"/>
            <w:bottom w:val="none" w:sz="0" w:space="0" w:color="auto"/>
            <w:right w:val="none" w:sz="0" w:space="0" w:color="auto"/>
          </w:divBdr>
        </w:div>
        <w:div w:id="1083064714">
          <w:marLeft w:val="640"/>
          <w:marRight w:val="0"/>
          <w:marTop w:val="0"/>
          <w:marBottom w:val="0"/>
          <w:divBdr>
            <w:top w:val="none" w:sz="0" w:space="0" w:color="auto"/>
            <w:left w:val="none" w:sz="0" w:space="0" w:color="auto"/>
            <w:bottom w:val="none" w:sz="0" w:space="0" w:color="auto"/>
            <w:right w:val="none" w:sz="0" w:space="0" w:color="auto"/>
          </w:divBdr>
        </w:div>
      </w:divsChild>
    </w:div>
    <w:div w:id="1616323041">
      <w:bodyDiv w:val="1"/>
      <w:marLeft w:val="0"/>
      <w:marRight w:val="0"/>
      <w:marTop w:val="0"/>
      <w:marBottom w:val="0"/>
      <w:divBdr>
        <w:top w:val="none" w:sz="0" w:space="0" w:color="auto"/>
        <w:left w:val="none" w:sz="0" w:space="0" w:color="auto"/>
        <w:bottom w:val="none" w:sz="0" w:space="0" w:color="auto"/>
        <w:right w:val="none" w:sz="0" w:space="0" w:color="auto"/>
      </w:divBdr>
      <w:divsChild>
        <w:div w:id="173692974">
          <w:marLeft w:val="640"/>
          <w:marRight w:val="0"/>
          <w:marTop w:val="0"/>
          <w:marBottom w:val="0"/>
          <w:divBdr>
            <w:top w:val="none" w:sz="0" w:space="0" w:color="auto"/>
            <w:left w:val="none" w:sz="0" w:space="0" w:color="auto"/>
            <w:bottom w:val="none" w:sz="0" w:space="0" w:color="auto"/>
            <w:right w:val="none" w:sz="0" w:space="0" w:color="auto"/>
          </w:divBdr>
        </w:div>
        <w:div w:id="1832911903">
          <w:marLeft w:val="640"/>
          <w:marRight w:val="0"/>
          <w:marTop w:val="0"/>
          <w:marBottom w:val="0"/>
          <w:divBdr>
            <w:top w:val="none" w:sz="0" w:space="0" w:color="auto"/>
            <w:left w:val="none" w:sz="0" w:space="0" w:color="auto"/>
            <w:bottom w:val="none" w:sz="0" w:space="0" w:color="auto"/>
            <w:right w:val="none" w:sz="0" w:space="0" w:color="auto"/>
          </w:divBdr>
        </w:div>
        <w:div w:id="530070524">
          <w:marLeft w:val="640"/>
          <w:marRight w:val="0"/>
          <w:marTop w:val="0"/>
          <w:marBottom w:val="0"/>
          <w:divBdr>
            <w:top w:val="none" w:sz="0" w:space="0" w:color="auto"/>
            <w:left w:val="none" w:sz="0" w:space="0" w:color="auto"/>
            <w:bottom w:val="none" w:sz="0" w:space="0" w:color="auto"/>
            <w:right w:val="none" w:sz="0" w:space="0" w:color="auto"/>
          </w:divBdr>
        </w:div>
        <w:div w:id="1153839986">
          <w:marLeft w:val="640"/>
          <w:marRight w:val="0"/>
          <w:marTop w:val="0"/>
          <w:marBottom w:val="0"/>
          <w:divBdr>
            <w:top w:val="none" w:sz="0" w:space="0" w:color="auto"/>
            <w:left w:val="none" w:sz="0" w:space="0" w:color="auto"/>
            <w:bottom w:val="none" w:sz="0" w:space="0" w:color="auto"/>
            <w:right w:val="none" w:sz="0" w:space="0" w:color="auto"/>
          </w:divBdr>
        </w:div>
        <w:div w:id="1153133850">
          <w:marLeft w:val="640"/>
          <w:marRight w:val="0"/>
          <w:marTop w:val="0"/>
          <w:marBottom w:val="0"/>
          <w:divBdr>
            <w:top w:val="none" w:sz="0" w:space="0" w:color="auto"/>
            <w:left w:val="none" w:sz="0" w:space="0" w:color="auto"/>
            <w:bottom w:val="none" w:sz="0" w:space="0" w:color="auto"/>
            <w:right w:val="none" w:sz="0" w:space="0" w:color="auto"/>
          </w:divBdr>
        </w:div>
        <w:div w:id="458455862">
          <w:marLeft w:val="640"/>
          <w:marRight w:val="0"/>
          <w:marTop w:val="0"/>
          <w:marBottom w:val="0"/>
          <w:divBdr>
            <w:top w:val="none" w:sz="0" w:space="0" w:color="auto"/>
            <w:left w:val="none" w:sz="0" w:space="0" w:color="auto"/>
            <w:bottom w:val="none" w:sz="0" w:space="0" w:color="auto"/>
            <w:right w:val="none" w:sz="0" w:space="0" w:color="auto"/>
          </w:divBdr>
        </w:div>
        <w:div w:id="1710834484">
          <w:marLeft w:val="640"/>
          <w:marRight w:val="0"/>
          <w:marTop w:val="0"/>
          <w:marBottom w:val="0"/>
          <w:divBdr>
            <w:top w:val="none" w:sz="0" w:space="0" w:color="auto"/>
            <w:left w:val="none" w:sz="0" w:space="0" w:color="auto"/>
            <w:bottom w:val="none" w:sz="0" w:space="0" w:color="auto"/>
            <w:right w:val="none" w:sz="0" w:space="0" w:color="auto"/>
          </w:divBdr>
        </w:div>
        <w:div w:id="829440226">
          <w:marLeft w:val="640"/>
          <w:marRight w:val="0"/>
          <w:marTop w:val="0"/>
          <w:marBottom w:val="0"/>
          <w:divBdr>
            <w:top w:val="none" w:sz="0" w:space="0" w:color="auto"/>
            <w:left w:val="none" w:sz="0" w:space="0" w:color="auto"/>
            <w:bottom w:val="none" w:sz="0" w:space="0" w:color="auto"/>
            <w:right w:val="none" w:sz="0" w:space="0" w:color="auto"/>
          </w:divBdr>
        </w:div>
        <w:div w:id="680663543">
          <w:marLeft w:val="640"/>
          <w:marRight w:val="0"/>
          <w:marTop w:val="0"/>
          <w:marBottom w:val="0"/>
          <w:divBdr>
            <w:top w:val="none" w:sz="0" w:space="0" w:color="auto"/>
            <w:left w:val="none" w:sz="0" w:space="0" w:color="auto"/>
            <w:bottom w:val="none" w:sz="0" w:space="0" w:color="auto"/>
            <w:right w:val="none" w:sz="0" w:space="0" w:color="auto"/>
          </w:divBdr>
        </w:div>
        <w:div w:id="774637413">
          <w:marLeft w:val="640"/>
          <w:marRight w:val="0"/>
          <w:marTop w:val="0"/>
          <w:marBottom w:val="0"/>
          <w:divBdr>
            <w:top w:val="none" w:sz="0" w:space="0" w:color="auto"/>
            <w:left w:val="none" w:sz="0" w:space="0" w:color="auto"/>
            <w:bottom w:val="none" w:sz="0" w:space="0" w:color="auto"/>
            <w:right w:val="none" w:sz="0" w:space="0" w:color="auto"/>
          </w:divBdr>
        </w:div>
        <w:div w:id="1156871838">
          <w:marLeft w:val="640"/>
          <w:marRight w:val="0"/>
          <w:marTop w:val="0"/>
          <w:marBottom w:val="0"/>
          <w:divBdr>
            <w:top w:val="none" w:sz="0" w:space="0" w:color="auto"/>
            <w:left w:val="none" w:sz="0" w:space="0" w:color="auto"/>
            <w:bottom w:val="none" w:sz="0" w:space="0" w:color="auto"/>
            <w:right w:val="none" w:sz="0" w:space="0" w:color="auto"/>
          </w:divBdr>
        </w:div>
        <w:div w:id="1077433833">
          <w:marLeft w:val="640"/>
          <w:marRight w:val="0"/>
          <w:marTop w:val="0"/>
          <w:marBottom w:val="0"/>
          <w:divBdr>
            <w:top w:val="none" w:sz="0" w:space="0" w:color="auto"/>
            <w:left w:val="none" w:sz="0" w:space="0" w:color="auto"/>
            <w:bottom w:val="none" w:sz="0" w:space="0" w:color="auto"/>
            <w:right w:val="none" w:sz="0" w:space="0" w:color="auto"/>
          </w:divBdr>
        </w:div>
      </w:divsChild>
    </w:div>
    <w:div w:id="1647541299">
      <w:bodyDiv w:val="1"/>
      <w:marLeft w:val="0"/>
      <w:marRight w:val="0"/>
      <w:marTop w:val="0"/>
      <w:marBottom w:val="0"/>
      <w:divBdr>
        <w:top w:val="none" w:sz="0" w:space="0" w:color="auto"/>
        <w:left w:val="none" w:sz="0" w:space="0" w:color="auto"/>
        <w:bottom w:val="none" w:sz="0" w:space="0" w:color="auto"/>
        <w:right w:val="none" w:sz="0" w:space="0" w:color="auto"/>
      </w:divBdr>
      <w:divsChild>
        <w:div w:id="2116973923">
          <w:marLeft w:val="640"/>
          <w:marRight w:val="0"/>
          <w:marTop w:val="0"/>
          <w:marBottom w:val="0"/>
          <w:divBdr>
            <w:top w:val="none" w:sz="0" w:space="0" w:color="auto"/>
            <w:left w:val="none" w:sz="0" w:space="0" w:color="auto"/>
            <w:bottom w:val="none" w:sz="0" w:space="0" w:color="auto"/>
            <w:right w:val="none" w:sz="0" w:space="0" w:color="auto"/>
          </w:divBdr>
        </w:div>
        <w:div w:id="2108189386">
          <w:marLeft w:val="640"/>
          <w:marRight w:val="0"/>
          <w:marTop w:val="0"/>
          <w:marBottom w:val="0"/>
          <w:divBdr>
            <w:top w:val="none" w:sz="0" w:space="0" w:color="auto"/>
            <w:left w:val="none" w:sz="0" w:space="0" w:color="auto"/>
            <w:bottom w:val="none" w:sz="0" w:space="0" w:color="auto"/>
            <w:right w:val="none" w:sz="0" w:space="0" w:color="auto"/>
          </w:divBdr>
        </w:div>
        <w:div w:id="19286670">
          <w:marLeft w:val="640"/>
          <w:marRight w:val="0"/>
          <w:marTop w:val="0"/>
          <w:marBottom w:val="0"/>
          <w:divBdr>
            <w:top w:val="none" w:sz="0" w:space="0" w:color="auto"/>
            <w:left w:val="none" w:sz="0" w:space="0" w:color="auto"/>
            <w:bottom w:val="none" w:sz="0" w:space="0" w:color="auto"/>
            <w:right w:val="none" w:sz="0" w:space="0" w:color="auto"/>
          </w:divBdr>
        </w:div>
        <w:div w:id="1081221173">
          <w:marLeft w:val="640"/>
          <w:marRight w:val="0"/>
          <w:marTop w:val="0"/>
          <w:marBottom w:val="0"/>
          <w:divBdr>
            <w:top w:val="none" w:sz="0" w:space="0" w:color="auto"/>
            <w:left w:val="none" w:sz="0" w:space="0" w:color="auto"/>
            <w:bottom w:val="none" w:sz="0" w:space="0" w:color="auto"/>
            <w:right w:val="none" w:sz="0" w:space="0" w:color="auto"/>
          </w:divBdr>
        </w:div>
        <w:div w:id="664555601">
          <w:marLeft w:val="640"/>
          <w:marRight w:val="0"/>
          <w:marTop w:val="0"/>
          <w:marBottom w:val="0"/>
          <w:divBdr>
            <w:top w:val="none" w:sz="0" w:space="0" w:color="auto"/>
            <w:left w:val="none" w:sz="0" w:space="0" w:color="auto"/>
            <w:bottom w:val="none" w:sz="0" w:space="0" w:color="auto"/>
            <w:right w:val="none" w:sz="0" w:space="0" w:color="auto"/>
          </w:divBdr>
        </w:div>
        <w:div w:id="1244418010">
          <w:marLeft w:val="640"/>
          <w:marRight w:val="0"/>
          <w:marTop w:val="0"/>
          <w:marBottom w:val="0"/>
          <w:divBdr>
            <w:top w:val="none" w:sz="0" w:space="0" w:color="auto"/>
            <w:left w:val="none" w:sz="0" w:space="0" w:color="auto"/>
            <w:bottom w:val="none" w:sz="0" w:space="0" w:color="auto"/>
            <w:right w:val="none" w:sz="0" w:space="0" w:color="auto"/>
          </w:divBdr>
        </w:div>
        <w:div w:id="56248942">
          <w:marLeft w:val="640"/>
          <w:marRight w:val="0"/>
          <w:marTop w:val="0"/>
          <w:marBottom w:val="0"/>
          <w:divBdr>
            <w:top w:val="none" w:sz="0" w:space="0" w:color="auto"/>
            <w:left w:val="none" w:sz="0" w:space="0" w:color="auto"/>
            <w:bottom w:val="none" w:sz="0" w:space="0" w:color="auto"/>
            <w:right w:val="none" w:sz="0" w:space="0" w:color="auto"/>
          </w:divBdr>
        </w:div>
        <w:div w:id="22679781">
          <w:marLeft w:val="640"/>
          <w:marRight w:val="0"/>
          <w:marTop w:val="0"/>
          <w:marBottom w:val="0"/>
          <w:divBdr>
            <w:top w:val="none" w:sz="0" w:space="0" w:color="auto"/>
            <w:left w:val="none" w:sz="0" w:space="0" w:color="auto"/>
            <w:bottom w:val="none" w:sz="0" w:space="0" w:color="auto"/>
            <w:right w:val="none" w:sz="0" w:space="0" w:color="auto"/>
          </w:divBdr>
        </w:div>
        <w:div w:id="1072703252">
          <w:marLeft w:val="640"/>
          <w:marRight w:val="0"/>
          <w:marTop w:val="0"/>
          <w:marBottom w:val="0"/>
          <w:divBdr>
            <w:top w:val="none" w:sz="0" w:space="0" w:color="auto"/>
            <w:left w:val="none" w:sz="0" w:space="0" w:color="auto"/>
            <w:bottom w:val="none" w:sz="0" w:space="0" w:color="auto"/>
            <w:right w:val="none" w:sz="0" w:space="0" w:color="auto"/>
          </w:divBdr>
        </w:div>
        <w:div w:id="1242638925">
          <w:marLeft w:val="640"/>
          <w:marRight w:val="0"/>
          <w:marTop w:val="0"/>
          <w:marBottom w:val="0"/>
          <w:divBdr>
            <w:top w:val="none" w:sz="0" w:space="0" w:color="auto"/>
            <w:left w:val="none" w:sz="0" w:space="0" w:color="auto"/>
            <w:bottom w:val="none" w:sz="0" w:space="0" w:color="auto"/>
            <w:right w:val="none" w:sz="0" w:space="0" w:color="auto"/>
          </w:divBdr>
        </w:div>
        <w:div w:id="1850366251">
          <w:marLeft w:val="640"/>
          <w:marRight w:val="0"/>
          <w:marTop w:val="0"/>
          <w:marBottom w:val="0"/>
          <w:divBdr>
            <w:top w:val="none" w:sz="0" w:space="0" w:color="auto"/>
            <w:left w:val="none" w:sz="0" w:space="0" w:color="auto"/>
            <w:bottom w:val="none" w:sz="0" w:space="0" w:color="auto"/>
            <w:right w:val="none" w:sz="0" w:space="0" w:color="auto"/>
          </w:divBdr>
        </w:div>
        <w:div w:id="2070691016">
          <w:marLeft w:val="640"/>
          <w:marRight w:val="0"/>
          <w:marTop w:val="0"/>
          <w:marBottom w:val="0"/>
          <w:divBdr>
            <w:top w:val="none" w:sz="0" w:space="0" w:color="auto"/>
            <w:left w:val="none" w:sz="0" w:space="0" w:color="auto"/>
            <w:bottom w:val="none" w:sz="0" w:space="0" w:color="auto"/>
            <w:right w:val="none" w:sz="0" w:space="0" w:color="auto"/>
          </w:divBdr>
        </w:div>
      </w:divsChild>
    </w:div>
    <w:div w:id="1648590127">
      <w:bodyDiv w:val="1"/>
      <w:marLeft w:val="0"/>
      <w:marRight w:val="0"/>
      <w:marTop w:val="0"/>
      <w:marBottom w:val="0"/>
      <w:divBdr>
        <w:top w:val="none" w:sz="0" w:space="0" w:color="auto"/>
        <w:left w:val="none" w:sz="0" w:space="0" w:color="auto"/>
        <w:bottom w:val="none" w:sz="0" w:space="0" w:color="auto"/>
        <w:right w:val="none" w:sz="0" w:space="0" w:color="auto"/>
      </w:divBdr>
      <w:divsChild>
        <w:div w:id="960959023">
          <w:marLeft w:val="640"/>
          <w:marRight w:val="0"/>
          <w:marTop w:val="0"/>
          <w:marBottom w:val="0"/>
          <w:divBdr>
            <w:top w:val="none" w:sz="0" w:space="0" w:color="auto"/>
            <w:left w:val="none" w:sz="0" w:space="0" w:color="auto"/>
            <w:bottom w:val="none" w:sz="0" w:space="0" w:color="auto"/>
            <w:right w:val="none" w:sz="0" w:space="0" w:color="auto"/>
          </w:divBdr>
        </w:div>
        <w:div w:id="799417486">
          <w:marLeft w:val="640"/>
          <w:marRight w:val="0"/>
          <w:marTop w:val="0"/>
          <w:marBottom w:val="0"/>
          <w:divBdr>
            <w:top w:val="none" w:sz="0" w:space="0" w:color="auto"/>
            <w:left w:val="none" w:sz="0" w:space="0" w:color="auto"/>
            <w:bottom w:val="none" w:sz="0" w:space="0" w:color="auto"/>
            <w:right w:val="none" w:sz="0" w:space="0" w:color="auto"/>
          </w:divBdr>
        </w:div>
        <w:div w:id="1707558460">
          <w:marLeft w:val="640"/>
          <w:marRight w:val="0"/>
          <w:marTop w:val="0"/>
          <w:marBottom w:val="0"/>
          <w:divBdr>
            <w:top w:val="none" w:sz="0" w:space="0" w:color="auto"/>
            <w:left w:val="none" w:sz="0" w:space="0" w:color="auto"/>
            <w:bottom w:val="none" w:sz="0" w:space="0" w:color="auto"/>
            <w:right w:val="none" w:sz="0" w:space="0" w:color="auto"/>
          </w:divBdr>
        </w:div>
        <w:div w:id="332994242">
          <w:marLeft w:val="640"/>
          <w:marRight w:val="0"/>
          <w:marTop w:val="0"/>
          <w:marBottom w:val="0"/>
          <w:divBdr>
            <w:top w:val="none" w:sz="0" w:space="0" w:color="auto"/>
            <w:left w:val="none" w:sz="0" w:space="0" w:color="auto"/>
            <w:bottom w:val="none" w:sz="0" w:space="0" w:color="auto"/>
            <w:right w:val="none" w:sz="0" w:space="0" w:color="auto"/>
          </w:divBdr>
        </w:div>
        <w:div w:id="512261971">
          <w:marLeft w:val="640"/>
          <w:marRight w:val="0"/>
          <w:marTop w:val="0"/>
          <w:marBottom w:val="0"/>
          <w:divBdr>
            <w:top w:val="none" w:sz="0" w:space="0" w:color="auto"/>
            <w:left w:val="none" w:sz="0" w:space="0" w:color="auto"/>
            <w:bottom w:val="none" w:sz="0" w:space="0" w:color="auto"/>
            <w:right w:val="none" w:sz="0" w:space="0" w:color="auto"/>
          </w:divBdr>
        </w:div>
        <w:div w:id="984623022">
          <w:marLeft w:val="640"/>
          <w:marRight w:val="0"/>
          <w:marTop w:val="0"/>
          <w:marBottom w:val="0"/>
          <w:divBdr>
            <w:top w:val="none" w:sz="0" w:space="0" w:color="auto"/>
            <w:left w:val="none" w:sz="0" w:space="0" w:color="auto"/>
            <w:bottom w:val="none" w:sz="0" w:space="0" w:color="auto"/>
            <w:right w:val="none" w:sz="0" w:space="0" w:color="auto"/>
          </w:divBdr>
        </w:div>
        <w:div w:id="1179586381">
          <w:marLeft w:val="640"/>
          <w:marRight w:val="0"/>
          <w:marTop w:val="0"/>
          <w:marBottom w:val="0"/>
          <w:divBdr>
            <w:top w:val="none" w:sz="0" w:space="0" w:color="auto"/>
            <w:left w:val="none" w:sz="0" w:space="0" w:color="auto"/>
            <w:bottom w:val="none" w:sz="0" w:space="0" w:color="auto"/>
            <w:right w:val="none" w:sz="0" w:space="0" w:color="auto"/>
          </w:divBdr>
        </w:div>
        <w:div w:id="1989170036">
          <w:marLeft w:val="640"/>
          <w:marRight w:val="0"/>
          <w:marTop w:val="0"/>
          <w:marBottom w:val="0"/>
          <w:divBdr>
            <w:top w:val="none" w:sz="0" w:space="0" w:color="auto"/>
            <w:left w:val="none" w:sz="0" w:space="0" w:color="auto"/>
            <w:bottom w:val="none" w:sz="0" w:space="0" w:color="auto"/>
            <w:right w:val="none" w:sz="0" w:space="0" w:color="auto"/>
          </w:divBdr>
        </w:div>
        <w:div w:id="742528641">
          <w:marLeft w:val="640"/>
          <w:marRight w:val="0"/>
          <w:marTop w:val="0"/>
          <w:marBottom w:val="0"/>
          <w:divBdr>
            <w:top w:val="none" w:sz="0" w:space="0" w:color="auto"/>
            <w:left w:val="none" w:sz="0" w:space="0" w:color="auto"/>
            <w:bottom w:val="none" w:sz="0" w:space="0" w:color="auto"/>
            <w:right w:val="none" w:sz="0" w:space="0" w:color="auto"/>
          </w:divBdr>
        </w:div>
      </w:divsChild>
    </w:div>
    <w:div w:id="1655600257">
      <w:bodyDiv w:val="1"/>
      <w:marLeft w:val="0"/>
      <w:marRight w:val="0"/>
      <w:marTop w:val="0"/>
      <w:marBottom w:val="0"/>
      <w:divBdr>
        <w:top w:val="none" w:sz="0" w:space="0" w:color="auto"/>
        <w:left w:val="none" w:sz="0" w:space="0" w:color="auto"/>
        <w:bottom w:val="none" w:sz="0" w:space="0" w:color="auto"/>
        <w:right w:val="none" w:sz="0" w:space="0" w:color="auto"/>
      </w:divBdr>
      <w:divsChild>
        <w:div w:id="147484201">
          <w:marLeft w:val="640"/>
          <w:marRight w:val="0"/>
          <w:marTop w:val="0"/>
          <w:marBottom w:val="0"/>
          <w:divBdr>
            <w:top w:val="none" w:sz="0" w:space="0" w:color="auto"/>
            <w:left w:val="none" w:sz="0" w:space="0" w:color="auto"/>
            <w:bottom w:val="none" w:sz="0" w:space="0" w:color="auto"/>
            <w:right w:val="none" w:sz="0" w:space="0" w:color="auto"/>
          </w:divBdr>
        </w:div>
        <w:div w:id="1315375784">
          <w:marLeft w:val="640"/>
          <w:marRight w:val="0"/>
          <w:marTop w:val="0"/>
          <w:marBottom w:val="0"/>
          <w:divBdr>
            <w:top w:val="none" w:sz="0" w:space="0" w:color="auto"/>
            <w:left w:val="none" w:sz="0" w:space="0" w:color="auto"/>
            <w:bottom w:val="none" w:sz="0" w:space="0" w:color="auto"/>
            <w:right w:val="none" w:sz="0" w:space="0" w:color="auto"/>
          </w:divBdr>
        </w:div>
        <w:div w:id="1221868599">
          <w:marLeft w:val="640"/>
          <w:marRight w:val="0"/>
          <w:marTop w:val="0"/>
          <w:marBottom w:val="0"/>
          <w:divBdr>
            <w:top w:val="none" w:sz="0" w:space="0" w:color="auto"/>
            <w:left w:val="none" w:sz="0" w:space="0" w:color="auto"/>
            <w:bottom w:val="none" w:sz="0" w:space="0" w:color="auto"/>
            <w:right w:val="none" w:sz="0" w:space="0" w:color="auto"/>
          </w:divBdr>
        </w:div>
        <w:div w:id="807745063">
          <w:marLeft w:val="640"/>
          <w:marRight w:val="0"/>
          <w:marTop w:val="0"/>
          <w:marBottom w:val="0"/>
          <w:divBdr>
            <w:top w:val="none" w:sz="0" w:space="0" w:color="auto"/>
            <w:left w:val="none" w:sz="0" w:space="0" w:color="auto"/>
            <w:bottom w:val="none" w:sz="0" w:space="0" w:color="auto"/>
            <w:right w:val="none" w:sz="0" w:space="0" w:color="auto"/>
          </w:divBdr>
        </w:div>
        <w:div w:id="357586270">
          <w:marLeft w:val="640"/>
          <w:marRight w:val="0"/>
          <w:marTop w:val="0"/>
          <w:marBottom w:val="0"/>
          <w:divBdr>
            <w:top w:val="none" w:sz="0" w:space="0" w:color="auto"/>
            <w:left w:val="none" w:sz="0" w:space="0" w:color="auto"/>
            <w:bottom w:val="none" w:sz="0" w:space="0" w:color="auto"/>
            <w:right w:val="none" w:sz="0" w:space="0" w:color="auto"/>
          </w:divBdr>
        </w:div>
        <w:div w:id="706639198">
          <w:marLeft w:val="640"/>
          <w:marRight w:val="0"/>
          <w:marTop w:val="0"/>
          <w:marBottom w:val="0"/>
          <w:divBdr>
            <w:top w:val="none" w:sz="0" w:space="0" w:color="auto"/>
            <w:left w:val="none" w:sz="0" w:space="0" w:color="auto"/>
            <w:bottom w:val="none" w:sz="0" w:space="0" w:color="auto"/>
            <w:right w:val="none" w:sz="0" w:space="0" w:color="auto"/>
          </w:divBdr>
        </w:div>
        <w:div w:id="890455430">
          <w:marLeft w:val="640"/>
          <w:marRight w:val="0"/>
          <w:marTop w:val="0"/>
          <w:marBottom w:val="0"/>
          <w:divBdr>
            <w:top w:val="none" w:sz="0" w:space="0" w:color="auto"/>
            <w:left w:val="none" w:sz="0" w:space="0" w:color="auto"/>
            <w:bottom w:val="none" w:sz="0" w:space="0" w:color="auto"/>
            <w:right w:val="none" w:sz="0" w:space="0" w:color="auto"/>
          </w:divBdr>
        </w:div>
        <w:div w:id="1189178737">
          <w:marLeft w:val="640"/>
          <w:marRight w:val="0"/>
          <w:marTop w:val="0"/>
          <w:marBottom w:val="0"/>
          <w:divBdr>
            <w:top w:val="none" w:sz="0" w:space="0" w:color="auto"/>
            <w:left w:val="none" w:sz="0" w:space="0" w:color="auto"/>
            <w:bottom w:val="none" w:sz="0" w:space="0" w:color="auto"/>
            <w:right w:val="none" w:sz="0" w:space="0" w:color="auto"/>
          </w:divBdr>
        </w:div>
        <w:div w:id="596793609">
          <w:marLeft w:val="640"/>
          <w:marRight w:val="0"/>
          <w:marTop w:val="0"/>
          <w:marBottom w:val="0"/>
          <w:divBdr>
            <w:top w:val="none" w:sz="0" w:space="0" w:color="auto"/>
            <w:left w:val="none" w:sz="0" w:space="0" w:color="auto"/>
            <w:bottom w:val="none" w:sz="0" w:space="0" w:color="auto"/>
            <w:right w:val="none" w:sz="0" w:space="0" w:color="auto"/>
          </w:divBdr>
        </w:div>
      </w:divsChild>
    </w:div>
    <w:div w:id="1692607873">
      <w:bodyDiv w:val="1"/>
      <w:marLeft w:val="0"/>
      <w:marRight w:val="0"/>
      <w:marTop w:val="0"/>
      <w:marBottom w:val="0"/>
      <w:divBdr>
        <w:top w:val="none" w:sz="0" w:space="0" w:color="auto"/>
        <w:left w:val="none" w:sz="0" w:space="0" w:color="auto"/>
        <w:bottom w:val="none" w:sz="0" w:space="0" w:color="auto"/>
        <w:right w:val="none" w:sz="0" w:space="0" w:color="auto"/>
      </w:divBdr>
      <w:divsChild>
        <w:div w:id="394474726">
          <w:marLeft w:val="640"/>
          <w:marRight w:val="0"/>
          <w:marTop w:val="0"/>
          <w:marBottom w:val="0"/>
          <w:divBdr>
            <w:top w:val="none" w:sz="0" w:space="0" w:color="auto"/>
            <w:left w:val="none" w:sz="0" w:space="0" w:color="auto"/>
            <w:bottom w:val="none" w:sz="0" w:space="0" w:color="auto"/>
            <w:right w:val="none" w:sz="0" w:space="0" w:color="auto"/>
          </w:divBdr>
        </w:div>
        <w:div w:id="1759213760">
          <w:marLeft w:val="640"/>
          <w:marRight w:val="0"/>
          <w:marTop w:val="0"/>
          <w:marBottom w:val="0"/>
          <w:divBdr>
            <w:top w:val="none" w:sz="0" w:space="0" w:color="auto"/>
            <w:left w:val="none" w:sz="0" w:space="0" w:color="auto"/>
            <w:bottom w:val="none" w:sz="0" w:space="0" w:color="auto"/>
            <w:right w:val="none" w:sz="0" w:space="0" w:color="auto"/>
          </w:divBdr>
        </w:div>
        <w:div w:id="474879048">
          <w:marLeft w:val="640"/>
          <w:marRight w:val="0"/>
          <w:marTop w:val="0"/>
          <w:marBottom w:val="0"/>
          <w:divBdr>
            <w:top w:val="none" w:sz="0" w:space="0" w:color="auto"/>
            <w:left w:val="none" w:sz="0" w:space="0" w:color="auto"/>
            <w:bottom w:val="none" w:sz="0" w:space="0" w:color="auto"/>
            <w:right w:val="none" w:sz="0" w:space="0" w:color="auto"/>
          </w:divBdr>
        </w:div>
        <w:div w:id="283973170">
          <w:marLeft w:val="640"/>
          <w:marRight w:val="0"/>
          <w:marTop w:val="0"/>
          <w:marBottom w:val="0"/>
          <w:divBdr>
            <w:top w:val="none" w:sz="0" w:space="0" w:color="auto"/>
            <w:left w:val="none" w:sz="0" w:space="0" w:color="auto"/>
            <w:bottom w:val="none" w:sz="0" w:space="0" w:color="auto"/>
            <w:right w:val="none" w:sz="0" w:space="0" w:color="auto"/>
          </w:divBdr>
        </w:div>
        <w:div w:id="240213168">
          <w:marLeft w:val="640"/>
          <w:marRight w:val="0"/>
          <w:marTop w:val="0"/>
          <w:marBottom w:val="0"/>
          <w:divBdr>
            <w:top w:val="none" w:sz="0" w:space="0" w:color="auto"/>
            <w:left w:val="none" w:sz="0" w:space="0" w:color="auto"/>
            <w:bottom w:val="none" w:sz="0" w:space="0" w:color="auto"/>
            <w:right w:val="none" w:sz="0" w:space="0" w:color="auto"/>
          </w:divBdr>
        </w:div>
        <w:div w:id="1686445536">
          <w:marLeft w:val="640"/>
          <w:marRight w:val="0"/>
          <w:marTop w:val="0"/>
          <w:marBottom w:val="0"/>
          <w:divBdr>
            <w:top w:val="none" w:sz="0" w:space="0" w:color="auto"/>
            <w:left w:val="none" w:sz="0" w:space="0" w:color="auto"/>
            <w:bottom w:val="none" w:sz="0" w:space="0" w:color="auto"/>
            <w:right w:val="none" w:sz="0" w:space="0" w:color="auto"/>
          </w:divBdr>
        </w:div>
        <w:div w:id="1002242758">
          <w:marLeft w:val="640"/>
          <w:marRight w:val="0"/>
          <w:marTop w:val="0"/>
          <w:marBottom w:val="0"/>
          <w:divBdr>
            <w:top w:val="none" w:sz="0" w:space="0" w:color="auto"/>
            <w:left w:val="none" w:sz="0" w:space="0" w:color="auto"/>
            <w:bottom w:val="none" w:sz="0" w:space="0" w:color="auto"/>
            <w:right w:val="none" w:sz="0" w:space="0" w:color="auto"/>
          </w:divBdr>
        </w:div>
        <w:div w:id="1563448272">
          <w:marLeft w:val="640"/>
          <w:marRight w:val="0"/>
          <w:marTop w:val="0"/>
          <w:marBottom w:val="0"/>
          <w:divBdr>
            <w:top w:val="none" w:sz="0" w:space="0" w:color="auto"/>
            <w:left w:val="none" w:sz="0" w:space="0" w:color="auto"/>
            <w:bottom w:val="none" w:sz="0" w:space="0" w:color="auto"/>
            <w:right w:val="none" w:sz="0" w:space="0" w:color="auto"/>
          </w:divBdr>
        </w:div>
        <w:div w:id="1986275160">
          <w:marLeft w:val="640"/>
          <w:marRight w:val="0"/>
          <w:marTop w:val="0"/>
          <w:marBottom w:val="0"/>
          <w:divBdr>
            <w:top w:val="none" w:sz="0" w:space="0" w:color="auto"/>
            <w:left w:val="none" w:sz="0" w:space="0" w:color="auto"/>
            <w:bottom w:val="none" w:sz="0" w:space="0" w:color="auto"/>
            <w:right w:val="none" w:sz="0" w:space="0" w:color="auto"/>
          </w:divBdr>
        </w:div>
      </w:divsChild>
    </w:div>
    <w:div w:id="1696418569">
      <w:bodyDiv w:val="1"/>
      <w:marLeft w:val="0"/>
      <w:marRight w:val="0"/>
      <w:marTop w:val="0"/>
      <w:marBottom w:val="0"/>
      <w:divBdr>
        <w:top w:val="none" w:sz="0" w:space="0" w:color="auto"/>
        <w:left w:val="none" w:sz="0" w:space="0" w:color="auto"/>
        <w:bottom w:val="none" w:sz="0" w:space="0" w:color="auto"/>
        <w:right w:val="none" w:sz="0" w:space="0" w:color="auto"/>
      </w:divBdr>
      <w:divsChild>
        <w:div w:id="777414706">
          <w:marLeft w:val="640"/>
          <w:marRight w:val="0"/>
          <w:marTop w:val="0"/>
          <w:marBottom w:val="0"/>
          <w:divBdr>
            <w:top w:val="none" w:sz="0" w:space="0" w:color="auto"/>
            <w:left w:val="none" w:sz="0" w:space="0" w:color="auto"/>
            <w:bottom w:val="none" w:sz="0" w:space="0" w:color="auto"/>
            <w:right w:val="none" w:sz="0" w:space="0" w:color="auto"/>
          </w:divBdr>
        </w:div>
        <w:div w:id="1967733010">
          <w:marLeft w:val="640"/>
          <w:marRight w:val="0"/>
          <w:marTop w:val="0"/>
          <w:marBottom w:val="0"/>
          <w:divBdr>
            <w:top w:val="none" w:sz="0" w:space="0" w:color="auto"/>
            <w:left w:val="none" w:sz="0" w:space="0" w:color="auto"/>
            <w:bottom w:val="none" w:sz="0" w:space="0" w:color="auto"/>
            <w:right w:val="none" w:sz="0" w:space="0" w:color="auto"/>
          </w:divBdr>
        </w:div>
        <w:div w:id="2076203007">
          <w:marLeft w:val="640"/>
          <w:marRight w:val="0"/>
          <w:marTop w:val="0"/>
          <w:marBottom w:val="0"/>
          <w:divBdr>
            <w:top w:val="none" w:sz="0" w:space="0" w:color="auto"/>
            <w:left w:val="none" w:sz="0" w:space="0" w:color="auto"/>
            <w:bottom w:val="none" w:sz="0" w:space="0" w:color="auto"/>
            <w:right w:val="none" w:sz="0" w:space="0" w:color="auto"/>
          </w:divBdr>
        </w:div>
        <w:div w:id="50885588">
          <w:marLeft w:val="640"/>
          <w:marRight w:val="0"/>
          <w:marTop w:val="0"/>
          <w:marBottom w:val="0"/>
          <w:divBdr>
            <w:top w:val="none" w:sz="0" w:space="0" w:color="auto"/>
            <w:left w:val="none" w:sz="0" w:space="0" w:color="auto"/>
            <w:bottom w:val="none" w:sz="0" w:space="0" w:color="auto"/>
            <w:right w:val="none" w:sz="0" w:space="0" w:color="auto"/>
          </w:divBdr>
        </w:div>
        <w:div w:id="1138448844">
          <w:marLeft w:val="640"/>
          <w:marRight w:val="0"/>
          <w:marTop w:val="0"/>
          <w:marBottom w:val="0"/>
          <w:divBdr>
            <w:top w:val="none" w:sz="0" w:space="0" w:color="auto"/>
            <w:left w:val="none" w:sz="0" w:space="0" w:color="auto"/>
            <w:bottom w:val="none" w:sz="0" w:space="0" w:color="auto"/>
            <w:right w:val="none" w:sz="0" w:space="0" w:color="auto"/>
          </w:divBdr>
        </w:div>
        <w:div w:id="273680300">
          <w:marLeft w:val="640"/>
          <w:marRight w:val="0"/>
          <w:marTop w:val="0"/>
          <w:marBottom w:val="0"/>
          <w:divBdr>
            <w:top w:val="none" w:sz="0" w:space="0" w:color="auto"/>
            <w:left w:val="none" w:sz="0" w:space="0" w:color="auto"/>
            <w:bottom w:val="none" w:sz="0" w:space="0" w:color="auto"/>
            <w:right w:val="none" w:sz="0" w:space="0" w:color="auto"/>
          </w:divBdr>
        </w:div>
        <w:div w:id="1844664119">
          <w:marLeft w:val="640"/>
          <w:marRight w:val="0"/>
          <w:marTop w:val="0"/>
          <w:marBottom w:val="0"/>
          <w:divBdr>
            <w:top w:val="none" w:sz="0" w:space="0" w:color="auto"/>
            <w:left w:val="none" w:sz="0" w:space="0" w:color="auto"/>
            <w:bottom w:val="none" w:sz="0" w:space="0" w:color="auto"/>
            <w:right w:val="none" w:sz="0" w:space="0" w:color="auto"/>
          </w:divBdr>
        </w:div>
        <w:div w:id="2022663098">
          <w:marLeft w:val="640"/>
          <w:marRight w:val="0"/>
          <w:marTop w:val="0"/>
          <w:marBottom w:val="0"/>
          <w:divBdr>
            <w:top w:val="none" w:sz="0" w:space="0" w:color="auto"/>
            <w:left w:val="none" w:sz="0" w:space="0" w:color="auto"/>
            <w:bottom w:val="none" w:sz="0" w:space="0" w:color="auto"/>
            <w:right w:val="none" w:sz="0" w:space="0" w:color="auto"/>
          </w:divBdr>
        </w:div>
        <w:div w:id="197813151">
          <w:marLeft w:val="640"/>
          <w:marRight w:val="0"/>
          <w:marTop w:val="0"/>
          <w:marBottom w:val="0"/>
          <w:divBdr>
            <w:top w:val="none" w:sz="0" w:space="0" w:color="auto"/>
            <w:left w:val="none" w:sz="0" w:space="0" w:color="auto"/>
            <w:bottom w:val="none" w:sz="0" w:space="0" w:color="auto"/>
            <w:right w:val="none" w:sz="0" w:space="0" w:color="auto"/>
          </w:divBdr>
        </w:div>
      </w:divsChild>
    </w:div>
    <w:div w:id="1715350314">
      <w:bodyDiv w:val="1"/>
      <w:marLeft w:val="0"/>
      <w:marRight w:val="0"/>
      <w:marTop w:val="0"/>
      <w:marBottom w:val="0"/>
      <w:divBdr>
        <w:top w:val="none" w:sz="0" w:space="0" w:color="auto"/>
        <w:left w:val="none" w:sz="0" w:space="0" w:color="auto"/>
        <w:bottom w:val="none" w:sz="0" w:space="0" w:color="auto"/>
        <w:right w:val="none" w:sz="0" w:space="0" w:color="auto"/>
      </w:divBdr>
      <w:divsChild>
        <w:div w:id="293368972">
          <w:marLeft w:val="640"/>
          <w:marRight w:val="0"/>
          <w:marTop w:val="0"/>
          <w:marBottom w:val="0"/>
          <w:divBdr>
            <w:top w:val="none" w:sz="0" w:space="0" w:color="auto"/>
            <w:left w:val="none" w:sz="0" w:space="0" w:color="auto"/>
            <w:bottom w:val="none" w:sz="0" w:space="0" w:color="auto"/>
            <w:right w:val="none" w:sz="0" w:space="0" w:color="auto"/>
          </w:divBdr>
        </w:div>
        <w:div w:id="1534152931">
          <w:marLeft w:val="640"/>
          <w:marRight w:val="0"/>
          <w:marTop w:val="0"/>
          <w:marBottom w:val="0"/>
          <w:divBdr>
            <w:top w:val="none" w:sz="0" w:space="0" w:color="auto"/>
            <w:left w:val="none" w:sz="0" w:space="0" w:color="auto"/>
            <w:bottom w:val="none" w:sz="0" w:space="0" w:color="auto"/>
            <w:right w:val="none" w:sz="0" w:space="0" w:color="auto"/>
          </w:divBdr>
        </w:div>
        <w:div w:id="980427544">
          <w:marLeft w:val="640"/>
          <w:marRight w:val="0"/>
          <w:marTop w:val="0"/>
          <w:marBottom w:val="0"/>
          <w:divBdr>
            <w:top w:val="none" w:sz="0" w:space="0" w:color="auto"/>
            <w:left w:val="none" w:sz="0" w:space="0" w:color="auto"/>
            <w:bottom w:val="none" w:sz="0" w:space="0" w:color="auto"/>
            <w:right w:val="none" w:sz="0" w:space="0" w:color="auto"/>
          </w:divBdr>
        </w:div>
        <w:div w:id="1350061455">
          <w:marLeft w:val="640"/>
          <w:marRight w:val="0"/>
          <w:marTop w:val="0"/>
          <w:marBottom w:val="0"/>
          <w:divBdr>
            <w:top w:val="none" w:sz="0" w:space="0" w:color="auto"/>
            <w:left w:val="none" w:sz="0" w:space="0" w:color="auto"/>
            <w:bottom w:val="none" w:sz="0" w:space="0" w:color="auto"/>
            <w:right w:val="none" w:sz="0" w:space="0" w:color="auto"/>
          </w:divBdr>
        </w:div>
        <w:div w:id="267474579">
          <w:marLeft w:val="640"/>
          <w:marRight w:val="0"/>
          <w:marTop w:val="0"/>
          <w:marBottom w:val="0"/>
          <w:divBdr>
            <w:top w:val="none" w:sz="0" w:space="0" w:color="auto"/>
            <w:left w:val="none" w:sz="0" w:space="0" w:color="auto"/>
            <w:bottom w:val="none" w:sz="0" w:space="0" w:color="auto"/>
            <w:right w:val="none" w:sz="0" w:space="0" w:color="auto"/>
          </w:divBdr>
        </w:div>
        <w:div w:id="1442611007">
          <w:marLeft w:val="640"/>
          <w:marRight w:val="0"/>
          <w:marTop w:val="0"/>
          <w:marBottom w:val="0"/>
          <w:divBdr>
            <w:top w:val="none" w:sz="0" w:space="0" w:color="auto"/>
            <w:left w:val="none" w:sz="0" w:space="0" w:color="auto"/>
            <w:bottom w:val="none" w:sz="0" w:space="0" w:color="auto"/>
            <w:right w:val="none" w:sz="0" w:space="0" w:color="auto"/>
          </w:divBdr>
        </w:div>
        <w:div w:id="975181090">
          <w:marLeft w:val="640"/>
          <w:marRight w:val="0"/>
          <w:marTop w:val="0"/>
          <w:marBottom w:val="0"/>
          <w:divBdr>
            <w:top w:val="none" w:sz="0" w:space="0" w:color="auto"/>
            <w:left w:val="none" w:sz="0" w:space="0" w:color="auto"/>
            <w:bottom w:val="none" w:sz="0" w:space="0" w:color="auto"/>
            <w:right w:val="none" w:sz="0" w:space="0" w:color="auto"/>
          </w:divBdr>
        </w:div>
        <w:div w:id="1227835283">
          <w:marLeft w:val="640"/>
          <w:marRight w:val="0"/>
          <w:marTop w:val="0"/>
          <w:marBottom w:val="0"/>
          <w:divBdr>
            <w:top w:val="none" w:sz="0" w:space="0" w:color="auto"/>
            <w:left w:val="none" w:sz="0" w:space="0" w:color="auto"/>
            <w:bottom w:val="none" w:sz="0" w:space="0" w:color="auto"/>
            <w:right w:val="none" w:sz="0" w:space="0" w:color="auto"/>
          </w:divBdr>
        </w:div>
        <w:div w:id="21174119">
          <w:marLeft w:val="640"/>
          <w:marRight w:val="0"/>
          <w:marTop w:val="0"/>
          <w:marBottom w:val="0"/>
          <w:divBdr>
            <w:top w:val="none" w:sz="0" w:space="0" w:color="auto"/>
            <w:left w:val="none" w:sz="0" w:space="0" w:color="auto"/>
            <w:bottom w:val="none" w:sz="0" w:space="0" w:color="auto"/>
            <w:right w:val="none" w:sz="0" w:space="0" w:color="auto"/>
          </w:divBdr>
        </w:div>
      </w:divsChild>
    </w:div>
    <w:div w:id="1756898074">
      <w:bodyDiv w:val="1"/>
      <w:marLeft w:val="0"/>
      <w:marRight w:val="0"/>
      <w:marTop w:val="0"/>
      <w:marBottom w:val="0"/>
      <w:divBdr>
        <w:top w:val="none" w:sz="0" w:space="0" w:color="auto"/>
        <w:left w:val="none" w:sz="0" w:space="0" w:color="auto"/>
        <w:bottom w:val="none" w:sz="0" w:space="0" w:color="auto"/>
        <w:right w:val="none" w:sz="0" w:space="0" w:color="auto"/>
      </w:divBdr>
      <w:divsChild>
        <w:div w:id="1681544103">
          <w:marLeft w:val="640"/>
          <w:marRight w:val="0"/>
          <w:marTop w:val="0"/>
          <w:marBottom w:val="0"/>
          <w:divBdr>
            <w:top w:val="none" w:sz="0" w:space="0" w:color="auto"/>
            <w:left w:val="none" w:sz="0" w:space="0" w:color="auto"/>
            <w:bottom w:val="none" w:sz="0" w:space="0" w:color="auto"/>
            <w:right w:val="none" w:sz="0" w:space="0" w:color="auto"/>
          </w:divBdr>
        </w:div>
        <w:div w:id="1106315497">
          <w:marLeft w:val="640"/>
          <w:marRight w:val="0"/>
          <w:marTop w:val="0"/>
          <w:marBottom w:val="0"/>
          <w:divBdr>
            <w:top w:val="none" w:sz="0" w:space="0" w:color="auto"/>
            <w:left w:val="none" w:sz="0" w:space="0" w:color="auto"/>
            <w:bottom w:val="none" w:sz="0" w:space="0" w:color="auto"/>
            <w:right w:val="none" w:sz="0" w:space="0" w:color="auto"/>
          </w:divBdr>
        </w:div>
        <w:div w:id="1377855119">
          <w:marLeft w:val="640"/>
          <w:marRight w:val="0"/>
          <w:marTop w:val="0"/>
          <w:marBottom w:val="0"/>
          <w:divBdr>
            <w:top w:val="none" w:sz="0" w:space="0" w:color="auto"/>
            <w:left w:val="none" w:sz="0" w:space="0" w:color="auto"/>
            <w:bottom w:val="none" w:sz="0" w:space="0" w:color="auto"/>
            <w:right w:val="none" w:sz="0" w:space="0" w:color="auto"/>
          </w:divBdr>
        </w:div>
        <w:div w:id="635914535">
          <w:marLeft w:val="640"/>
          <w:marRight w:val="0"/>
          <w:marTop w:val="0"/>
          <w:marBottom w:val="0"/>
          <w:divBdr>
            <w:top w:val="none" w:sz="0" w:space="0" w:color="auto"/>
            <w:left w:val="none" w:sz="0" w:space="0" w:color="auto"/>
            <w:bottom w:val="none" w:sz="0" w:space="0" w:color="auto"/>
            <w:right w:val="none" w:sz="0" w:space="0" w:color="auto"/>
          </w:divBdr>
        </w:div>
        <w:div w:id="135069828">
          <w:marLeft w:val="640"/>
          <w:marRight w:val="0"/>
          <w:marTop w:val="0"/>
          <w:marBottom w:val="0"/>
          <w:divBdr>
            <w:top w:val="none" w:sz="0" w:space="0" w:color="auto"/>
            <w:left w:val="none" w:sz="0" w:space="0" w:color="auto"/>
            <w:bottom w:val="none" w:sz="0" w:space="0" w:color="auto"/>
            <w:right w:val="none" w:sz="0" w:space="0" w:color="auto"/>
          </w:divBdr>
        </w:div>
        <w:div w:id="1207643419">
          <w:marLeft w:val="640"/>
          <w:marRight w:val="0"/>
          <w:marTop w:val="0"/>
          <w:marBottom w:val="0"/>
          <w:divBdr>
            <w:top w:val="none" w:sz="0" w:space="0" w:color="auto"/>
            <w:left w:val="none" w:sz="0" w:space="0" w:color="auto"/>
            <w:bottom w:val="none" w:sz="0" w:space="0" w:color="auto"/>
            <w:right w:val="none" w:sz="0" w:space="0" w:color="auto"/>
          </w:divBdr>
        </w:div>
        <w:div w:id="1848859714">
          <w:marLeft w:val="640"/>
          <w:marRight w:val="0"/>
          <w:marTop w:val="0"/>
          <w:marBottom w:val="0"/>
          <w:divBdr>
            <w:top w:val="none" w:sz="0" w:space="0" w:color="auto"/>
            <w:left w:val="none" w:sz="0" w:space="0" w:color="auto"/>
            <w:bottom w:val="none" w:sz="0" w:space="0" w:color="auto"/>
            <w:right w:val="none" w:sz="0" w:space="0" w:color="auto"/>
          </w:divBdr>
        </w:div>
        <w:div w:id="1858304615">
          <w:marLeft w:val="640"/>
          <w:marRight w:val="0"/>
          <w:marTop w:val="0"/>
          <w:marBottom w:val="0"/>
          <w:divBdr>
            <w:top w:val="none" w:sz="0" w:space="0" w:color="auto"/>
            <w:left w:val="none" w:sz="0" w:space="0" w:color="auto"/>
            <w:bottom w:val="none" w:sz="0" w:space="0" w:color="auto"/>
            <w:right w:val="none" w:sz="0" w:space="0" w:color="auto"/>
          </w:divBdr>
        </w:div>
        <w:div w:id="2116821684">
          <w:marLeft w:val="640"/>
          <w:marRight w:val="0"/>
          <w:marTop w:val="0"/>
          <w:marBottom w:val="0"/>
          <w:divBdr>
            <w:top w:val="none" w:sz="0" w:space="0" w:color="auto"/>
            <w:left w:val="none" w:sz="0" w:space="0" w:color="auto"/>
            <w:bottom w:val="none" w:sz="0" w:space="0" w:color="auto"/>
            <w:right w:val="none" w:sz="0" w:space="0" w:color="auto"/>
          </w:divBdr>
        </w:div>
      </w:divsChild>
    </w:div>
    <w:div w:id="1757091852">
      <w:bodyDiv w:val="1"/>
      <w:marLeft w:val="0"/>
      <w:marRight w:val="0"/>
      <w:marTop w:val="0"/>
      <w:marBottom w:val="0"/>
      <w:divBdr>
        <w:top w:val="none" w:sz="0" w:space="0" w:color="auto"/>
        <w:left w:val="none" w:sz="0" w:space="0" w:color="auto"/>
        <w:bottom w:val="none" w:sz="0" w:space="0" w:color="auto"/>
        <w:right w:val="none" w:sz="0" w:space="0" w:color="auto"/>
      </w:divBdr>
      <w:divsChild>
        <w:div w:id="980694064">
          <w:marLeft w:val="640"/>
          <w:marRight w:val="0"/>
          <w:marTop w:val="0"/>
          <w:marBottom w:val="0"/>
          <w:divBdr>
            <w:top w:val="none" w:sz="0" w:space="0" w:color="auto"/>
            <w:left w:val="none" w:sz="0" w:space="0" w:color="auto"/>
            <w:bottom w:val="none" w:sz="0" w:space="0" w:color="auto"/>
            <w:right w:val="none" w:sz="0" w:space="0" w:color="auto"/>
          </w:divBdr>
        </w:div>
        <w:div w:id="885532761">
          <w:marLeft w:val="640"/>
          <w:marRight w:val="0"/>
          <w:marTop w:val="0"/>
          <w:marBottom w:val="0"/>
          <w:divBdr>
            <w:top w:val="none" w:sz="0" w:space="0" w:color="auto"/>
            <w:left w:val="none" w:sz="0" w:space="0" w:color="auto"/>
            <w:bottom w:val="none" w:sz="0" w:space="0" w:color="auto"/>
            <w:right w:val="none" w:sz="0" w:space="0" w:color="auto"/>
          </w:divBdr>
        </w:div>
        <w:div w:id="1991784342">
          <w:marLeft w:val="640"/>
          <w:marRight w:val="0"/>
          <w:marTop w:val="0"/>
          <w:marBottom w:val="0"/>
          <w:divBdr>
            <w:top w:val="none" w:sz="0" w:space="0" w:color="auto"/>
            <w:left w:val="none" w:sz="0" w:space="0" w:color="auto"/>
            <w:bottom w:val="none" w:sz="0" w:space="0" w:color="auto"/>
            <w:right w:val="none" w:sz="0" w:space="0" w:color="auto"/>
          </w:divBdr>
        </w:div>
        <w:div w:id="213781981">
          <w:marLeft w:val="640"/>
          <w:marRight w:val="0"/>
          <w:marTop w:val="0"/>
          <w:marBottom w:val="0"/>
          <w:divBdr>
            <w:top w:val="none" w:sz="0" w:space="0" w:color="auto"/>
            <w:left w:val="none" w:sz="0" w:space="0" w:color="auto"/>
            <w:bottom w:val="none" w:sz="0" w:space="0" w:color="auto"/>
            <w:right w:val="none" w:sz="0" w:space="0" w:color="auto"/>
          </w:divBdr>
        </w:div>
        <w:div w:id="1542403722">
          <w:marLeft w:val="640"/>
          <w:marRight w:val="0"/>
          <w:marTop w:val="0"/>
          <w:marBottom w:val="0"/>
          <w:divBdr>
            <w:top w:val="none" w:sz="0" w:space="0" w:color="auto"/>
            <w:left w:val="none" w:sz="0" w:space="0" w:color="auto"/>
            <w:bottom w:val="none" w:sz="0" w:space="0" w:color="auto"/>
            <w:right w:val="none" w:sz="0" w:space="0" w:color="auto"/>
          </w:divBdr>
        </w:div>
        <w:div w:id="1738622908">
          <w:marLeft w:val="640"/>
          <w:marRight w:val="0"/>
          <w:marTop w:val="0"/>
          <w:marBottom w:val="0"/>
          <w:divBdr>
            <w:top w:val="none" w:sz="0" w:space="0" w:color="auto"/>
            <w:left w:val="none" w:sz="0" w:space="0" w:color="auto"/>
            <w:bottom w:val="none" w:sz="0" w:space="0" w:color="auto"/>
            <w:right w:val="none" w:sz="0" w:space="0" w:color="auto"/>
          </w:divBdr>
        </w:div>
        <w:div w:id="54207179">
          <w:marLeft w:val="640"/>
          <w:marRight w:val="0"/>
          <w:marTop w:val="0"/>
          <w:marBottom w:val="0"/>
          <w:divBdr>
            <w:top w:val="none" w:sz="0" w:space="0" w:color="auto"/>
            <w:left w:val="none" w:sz="0" w:space="0" w:color="auto"/>
            <w:bottom w:val="none" w:sz="0" w:space="0" w:color="auto"/>
            <w:right w:val="none" w:sz="0" w:space="0" w:color="auto"/>
          </w:divBdr>
        </w:div>
        <w:div w:id="1672875321">
          <w:marLeft w:val="640"/>
          <w:marRight w:val="0"/>
          <w:marTop w:val="0"/>
          <w:marBottom w:val="0"/>
          <w:divBdr>
            <w:top w:val="none" w:sz="0" w:space="0" w:color="auto"/>
            <w:left w:val="none" w:sz="0" w:space="0" w:color="auto"/>
            <w:bottom w:val="none" w:sz="0" w:space="0" w:color="auto"/>
            <w:right w:val="none" w:sz="0" w:space="0" w:color="auto"/>
          </w:divBdr>
        </w:div>
        <w:div w:id="1250772656">
          <w:marLeft w:val="640"/>
          <w:marRight w:val="0"/>
          <w:marTop w:val="0"/>
          <w:marBottom w:val="0"/>
          <w:divBdr>
            <w:top w:val="none" w:sz="0" w:space="0" w:color="auto"/>
            <w:left w:val="none" w:sz="0" w:space="0" w:color="auto"/>
            <w:bottom w:val="none" w:sz="0" w:space="0" w:color="auto"/>
            <w:right w:val="none" w:sz="0" w:space="0" w:color="auto"/>
          </w:divBdr>
        </w:div>
      </w:divsChild>
    </w:div>
    <w:div w:id="1769622273">
      <w:bodyDiv w:val="1"/>
      <w:marLeft w:val="0"/>
      <w:marRight w:val="0"/>
      <w:marTop w:val="0"/>
      <w:marBottom w:val="0"/>
      <w:divBdr>
        <w:top w:val="none" w:sz="0" w:space="0" w:color="auto"/>
        <w:left w:val="none" w:sz="0" w:space="0" w:color="auto"/>
        <w:bottom w:val="none" w:sz="0" w:space="0" w:color="auto"/>
        <w:right w:val="none" w:sz="0" w:space="0" w:color="auto"/>
      </w:divBdr>
      <w:divsChild>
        <w:div w:id="388577368">
          <w:marLeft w:val="640"/>
          <w:marRight w:val="0"/>
          <w:marTop w:val="0"/>
          <w:marBottom w:val="0"/>
          <w:divBdr>
            <w:top w:val="none" w:sz="0" w:space="0" w:color="auto"/>
            <w:left w:val="none" w:sz="0" w:space="0" w:color="auto"/>
            <w:bottom w:val="none" w:sz="0" w:space="0" w:color="auto"/>
            <w:right w:val="none" w:sz="0" w:space="0" w:color="auto"/>
          </w:divBdr>
        </w:div>
        <w:div w:id="368527558">
          <w:marLeft w:val="640"/>
          <w:marRight w:val="0"/>
          <w:marTop w:val="0"/>
          <w:marBottom w:val="0"/>
          <w:divBdr>
            <w:top w:val="none" w:sz="0" w:space="0" w:color="auto"/>
            <w:left w:val="none" w:sz="0" w:space="0" w:color="auto"/>
            <w:bottom w:val="none" w:sz="0" w:space="0" w:color="auto"/>
            <w:right w:val="none" w:sz="0" w:space="0" w:color="auto"/>
          </w:divBdr>
        </w:div>
        <w:div w:id="26369853">
          <w:marLeft w:val="640"/>
          <w:marRight w:val="0"/>
          <w:marTop w:val="0"/>
          <w:marBottom w:val="0"/>
          <w:divBdr>
            <w:top w:val="none" w:sz="0" w:space="0" w:color="auto"/>
            <w:left w:val="none" w:sz="0" w:space="0" w:color="auto"/>
            <w:bottom w:val="none" w:sz="0" w:space="0" w:color="auto"/>
            <w:right w:val="none" w:sz="0" w:space="0" w:color="auto"/>
          </w:divBdr>
        </w:div>
        <w:div w:id="1158767631">
          <w:marLeft w:val="640"/>
          <w:marRight w:val="0"/>
          <w:marTop w:val="0"/>
          <w:marBottom w:val="0"/>
          <w:divBdr>
            <w:top w:val="none" w:sz="0" w:space="0" w:color="auto"/>
            <w:left w:val="none" w:sz="0" w:space="0" w:color="auto"/>
            <w:bottom w:val="none" w:sz="0" w:space="0" w:color="auto"/>
            <w:right w:val="none" w:sz="0" w:space="0" w:color="auto"/>
          </w:divBdr>
        </w:div>
        <w:div w:id="1090933605">
          <w:marLeft w:val="640"/>
          <w:marRight w:val="0"/>
          <w:marTop w:val="0"/>
          <w:marBottom w:val="0"/>
          <w:divBdr>
            <w:top w:val="none" w:sz="0" w:space="0" w:color="auto"/>
            <w:left w:val="none" w:sz="0" w:space="0" w:color="auto"/>
            <w:bottom w:val="none" w:sz="0" w:space="0" w:color="auto"/>
            <w:right w:val="none" w:sz="0" w:space="0" w:color="auto"/>
          </w:divBdr>
        </w:div>
        <w:div w:id="1803498144">
          <w:marLeft w:val="640"/>
          <w:marRight w:val="0"/>
          <w:marTop w:val="0"/>
          <w:marBottom w:val="0"/>
          <w:divBdr>
            <w:top w:val="none" w:sz="0" w:space="0" w:color="auto"/>
            <w:left w:val="none" w:sz="0" w:space="0" w:color="auto"/>
            <w:bottom w:val="none" w:sz="0" w:space="0" w:color="auto"/>
            <w:right w:val="none" w:sz="0" w:space="0" w:color="auto"/>
          </w:divBdr>
        </w:div>
        <w:div w:id="778523812">
          <w:marLeft w:val="640"/>
          <w:marRight w:val="0"/>
          <w:marTop w:val="0"/>
          <w:marBottom w:val="0"/>
          <w:divBdr>
            <w:top w:val="none" w:sz="0" w:space="0" w:color="auto"/>
            <w:left w:val="none" w:sz="0" w:space="0" w:color="auto"/>
            <w:bottom w:val="none" w:sz="0" w:space="0" w:color="auto"/>
            <w:right w:val="none" w:sz="0" w:space="0" w:color="auto"/>
          </w:divBdr>
        </w:div>
        <w:div w:id="932515734">
          <w:marLeft w:val="640"/>
          <w:marRight w:val="0"/>
          <w:marTop w:val="0"/>
          <w:marBottom w:val="0"/>
          <w:divBdr>
            <w:top w:val="none" w:sz="0" w:space="0" w:color="auto"/>
            <w:left w:val="none" w:sz="0" w:space="0" w:color="auto"/>
            <w:bottom w:val="none" w:sz="0" w:space="0" w:color="auto"/>
            <w:right w:val="none" w:sz="0" w:space="0" w:color="auto"/>
          </w:divBdr>
        </w:div>
        <w:div w:id="219173613">
          <w:marLeft w:val="640"/>
          <w:marRight w:val="0"/>
          <w:marTop w:val="0"/>
          <w:marBottom w:val="0"/>
          <w:divBdr>
            <w:top w:val="none" w:sz="0" w:space="0" w:color="auto"/>
            <w:left w:val="none" w:sz="0" w:space="0" w:color="auto"/>
            <w:bottom w:val="none" w:sz="0" w:space="0" w:color="auto"/>
            <w:right w:val="none" w:sz="0" w:space="0" w:color="auto"/>
          </w:divBdr>
        </w:div>
      </w:divsChild>
    </w:div>
    <w:div w:id="1796481883">
      <w:bodyDiv w:val="1"/>
      <w:marLeft w:val="0"/>
      <w:marRight w:val="0"/>
      <w:marTop w:val="0"/>
      <w:marBottom w:val="0"/>
      <w:divBdr>
        <w:top w:val="none" w:sz="0" w:space="0" w:color="auto"/>
        <w:left w:val="none" w:sz="0" w:space="0" w:color="auto"/>
        <w:bottom w:val="none" w:sz="0" w:space="0" w:color="auto"/>
        <w:right w:val="none" w:sz="0" w:space="0" w:color="auto"/>
      </w:divBdr>
      <w:divsChild>
        <w:div w:id="850139990">
          <w:marLeft w:val="640"/>
          <w:marRight w:val="0"/>
          <w:marTop w:val="0"/>
          <w:marBottom w:val="0"/>
          <w:divBdr>
            <w:top w:val="none" w:sz="0" w:space="0" w:color="auto"/>
            <w:left w:val="none" w:sz="0" w:space="0" w:color="auto"/>
            <w:bottom w:val="none" w:sz="0" w:space="0" w:color="auto"/>
            <w:right w:val="none" w:sz="0" w:space="0" w:color="auto"/>
          </w:divBdr>
        </w:div>
        <w:div w:id="1034379123">
          <w:marLeft w:val="640"/>
          <w:marRight w:val="0"/>
          <w:marTop w:val="0"/>
          <w:marBottom w:val="0"/>
          <w:divBdr>
            <w:top w:val="none" w:sz="0" w:space="0" w:color="auto"/>
            <w:left w:val="none" w:sz="0" w:space="0" w:color="auto"/>
            <w:bottom w:val="none" w:sz="0" w:space="0" w:color="auto"/>
            <w:right w:val="none" w:sz="0" w:space="0" w:color="auto"/>
          </w:divBdr>
        </w:div>
        <w:div w:id="1870873994">
          <w:marLeft w:val="640"/>
          <w:marRight w:val="0"/>
          <w:marTop w:val="0"/>
          <w:marBottom w:val="0"/>
          <w:divBdr>
            <w:top w:val="none" w:sz="0" w:space="0" w:color="auto"/>
            <w:left w:val="none" w:sz="0" w:space="0" w:color="auto"/>
            <w:bottom w:val="none" w:sz="0" w:space="0" w:color="auto"/>
            <w:right w:val="none" w:sz="0" w:space="0" w:color="auto"/>
          </w:divBdr>
        </w:div>
        <w:div w:id="1473056169">
          <w:marLeft w:val="640"/>
          <w:marRight w:val="0"/>
          <w:marTop w:val="0"/>
          <w:marBottom w:val="0"/>
          <w:divBdr>
            <w:top w:val="none" w:sz="0" w:space="0" w:color="auto"/>
            <w:left w:val="none" w:sz="0" w:space="0" w:color="auto"/>
            <w:bottom w:val="none" w:sz="0" w:space="0" w:color="auto"/>
            <w:right w:val="none" w:sz="0" w:space="0" w:color="auto"/>
          </w:divBdr>
        </w:div>
        <w:div w:id="384525924">
          <w:marLeft w:val="640"/>
          <w:marRight w:val="0"/>
          <w:marTop w:val="0"/>
          <w:marBottom w:val="0"/>
          <w:divBdr>
            <w:top w:val="none" w:sz="0" w:space="0" w:color="auto"/>
            <w:left w:val="none" w:sz="0" w:space="0" w:color="auto"/>
            <w:bottom w:val="none" w:sz="0" w:space="0" w:color="auto"/>
            <w:right w:val="none" w:sz="0" w:space="0" w:color="auto"/>
          </w:divBdr>
        </w:div>
        <w:div w:id="987897652">
          <w:marLeft w:val="640"/>
          <w:marRight w:val="0"/>
          <w:marTop w:val="0"/>
          <w:marBottom w:val="0"/>
          <w:divBdr>
            <w:top w:val="none" w:sz="0" w:space="0" w:color="auto"/>
            <w:left w:val="none" w:sz="0" w:space="0" w:color="auto"/>
            <w:bottom w:val="none" w:sz="0" w:space="0" w:color="auto"/>
            <w:right w:val="none" w:sz="0" w:space="0" w:color="auto"/>
          </w:divBdr>
        </w:div>
        <w:div w:id="755438731">
          <w:marLeft w:val="640"/>
          <w:marRight w:val="0"/>
          <w:marTop w:val="0"/>
          <w:marBottom w:val="0"/>
          <w:divBdr>
            <w:top w:val="none" w:sz="0" w:space="0" w:color="auto"/>
            <w:left w:val="none" w:sz="0" w:space="0" w:color="auto"/>
            <w:bottom w:val="none" w:sz="0" w:space="0" w:color="auto"/>
            <w:right w:val="none" w:sz="0" w:space="0" w:color="auto"/>
          </w:divBdr>
        </w:div>
        <w:div w:id="912548730">
          <w:marLeft w:val="640"/>
          <w:marRight w:val="0"/>
          <w:marTop w:val="0"/>
          <w:marBottom w:val="0"/>
          <w:divBdr>
            <w:top w:val="none" w:sz="0" w:space="0" w:color="auto"/>
            <w:left w:val="none" w:sz="0" w:space="0" w:color="auto"/>
            <w:bottom w:val="none" w:sz="0" w:space="0" w:color="auto"/>
            <w:right w:val="none" w:sz="0" w:space="0" w:color="auto"/>
          </w:divBdr>
        </w:div>
        <w:div w:id="1847090866">
          <w:marLeft w:val="640"/>
          <w:marRight w:val="0"/>
          <w:marTop w:val="0"/>
          <w:marBottom w:val="0"/>
          <w:divBdr>
            <w:top w:val="none" w:sz="0" w:space="0" w:color="auto"/>
            <w:left w:val="none" w:sz="0" w:space="0" w:color="auto"/>
            <w:bottom w:val="none" w:sz="0" w:space="0" w:color="auto"/>
            <w:right w:val="none" w:sz="0" w:space="0" w:color="auto"/>
          </w:divBdr>
        </w:div>
      </w:divsChild>
    </w:div>
    <w:div w:id="1845900058">
      <w:bodyDiv w:val="1"/>
      <w:marLeft w:val="0"/>
      <w:marRight w:val="0"/>
      <w:marTop w:val="0"/>
      <w:marBottom w:val="0"/>
      <w:divBdr>
        <w:top w:val="none" w:sz="0" w:space="0" w:color="auto"/>
        <w:left w:val="none" w:sz="0" w:space="0" w:color="auto"/>
        <w:bottom w:val="none" w:sz="0" w:space="0" w:color="auto"/>
        <w:right w:val="none" w:sz="0" w:space="0" w:color="auto"/>
      </w:divBdr>
      <w:divsChild>
        <w:div w:id="1948003255">
          <w:marLeft w:val="640"/>
          <w:marRight w:val="0"/>
          <w:marTop w:val="0"/>
          <w:marBottom w:val="0"/>
          <w:divBdr>
            <w:top w:val="none" w:sz="0" w:space="0" w:color="auto"/>
            <w:left w:val="none" w:sz="0" w:space="0" w:color="auto"/>
            <w:bottom w:val="none" w:sz="0" w:space="0" w:color="auto"/>
            <w:right w:val="none" w:sz="0" w:space="0" w:color="auto"/>
          </w:divBdr>
        </w:div>
        <w:div w:id="649410032">
          <w:marLeft w:val="640"/>
          <w:marRight w:val="0"/>
          <w:marTop w:val="0"/>
          <w:marBottom w:val="0"/>
          <w:divBdr>
            <w:top w:val="none" w:sz="0" w:space="0" w:color="auto"/>
            <w:left w:val="none" w:sz="0" w:space="0" w:color="auto"/>
            <w:bottom w:val="none" w:sz="0" w:space="0" w:color="auto"/>
            <w:right w:val="none" w:sz="0" w:space="0" w:color="auto"/>
          </w:divBdr>
        </w:div>
        <w:div w:id="1661956892">
          <w:marLeft w:val="640"/>
          <w:marRight w:val="0"/>
          <w:marTop w:val="0"/>
          <w:marBottom w:val="0"/>
          <w:divBdr>
            <w:top w:val="none" w:sz="0" w:space="0" w:color="auto"/>
            <w:left w:val="none" w:sz="0" w:space="0" w:color="auto"/>
            <w:bottom w:val="none" w:sz="0" w:space="0" w:color="auto"/>
            <w:right w:val="none" w:sz="0" w:space="0" w:color="auto"/>
          </w:divBdr>
        </w:div>
        <w:div w:id="384109803">
          <w:marLeft w:val="640"/>
          <w:marRight w:val="0"/>
          <w:marTop w:val="0"/>
          <w:marBottom w:val="0"/>
          <w:divBdr>
            <w:top w:val="none" w:sz="0" w:space="0" w:color="auto"/>
            <w:left w:val="none" w:sz="0" w:space="0" w:color="auto"/>
            <w:bottom w:val="none" w:sz="0" w:space="0" w:color="auto"/>
            <w:right w:val="none" w:sz="0" w:space="0" w:color="auto"/>
          </w:divBdr>
        </w:div>
        <w:div w:id="439254961">
          <w:marLeft w:val="640"/>
          <w:marRight w:val="0"/>
          <w:marTop w:val="0"/>
          <w:marBottom w:val="0"/>
          <w:divBdr>
            <w:top w:val="none" w:sz="0" w:space="0" w:color="auto"/>
            <w:left w:val="none" w:sz="0" w:space="0" w:color="auto"/>
            <w:bottom w:val="none" w:sz="0" w:space="0" w:color="auto"/>
            <w:right w:val="none" w:sz="0" w:space="0" w:color="auto"/>
          </w:divBdr>
        </w:div>
        <w:div w:id="1287548137">
          <w:marLeft w:val="640"/>
          <w:marRight w:val="0"/>
          <w:marTop w:val="0"/>
          <w:marBottom w:val="0"/>
          <w:divBdr>
            <w:top w:val="none" w:sz="0" w:space="0" w:color="auto"/>
            <w:left w:val="none" w:sz="0" w:space="0" w:color="auto"/>
            <w:bottom w:val="none" w:sz="0" w:space="0" w:color="auto"/>
            <w:right w:val="none" w:sz="0" w:space="0" w:color="auto"/>
          </w:divBdr>
        </w:div>
        <w:div w:id="1303466214">
          <w:marLeft w:val="640"/>
          <w:marRight w:val="0"/>
          <w:marTop w:val="0"/>
          <w:marBottom w:val="0"/>
          <w:divBdr>
            <w:top w:val="none" w:sz="0" w:space="0" w:color="auto"/>
            <w:left w:val="none" w:sz="0" w:space="0" w:color="auto"/>
            <w:bottom w:val="none" w:sz="0" w:space="0" w:color="auto"/>
            <w:right w:val="none" w:sz="0" w:space="0" w:color="auto"/>
          </w:divBdr>
        </w:div>
        <w:div w:id="743185497">
          <w:marLeft w:val="640"/>
          <w:marRight w:val="0"/>
          <w:marTop w:val="0"/>
          <w:marBottom w:val="0"/>
          <w:divBdr>
            <w:top w:val="none" w:sz="0" w:space="0" w:color="auto"/>
            <w:left w:val="none" w:sz="0" w:space="0" w:color="auto"/>
            <w:bottom w:val="none" w:sz="0" w:space="0" w:color="auto"/>
            <w:right w:val="none" w:sz="0" w:space="0" w:color="auto"/>
          </w:divBdr>
        </w:div>
        <w:div w:id="510876855">
          <w:marLeft w:val="640"/>
          <w:marRight w:val="0"/>
          <w:marTop w:val="0"/>
          <w:marBottom w:val="0"/>
          <w:divBdr>
            <w:top w:val="none" w:sz="0" w:space="0" w:color="auto"/>
            <w:left w:val="none" w:sz="0" w:space="0" w:color="auto"/>
            <w:bottom w:val="none" w:sz="0" w:space="0" w:color="auto"/>
            <w:right w:val="none" w:sz="0" w:space="0" w:color="auto"/>
          </w:divBdr>
        </w:div>
      </w:divsChild>
    </w:div>
    <w:div w:id="1920208456">
      <w:bodyDiv w:val="1"/>
      <w:marLeft w:val="0"/>
      <w:marRight w:val="0"/>
      <w:marTop w:val="0"/>
      <w:marBottom w:val="0"/>
      <w:divBdr>
        <w:top w:val="none" w:sz="0" w:space="0" w:color="auto"/>
        <w:left w:val="none" w:sz="0" w:space="0" w:color="auto"/>
        <w:bottom w:val="none" w:sz="0" w:space="0" w:color="auto"/>
        <w:right w:val="none" w:sz="0" w:space="0" w:color="auto"/>
      </w:divBdr>
      <w:divsChild>
        <w:div w:id="1772509846">
          <w:marLeft w:val="640"/>
          <w:marRight w:val="0"/>
          <w:marTop w:val="0"/>
          <w:marBottom w:val="0"/>
          <w:divBdr>
            <w:top w:val="none" w:sz="0" w:space="0" w:color="auto"/>
            <w:left w:val="none" w:sz="0" w:space="0" w:color="auto"/>
            <w:bottom w:val="none" w:sz="0" w:space="0" w:color="auto"/>
            <w:right w:val="none" w:sz="0" w:space="0" w:color="auto"/>
          </w:divBdr>
        </w:div>
        <w:div w:id="1283346820">
          <w:marLeft w:val="640"/>
          <w:marRight w:val="0"/>
          <w:marTop w:val="0"/>
          <w:marBottom w:val="0"/>
          <w:divBdr>
            <w:top w:val="none" w:sz="0" w:space="0" w:color="auto"/>
            <w:left w:val="none" w:sz="0" w:space="0" w:color="auto"/>
            <w:bottom w:val="none" w:sz="0" w:space="0" w:color="auto"/>
            <w:right w:val="none" w:sz="0" w:space="0" w:color="auto"/>
          </w:divBdr>
        </w:div>
        <w:div w:id="1568221191">
          <w:marLeft w:val="640"/>
          <w:marRight w:val="0"/>
          <w:marTop w:val="0"/>
          <w:marBottom w:val="0"/>
          <w:divBdr>
            <w:top w:val="none" w:sz="0" w:space="0" w:color="auto"/>
            <w:left w:val="none" w:sz="0" w:space="0" w:color="auto"/>
            <w:bottom w:val="none" w:sz="0" w:space="0" w:color="auto"/>
            <w:right w:val="none" w:sz="0" w:space="0" w:color="auto"/>
          </w:divBdr>
        </w:div>
        <w:div w:id="621805813">
          <w:marLeft w:val="640"/>
          <w:marRight w:val="0"/>
          <w:marTop w:val="0"/>
          <w:marBottom w:val="0"/>
          <w:divBdr>
            <w:top w:val="none" w:sz="0" w:space="0" w:color="auto"/>
            <w:left w:val="none" w:sz="0" w:space="0" w:color="auto"/>
            <w:bottom w:val="none" w:sz="0" w:space="0" w:color="auto"/>
            <w:right w:val="none" w:sz="0" w:space="0" w:color="auto"/>
          </w:divBdr>
        </w:div>
        <w:div w:id="1275020797">
          <w:marLeft w:val="640"/>
          <w:marRight w:val="0"/>
          <w:marTop w:val="0"/>
          <w:marBottom w:val="0"/>
          <w:divBdr>
            <w:top w:val="none" w:sz="0" w:space="0" w:color="auto"/>
            <w:left w:val="none" w:sz="0" w:space="0" w:color="auto"/>
            <w:bottom w:val="none" w:sz="0" w:space="0" w:color="auto"/>
            <w:right w:val="none" w:sz="0" w:space="0" w:color="auto"/>
          </w:divBdr>
        </w:div>
        <w:div w:id="116532485">
          <w:marLeft w:val="640"/>
          <w:marRight w:val="0"/>
          <w:marTop w:val="0"/>
          <w:marBottom w:val="0"/>
          <w:divBdr>
            <w:top w:val="none" w:sz="0" w:space="0" w:color="auto"/>
            <w:left w:val="none" w:sz="0" w:space="0" w:color="auto"/>
            <w:bottom w:val="none" w:sz="0" w:space="0" w:color="auto"/>
            <w:right w:val="none" w:sz="0" w:space="0" w:color="auto"/>
          </w:divBdr>
        </w:div>
        <w:div w:id="1437943453">
          <w:marLeft w:val="640"/>
          <w:marRight w:val="0"/>
          <w:marTop w:val="0"/>
          <w:marBottom w:val="0"/>
          <w:divBdr>
            <w:top w:val="none" w:sz="0" w:space="0" w:color="auto"/>
            <w:left w:val="none" w:sz="0" w:space="0" w:color="auto"/>
            <w:bottom w:val="none" w:sz="0" w:space="0" w:color="auto"/>
            <w:right w:val="none" w:sz="0" w:space="0" w:color="auto"/>
          </w:divBdr>
        </w:div>
        <w:div w:id="47651980">
          <w:marLeft w:val="640"/>
          <w:marRight w:val="0"/>
          <w:marTop w:val="0"/>
          <w:marBottom w:val="0"/>
          <w:divBdr>
            <w:top w:val="none" w:sz="0" w:space="0" w:color="auto"/>
            <w:left w:val="none" w:sz="0" w:space="0" w:color="auto"/>
            <w:bottom w:val="none" w:sz="0" w:space="0" w:color="auto"/>
            <w:right w:val="none" w:sz="0" w:space="0" w:color="auto"/>
          </w:divBdr>
        </w:div>
        <w:div w:id="636374163">
          <w:marLeft w:val="640"/>
          <w:marRight w:val="0"/>
          <w:marTop w:val="0"/>
          <w:marBottom w:val="0"/>
          <w:divBdr>
            <w:top w:val="none" w:sz="0" w:space="0" w:color="auto"/>
            <w:left w:val="none" w:sz="0" w:space="0" w:color="auto"/>
            <w:bottom w:val="none" w:sz="0" w:space="0" w:color="auto"/>
            <w:right w:val="none" w:sz="0" w:space="0" w:color="auto"/>
          </w:divBdr>
        </w:div>
        <w:div w:id="1218011136">
          <w:marLeft w:val="640"/>
          <w:marRight w:val="0"/>
          <w:marTop w:val="0"/>
          <w:marBottom w:val="0"/>
          <w:divBdr>
            <w:top w:val="none" w:sz="0" w:space="0" w:color="auto"/>
            <w:left w:val="none" w:sz="0" w:space="0" w:color="auto"/>
            <w:bottom w:val="none" w:sz="0" w:space="0" w:color="auto"/>
            <w:right w:val="none" w:sz="0" w:space="0" w:color="auto"/>
          </w:divBdr>
        </w:div>
        <w:div w:id="43717464">
          <w:marLeft w:val="640"/>
          <w:marRight w:val="0"/>
          <w:marTop w:val="0"/>
          <w:marBottom w:val="0"/>
          <w:divBdr>
            <w:top w:val="none" w:sz="0" w:space="0" w:color="auto"/>
            <w:left w:val="none" w:sz="0" w:space="0" w:color="auto"/>
            <w:bottom w:val="none" w:sz="0" w:space="0" w:color="auto"/>
            <w:right w:val="none" w:sz="0" w:space="0" w:color="auto"/>
          </w:divBdr>
        </w:div>
        <w:div w:id="346057034">
          <w:marLeft w:val="640"/>
          <w:marRight w:val="0"/>
          <w:marTop w:val="0"/>
          <w:marBottom w:val="0"/>
          <w:divBdr>
            <w:top w:val="none" w:sz="0" w:space="0" w:color="auto"/>
            <w:left w:val="none" w:sz="0" w:space="0" w:color="auto"/>
            <w:bottom w:val="none" w:sz="0" w:space="0" w:color="auto"/>
            <w:right w:val="none" w:sz="0" w:space="0" w:color="auto"/>
          </w:divBdr>
        </w:div>
      </w:divsChild>
    </w:div>
    <w:div w:id="1947080748">
      <w:bodyDiv w:val="1"/>
      <w:marLeft w:val="0"/>
      <w:marRight w:val="0"/>
      <w:marTop w:val="0"/>
      <w:marBottom w:val="0"/>
      <w:divBdr>
        <w:top w:val="none" w:sz="0" w:space="0" w:color="auto"/>
        <w:left w:val="none" w:sz="0" w:space="0" w:color="auto"/>
        <w:bottom w:val="none" w:sz="0" w:space="0" w:color="auto"/>
        <w:right w:val="none" w:sz="0" w:space="0" w:color="auto"/>
      </w:divBdr>
      <w:divsChild>
        <w:div w:id="369258841">
          <w:marLeft w:val="640"/>
          <w:marRight w:val="0"/>
          <w:marTop w:val="0"/>
          <w:marBottom w:val="0"/>
          <w:divBdr>
            <w:top w:val="none" w:sz="0" w:space="0" w:color="auto"/>
            <w:left w:val="none" w:sz="0" w:space="0" w:color="auto"/>
            <w:bottom w:val="none" w:sz="0" w:space="0" w:color="auto"/>
            <w:right w:val="none" w:sz="0" w:space="0" w:color="auto"/>
          </w:divBdr>
        </w:div>
        <w:div w:id="413551769">
          <w:marLeft w:val="640"/>
          <w:marRight w:val="0"/>
          <w:marTop w:val="0"/>
          <w:marBottom w:val="0"/>
          <w:divBdr>
            <w:top w:val="none" w:sz="0" w:space="0" w:color="auto"/>
            <w:left w:val="none" w:sz="0" w:space="0" w:color="auto"/>
            <w:bottom w:val="none" w:sz="0" w:space="0" w:color="auto"/>
            <w:right w:val="none" w:sz="0" w:space="0" w:color="auto"/>
          </w:divBdr>
        </w:div>
        <w:div w:id="379675689">
          <w:marLeft w:val="640"/>
          <w:marRight w:val="0"/>
          <w:marTop w:val="0"/>
          <w:marBottom w:val="0"/>
          <w:divBdr>
            <w:top w:val="none" w:sz="0" w:space="0" w:color="auto"/>
            <w:left w:val="none" w:sz="0" w:space="0" w:color="auto"/>
            <w:bottom w:val="none" w:sz="0" w:space="0" w:color="auto"/>
            <w:right w:val="none" w:sz="0" w:space="0" w:color="auto"/>
          </w:divBdr>
        </w:div>
        <w:div w:id="504173403">
          <w:marLeft w:val="640"/>
          <w:marRight w:val="0"/>
          <w:marTop w:val="0"/>
          <w:marBottom w:val="0"/>
          <w:divBdr>
            <w:top w:val="none" w:sz="0" w:space="0" w:color="auto"/>
            <w:left w:val="none" w:sz="0" w:space="0" w:color="auto"/>
            <w:bottom w:val="none" w:sz="0" w:space="0" w:color="auto"/>
            <w:right w:val="none" w:sz="0" w:space="0" w:color="auto"/>
          </w:divBdr>
        </w:div>
        <w:div w:id="408381141">
          <w:marLeft w:val="640"/>
          <w:marRight w:val="0"/>
          <w:marTop w:val="0"/>
          <w:marBottom w:val="0"/>
          <w:divBdr>
            <w:top w:val="none" w:sz="0" w:space="0" w:color="auto"/>
            <w:left w:val="none" w:sz="0" w:space="0" w:color="auto"/>
            <w:bottom w:val="none" w:sz="0" w:space="0" w:color="auto"/>
            <w:right w:val="none" w:sz="0" w:space="0" w:color="auto"/>
          </w:divBdr>
        </w:div>
        <w:div w:id="219706727">
          <w:marLeft w:val="640"/>
          <w:marRight w:val="0"/>
          <w:marTop w:val="0"/>
          <w:marBottom w:val="0"/>
          <w:divBdr>
            <w:top w:val="none" w:sz="0" w:space="0" w:color="auto"/>
            <w:left w:val="none" w:sz="0" w:space="0" w:color="auto"/>
            <w:bottom w:val="none" w:sz="0" w:space="0" w:color="auto"/>
            <w:right w:val="none" w:sz="0" w:space="0" w:color="auto"/>
          </w:divBdr>
        </w:div>
        <w:div w:id="687027973">
          <w:marLeft w:val="640"/>
          <w:marRight w:val="0"/>
          <w:marTop w:val="0"/>
          <w:marBottom w:val="0"/>
          <w:divBdr>
            <w:top w:val="none" w:sz="0" w:space="0" w:color="auto"/>
            <w:left w:val="none" w:sz="0" w:space="0" w:color="auto"/>
            <w:bottom w:val="none" w:sz="0" w:space="0" w:color="auto"/>
            <w:right w:val="none" w:sz="0" w:space="0" w:color="auto"/>
          </w:divBdr>
        </w:div>
        <w:div w:id="1135218102">
          <w:marLeft w:val="640"/>
          <w:marRight w:val="0"/>
          <w:marTop w:val="0"/>
          <w:marBottom w:val="0"/>
          <w:divBdr>
            <w:top w:val="none" w:sz="0" w:space="0" w:color="auto"/>
            <w:left w:val="none" w:sz="0" w:space="0" w:color="auto"/>
            <w:bottom w:val="none" w:sz="0" w:space="0" w:color="auto"/>
            <w:right w:val="none" w:sz="0" w:space="0" w:color="auto"/>
          </w:divBdr>
        </w:div>
        <w:div w:id="342976826">
          <w:marLeft w:val="640"/>
          <w:marRight w:val="0"/>
          <w:marTop w:val="0"/>
          <w:marBottom w:val="0"/>
          <w:divBdr>
            <w:top w:val="none" w:sz="0" w:space="0" w:color="auto"/>
            <w:left w:val="none" w:sz="0" w:space="0" w:color="auto"/>
            <w:bottom w:val="none" w:sz="0" w:space="0" w:color="auto"/>
            <w:right w:val="none" w:sz="0" w:space="0" w:color="auto"/>
          </w:divBdr>
        </w:div>
      </w:divsChild>
    </w:div>
    <w:div w:id="1955211211">
      <w:bodyDiv w:val="1"/>
      <w:marLeft w:val="0"/>
      <w:marRight w:val="0"/>
      <w:marTop w:val="0"/>
      <w:marBottom w:val="0"/>
      <w:divBdr>
        <w:top w:val="none" w:sz="0" w:space="0" w:color="auto"/>
        <w:left w:val="none" w:sz="0" w:space="0" w:color="auto"/>
        <w:bottom w:val="none" w:sz="0" w:space="0" w:color="auto"/>
        <w:right w:val="none" w:sz="0" w:space="0" w:color="auto"/>
      </w:divBdr>
      <w:divsChild>
        <w:div w:id="71970248">
          <w:marLeft w:val="640"/>
          <w:marRight w:val="0"/>
          <w:marTop w:val="0"/>
          <w:marBottom w:val="0"/>
          <w:divBdr>
            <w:top w:val="none" w:sz="0" w:space="0" w:color="auto"/>
            <w:left w:val="none" w:sz="0" w:space="0" w:color="auto"/>
            <w:bottom w:val="none" w:sz="0" w:space="0" w:color="auto"/>
            <w:right w:val="none" w:sz="0" w:space="0" w:color="auto"/>
          </w:divBdr>
        </w:div>
        <w:div w:id="1944413122">
          <w:marLeft w:val="640"/>
          <w:marRight w:val="0"/>
          <w:marTop w:val="0"/>
          <w:marBottom w:val="0"/>
          <w:divBdr>
            <w:top w:val="none" w:sz="0" w:space="0" w:color="auto"/>
            <w:left w:val="none" w:sz="0" w:space="0" w:color="auto"/>
            <w:bottom w:val="none" w:sz="0" w:space="0" w:color="auto"/>
            <w:right w:val="none" w:sz="0" w:space="0" w:color="auto"/>
          </w:divBdr>
        </w:div>
        <w:div w:id="1078552687">
          <w:marLeft w:val="640"/>
          <w:marRight w:val="0"/>
          <w:marTop w:val="0"/>
          <w:marBottom w:val="0"/>
          <w:divBdr>
            <w:top w:val="none" w:sz="0" w:space="0" w:color="auto"/>
            <w:left w:val="none" w:sz="0" w:space="0" w:color="auto"/>
            <w:bottom w:val="none" w:sz="0" w:space="0" w:color="auto"/>
            <w:right w:val="none" w:sz="0" w:space="0" w:color="auto"/>
          </w:divBdr>
        </w:div>
        <w:div w:id="181283292">
          <w:marLeft w:val="640"/>
          <w:marRight w:val="0"/>
          <w:marTop w:val="0"/>
          <w:marBottom w:val="0"/>
          <w:divBdr>
            <w:top w:val="none" w:sz="0" w:space="0" w:color="auto"/>
            <w:left w:val="none" w:sz="0" w:space="0" w:color="auto"/>
            <w:bottom w:val="none" w:sz="0" w:space="0" w:color="auto"/>
            <w:right w:val="none" w:sz="0" w:space="0" w:color="auto"/>
          </w:divBdr>
        </w:div>
        <w:div w:id="1594969998">
          <w:marLeft w:val="640"/>
          <w:marRight w:val="0"/>
          <w:marTop w:val="0"/>
          <w:marBottom w:val="0"/>
          <w:divBdr>
            <w:top w:val="none" w:sz="0" w:space="0" w:color="auto"/>
            <w:left w:val="none" w:sz="0" w:space="0" w:color="auto"/>
            <w:bottom w:val="none" w:sz="0" w:space="0" w:color="auto"/>
            <w:right w:val="none" w:sz="0" w:space="0" w:color="auto"/>
          </w:divBdr>
        </w:div>
        <w:div w:id="446390377">
          <w:marLeft w:val="640"/>
          <w:marRight w:val="0"/>
          <w:marTop w:val="0"/>
          <w:marBottom w:val="0"/>
          <w:divBdr>
            <w:top w:val="none" w:sz="0" w:space="0" w:color="auto"/>
            <w:left w:val="none" w:sz="0" w:space="0" w:color="auto"/>
            <w:bottom w:val="none" w:sz="0" w:space="0" w:color="auto"/>
            <w:right w:val="none" w:sz="0" w:space="0" w:color="auto"/>
          </w:divBdr>
        </w:div>
        <w:div w:id="938685920">
          <w:marLeft w:val="640"/>
          <w:marRight w:val="0"/>
          <w:marTop w:val="0"/>
          <w:marBottom w:val="0"/>
          <w:divBdr>
            <w:top w:val="none" w:sz="0" w:space="0" w:color="auto"/>
            <w:left w:val="none" w:sz="0" w:space="0" w:color="auto"/>
            <w:bottom w:val="none" w:sz="0" w:space="0" w:color="auto"/>
            <w:right w:val="none" w:sz="0" w:space="0" w:color="auto"/>
          </w:divBdr>
        </w:div>
        <w:div w:id="1730688883">
          <w:marLeft w:val="640"/>
          <w:marRight w:val="0"/>
          <w:marTop w:val="0"/>
          <w:marBottom w:val="0"/>
          <w:divBdr>
            <w:top w:val="none" w:sz="0" w:space="0" w:color="auto"/>
            <w:left w:val="none" w:sz="0" w:space="0" w:color="auto"/>
            <w:bottom w:val="none" w:sz="0" w:space="0" w:color="auto"/>
            <w:right w:val="none" w:sz="0" w:space="0" w:color="auto"/>
          </w:divBdr>
        </w:div>
        <w:div w:id="1402942063">
          <w:marLeft w:val="640"/>
          <w:marRight w:val="0"/>
          <w:marTop w:val="0"/>
          <w:marBottom w:val="0"/>
          <w:divBdr>
            <w:top w:val="none" w:sz="0" w:space="0" w:color="auto"/>
            <w:left w:val="none" w:sz="0" w:space="0" w:color="auto"/>
            <w:bottom w:val="none" w:sz="0" w:space="0" w:color="auto"/>
            <w:right w:val="none" w:sz="0" w:space="0" w:color="auto"/>
          </w:divBdr>
        </w:div>
      </w:divsChild>
    </w:div>
    <w:div w:id="1957323846">
      <w:bodyDiv w:val="1"/>
      <w:marLeft w:val="0"/>
      <w:marRight w:val="0"/>
      <w:marTop w:val="0"/>
      <w:marBottom w:val="0"/>
      <w:divBdr>
        <w:top w:val="none" w:sz="0" w:space="0" w:color="auto"/>
        <w:left w:val="none" w:sz="0" w:space="0" w:color="auto"/>
        <w:bottom w:val="none" w:sz="0" w:space="0" w:color="auto"/>
        <w:right w:val="none" w:sz="0" w:space="0" w:color="auto"/>
      </w:divBdr>
      <w:divsChild>
        <w:div w:id="2009943443">
          <w:marLeft w:val="640"/>
          <w:marRight w:val="0"/>
          <w:marTop w:val="0"/>
          <w:marBottom w:val="0"/>
          <w:divBdr>
            <w:top w:val="none" w:sz="0" w:space="0" w:color="auto"/>
            <w:left w:val="none" w:sz="0" w:space="0" w:color="auto"/>
            <w:bottom w:val="none" w:sz="0" w:space="0" w:color="auto"/>
            <w:right w:val="none" w:sz="0" w:space="0" w:color="auto"/>
          </w:divBdr>
        </w:div>
        <w:div w:id="383410728">
          <w:marLeft w:val="640"/>
          <w:marRight w:val="0"/>
          <w:marTop w:val="0"/>
          <w:marBottom w:val="0"/>
          <w:divBdr>
            <w:top w:val="none" w:sz="0" w:space="0" w:color="auto"/>
            <w:left w:val="none" w:sz="0" w:space="0" w:color="auto"/>
            <w:bottom w:val="none" w:sz="0" w:space="0" w:color="auto"/>
            <w:right w:val="none" w:sz="0" w:space="0" w:color="auto"/>
          </w:divBdr>
        </w:div>
        <w:div w:id="1019620116">
          <w:marLeft w:val="640"/>
          <w:marRight w:val="0"/>
          <w:marTop w:val="0"/>
          <w:marBottom w:val="0"/>
          <w:divBdr>
            <w:top w:val="none" w:sz="0" w:space="0" w:color="auto"/>
            <w:left w:val="none" w:sz="0" w:space="0" w:color="auto"/>
            <w:bottom w:val="none" w:sz="0" w:space="0" w:color="auto"/>
            <w:right w:val="none" w:sz="0" w:space="0" w:color="auto"/>
          </w:divBdr>
        </w:div>
        <w:div w:id="808279031">
          <w:marLeft w:val="640"/>
          <w:marRight w:val="0"/>
          <w:marTop w:val="0"/>
          <w:marBottom w:val="0"/>
          <w:divBdr>
            <w:top w:val="none" w:sz="0" w:space="0" w:color="auto"/>
            <w:left w:val="none" w:sz="0" w:space="0" w:color="auto"/>
            <w:bottom w:val="none" w:sz="0" w:space="0" w:color="auto"/>
            <w:right w:val="none" w:sz="0" w:space="0" w:color="auto"/>
          </w:divBdr>
        </w:div>
        <w:div w:id="675770434">
          <w:marLeft w:val="640"/>
          <w:marRight w:val="0"/>
          <w:marTop w:val="0"/>
          <w:marBottom w:val="0"/>
          <w:divBdr>
            <w:top w:val="none" w:sz="0" w:space="0" w:color="auto"/>
            <w:left w:val="none" w:sz="0" w:space="0" w:color="auto"/>
            <w:bottom w:val="none" w:sz="0" w:space="0" w:color="auto"/>
            <w:right w:val="none" w:sz="0" w:space="0" w:color="auto"/>
          </w:divBdr>
        </w:div>
        <w:div w:id="1224637507">
          <w:marLeft w:val="640"/>
          <w:marRight w:val="0"/>
          <w:marTop w:val="0"/>
          <w:marBottom w:val="0"/>
          <w:divBdr>
            <w:top w:val="none" w:sz="0" w:space="0" w:color="auto"/>
            <w:left w:val="none" w:sz="0" w:space="0" w:color="auto"/>
            <w:bottom w:val="none" w:sz="0" w:space="0" w:color="auto"/>
            <w:right w:val="none" w:sz="0" w:space="0" w:color="auto"/>
          </w:divBdr>
        </w:div>
        <w:div w:id="1363048676">
          <w:marLeft w:val="640"/>
          <w:marRight w:val="0"/>
          <w:marTop w:val="0"/>
          <w:marBottom w:val="0"/>
          <w:divBdr>
            <w:top w:val="none" w:sz="0" w:space="0" w:color="auto"/>
            <w:left w:val="none" w:sz="0" w:space="0" w:color="auto"/>
            <w:bottom w:val="none" w:sz="0" w:space="0" w:color="auto"/>
            <w:right w:val="none" w:sz="0" w:space="0" w:color="auto"/>
          </w:divBdr>
        </w:div>
        <w:div w:id="1573811668">
          <w:marLeft w:val="640"/>
          <w:marRight w:val="0"/>
          <w:marTop w:val="0"/>
          <w:marBottom w:val="0"/>
          <w:divBdr>
            <w:top w:val="none" w:sz="0" w:space="0" w:color="auto"/>
            <w:left w:val="none" w:sz="0" w:space="0" w:color="auto"/>
            <w:bottom w:val="none" w:sz="0" w:space="0" w:color="auto"/>
            <w:right w:val="none" w:sz="0" w:space="0" w:color="auto"/>
          </w:divBdr>
        </w:div>
        <w:div w:id="2104951971">
          <w:marLeft w:val="640"/>
          <w:marRight w:val="0"/>
          <w:marTop w:val="0"/>
          <w:marBottom w:val="0"/>
          <w:divBdr>
            <w:top w:val="none" w:sz="0" w:space="0" w:color="auto"/>
            <w:left w:val="none" w:sz="0" w:space="0" w:color="auto"/>
            <w:bottom w:val="none" w:sz="0" w:space="0" w:color="auto"/>
            <w:right w:val="none" w:sz="0" w:space="0" w:color="auto"/>
          </w:divBdr>
        </w:div>
      </w:divsChild>
    </w:div>
    <w:div w:id="2006199418">
      <w:bodyDiv w:val="1"/>
      <w:marLeft w:val="0"/>
      <w:marRight w:val="0"/>
      <w:marTop w:val="0"/>
      <w:marBottom w:val="0"/>
      <w:divBdr>
        <w:top w:val="none" w:sz="0" w:space="0" w:color="auto"/>
        <w:left w:val="none" w:sz="0" w:space="0" w:color="auto"/>
        <w:bottom w:val="none" w:sz="0" w:space="0" w:color="auto"/>
        <w:right w:val="none" w:sz="0" w:space="0" w:color="auto"/>
      </w:divBdr>
      <w:divsChild>
        <w:div w:id="668362386">
          <w:marLeft w:val="640"/>
          <w:marRight w:val="0"/>
          <w:marTop w:val="0"/>
          <w:marBottom w:val="0"/>
          <w:divBdr>
            <w:top w:val="none" w:sz="0" w:space="0" w:color="auto"/>
            <w:left w:val="none" w:sz="0" w:space="0" w:color="auto"/>
            <w:bottom w:val="none" w:sz="0" w:space="0" w:color="auto"/>
            <w:right w:val="none" w:sz="0" w:space="0" w:color="auto"/>
          </w:divBdr>
        </w:div>
        <w:div w:id="418983223">
          <w:marLeft w:val="640"/>
          <w:marRight w:val="0"/>
          <w:marTop w:val="0"/>
          <w:marBottom w:val="0"/>
          <w:divBdr>
            <w:top w:val="none" w:sz="0" w:space="0" w:color="auto"/>
            <w:left w:val="none" w:sz="0" w:space="0" w:color="auto"/>
            <w:bottom w:val="none" w:sz="0" w:space="0" w:color="auto"/>
            <w:right w:val="none" w:sz="0" w:space="0" w:color="auto"/>
          </w:divBdr>
        </w:div>
        <w:div w:id="523402567">
          <w:marLeft w:val="640"/>
          <w:marRight w:val="0"/>
          <w:marTop w:val="0"/>
          <w:marBottom w:val="0"/>
          <w:divBdr>
            <w:top w:val="none" w:sz="0" w:space="0" w:color="auto"/>
            <w:left w:val="none" w:sz="0" w:space="0" w:color="auto"/>
            <w:bottom w:val="none" w:sz="0" w:space="0" w:color="auto"/>
            <w:right w:val="none" w:sz="0" w:space="0" w:color="auto"/>
          </w:divBdr>
        </w:div>
        <w:div w:id="668293449">
          <w:marLeft w:val="640"/>
          <w:marRight w:val="0"/>
          <w:marTop w:val="0"/>
          <w:marBottom w:val="0"/>
          <w:divBdr>
            <w:top w:val="none" w:sz="0" w:space="0" w:color="auto"/>
            <w:left w:val="none" w:sz="0" w:space="0" w:color="auto"/>
            <w:bottom w:val="none" w:sz="0" w:space="0" w:color="auto"/>
            <w:right w:val="none" w:sz="0" w:space="0" w:color="auto"/>
          </w:divBdr>
        </w:div>
        <w:div w:id="1538202946">
          <w:marLeft w:val="640"/>
          <w:marRight w:val="0"/>
          <w:marTop w:val="0"/>
          <w:marBottom w:val="0"/>
          <w:divBdr>
            <w:top w:val="none" w:sz="0" w:space="0" w:color="auto"/>
            <w:left w:val="none" w:sz="0" w:space="0" w:color="auto"/>
            <w:bottom w:val="none" w:sz="0" w:space="0" w:color="auto"/>
            <w:right w:val="none" w:sz="0" w:space="0" w:color="auto"/>
          </w:divBdr>
        </w:div>
        <w:div w:id="47843905">
          <w:marLeft w:val="640"/>
          <w:marRight w:val="0"/>
          <w:marTop w:val="0"/>
          <w:marBottom w:val="0"/>
          <w:divBdr>
            <w:top w:val="none" w:sz="0" w:space="0" w:color="auto"/>
            <w:left w:val="none" w:sz="0" w:space="0" w:color="auto"/>
            <w:bottom w:val="none" w:sz="0" w:space="0" w:color="auto"/>
            <w:right w:val="none" w:sz="0" w:space="0" w:color="auto"/>
          </w:divBdr>
        </w:div>
        <w:div w:id="1724208455">
          <w:marLeft w:val="640"/>
          <w:marRight w:val="0"/>
          <w:marTop w:val="0"/>
          <w:marBottom w:val="0"/>
          <w:divBdr>
            <w:top w:val="none" w:sz="0" w:space="0" w:color="auto"/>
            <w:left w:val="none" w:sz="0" w:space="0" w:color="auto"/>
            <w:bottom w:val="none" w:sz="0" w:space="0" w:color="auto"/>
            <w:right w:val="none" w:sz="0" w:space="0" w:color="auto"/>
          </w:divBdr>
        </w:div>
        <w:div w:id="909076601">
          <w:marLeft w:val="640"/>
          <w:marRight w:val="0"/>
          <w:marTop w:val="0"/>
          <w:marBottom w:val="0"/>
          <w:divBdr>
            <w:top w:val="none" w:sz="0" w:space="0" w:color="auto"/>
            <w:left w:val="none" w:sz="0" w:space="0" w:color="auto"/>
            <w:bottom w:val="none" w:sz="0" w:space="0" w:color="auto"/>
            <w:right w:val="none" w:sz="0" w:space="0" w:color="auto"/>
          </w:divBdr>
        </w:div>
        <w:div w:id="412432701">
          <w:marLeft w:val="640"/>
          <w:marRight w:val="0"/>
          <w:marTop w:val="0"/>
          <w:marBottom w:val="0"/>
          <w:divBdr>
            <w:top w:val="none" w:sz="0" w:space="0" w:color="auto"/>
            <w:left w:val="none" w:sz="0" w:space="0" w:color="auto"/>
            <w:bottom w:val="none" w:sz="0" w:space="0" w:color="auto"/>
            <w:right w:val="none" w:sz="0" w:space="0" w:color="auto"/>
          </w:divBdr>
        </w:div>
      </w:divsChild>
    </w:div>
    <w:div w:id="2007589438">
      <w:bodyDiv w:val="1"/>
      <w:marLeft w:val="0"/>
      <w:marRight w:val="0"/>
      <w:marTop w:val="0"/>
      <w:marBottom w:val="0"/>
      <w:divBdr>
        <w:top w:val="none" w:sz="0" w:space="0" w:color="auto"/>
        <w:left w:val="none" w:sz="0" w:space="0" w:color="auto"/>
        <w:bottom w:val="none" w:sz="0" w:space="0" w:color="auto"/>
        <w:right w:val="none" w:sz="0" w:space="0" w:color="auto"/>
      </w:divBdr>
      <w:divsChild>
        <w:div w:id="1250458540">
          <w:marLeft w:val="640"/>
          <w:marRight w:val="0"/>
          <w:marTop w:val="0"/>
          <w:marBottom w:val="0"/>
          <w:divBdr>
            <w:top w:val="none" w:sz="0" w:space="0" w:color="auto"/>
            <w:left w:val="none" w:sz="0" w:space="0" w:color="auto"/>
            <w:bottom w:val="none" w:sz="0" w:space="0" w:color="auto"/>
            <w:right w:val="none" w:sz="0" w:space="0" w:color="auto"/>
          </w:divBdr>
        </w:div>
        <w:div w:id="305429548">
          <w:marLeft w:val="640"/>
          <w:marRight w:val="0"/>
          <w:marTop w:val="0"/>
          <w:marBottom w:val="0"/>
          <w:divBdr>
            <w:top w:val="none" w:sz="0" w:space="0" w:color="auto"/>
            <w:left w:val="none" w:sz="0" w:space="0" w:color="auto"/>
            <w:bottom w:val="none" w:sz="0" w:space="0" w:color="auto"/>
            <w:right w:val="none" w:sz="0" w:space="0" w:color="auto"/>
          </w:divBdr>
        </w:div>
        <w:div w:id="1178619446">
          <w:marLeft w:val="640"/>
          <w:marRight w:val="0"/>
          <w:marTop w:val="0"/>
          <w:marBottom w:val="0"/>
          <w:divBdr>
            <w:top w:val="none" w:sz="0" w:space="0" w:color="auto"/>
            <w:left w:val="none" w:sz="0" w:space="0" w:color="auto"/>
            <w:bottom w:val="none" w:sz="0" w:space="0" w:color="auto"/>
            <w:right w:val="none" w:sz="0" w:space="0" w:color="auto"/>
          </w:divBdr>
        </w:div>
        <w:div w:id="312418505">
          <w:marLeft w:val="640"/>
          <w:marRight w:val="0"/>
          <w:marTop w:val="0"/>
          <w:marBottom w:val="0"/>
          <w:divBdr>
            <w:top w:val="none" w:sz="0" w:space="0" w:color="auto"/>
            <w:left w:val="none" w:sz="0" w:space="0" w:color="auto"/>
            <w:bottom w:val="none" w:sz="0" w:space="0" w:color="auto"/>
            <w:right w:val="none" w:sz="0" w:space="0" w:color="auto"/>
          </w:divBdr>
        </w:div>
        <w:div w:id="1577594971">
          <w:marLeft w:val="640"/>
          <w:marRight w:val="0"/>
          <w:marTop w:val="0"/>
          <w:marBottom w:val="0"/>
          <w:divBdr>
            <w:top w:val="none" w:sz="0" w:space="0" w:color="auto"/>
            <w:left w:val="none" w:sz="0" w:space="0" w:color="auto"/>
            <w:bottom w:val="none" w:sz="0" w:space="0" w:color="auto"/>
            <w:right w:val="none" w:sz="0" w:space="0" w:color="auto"/>
          </w:divBdr>
        </w:div>
        <w:div w:id="523370608">
          <w:marLeft w:val="640"/>
          <w:marRight w:val="0"/>
          <w:marTop w:val="0"/>
          <w:marBottom w:val="0"/>
          <w:divBdr>
            <w:top w:val="none" w:sz="0" w:space="0" w:color="auto"/>
            <w:left w:val="none" w:sz="0" w:space="0" w:color="auto"/>
            <w:bottom w:val="none" w:sz="0" w:space="0" w:color="auto"/>
            <w:right w:val="none" w:sz="0" w:space="0" w:color="auto"/>
          </w:divBdr>
        </w:div>
        <w:div w:id="1324700648">
          <w:marLeft w:val="640"/>
          <w:marRight w:val="0"/>
          <w:marTop w:val="0"/>
          <w:marBottom w:val="0"/>
          <w:divBdr>
            <w:top w:val="none" w:sz="0" w:space="0" w:color="auto"/>
            <w:left w:val="none" w:sz="0" w:space="0" w:color="auto"/>
            <w:bottom w:val="none" w:sz="0" w:space="0" w:color="auto"/>
            <w:right w:val="none" w:sz="0" w:space="0" w:color="auto"/>
          </w:divBdr>
        </w:div>
        <w:div w:id="305743551">
          <w:marLeft w:val="640"/>
          <w:marRight w:val="0"/>
          <w:marTop w:val="0"/>
          <w:marBottom w:val="0"/>
          <w:divBdr>
            <w:top w:val="none" w:sz="0" w:space="0" w:color="auto"/>
            <w:left w:val="none" w:sz="0" w:space="0" w:color="auto"/>
            <w:bottom w:val="none" w:sz="0" w:space="0" w:color="auto"/>
            <w:right w:val="none" w:sz="0" w:space="0" w:color="auto"/>
          </w:divBdr>
        </w:div>
        <w:div w:id="452478210">
          <w:marLeft w:val="640"/>
          <w:marRight w:val="0"/>
          <w:marTop w:val="0"/>
          <w:marBottom w:val="0"/>
          <w:divBdr>
            <w:top w:val="none" w:sz="0" w:space="0" w:color="auto"/>
            <w:left w:val="none" w:sz="0" w:space="0" w:color="auto"/>
            <w:bottom w:val="none" w:sz="0" w:space="0" w:color="auto"/>
            <w:right w:val="none" w:sz="0" w:space="0" w:color="auto"/>
          </w:divBdr>
        </w:div>
      </w:divsChild>
    </w:div>
    <w:div w:id="2011133886">
      <w:bodyDiv w:val="1"/>
      <w:marLeft w:val="0"/>
      <w:marRight w:val="0"/>
      <w:marTop w:val="0"/>
      <w:marBottom w:val="0"/>
      <w:divBdr>
        <w:top w:val="none" w:sz="0" w:space="0" w:color="auto"/>
        <w:left w:val="none" w:sz="0" w:space="0" w:color="auto"/>
        <w:bottom w:val="none" w:sz="0" w:space="0" w:color="auto"/>
        <w:right w:val="none" w:sz="0" w:space="0" w:color="auto"/>
      </w:divBdr>
      <w:divsChild>
        <w:div w:id="1155802286">
          <w:marLeft w:val="640"/>
          <w:marRight w:val="0"/>
          <w:marTop w:val="0"/>
          <w:marBottom w:val="0"/>
          <w:divBdr>
            <w:top w:val="none" w:sz="0" w:space="0" w:color="auto"/>
            <w:left w:val="none" w:sz="0" w:space="0" w:color="auto"/>
            <w:bottom w:val="none" w:sz="0" w:space="0" w:color="auto"/>
            <w:right w:val="none" w:sz="0" w:space="0" w:color="auto"/>
          </w:divBdr>
        </w:div>
        <w:div w:id="867991466">
          <w:marLeft w:val="640"/>
          <w:marRight w:val="0"/>
          <w:marTop w:val="0"/>
          <w:marBottom w:val="0"/>
          <w:divBdr>
            <w:top w:val="none" w:sz="0" w:space="0" w:color="auto"/>
            <w:left w:val="none" w:sz="0" w:space="0" w:color="auto"/>
            <w:bottom w:val="none" w:sz="0" w:space="0" w:color="auto"/>
            <w:right w:val="none" w:sz="0" w:space="0" w:color="auto"/>
          </w:divBdr>
        </w:div>
        <w:div w:id="1416126562">
          <w:marLeft w:val="640"/>
          <w:marRight w:val="0"/>
          <w:marTop w:val="0"/>
          <w:marBottom w:val="0"/>
          <w:divBdr>
            <w:top w:val="none" w:sz="0" w:space="0" w:color="auto"/>
            <w:left w:val="none" w:sz="0" w:space="0" w:color="auto"/>
            <w:bottom w:val="none" w:sz="0" w:space="0" w:color="auto"/>
            <w:right w:val="none" w:sz="0" w:space="0" w:color="auto"/>
          </w:divBdr>
        </w:div>
        <w:div w:id="565844445">
          <w:marLeft w:val="640"/>
          <w:marRight w:val="0"/>
          <w:marTop w:val="0"/>
          <w:marBottom w:val="0"/>
          <w:divBdr>
            <w:top w:val="none" w:sz="0" w:space="0" w:color="auto"/>
            <w:left w:val="none" w:sz="0" w:space="0" w:color="auto"/>
            <w:bottom w:val="none" w:sz="0" w:space="0" w:color="auto"/>
            <w:right w:val="none" w:sz="0" w:space="0" w:color="auto"/>
          </w:divBdr>
        </w:div>
        <w:div w:id="1054621370">
          <w:marLeft w:val="640"/>
          <w:marRight w:val="0"/>
          <w:marTop w:val="0"/>
          <w:marBottom w:val="0"/>
          <w:divBdr>
            <w:top w:val="none" w:sz="0" w:space="0" w:color="auto"/>
            <w:left w:val="none" w:sz="0" w:space="0" w:color="auto"/>
            <w:bottom w:val="none" w:sz="0" w:space="0" w:color="auto"/>
            <w:right w:val="none" w:sz="0" w:space="0" w:color="auto"/>
          </w:divBdr>
        </w:div>
        <w:div w:id="1953701365">
          <w:marLeft w:val="640"/>
          <w:marRight w:val="0"/>
          <w:marTop w:val="0"/>
          <w:marBottom w:val="0"/>
          <w:divBdr>
            <w:top w:val="none" w:sz="0" w:space="0" w:color="auto"/>
            <w:left w:val="none" w:sz="0" w:space="0" w:color="auto"/>
            <w:bottom w:val="none" w:sz="0" w:space="0" w:color="auto"/>
            <w:right w:val="none" w:sz="0" w:space="0" w:color="auto"/>
          </w:divBdr>
        </w:div>
        <w:div w:id="1114982276">
          <w:marLeft w:val="640"/>
          <w:marRight w:val="0"/>
          <w:marTop w:val="0"/>
          <w:marBottom w:val="0"/>
          <w:divBdr>
            <w:top w:val="none" w:sz="0" w:space="0" w:color="auto"/>
            <w:left w:val="none" w:sz="0" w:space="0" w:color="auto"/>
            <w:bottom w:val="none" w:sz="0" w:space="0" w:color="auto"/>
            <w:right w:val="none" w:sz="0" w:space="0" w:color="auto"/>
          </w:divBdr>
        </w:div>
        <w:div w:id="815225620">
          <w:marLeft w:val="640"/>
          <w:marRight w:val="0"/>
          <w:marTop w:val="0"/>
          <w:marBottom w:val="0"/>
          <w:divBdr>
            <w:top w:val="none" w:sz="0" w:space="0" w:color="auto"/>
            <w:left w:val="none" w:sz="0" w:space="0" w:color="auto"/>
            <w:bottom w:val="none" w:sz="0" w:space="0" w:color="auto"/>
            <w:right w:val="none" w:sz="0" w:space="0" w:color="auto"/>
          </w:divBdr>
        </w:div>
        <w:div w:id="938756995">
          <w:marLeft w:val="640"/>
          <w:marRight w:val="0"/>
          <w:marTop w:val="0"/>
          <w:marBottom w:val="0"/>
          <w:divBdr>
            <w:top w:val="none" w:sz="0" w:space="0" w:color="auto"/>
            <w:left w:val="none" w:sz="0" w:space="0" w:color="auto"/>
            <w:bottom w:val="none" w:sz="0" w:space="0" w:color="auto"/>
            <w:right w:val="none" w:sz="0" w:space="0" w:color="auto"/>
          </w:divBdr>
        </w:div>
      </w:divsChild>
    </w:div>
    <w:div w:id="2022852623">
      <w:bodyDiv w:val="1"/>
      <w:marLeft w:val="0"/>
      <w:marRight w:val="0"/>
      <w:marTop w:val="0"/>
      <w:marBottom w:val="0"/>
      <w:divBdr>
        <w:top w:val="none" w:sz="0" w:space="0" w:color="auto"/>
        <w:left w:val="none" w:sz="0" w:space="0" w:color="auto"/>
        <w:bottom w:val="none" w:sz="0" w:space="0" w:color="auto"/>
        <w:right w:val="none" w:sz="0" w:space="0" w:color="auto"/>
      </w:divBdr>
      <w:divsChild>
        <w:div w:id="583030479">
          <w:marLeft w:val="640"/>
          <w:marRight w:val="0"/>
          <w:marTop w:val="0"/>
          <w:marBottom w:val="0"/>
          <w:divBdr>
            <w:top w:val="none" w:sz="0" w:space="0" w:color="auto"/>
            <w:left w:val="none" w:sz="0" w:space="0" w:color="auto"/>
            <w:bottom w:val="none" w:sz="0" w:space="0" w:color="auto"/>
            <w:right w:val="none" w:sz="0" w:space="0" w:color="auto"/>
          </w:divBdr>
        </w:div>
        <w:div w:id="1556161063">
          <w:marLeft w:val="640"/>
          <w:marRight w:val="0"/>
          <w:marTop w:val="0"/>
          <w:marBottom w:val="0"/>
          <w:divBdr>
            <w:top w:val="none" w:sz="0" w:space="0" w:color="auto"/>
            <w:left w:val="none" w:sz="0" w:space="0" w:color="auto"/>
            <w:bottom w:val="none" w:sz="0" w:space="0" w:color="auto"/>
            <w:right w:val="none" w:sz="0" w:space="0" w:color="auto"/>
          </w:divBdr>
        </w:div>
        <w:div w:id="1009139591">
          <w:marLeft w:val="640"/>
          <w:marRight w:val="0"/>
          <w:marTop w:val="0"/>
          <w:marBottom w:val="0"/>
          <w:divBdr>
            <w:top w:val="none" w:sz="0" w:space="0" w:color="auto"/>
            <w:left w:val="none" w:sz="0" w:space="0" w:color="auto"/>
            <w:bottom w:val="none" w:sz="0" w:space="0" w:color="auto"/>
            <w:right w:val="none" w:sz="0" w:space="0" w:color="auto"/>
          </w:divBdr>
        </w:div>
        <w:div w:id="1101029923">
          <w:marLeft w:val="640"/>
          <w:marRight w:val="0"/>
          <w:marTop w:val="0"/>
          <w:marBottom w:val="0"/>
          <w:divBdr>
            <w:top w:val="none" w:sz="0" w:space="0" w:color="auto"/>
            <w:left w:val="none" w:sz="0" w:space="0" w:color="auto"/>
            <w:bottom w:val="none" w:sz="0" w:space="0" w:color="auto"/>
            <w:right w:val="none" w:sz="0" w:space="0" w:color="auto"/>
          </w:divBdr>
        </w:div>
        <w:div w:id="40131903">
          <w:marLeft w:val="640"/>
          <w:marRight w:val="0"/>
          <w:marTop w:val="0"/>
          <w:marBottom w:val="0"/>
          <w:divBdr>
            <w:top w:val="none" w:sz="0" w:space="0" w:color="auto"/>
            <w:left w:val="none" w:sz="0" w:space="0" w:color="auto"/>
            <w:bottom w:val="none" w:sz="0" w:space="0" w:color="auto"/>
            <w:right w:val="none" w:sz="0" w:space="0" w:color="auto"/>
          </w:divBdr>
        </w:div>
        <w:div w:id="1555240475">
          <w:marLeft w:val="640"/>
          <w:marRight w:val="0"/>
          <w:marTop w:val="0"/>
          <w:marBottom w:val="0"/>
          <w:divBdr>
            <w:top w:val="none" w:sz="0" w:space="0" w:color="auto"/>
            <w:left w:val="none" w:sz="0" w:space="0" w:color="auto"/>
            <w:bottom w:val="none" w:sz="0" w:space="0" w:color="auto"/>
            <w:right w:val="none" w:sz="0" w:space="0" w:color="auto"/>
          </w:divBdr>
        </w:div>
        <w:div w:id="264073653">
          <w:marLeft w:val="640"/>
          <w:marRight w:val="0"/>
          <w:marTop w:val="0"/>
          <w:marBottom w:val="0"/>
          <w:divBdr>
            <w:top w:val="none" w:sz="0" w:space="0" w:color="auto"/>
            <w:left w:val="none" w:sz="0" w:space="0" w:color="auto"/>
            <w:bottom w:val="none" w:sz="0" w:space="0" w:color="auto"/>
            <w:right w:val="none" w:sz="0" w:space="0" w:color="auto"/>
          </w:divBdr>
        </w:div>
        <w:div w:id="1320385920">
          <w:marLeft w:val="640"/>
          <w:marRight w:val="0"/>
          <w:marTop w:val="0"/>
          <w:marBottom w:val="0"/>
          <w:divBdr>
            <w:top w:val="none" w:sz="0" w:space="0" w:color="auto"/>
            <w:left w:val="none" w:sz="0" w:space="0" w:color="auto"/>
            <w:bottom w:val="none" w:sz="0" w:space="0" w:color="auto"/>
            <w:right w:val="none" w:sz="0" w:space="0" w:color="auto"/>
          </w:divBdr>
        </w:div>
        <w:div w:id="1023937159">
          <w:marLeft w:val="640"/>
          <w:marRight w:val="0"/>
          <w:marTop w:val="0"/>
          <w:marBottom w:val="0"/>
          <w:divBdr>
            <w:top w:val="none" w:sz="0" w:space="0" w:color="auto"/>
            <w:left w:val="none" w:sz="0" w:space="0" w:color="auto"/>
            <w:bottom w:val="none" w:sz="0" w:space="0" w:color="auto"/>
            <w:right w:val="none" w:sz="0" w:space="0" w:color="auto"/>
          </w:divBdr>
        </w:div>
      </w:divsChild>
    </w:div>
    <w:div w:id="2092894561">
      <w:bodyDiv w:val="1"/>
      <w:marLeft w:val="0"/>
      <w:marRight w:val="0"/>
      <w:marTop w:val="0"/>
      <w:marBottom w:val="0"/>
      <w:divBdr>
        <w:top w:val="none" w:sz="0" w:space="0" w:color="auto"/>
        <w:left w:val="none" w:sz="0" w:space="0" w:color="auto"/>
        <w:bottom w:val="none" w:sz="0" w:space="0" w:color="auto"/>
        <w:right w:val="none" w:sz="0" w:space="0" w:color="auto"/>
      </w:divBdr>
      <w:divsChild>
        <w:div w:id="2145731630">
          <w:marLeft w:val="640"/>
          <w:marRight w:val="0"/>
          <w:marTop w:val="0"/>
          <w:marBottom w:val="0"/>
          <w:divBdr>
            <w:top w:val="none" w:sz="0" w:space="0" w:color="auto"/>
            <w:left w:val="none" w:sz="0" w:space="0" w:color="auto"/>
            <w:bottom w:val="none" w:sz="0" w:space="0" w:color="auto"/>
            <w:right w:val="none" w:sz="0" w:space="0" w:color="auto"/>
          </w:divBdr>
        </w:div>
        <w:div w:id="852496618">
          <w:marLeft w:val="640"/>
          <w:marRight w:val="0"/>
          <w:marTop w:val="0"/>
          <w:marBottom w:val="0"/>
          <w:divBdr>
            <w:top w:val="none" w:sz="0" w:space="0" w:color="auto"/>
            <w:left w:val="none" w:sz="0" w:space="0" w:color="auto"/>
            <w:bottom w:val="none" w:sz="0" w:space="0" w:color="auto"/>
            <w:right w:val="none" w:sz="0" w:space="0" w:color="auto"/>
          </w:divBdr>
        </w:div>
        <w:div w:id="1808744700">
          <w:marLeft w:val="640"/>
          <w:marRight w:val="0"/>
          <w:marTop w:val="0"/>
          <w:marBottom w:val="0"/>
          <w:divBdr>
            <w:top w:val="none" w:sz="0" w:space="0" w:color="auto"/>
            <w:left w:val="none" w:sz="0" w:space="0" w:color="auto"/>
            <w:bottom w:val="none" w:sz="0" w:space="0" w:color="auto"/>
            <w:right w:val="none" w:sz="0" w:space="0" w:color="auto"/>
          </w:divBdr>
        </w:div>
        <w:div w:id="221140088">
          <w:marLeft w:val="640"/>
          <w:marRight w:val="0"/>
          <w:marTop w:val="0"/>
          <w:marBottom w:val="0"/>
          <w:divBdr>
            <w:top w:val="none" w:sz="0" w:space="0" w:color="auto"/>
            <w:left w:val="none" w:sz="0" w:space="0" w:color="auto"/>
            <w:bottom w:val="none" w:sz="0" w:space="0" w:color="auto"/>
            <w:right w:val="none" w:sz="0" w:space="0" w:color="auto"/>
          </w:divBdr>
        </w:div>
        <w:div w:id="498085582">
          <w:marLeft w:val="640"/>
          <w:marRight w:val="0"/>
          <w:marTop w:val="0"/>
          <w:marBottom w:val="0"/>
          <w:divBdr>
            <w:top w:val="none" w:sz="0" w:space="0" w:color="auto"/>
            <w:left w:val="none" w:sz="0" w:space="0" w:color="auto"/>
            <w:bottom w:val="none" w:sz="0" w:space="0" w:color="auto"/>
            <w:right w:val="none" w:sz="0" w:space="0" w:color="auto"/>
          </w:divBdr>
        </w:div>
        <w:div w:id="408387497">
          <w:marLeft w:val="640"/>
          <w:marRight w:val="0"/>
          <w:marTop w:val="0"/>
          <w:marBottom w:val="0"/>
          <w:divBdr>
            <w:top w:val="none" w:sz="0" w:space="0" w:color="auto"/>
            <w:left w:val="none" w:sz="0" w:space="0" w:color="auto"/>
            <w:bottom w:val="none" w:sz="0" w:space="0" w:color="auto"/>
            <w:right w:val="none" w:sz="0" w:space="0" w:color="auto"/>
          </w:divBdr>
        </w:div>
        <w:div w:id="510030051">
          <w:marLeft w:val="640"/>
          <w:marRight w:val="0"/>
          <w:marTop w:val="0"/>
          <w:marBottom w:val="0"/>
          <w:divBdr>
            <w:top w:val="none" w:sz="0" w:space="0" w:color="auto"/>
            <w:left w:val="none" w:sz="0" w:space="0" w:color="auto"/>
            <w:bottom w:val="none" w:sz="0" w:space="0" w:color="auto"/>
            <w:right w:val="none" w:sz="0" w:space="0" w:color="auto"/>
          </w:divBdr>
        </w:div>
        <w:div w:id="1474248693">
          <w:marLeft w:val="640"/>
          <w:marRight w:val="0"/>
          <w:marTop w:val="0"/>
          <w:marBottom w:val="0"/>
          <w:divBdr>
            <w:top w:val="none" w:sz="0" w:space="0" w:color="auto"/>
            <w:left w:val="none" w:sz="0" w:space="0" w:color="auto"/>
            <w:bottom w:val="none" w:sz="0" w:space="0" w:color="auto"/>
            <w:right w:val="none" w:sz="0" w:space="0" w:color="auto"/>
          </w:divBdr>
        </w:div>
        <w:div w:id="1014847347">
          <w:marLeft w:val="640"/>
          <w:marRight w:val="0"/>
          <w:marTop w:val="0"/>
          <w:marBottom w:val="0"/>
          <w:divBdr>
            <w:top w:val="none" w:sz="0" w:space="0" w:color="auto"/>
            <w:left w:val="none" w:sz="0" w:space="0" w:color="auto"/>
            <w:bottom w:val="none" w:sz="0" w:space="0" w:color="auto"/>
            <w:right w:val="none" w:sz="0" w:space="0" w:color="auto"/>
          </w:divBdr>
        </w:div>
      </w:divsChild>
    </w:div>
    <w:div w:id="2098020872">
      <w:bodyDiv w:val="1"/>
      <w:marLeft w:val="0"/>
      <w:marRight w:val="0"/>
      <w:marTop w:val="0"/>
      <w:marBottom w:val="0"/>
      <w:divBdr>
        <w:top w:val="none" w:sz="0" w:space="0" w:color="auto"/>
        <w:left w:val="none" w:sz="0" w:space="0" w:color="auto"/>
        <w:bottom w:val="none" w:sz="0" w:space="0" w:color="auto"/>
        <w:right w:val="none" w:sz="0" w:space="0" w:color="auto"/>
      </w:divBdr>
      <w:divsChild>
        <w:div w:id="324668340">
          <w:marLeft w:val="640"/>
          <w:marRight w:val="0"/>
          <w:marTop w:val="0"/>
          <w:marBottom w:val="0"/>
          <w:divBdr>
            <w:top w:val="none" w:sz="0" w:space="0" w:color="auto"/>
            <w:left w:val="none" w:sz="0" w:space="0" w:color="auto"/>
            <w:bottom w:val="none" w:sz="0" w:space="0" w:color="auto"/>
            <w:right w:val="none" w:sz="0" w:space="0" w:color="auto"/>
          </w:divBdr>
        </w:div>
        <w:div w:id="375006050">
          <w:marLeft w:val="640"/>
          <w:marRight w:val="0"/>
          <w:marTop w:val="0"/>
          <w:marBottom w:val="0"/>
          <w:divBdr>
            <w:top w:val="none" w:sz="0" w:space="0" w:color="auto"/>
            <w:left w:val="none" w:sz="0" w:space="0" w:color="auto"/>
            <w:bottom w:val="none" w:sz="0" w:space="0" w:color="auto"/>
            <w:right w:val="none" w:sz="0" w:space="0" w:color="auto"/>
          </w:divBdr>
        </w:div>
        <w:div w:id="2019307402">
          <w:marLeft w:val="640"/>
          <w:marRight w:val="0"/>
          <w:marTop w:val="0"/>
          <w:marBottom w:val="0"/>
          <w:divBdr>
            <w:top w:val="none" w:sz="0" w:space="0" w:color="auto"/>
            <w:left w:val="none" w:sz="0" w:space="0" w:color="auto"/>
            <w:bottom w:val="none" w:sz="0" w:space="0" w:color="auto"/>
            <w:right w:val="none" w:sz="0" w:space="0" w:color="auto"/>
          </w:divBdr>
        </w:div>
        <w:div w:id="1439182049">
          <w:marLeft w:val="640"/>
          <w:marRight w:val="0"/>
          <w:marTop w:val="0"/>
          <w:marBottom w:val="0"/>
          <w:divBdr>
            <w:top w:val="none" w:sz="0" w:space="0" w:color="auto"/>
            <w:left w:val="none" w:sz="0" w:space="0" w:color="auto"/>
            <w:bottom w:val="none" w:sz="0" w:space="0" w:color="auto"/>
            <w:right w:val="none" w:sz="0" w:space="0" w:color="auto"/>
          </w:divBdr>
        </w:div>
        <w:div w:id="1316647060">
          <w:marLeft w:val="640"/>
          <w:marRight w:val="0"/>
          <w:marTop w:val="0"/>
          <w:marBottom w:val="0"/>
          <w:divBdr>
            <w:top w:val="none" w:sz="0" w:space="0" w:color="auto"/>
            <w:left w:val="none" w:sz="0" w:space="0" w:color="auto"/>
            <w:bottom w:val="none" w:sz="0" w:space="0" w:color="auto"/>
            <w:right w:val="none" w:sz="0" w:space="0" w:color="auto"/>
          </w:divBdr>
        </w:div>
        <w:div w:id="2000307008">
          <w:marLeft w:val="640"/>
          <w:marRight w:val="0"/>
          <w:marTop w:val="0"/>
          <w:marBottom w:val="0"/>
          <w:divBdr>
            <w:top w:val="none" w:sz="0" w:space="0" w:color="auto"/>
            <w:left w:val="none" w:sz="0" w:space="0" w:color="auto"/>
            <w:bottom w:val="none" w:sz="0" w:space="0" w:color="auto"/>
            <w:right w:val="none" w:sz="0" w:space="0" w:color="auto"/>
          </w:divBdr>
        </w:div>
        <w:div w:id="83961835">
          <w:marLeft w:val="640"/>
          <w:marRight w:val="0"/>
          <w:marTop w:val="0"/>
          <w:marBottom w:val="0"/>
          <w:divBdr>
            <w:top w:val="none" w:sz="0" w:space="0" w:color="auto"/>
            <w:left w:val="none" w:sz="0" w:space="0" w:color="auto"/>
            <w:bottom w:val="none" w:sz="0" w:space="0" w:color="auto"/>
            <w:right w:val="none" w:sz="0" w:space="0" w:color="auto"/>
          </w:divBdr>
        </w:div>
        <w:div w:id="1936982241">
          <w:marLeft w:val="640"/>
          <w:marRight w:val="0"/>
          <w:marTop w:val="0"/>
          <w:marBottom w:val="0"/>
          <w:divBdr>
            <w:top w:val="none" w:sz="0" w:space="0" w:color="auto"/>
            <w:left w:val="none" w:sz="0" w:space="0" w:color="auto"/>
            <w:bottom w:val="none" w:sz="0" w:space="0" w:color="auto"/>
            <w:right w:val="none" w:sz="0" w:space="0" w:color="auto"/>
          </w:divBdr>
        </w:div>
        <w:div w:id="1306928214">
          <w:marLeft w:val="640"/>
          <w:marRight w:val="0"/>
          <w:marTop w:val="0"/>
          <w:marBottom w:val="0"/>
          <w:divBdr>
            <w:top w:val="none" w:sz="0" w:space="0" w:color="auto"/>
            <w:left w:val="none" w:sz="0" w:space="0" w:color="auto"/>
            <w:bottom w:val="none" w:sz="0" w:space="0" w:color="auto"/>
            <w:right w:val="none" w:sz="0" w:space="0" w:color="auto"/>
          </w:divBdr>
        </w:div>
      </w:divsChild>
    </w:div>
    <w:div w:id="2104104000">
      <w:bodyDiv w:val="1"/>
      <w:marLeft w:val="0"/>
      <w:marRight w:val="0"/>
      <w:marTop w:val="0"/>
      <w:marBottom w:val="0"/>
      <w:divBdr>
        <w:top w:val="none" w:sz="0" w:space="0" w:color="auto"/>
        <w:left w:val="none" w:sz="0" w:space="0" w:color="auto"/>
        <w:bottom w:val="none" w:sz="0" w:space="0" w:color="auto"/>
        <w:right w:val="none" w:sz="0" w:space="0" w:color="auto"/>
      </w:divBdr>
      <w:divsChild>
        <w:div w:id="1027020206">
          <w:marLeft w:val="640"/>
          <w:marRight w:val="0"/>
          <w:marTop w:val="0"/>
          <w:marBottom w:val="0"/>
          <w:divBdr>
            <w:top w:val="none" w:sz="0" w:space="0" w:color="auto"/>
            <w:left w:val="none" w:sz="0" w:space="0" w:color="auto"/>
            <w:bottom w:val="none" w:sz="0" w:space="0" w:color="auto"/>
            <w:right w:val="none" w:sz="0" w:space="0" w:color="auto"/>
          </w:divBdr>
        </w:div>
        <w:div w:id="1106148762">
          <w:marLeft w:val="640"/>
          <w:marRight w:val="0"/>
          <w:marTop w:val="0"/>
          <w:marBottom w:val="0"/>
          <w:divBdr>
            <w:top w:val="none" w:sz="0" w:space="0" w:color="auto"/>
            <w:left w:val="none" w:sz="0" w:space="0" w:color="auto"/>
            <w:bottom w:val="none" w:sz="0" w:space="0" w:color="auto"/>
            <w:right w:val="none" w:sz="0" w:space="0" w:color="auto"/>
          </w:divBdr>
        </w:div>
        <w:div w:id="461193082">
          <w:marLeft w:val="640"/>
          <w:marRight w:val="0"/>
          <w:marTop w:val="0"/>
          <w:marBottom w:val="0"/>
          <w:divBdr>
            <w:top w:val="none" w:sz="0" w:space="0" w:color="auto"/>
            <w:left w:val="none" w:sz="0" w:space="0" w:color="auto"/>
            <w:bottom w:val="none" w:sz="0" w:space="0" w:color="auto"/>
            <w:right w:val="none" w:sz="0" w:space="0" w:color="auto"/>
          </w:divBdr>
        </w:div>
        <w:div w:id="1198736823">
          <w:marLeft w:val="640"/>
          <w:marRight w:val="0"/>
          <w:marTop w:val="0"/>
          <w:marBottom w:val="0"/>
          <w:divBdr>
            <w:top w:val="none" w:sz="0" w:space="0" w:color="auto"/>
            <w:left w:val="none" w:sz="0" w:space="0" w:color="auto"/>
            <w:bottom w:val="none" w:sz="0" w:space="0" w:color="auto"/>
            <w:right w:val="none" w:sz="0" w:space="0" w:color="auto"/>
          </w:divBdr>
        </w:div>
        <w:div w:id="249777070">
          <w:marLeft w:val="640"/>
          <w:marRight w:val="0"/>
          <w:marTop w:val="0"/>
          <w:marBottom w:val="0"/>
          <w:divBdr>
            <w:top w:val="none" w:sz="0" w:space="0" w:color="auto"/>
            <w:left w:val="none" w:sz="0" w:space="0" w:color="auto"/>
            <w:bottom w:val="none" w:sz="0" w:space="0" w:color="auto"/>
            <w:right w:val="none" w:sz="0" w:space="0" w:color="auto"/>
          </w:divBdr>
        </w:div>
        <w:div w:id="1815755869">
          <w:marLeft w:val="640"/>
          <w:marRight w:val="0"/>
          <w:marTop w:val="0"/>
          <w:marBottom w:val="0"/>
          <w:divBdr>
            <w:top w:val="none" w:sz="0" w:space="0" w:color="auto"/>
            <w:left w:val="none" w:sz="0" w:space="0" w:color="auto"/>
            <w:bottom w:val="none" w:sz="0" w:space="0" w:color="auto"/>
            <w:right w:val="none" w:sz="0" w:space="0" w:color="auto"/>
          </w:divBdr>
        </w:div>
        <w:div w:id="1634559058">
          <w:marLeft w:val="640"/>
          <w:marRight w:val="0"/>
          <w:marTop w:val="0"/>
          <w:marBottom w:val="0"/>
          <w:divBdr>
            <w:top w:val="none" w:sz="0" w:space="0" w:color="auto"/>
            <w:left w:val="none" w:sz="0" w:space="0" w:color="auto"/>
            <w:bottom w:val="none" w:sz="0" w:space="0" w:color="auto"/>
            <w:right w:val="none" w:sz="0" w:space="0" w:color="auto"/>
          </w:divBdr>
        </w:div>
        <w:div w:id="1101490026">
          <w:marLeft w:val="640"/>
          <w:marRight w:val="0"/>
          <w:marTop w:val="0"/>
          <w:marBottom w:val="0"/>
          <w:divBdr>
            <w:top w:val="none" w:sz="0" w:space="0" w:color="auto"/>
            <w:left w:val="none" w:sz="0" w:space="0" w:color="auto"/>
            <w:bottom w:val="none" w:sz="0" w:space="0" w:color="auto"/>
            <w:right w:val="none" w:sz="0" w:space="0" w:color="auto"/>
          </w:divBdr>
        </w:div>
        <w:div w:id="1713336811">
          <w:marLeft w:val="640"/>
          <w:marRight w:val="0"/>
          <w:marTop w:val="0"/>
          <w:marBottom w:val="0"/>
          <w:divBdr>
            <w:top w:val="none" w:sz="0" w:space="0" w:color="auto"/>
            <w:left w:val="none" w:sz="0" w:space="0" w:color="auto"/>
            <w:bottom w:val="none" w:sz="0" w:space="0" w:color="auto"/>
            <w:right w:val="none" w:sz="0" w:space="0" w:color="auto"/>
          </w:divBdr>
        </w:div>
      </w:divsChild>
    </w:div>
    <w:div w:id="2107338322">
      <w:bodyDiv w:val="1"/>
      <w:marLeft w:val="0"/>
      <w:marRight w:val="0"/>
      <w:marTop w:val="0"/>
      <w:marBottom w:val="0"/>
      <w:divBdr>
        <w:top w:val="none" w:sz="0" w:space="0" w:color="auto"/>
        <w:left w:val="none" w:sz="0" w:space="0" w:color="auto"/>
        <w:bottom w:val="none" w:sz="0" w:space="0" w:color="auto"/>
        <w:right w:val="none" w:sz="0" w:space="0" w:color="auto"/>
      </w:divBdr>
      <w:divsChild>
        <w:div w:id="814180">
          <w:marLeft w:val="640"/>
          <w:marRight w:val="0"/>
          <w:marTop w:val="0"/>
          <w:marBottom w:val="0"/>
          <w:divBdr>
            <w:top w:val="none" w:sz="0" w:space="0" w:color="auto"/>
            <w:left w:val="none" w:sz="0" w:space="0" w:color="auto"/>
            <w:bottom w:val="none" w:sz="0" w:space="0" w:color="auto"/>
            <w:right w:val="none" w:sz="0" w:space="0" w:color="auto"/>
          </w:divBdr>
        </w:div>
        <w:div w:id="1563708605">
          <w:marLeft w:val="640"/>
          <w:marRight w:val="0"/>
          <w:marTop w:val="0"/>
          <w:marBottom w:val="0"/>
          <w:divBdr>
            <w:top w:val="none" w:sz="0" w:space="0" w:color="auto"/>
            <w:left w:val="none" w:sz="0" w:space="0" w:color="auto"/>
            <w:bottom w:val="none" w:sz="0" w:space="0" w:color="auto"/>
            <w:right w:val="none" w:sz="0" w:space="0" w:color="auto"/>
          </w:divBdr>
        </w:div>
        <w:div w:id="370695782">
          <w:marLeft w:val="640"/>
          <w:marRight w:val="0"/>
          <w:marTop w:val="0"/>
          <w:marBottom w:val="0"/>
          <w:divBdr>
            <w:top w:val="none" w:sz="0" w:space="0" w:color="auto"/>
            <w:left w:val="none" w:sz="0" w:space="0" w:color="auto"/>
            <w:bottom w:val="none" w:sz="0" w:space="0" w:color="auto"/>
            <w:right w:val="none" w:sz="0" w:space="0" w:color="auto"/>
          </w:divBdr>
        </w:div>
        <w:div w:id="56823421">
          <w:marLeft w:val="640"/>
          <w:marRight w:val="0"/>
          <w:marTop w:val="0"/>
          <w:marBottom w:val="0"/>
          <w:divBdr>
            <w:top w:val="none" w:sz="0" w:space="0" w:color="auto"/>
            <w:left w:val="none" w:sz="0" w:space="0" w:color="auto"/>
            <w:bottom w:val="none" w:sz="0" w:space="0" w:color="auto"/>
            <w:right w:val="none" w:sz="0" w:space="0" w:color="auto"/>
          </w:divBdr>
        </w:div>
        <w:div w:id="1439061107">
          <w:marLeft w:val="640"/>
          <w:marRight w:val="0"/>
          <w:marTop w:val="0"/>
          <w:marBottom w:val="0"/>
          <w:divBdr>
            <w:top w:val="none" w:sz="0" w:space="0" w:color="auto"/>
            <w:left w:val="none" w:sz="0" w:space="0" w:color="auto"/>
            <w:bottom w:val="none" w:sz="0" w:space="0" w:color="auto"/>
            <w:right w:val="none" w:sz="0" w:space="0" w:color="auto"/>
          </w:divBdr>
        </w:div>
        <w:div w:id="1728381597">
          <w:marLeft w:val="640"/>
          <w:marRight w:val="0"/>
          <w:marTop w:val="0"/>
          <w:marBottom w:val="0"/>
          <w:divBdr>
            <w:top w:val="none" w:sz="0" w:space="0" w:color="auto"/>
            <w:left w:val="none" w:sz="0" w:space="0" w:color="auto"/>
            <w:bottom w:val="none" w:sz="0" w:space="0" w:color="auto"/>
            <w:right w:val="none" w:sz="0" w:space="0" w:color="auto"/>
          </w:divBdr>
        </w:div>
        <w:div w:id="1495679035">
          <w:marLeft w:val="640"/>
          <w:marRight w:val="0"/>
          <w:marTop w:val="0"/>
          <w:marBottom w:val="0"/>
          <w:divBdr>
            <w:top w:val="none" w:sz="0" w:space="0" w:color="auto"/>
            <w:left w:val="none" w:sz="0" w:space="0" w:color="auto"/>
            <w:bottom w:val="none" w:sz="0" w:space="0" w:color="auto"/>
            <w:right w:val="none" w:sz="0" w:space="0" w:color="auto"/>
          </w:divBdr>
        </w:div>
        <w:div w:id="730999645">
          <w:marLeft w:val="640"/>
          <w:marRight w:val="0"/>
          <w:marTop w:val="0"/>
          <w:marBottom w:val="0"/>
          <w:divBdr>
            <w:top w:val="none" w:sz="0" w:space="0" w:color="auto"/>
            <w:left w:val="none" w:sz="0" w:space="0" w:color="auto"/>
            <w:bottom w:val="none" w:sz="0" w:space="0" w:color="auto"/>
            <w:right w:val="none" w:sz="0" w:space="0" w:color="auto"/>
          </w:divBdr>
        </w:div>
        <w:div w:id="632639326">
          <w:marLeft w:val="640"/>
          <w:marRight w:val="0"/>
          <w:marTop w:val="0"/>
          <w:marBottom w:val="0"/>
          <w:divBdr>
            <w:top w:val="none" w:sz="0" w:space="0" w:color="auto"/>
            <w:left w:val="none" w:sz="0" w:space="0" w:color="auto"/>
            <w:bottom w:val="none" w:sz="0" w:space="0" w:color="auto"/>
            <w:right w:val="none" w:sz="0" w:space="0" w:color="auto"/>
          </w:divBdr>
        </w:div>
        <w:div w:id="1771046314">
          <w:marLeft w:val="640"/>
          <w:marRight w:val="0"/>
          <w:marTop w:val="0"/>
          <w:marBottom w:val="0"/>
          <w:divBdr>
            <w:top w:val="none" w:sz="0" w:space="0" w:color="auto"/>
            <w:left w:val="none" w:sz="0" w:space="0" w:color="auto"/>
            <w:bottom w:val="none" w:sz="0" w:space="0" w:color="auto"/>
            <w:right w:val="none" w:sz="0" w:space="0" w:color="auto"/>
          </w:divBdr>
        </w:div>
        <w:div w:id="1130905938">
          <w:marLeft w:val="640"/>
          <w:marRight w:val="0"/>
          <w:marTop w:val="0"/>
          <w:marBottom w:val="0"/>
          <w:divBdr>
            <w:top w:val="none" w:sz="0" w:space="0" w:color="auto"/>
            <w:left w:val="none" w:sz="0" w:space="0" w:color="auto"/>
            <w:bottom w:val="none" w:sz="0" w:space="0" w:color="auto"/>
            <w:right w:val="none" w:sz="0" w:space="0" w:color="auto"/>
          </w:divBdr>
        </w:div>
        <w:div w:id="106243355">
          <w:marLeft w:val="640"/>
          <w:marRight w:val="0"/>
          <w:marTop w:val="0"/>
          <w:marBottom w:val="0"/>
          <w:divBdr>
            <w:top w:val="none" w:sz="0" w:space="0" w:color="auto"/>
            <w:left w:val="none" w:sz="0" w:space="0" w:color="auto"/>
            <w:bottom w:val="none" w:sz="0" w:space="0" w:color="auto"/>
            <w:right w:val="none" w:sz="0" w:space="0" w:color="auto"/>
          </w:divBdr>
        </w:div>
      </w:divsChild>
    </w:div>
    <w:div w:id="2107387405">
      <w:bodyDiv w:val="1"/>
      <w:marLeft w:val="0"/>
      <w:marRight w:val="0"/>
      <w:marTop w:val="0"/>
      <w:marBottom w:val="0"/>
      <w:divBdr>
        <w:top w:val="none" w:sz="0" w:space="0" w:color="auto"/>
        <w:left w:val="none" w:sz="0" w:space="0" w:color="auto"/>
        <w:bottom w:val="none" w:sz="0" w:space="0" w:color="auto"/>
        <w:right w:val="none" w:sz="0" w:space="0" w:color="auto"/>
      </w:divBdr>
      <w:divsChild>
        <w:div w:id="1317413032">
          <w:marLeft w:val="640"/>
          <w:marRight w:val="0"/>
          <w:marTop w:val="0"/>
          <w:marBottom w:val="0"/>
          <w:divBdr>
            <w:top w:val="none" w:sz="0" w:space="0" w:color="auto"/>
            <w:left w:val="none" w:sz="0" w:space="0" w:color="auto"/>
            <w:bottom w:val="none" w:sz="0" w:space="0" w:color="auto"/>
            <w:right w:val="none" w:sz="0" w:space="0" w:color="auto"/>
          </w:divBdr>
        </w:div>
        <w:div w:id="1846629424">
          <w:marLeft w:val="640"/>
          <w:marRight w:val="0"/>
          <w:marTop w:val="0"/>
          <w:marBottom w:val="0"/>
          <w:divBdr>
            <w:top w:val="none" w:sz="0" w:space="0" w:color="auto"/>
            <w:left w:val="none" w:sz="0" w:space="0" w:color="auto"/>
            <w:bottom w:val="none" w:sz="0" w:space="0" w:color="auto"/>
            <w:right w:val="none" w:sz="0" w:space="0" w:color="auto"/>
          </w:divBdr>
        </w:div>
        <w:div w:id="1617563185">
          <w:marLeft w:val="640"/>
          <w:marRight w:val="0"/>
          <w:marTop w:val="0"/>
          <w:marBottom w:val="0"/>
          <w:divBdr>
            <w:top w:val="none" w:sz="0" w:space="0" w:color="auto"/>
            <w:left w:val="none" w:sz="0" w:space="0" w:color="auto"/>
            <w:bottom w:val="none" w:sz="0" w:space="0" w:color="auto"/>
            <w:right w:val="none" w:sz="0" w:space="0" w:color="auto"/>
          </w:divBdr>
        </w:div>
        <w:div w:id="2001153802">
          <w:marLeft w:val="640"/>
          <w:marRight w:val="0"/>
          <w:marTop w:val="0"/>
          <w:marBottom w:val="0"/>
          <w:divBdr>
            <w:top w:val="none" w:sz="0" w:space="0" w:color="auto"/>
            <w:left w:val="none" w:sz="0" w:space="0" w:color="auto"/>
            <w:bottom w:val="none" w:sz="0" w:space="0" w:color="auto"/>
            <w:right w:val="none" w:sz="0" w:space="0" w:color="auto"/>
          </w:divBdr>
        </w:div>
        <w:div w:id="909581666">
          <w:marLeft w:val="640"/>
          <w:marRight w:val="0"/>
          <w:marTop w:val="0"/>
          <w:marBottom w:val="0"/>
          <w:divBdr>
            <w:top w:val="none" w:sz="0" w:space="0" w:color="auto"/>
            <w:left w:val="none" w:sz="0" w:space="0" w:color="auto"/>
            <w:bottom w:val="none" w:sz="0" w:space="0" w:color="auto"/>
            <w:right w:val="none" w:sz="0" w:space="0" w:color="auto"/>
          </w:divBdr>
        </w:div>
        <w:div w:id="1283462406">
          <w:marLeft w:val="640"/>
          <w:marRight w:val="0"/>
          <w:marTop w:val="0"/>
          <w:marBottom w:val="0"/>
          <w:divBdr>
            <w:top w:val="none" w:sz="0" w:space="0" w:color="auto"/>
            <w:left w:val="none" w:sz="0" w:space="0" w:color="auto"/>
            <w:bottom w:val="none" w:sz="0" w:space="0" w:color="auto"/>
            <w:right w:val="none" w:sz="0" w:space="0" w:color="auto"/>
          </w:divBdr>
        </w:div>
        <w:div w:id="590042101">
          <w:marLeft w:val="640"/>
          <w:marRight w:val="0"/>
          <w:marTop w:val="0"/>
          <w:marBottom w:val="0"/>
          <w:divBdr>
            <w:top w:val="none" w:sz="0" w:space="0" w:color="auto"/>
            <w:left w:val="none" w:sz="0" w:space="0" w:color="auto"/>
            <w:bottom w:val="none" w:sz="0" w:space="0" w:color="auto"/>
            <w:right w:val="none" w:sz="0" w:space="0" w:color="auto"/>
          </w:divBdr>
        </w:div>
        <w:div w:id="296181821">
          <w:marLeft w:val="640"/>
          <w:marRight w:val="0"/>
          <w:marTop w:val="0"/>
          <w:marBottom w:val="0"/>
          <w:divBdr>
            <w:top w:val="none" w:sz="0" w:space="0" w:color="auto"/>
            <w:left w:val="none" w:sz="0" w:space="0" w:color="auto"/>
            <w:bottom w:val="none" w:sz="0" w:space="0" w:color="auto"/>
            <w:right w:val="none" w:sz="0" w:space="0" w:color="auto"/>
          </w:divBdr>
        </w:div>
        <w:div w:id="512112997">
          <w:marLeft w:val="640"/>
          <w:marRight w:val="0"/>
          <w:marTop w:val="0"/>
          <w:marBottom w:val="0"/>
          <w:divBdr>
            <w:top w:val="none" w:sz="0" w:space="0" w:color="auto"/>
            <w:left w:val="none" w:sz="0" w:space="0" w:color="auto"/>
            <w:bottom w:val="none" w:sz="0" w:space="0" w:color="auto"/>
            <w:right w:val="none" w:sz="0" w:space="0" w:color="auto"/>
          </w:divBdr>
        </w:div>
      </w:divsChild>
    </w:div>
    <w:div w:id="2115510242">
      <w:bodyDiv w:val="1"/>
      <w:marLeft w:val="0"/>
      <w:marRight w:val="0"/>
      <w:marTop w:val="0"/>
      <w:marBottom w:val="0"/>
      <w:divBdr>
        <w:top w:val="none" w:sz="0" w:space="0" w:color="auto"/>
        <w:left w:val="none" w:sz="0" w:space="0" w:color="auto"/>
        <w:bottom w:val="none" w:sz="0" w:space="0" w:color="auto"/>
        <w:right w:val="none" w:sz="0" w:space="0" w:color="auto"/>
      </w:divBdr>
      <w:divsChild>
        <w:div w:id="1184049414">
          <w:marLeft w:val="640"/>
          <w:marRight w:val="0"/>
          <w:marTop w:val="0"/>
          <w:marBottom w:val="0"/>
          <w:divBdr>
            <w:top w:val="none" w:sz="0" w:space="0" w:color="auto"/>
            <w:left w:val="none" w:sz="0" w:space="0" w:color="auto"/>
            <w:bottom w:val="none" w:sz="0" w:space="0" w:color="auto"/>
            <w:right w:val="none" w:sz="0" w:space="0" w:color="auto"/>
          </w:divBdr>
        </w:div>
        <w:div w:id="1640987644">
          <w:marLeft w:val="640"/>
          <w:marRight w:val="0"/>
          <w:marTop w:val="0"/>
          <w:marBottom w:val="0"/>
          <w:divBdr>
            <w:top w:val="none" w:sz="0" w:space="0" w:color="auto"/>
            <w:left w:val="none" w:sz="0" w:space="0" w:color="auto"/>
            <w:bottom w:val="none" w:sz="0" w:space="0" w:color="auto"/>
            <w:right w:val="none" w:sz="0" w:space="0" w:color="auto"/>
          </w:divBdr>
        </w:div>
        <w:div w:id="345133088">
          <w:marLeft w:val="640"/>
          <w:marRight w:val="0"/>
          <w:marTop w:val="0"/>
          <w:marBottom w:val="0"/>
          <w:divBdr>
            <w:top w:val="none" w:sz="0" w:space="0" w:color="auto"/>
            <w:left w:val="none" w:sz="0" w:space="0" w:color="auto"/>
            <w:bottom w:val="none" w:sz="0" w:space="0" w:color="auto"/>
            <w:right w:val="none" w:sz="0" w:space="0" w:color="auto"/>
          </w:divBdr>
        </w:div>
        <w:div w:id="1903983574">
          <w:marLeft w:val="640"/>
          <w:marRight w:val="0"/>
          <w:marTop w:val="0"/>
          <w:marBottom w:val="0"/>
          <w:divBdr>
            <w:top w:val="none" w:sz="0" w:space="0" w:color="auto"/>
            <w:left w:val="none" w:sz="0" w:space="0" w:color="auto"/>
            <w:bottom w:val="none" w:sz="0" w:space="0" w:color="auto"/>
            <w:right w:val="none" w:sz="0" w:space="0" w:color="auto"/>
          </w:divBdr>
        </w:div>
        <w:div w:id="1709186710">
          <w:marLeft w:val="640"/>
          <w:marRight w:val="0"/>
          <w:marTop w:val="0"/>
          <w:marBottom w:val="0"/>
          <w:divBdr>
            <w:top w:val="none" w:sz="0" w:space="0" w:color="auto"/>
            <w:left w:val="none" w:sz="0" w:space="0" w:color="auto"/>
            <w:bottom w:val="none" w:sz="0" w:space="0" w:color="auto"/>
            <w:right w:val="none" w:sz="0" w:space="0" w:color="auto"/>
          </w:divBdr>
        </w:div>
        <w:div w:id="13775343">
          <w:marLeft w:val="640"/>
          <w:marRight w:val="0"/>
          <w:marTop w:val="0"/>
          <w:marBottom w:val="0"/>
          <w:divBdr>
            <w:top w:val="none" w:sz="0" w:space="0" w:color="auto"/>
            <w:left w:val="none" w:sz="0" w:space="0" w:color="auto"/>
            <w:bottom w:val="none" w:sz="0" w:space="0" w:color="auto"/>
            <w:right w:val="none" w:sz="0" w:space="0" w:color="auto"/>
          </w:divBdr>
        </w:div>
        <w:div w:id="820191696">
          <w:marLeft w:val="640"/>
          <w:marRight w:val="0"/>
          <w:marTop w:val="0"/>
          <w:marBottom w:val="0"/>
          <w:divBdr>
            <w:top w:val="none" w:sz="0" w:space="0" w:color="auto"/>
            <w:left w:val="none" w:sz="0" w:space="0" w:color="auto"/>
            <w:bottom w:val="none" w:sz="0" w:space="0" w:color="auto"/>
            <w:right w:val="none" w:sz="0" w:space="0" w:color="auto"/>
          </w:divBdr>
        </w:div>
        <w:div w:id="889808384">
          <w:marLeft w:val="640"/>
          <w:marRight w:val="0"/>
          <w:marTop w:val="0"/>
          <w:marBottom w:val="0"/>
          <w:divBdr>
            <w:top w:val="none" w:sz="0" w:space="0" w:color="auto"/>
            <w:left w:val="none" w:sz="0" w:space="0" w:color="auto"/>
            <w:bottom w:val="none" w:sz="0" w:space="0" w:color="auto"/>
            <w:right w:val="none" w:sz="0" w:space="0" w:color="auto"/>
          </w:divBdr>
        </w:div>
        <w:div w:id="1187251313">
          <w:marLeft w:val="640"/>
          <w:marRight w:val="0"/>
          <w:marTop w:val="0"/>
          <w:marBottom w:val="0"/>
          <w:divBdr>
            <w:top w:val="none" w:sz="0" w:space="0" w:color="auto"/>
            <w:left w:val="none" w:sz="0" w:space="0" w:color="auto"/>
            <w:bottom w:val="none" w:sz="0" w:space="0" w:color="auto"/>
            <w:right w:val="none" w:sz="0" w:space="0" w:color="auto"/>
          </w:divBdr>
        </w:div>
        <w:div w:id="204197621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3AD3A60F-217B-44A9-B048-0BD475DCC29F}"/>
      </w:docPartPr>
      <w:docPartBody>
        <w:p w:rsidR="005E13A8" w:rsidRDefault="001449A1">
          <w:r w:rsidRPr="00E47E7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9A1"/>
    <w:rsid w:val="001449A1"/>
    <w:rsid w:val="001F5304"/>
    <w:rsid w:val="005E13A8"/>
    <w:rsid w:val="00714B85"/>
    <w:rsid w:val="00720197"/>
    <w:rsid w:val="00755947"/>
    <w:rsid w:val="00853A05"/>
    <w:rsid w:val="00B36E36"/>
    <w:rsid w:val="00D74C9F"/>
    <w:rsid w:val="00F12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3A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D578A7-2287-441B-A4C4-857C7B2B8F08}">
  <we:reference id="wa104382081" version="1.46.0.0" store="en-US" storeType="OMEX"/>
  <we:alternateReferences>
    <we:reference id="wa104382081" version="1.46.0.0" store="en-US" storeType="OMEX"/>
  </we:alternateReferences>
  <we:properties>
    <we:property name="MENDELEY_CITATIONS" value="[{&quot;citationID&quot;:&quot;MENDELEY_CITATION_8c3ab342-0412-4a12-885d-4d01c12820c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GMzYWIzNDItMDQxMi00YTEyLTg4NWQtNGQwMWMxMjgyMGM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cc8bd50a-53dd-43cd-bbf1-ab948668f91f&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2M4YmQ1MGEtNTNkZC00M2NkLWJiZjEtYWI5NDg2NjhmOTFm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d13affbe-2072-4195-bbee-cebf24732f02&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DEzYWZmYmUtMjA3Mi00MTk1LWJiZWUtY2ViZjI0NzMyZjAy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b51ecd82-00cf-41f0-920c-16c1613961a8&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jUxZWNkODItMDBjZi00MWYwLTkyMGMtMTZjMTYxMzk2MWE4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quot;,&quot;citationItems&quot;:[{&quot;id&quot;:&quot;aebeb084-e7e7-3ca0-8daa-f5e4c719070a&quot;,&quot;itemData&quot;:{&quot;type&quot;:&quot;webpage&quot;,&quot;id&quot;:&quot;aebeb084-e7e7-3ca0-8daa-f5e4c719070a&quot;,&quot;title&quot;:&quot;Cost Indices&quot;,&quot;author&quot;:[{&quot;family&quot;:&quot;Charles Maxwell&quot;,&quot;given&quot;:&quot;&quot;,&quot;parse-names&quot;:false,&quot;dropping-particle&quot;:&quot;&quot;,&quot;non-dropping-particle&quot;:&quot;&quot;}],&quot;container-title&quot;:&quot;Towering Skills&quot;,&quot;issued&quot;:{&quot;date-parts&quot;:[[2022]]},&quot;container-title-short&quot;:&quot;&quot;},&quot;isTemporary&quot;:false}]},{&quot;citationID&quot;:&quot;MENDELEY_CITATION_bc71cbdb-424f-4848-94d4-48075b016121&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&quot;,&quot;citationItems&quot;:[{&quot;id&quot;:&quot;64830e0f-eb45-3323-94ae-0cb84b942446&quot;,&quot;itemData&quot;:{&quot;type&quot;:&quot;webpage&quot;,&quot;id&quot;:&quot;64830e0f-eb45-3323-94ae-0cb84b942446&quot;,&quot;title&quot;:&quot;Monthly Prices, Commodity Markets&quot;,&quot;author&quot;:[{&quot;family&quot;:&quot;World Bank&quot;,&quot;given&quot;:&quot;&quot;,&quot;parse-names&quot;:false,&quot;dropping-particle&quot;:&quot;&quot;,&quot;non-dropping-particle&quot;:&quot;&quot;}],&quot;container-title&quot;:&quot;World Bank&quot;,&quot;issued&quot;:{&quot;date-parts&quot;:[[2023]]},&quot;container-title-short&quot;:&quot;&quot;},&quot;isTemporary&quot;:false}]},{&quot;citationID&quot;:&quot;MENDELEY_CITATION_729f22d4-9bc9-4abd-b32e-88fb4dafe3d2&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&quot;,&quot;citationItems&quot;:[{&quot;id&quot;:&quot;769737e8-7b7e-3509-bb4d-5d507ecb9639&quot;,&quot;itemData&quot;:{&quot;type&quot;:&quot;webpage&quot;,&quot;id&quot;:&quot;769737e8-7b7e-3509-bb4d-5d507ecb9639&quot;,&quot;title&quot;:&quot;European wholesale electricity price data&quot;,&quot;author&quot;:[{&quot;family&quot;:&quot;Ember&quot;,&quot;given&quot;:&quot;&quot;,&quot;parse-names&quot;:false,&quot;dropping-particle&quot;:&quot;&quot;,&quot;non-dropping-particle&quot;:&quot;&quot;}],&quot;container-title&quot;:&quot;Ember&quot;,&quot;issued&quot;:{&quot;date-parts&quot;:[[2022]]},&quot;container-title-short&quot;:&quot;&quot;},&quot;isTemporary&quot;:false}]},{&quot;citationID&quot;:&quot;MENDELEY_CITATION_2559d029-ad52-4268-92dd-f120de608ede&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&quot;,&quot;citationItems&quot;:[{&quot;id&quot;:&quot;b3d68131-887c-3e4d-a2ad-c3ffc780006e&quot;,&quot;itemData&quot;:{&quot;type&quot;:&quot;report&quot;,&quot;id&quot;:&quot;b3d68131-887c-3e4d-a2ad-c3ffc780006e&quot;,&quot;title&quot;:&quot;Renewable Power Generation Costs in 2019&quot;,&quot;author&quot;:[{&quot;family&quot;:&quot;International Renewable Energy Agency&quot;,&quot;given&quot;:&quot;&quot;,&quot;parse-names&quot;:false,&quot;dropping-particle&quot;:&quot;&quot;,&quot;non-dropping-particle&quot;:&quot;&quot;}],&quot;issued&quot;:{&quot;date-parts&quot;:[[2020]]},&quot;publisher-place&quot;:&quot;Abu Dhabi&quot;,&quot;container-title-short&quot;:&quot;&quot;},&quot;isTemporary&quot;:false},{&quot;id&quot;:&quot;0d9a900f-dd7d-3536-8044-fdba44469b45&quot;,&quot;itemData&quot;:{&quot;type&quot;:&quot;report&quot;,&quot;id&quot;:&quot;0d9a900f-dd7d-3536-8044-fdba44469b45&quot;,&quot;title&quot;:&quot;Renewable Power Generation Costs in 2020&quot;,&quot;author&quot;:[{&quot;family&quot;:&quot;International Renewable Energy Agency&quot;,&quot;given&quot;:&quot;&quot;,&quot;parse-names&quot;:false,&quot;dropping-particle&quot;:&quot;&quot;,&quot;non-dropping-particle&quot;:&quot;&quot;}],&quot;issued&quot;:{&quot;date-parts&quot;:[[2021]]},&quot;publisher-place&quot;:&quot;Abu Dhabi&quot;,&quot;container-title-short&quot;:&quot;&quot;},&quot;isTemporary&quot;:false},{&quot;id&quot;:&quot;3c94a133-4c30-310e-8ccd-858266b5426d&quot;,&quot;itemData&quot;:{&quot;type&quot;:&quot;report&quot;,&quot;id&quot;:&quot;3c94a133-4c30-310e-8ccd-858266b5426d&quot;,&quot;title&quot;:&quot;Renewable Power Generation Costs in 2021&quot;,&quot;author&quot;:[{&quot;family&quot;:&quot;International Renewable Energy Agency&quot;,&quot;given&quot;:&quot;&quot;,&quot;parse-names&quot;:false,&quot;dropping-particle&quot;:&quot;&quot;,&quot;non-dropping-particle&quot;:&quot;&quot;}],&quot;issued&quot;:{&quot;date-parts&quot;:[[2022]]},&quot;publisher-place&quot;:&quot;Abu Dhabi&quot;,&quot;container-title-short&quot;:&quot;&quot;},&quot;isTemporary&quot;:false}]},{&quot;citationID&quot;:&quot;MENDELEY_CITATION_e24f7a67-0e55-49be-a272-3e0364ed9d2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I0ZjdhNjctMGU1NS00OWJlLWEyNzItM2UwMzY0ZWQ5ZDI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ba8cf1f0-2c3d-49a3-b0fb-25d668731c3d&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mE4Y2YxZjAtMmMzZC00OWEzLWIwZmItMjVkNjY4NzMxYzNk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quot;,&quot;citationItems&quot;:[{&quot;id&quot;:&quot;aebeb084-e7e7-3ca0-8daa-f5e4c719070a&quot;,&quot;itemData&quot;:{&quot;type&quot;:&quot;webpage&quot;,&quot;id&quot;:&quot;aebeb084-e7e7-3ca0-8daa-f5e4c719070a&quot;,&quot;title&quot;:&quot;Cost Indices&quot;,&quot;author&quot;:[{&quot;family&quot;:&quot;Charles Maxwell&quot;,&quot;given&quot;:&quot;&quot;,&quot;parse-names&quot;:false,&quot;dropping-particle&quot;:&quot;&quot;,&quot;non-dropping-particle&quot;:&quot;&quot;}],&quot;container-title&quot;:&quot;Towering Skills&quot;,&quot;issued&quot;:{&quot;date-parts&quot;:[[2022]]},&quot;container-title-short&quot;:&quot;&quot;},&quot;isTemporary&quot;:false}]},{&quot;citationID&quot;:&quot;MENDELEY_CITATION_4e3718c0-6f69-480a-9b3a-c06f3b0a0955&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NGUzNzE4YzAtNmY2OS00ODBhLTliM2EtYzA2ZjNiMGEwOTU1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quot;,&quot;citationItems&quot;:[{&quot;id&quot;:&quot;54d4faa3-fb5e-39f4-b187-5f0f02a13c0b&quot;,&quot;itemData&quot;:{&quot;type&quot;:&quot;article-journal&quot;,&quot;id&quot;:&quot;54d4faa3-fb5e-39f4-b187-5f0f02a13c0b&quot;,&quot;title&quot;:&quot;Plant-to-planet analysis of CO2-based methanol processes&quot;,&quot;author&quot;:[{&quot;family&quot;:&quot;González-Garay&quot;,&quot;given&quot;:&quot;Andrés&quot;,&quot;parse-names&quot;:false,&quot;dropping-particle&quot;:&quot;&quot;,&quot;non-dropping-particle&quot;:&quot;&quot;},{&quot;family&quot;:&quot;Frei&quot;,&quot;given&quot;:&quot;Matthias S.&quot;,&quot;parse-names&quot;:false,&quot;dropping-particle&quot;:&quot;&quot;,&quot;non-dropping-particle&quot;:&quot;&quot;},{&quot;family&quot;:&quot;Al-Qahtani&quot;,&quot;given&quot;:&quot;Amjad&quot;,&quot;parse-names&quot;:false,&quot;dropping-particle&quot;:&quot;&quot;,&quot;non-dropping-particle&quot;:&quot;&quot;},{&quot;family&quot;:&quot;Mondelli&quot;,&quot;given&quot;:&quot;Cecilia&quot;,&quot;parse-names&quot;:false,&quot;dropping-particle&quot;:&quot;&quot;,&quot;non-dropping-particle&quot;:&quot;&quot;},{&quot;family&quot;:&quot;Guillén-Gosálbez&quot;,&quot;given&quot;:&quot;Gonzalo&quot;,&quot;parse-names&quot;:false,&quot;dropping-particle&quot;:&quot;&quot;,&quot;non-dropping-particle&quot;:&quot;&quot;},{&quot;family&quot;:&quot;Pérez-Ramírez&quot;,&quot;given&quot;:&quot;Javier&quot;,&quot;parse-names&quot;:false,&quot;dropping-particle&quot;:&quot;&quot;,&quot;non-dropping-particle&quot;:&quot;&quot;}],&quot;container-title&quot;:&quot;Energy and Environmental Science&quot;,&quot;container-title-short&quot;:&quot;Energy Environ Sci&quot;,&quot;DOI&quot;:&quot;10.1039/c9ee01673b&quot;,&quot;ISSN&quot;:&quot;17545706&quot;,&quot;issued&quot;:{&quot;date-parts&quot;:[[2019,12,1]]},&quot;page&quot;:&quot;3425-3436&quot;,&quot;abstract&quot;:&quo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quot;,&quot;publisher&quot;:&quot;Royal Society of Chemistry&quot;,&quot;issue&quot;:&quot;12&quot;,&quot;volume&quot;:&quot;12&quot;},&quot;isTemporary&quot;:false}]},{&quot;citationID&quot;:&quot;MENDELEY_CITATION_186b5874-41fc-40a7-a8dc-a05e1381e2fd&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Tg2YjU4NzQtNDFmYy00MGE3LWE4ZGMtYTA1ZTEzODFlMmZk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quot;,&quot;citationItems&quot;:[{&quot;id&quot;:&quot;54d4faa3-fb5e-39f4-b187-5f0f02a13c0b&quot;,&quot;itemData&quot;:{&quot;type&quot;:&quot;article-journal&quot;,&quot;id&quot;:&quot;54d4faa3-fb5e-39f4-b187-5f0f02a13c0b&quot;,&quot;title&quot;:&quot;Plant-to-planet analysis of CO2-based methanol processes&quot;,&quot;author&quot;:[{&quot;family&quot;:&quot;González-Garay&quot;,&quot;given&quot;:&quot;Andrés&quot;,&quot;parse-names&quot;:false,&quot;dropping-particle&quot;:&quot;&quot;,&quot;non-dropping-particle&quot;:&quot;&quot;},{&quot;family&quot;:&quot;Frei&quot;,&quot;given&quot;:&quot;Matthias S.&quot;,&quot;parse-names&quot;:false,&quot;dropping-particle&quot;:&quot;&quot;,&quot;non-dropping-particle&quot;:&quot;&quot;},{&quot;family&quot;:&quot;Al-Qahtani&quot;,&quot;given&quot;:&quot;Amjad&quot;,&quot;parse-names&quot;:false,&quot;dropping-particle&quot;:&quot;&quot;,&quot;non-dropping-particle&quot;:&quot;&quot;},{&quot;family&quot;:&quot;Mondelli&quot;,&quot;given&quot;:&quot;Cecilia&quot;,&quot;parse-names&quot;:false,&quot;dropping-particle&quot;:&quot;&quot;,&quot;non-dropping-particle&quot;:&quot;&quot;},{&quot;family&quot;:&quot;Guillén-Gosálbez&quot;,&quot;given&quot;:&quot;Gonzalo&quot;,&quot;parse-names&quot;:false,&quot;dropping-particle&quot;:&quot;&quot;,&quot;non-dropping-particle&quot;:&quot;&quot;},{&quot;family&quot;:&quot;Pérez-Ramírez&quot;,&quot;given&quot;:&quot;Javier&quot;,&quot;parse-names&quot;:false,&quot;dropping-particle&quot;:&quot;&quot;,&quot;non-dropping-particle&quot;:&quot;&quot;}],&quot;container-title&quot;:&quot;Energy and Environmental Science&quot;,&quot;container-title-short&quot;:&quot;Energy Environ Sci&quot;,&quot;DOI&quot;:&quot;10.1039/c9ee01673b&quot;,&quot;ISSN&quot;:&quot;17545706&quot;,&quot;issued&quot;:{&quot;date-parts&quot;:[[2019,12,1]]},&quot;page&quot;:&quot;3425-3436&quot;,&quot;abstract&quot;:&quo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quot;,&quot;publisher&quot;:&quot;Royal Society of Chemistry&quot;,&quot;issue&quot;:&quot;12&quot;,&quot;volume&quot;:&quot;12&quot;},&quot;isTemporary&quot;:false}]},{&quot;citationID&quot;:&quot;MENDELEY_CITATION_b58a8a1e-27b3-4ab4-8a00-fddb2363c6ef&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YjU4YThhMWUtMjdiMy00YWI0LThhMDAtZmRkYjIzNjNjNmVm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quot;,&quot;citationItems&quot;:[{&quot;id&quot;:&quot;64ed4c88-d66a-327b-be76-d7105be193a4&quot;,&quot;itemData&quot;:{&quot;type&quot;:&quot;article-journal&quot;,&quot;id&quot;:&quot;64ed4c88-d66a-327b-be76-d7105be193a4&quot;,&quot;title&quot;:&quot;Carbon dioxide - DAC&quot;,&quot;author&quot;:[{&quot;family&quot;:&quot;Keith&quot;,&quot;given&quot;:&quot;David W.&quot;,&quot;parse-names&quot;:false,&quot;dropping-particle&quot;:&quot;&quot;,&quot;non-dropping-particle&quot;:&quot;&quot;},{&quot;family&quot;:&quot;Holmes&quot;,&quot;given&quot;:&quot;Geoffrey&quot;,&quot;parse-names&quot;:false,&quot;dropping-particle&quot;:&quot;&quot;,&quot;non-dropping-particle&quot;:&quot;&quot;},{&quot;family&quot;:&quot;Angelo&quot;,&quot;given&quot;:&quot;David&quot;,&quot;parse-names&quot;:false,&quot;dropping-particle&quot;:&quot;&quot;,&quot;non-dropping-particle&quot;:&quot;st.&quot;},{&quot;family&quot;:&quot;Heidel&quot;,&quot;given&quot;:&quot;Kenton&quot;,&quot;parse-names&quot;:false,&quot;dropping-particle&quot;:&quot;&quot;,&quot;non-dropping-particle&quot;:&quot;&quot;}],&quot;container-title&quot;:&quot;Joule&quot;,&quot;container-title-short&quot;:&quot;Joule&quot;,&quot;DOI&quot;:&quot;10.1016/j.joule.2018.05.006&quot;,&quot;ISSN&quot;:&quot;25424351&quot;,&quot;issued&quot;:{&quot;date-parts&quot;:[[2018,8,15]]},&quot;page&quot;:&quot;1573-1594&quot;,&quot;abstract&quot;:&quot;We describe a process for capturing CO2 from the atmosphere in an industrial plant. The design captures ∼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 An industrial process for large-scale capture of atmospheric CO2 (DAC) serves two roles. First, as a source of CO2 for making carbon-neutral hydrocarbon fuels, enabling carbon-free energy to be converted into high-energy-density fuels. Solar fuels, for example, may be produced at high-insolation low-cost locations from DAC-CO2 and electrolytic hydrogen using gas-to-liquids technology enabling decarbonization of difficult-to-electrify sectors such as aviation. And second, DAC with CO2 sequestration allows carbon removal. The feasibility of DAC has been disputed, in part, because publications have not provided sufficient engineering detail to allow independent evaluation of costs. We provide an engineering cost basis for a commercial DAC system for which all major components are either drawn from well-established commercial heritage or described in sufficient detail to allow assessment by third parties. This design reflects roughly 100 person-years of development by Carbon Engineering. First direct air capture paper for which all major components are either drawn from well-established commercial heritage or described in sufficient detail to allow assessment by third parties. Includes energy and materials balances, commercial engineering cost breakdown, and pilot plant data. When CO2 is delivered at 15 MPa, the design requires either 8.81 GJ of natural gas, or 5.25 GJ of gas and 366 kWhr of electricity, per ton of CO2 captured. Levelized cost per t-CO2 from atmosphere ranges from 94 to 232 $/t-CO2.&quot;,&quot;publisher&quot;:&quot;Cell Press&quot;,&quot;issue&quot;:&quot;8&quot;,&quot;volume&quot;:&quot;2&quot;},&quot;isTemporary&quot;:false}]},{&quot;citationID&quot;:&quot;MENDELEY_CITATION_f2d79b49-0dd7-46d7-b19c-45e0efa4a391&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jJkNzliNDktMGRkNy00NmQ3LWIxOWMtNDVlMGVmYTRhMzkx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quot;,&quot;citationItems&quot;:[{&quot;id&quot;:&quot;64ed4c88-d66a-327b-be76-d7105be193a4&quot;,&quot;itemData&quot;:{&quot;type&quot;:&quot;article-journal&quot;,&quot;id&quot;:&quot;64ed4c88-d66a-327b-be76-d7105be193a4&quot;,&quot;title&quot;:&quot;Carbon dioxide - DAC&quot;,&quot;author&quot;:[{&quot;family&quot;:&quot;Keith&quot;,&quot;given&quot;:&quot;David W.&quot;,&quot;parse-names&quot;:false,&quot;dropping-particle&quot;:&quot;&quot;,&quot;non-dropping-particle&quot;:&quot;&quot;},{&quot;family&quot;:&quot;Holmes&quot;,&quot;given&quot;:&quot;Geoffrey&quot;,&quot;parse-names&quot;:false,&quot;dropping-particle&quot;:&quot;&quot;,&quot;non-dropping-particle&quot;:&quot;&quot;},{&quot;family&quot;:&quot;Angelo&quot;,&quot;given&quot;:&quot;David&quot;,&quot;parse-names&quot;:false,&quot;dropping-particle&quot;:&quot;&quot;,&quot;non-dropping-particle&quot;:&quot;st.&quot;},{&quot;family&quot;:&quot;Heidel&quot;,&quot;given&quot;:&quot;Kenton&quot;,&quot;parse-names&quot;:false,&quot;dropping-particle&quot;:&quot;&quot;,&quot;non-dropping-particle&quot;:&quot;&quot;}],&quot;container-title&quot;:&quot;Joule&quot;,&quot;container-title-short&quot;:&quot;Joule&quot;,&quot;DOI&quot;:&quot;10.1016/j.joule.2018.05.006&quot;,&quot;ISSN&quot;:&quot;25424351&quot;,&quot;issued&quot;:{&quot;date-parts&quot;:[[2018,8,15]]},&quot;page&quot;:&quot;1573-1594&quot;,&quot;abstract&quot;:&quot;We describe a process for capturing CO2 from the atmosphere in an industrial plant. The design captures ∼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 An industrial process for large-scale capture of atmospheric CO2 (DAC) serves two roles. First, as a source of CO2 for making carbon-neutral hydrocarbon fuels, enabling carbon-free energy to be converted into high-energy-density fuels. Solar fuels, for example, may be produced at high-insolation low-cost locations from DAC-CO2 and electrolytic hydrogen using gas-to-liquids technology enabling decarbonization of difficult-to-electrify sectors such as aviation. And second, DAC with CO2 sequestration allows carbon removal. The feasibility of DAC has been disputed, in part, because publications have not provided sufficient engineering detail to allow independent evaluation of costs. We provide an engineering cost basis for a commercial DAC system for which all major components are either drawn from well-established commercial heritage or described in sufficient detail to allow assessment by third parties. This design reflects roughly 100 person-years of development by Carbon Engineering. First direct air capture paper for which all major components are either drawn from well-established commercial heritage or described in sufficient detail to allow assessment by third parties. Includes energy and materials balances, commercial engineering cost breakdown, and pilot plant data. When CO2 is delivered at 15 MPa, the design requires either 8.81 GJ of natural gas, or 5.25 GJ of gas and 366 kWhr of electricity, per ton of CO2 captured. Levelized cost per t-CO2 from atmosphere ranges from 94 to 232 $/t-CO2.&quot;,&quot;publisher&quot;:&quot;Cell Press&quot;,&quot;issue&quot;:&quot;8&quot;,&quot;volume&quot;:&quot;2&quot;},&quot;isTemporary&quot;:false}]},{&quot;citationID&quot;:&quot;MENDELEY_CITATION_47e1c100-0bd9-44de-a3d4-f781ef17afb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DdlMWMxMDAtMGJkOS00NGRlLWEzZDQtZjc4MWVmMTdhZmI3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38a7888b-9455-4185-bdb8-09cc0f1ec8fd&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hhNzg4OGItOTQ1NS00MTg1LWJkYjgtMDljYzBmMWVjOGZk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03c3a15f-f90c-4f45-907e-a24b3dc78d04&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&quot;,&quot;citationItems&quot;:[{&quot;id&quot;:&quot;769737e8-7b7e-3509-bb4d-5d507ecb9639&quot;,&quot;itemData&quot;:{&quot;type&quot;:&quot;webpage&quot;,&quot;id&quot;:&quot;769737e8-7b7e-3509-bb4d-5d507ecb9639&quot;,&quot;title&quot;:&quot;European wholesale electricity price data&quot;,&quot;author&quot;:[{&quot;family&quot;:&quot;Ember&quot;,&quot;given&quot;:&quot;&quot;,&quot;parse-names&quot;:false,&quot;dropping-particle&quot;:&quot;&quot;,&quot;non-dropping-particle&quot;:&quot;&quot;}],&quot;container-title&quot;:&quot;Ember&quot;,&quot;issued&quot;:{&quot;date-parts&quot;:[[2022]]},&quot;container-title-short&quot;:&quot;&quot;},&quot;isTemporary&quot;:false}]},{&quot;citationID&quot;:&quot;MENDELEY_CITATION_2b91431a-ec17-4db1-a749-8dab544830fc&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mI5MTQzMWEtZWMxNy00ZGIxLWE3NDktOGRhYjU0NDgzMGZj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408598cd-2eae-4b6d-98c7-2927ca785ba2&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&quot;,&quot;citationItems&quot;:[{&quot;id&quot;:&quot;aebeb084-e7e7-3ca0-8daa-f5e4c719070a&quot;,&quot;itemData&quot;:{&quot;type&quot;:&quot;webpage&quot;,&quot;id&quot;:&quot;aebeb084-e7e7-3ca0-8daa-f5e4c719070a&quot;,&quot;title&quot;:&quot;Cost Indices&quot;,&quot;author&quot;:[{&quot;family&quot;:&quot;Charles Maxwell&quot;,&quot;given&quot;:&quot;&quot;,&quot;parse-names&quot;:false,&quot;dropping-particle&quot;:&quot;&quot;,&quot;non-dropping-particle&quot;:&quot;&quot;}],&quot;container-title&quot;:&quot;Towering Skills&quot;,&quot;issued&quot;:{&quot;date-parts&quot;:[[2022]]},&quot;container-title-short&quot;:&quot;&quot;},&quot;isTemporary&quot;:false}]},{&quot;citationID&quot;:&quot;MENDELEY_CITATION_c4beca56-05ed-4b8e-9256-3c491a99d4db&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&quot;,&quot;citationItems&quot;:[{&quot;id&quot;:&quot;3c94a133-4c30-310e-8ccd-858266b5426d&quot;,&quot;itemData&quot;:{&quot;type&quot;:&quot;report&quot;,&quot;id&quot;:&quot;3c94a133-4c30-310e-8ccd-858266b5426d&quot;,&quot;title&quot;:&quot;Renewable Power Generation Costs in 2021&quot;,&quot;author&quot;:[{&quot;family&quot;:&quot;International Renewable Energy Agency&quot;,&quot;given&quot;:&quot;&quot;,&quot;parse-names&quot;:false,&quot;dropping-particle&quot;:&quot;&quot;,&quot;non-dropping-particle&quot;:&quot;&quot;}],&quot;issued&quot;:{&quot;date-parts&quot;:[[2022]]},&quot;publisher-place&quot;:&quot;Abu Dhabi&quot;,&quot;container-title-short&quot;:&quot;&quot;},&quot;isTemporary&quot;:false},{&quot;id&quot;:&quot;0d9a900f-dd7d-3536-8044-fdba44469b45&quot;,&quot;itemData&quot;:{&quot;type&quot;:&quot;report&quot;,&quot;id&quot;:&quot;0d9a900f-dd7d-3536-8044-fdba44469b45&quot;,&quot;title&quot;:&quot;Renewable Power Generation Costs in 2020&quot;,&quot;author&quot;:[{&quot;family&quot;:&quot;International Renewable Energy Agency&quot;,&quot;given&quot;:&quot;&quot;,&quot;parse-names&quot;:false,&quot;dropping-particle&quot;:&quot;&quot;,&quot;non-dropping-particle&quot;:&quot;&quot;}],&quot;issued&quot;:{&quot;date-parts&quot;:[[2021]]},&quot;publisher-place&quot;:&quot;Abu Dhabi&quot;,&quot;container-title-short&quot;:&quot;&quot;},&quot;isTemporary&quot;:false},{&quot;id&quot;:&quot;b3d68131-887c-3e4d-a2ad-c3ffc780006e&quot;,&quot;itemData&quot;:{&quot;type&quot;:&quot;report&quot;,&quot;id&quot;:&quot;b3d68131-887c-3e4d-a2ad-c3ffc780006e&quot;,&quot;title&quot;:&quot;Renewable Power Generation Costs in 2019&quot;,&quot;author&quot;:[{&quot;family&quot;:&quot;International Renewable Energy Agency&quot;,&quot;given&quot;:&quot;&quot;,&quot;parse-names&quot;:false,&quot;dropping-particle&quot;:&quot;&quot;,&quot;non-dropping-particle&quot;:&quot;&quot;}],&quot;issued&quot;:{&quot;date-parts&quot;:[[2020]]},&quot;publisher-place&quot;:&quot;Abu Dhabi&quot;,&quot;container-title-short&quot;:&quot;&quot;},&quot;isTemporary&quot;:false}]},{&quot;citationID&quot;:&quot;MENDELEY_CITATION_bc9805eb-a726-416b-83bf-15bc4fdec345&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&quot;,&quot;citationItems&quot;:[{&quot;id&quot;:&quot;54d4faa3-fb5e-39f4-b187-5f0f02a13c0b&quot;,&quot;itemData&quot;:{&quot;type&quot;:&quot;article-journal&quot;,&quot;id&quot;:&quot;54d4faa3-fb5e-39f4-b187-5f0f02a13c0b&quot;,&quot;title&quot;:&quot;Plant-to-planet analysis of CO2-based methanol processes&quot;,&quot;author&quot;:[{&quot;family&quot;:&quot;González-Garay&quot;,&quot;given&quot;:&quot;Andrés&quot;,&quot;parse-names&quot;:false,&quot;dropping-particle&quot;:&quot;&quot;,&quot;non-dropping-particle&quot;:&quot;&quot;},{&quot;family&quot;:&quot;Frei&quot;,&quot;given&quot;:&quot;Matthias S.&quot;,&quot;parse-names&quot;:false,&quot;dropping-particle&quot;:&quot;&quot;,&quot;non-dropping-particle&quot;:&quot;&quot;},{&quot;family&quot;:&quot;Al-Qahtani&quot;,&quot;given&quot;:&quot;Amjad&quot;,&quot;parse-names&quot;:false,&quot;dropping-particle&quot;:&quot;&quot;,&quot;non-dropping-particle&quot;:&quot;&quot;},{&quot;family&quot;:&quot;Mondelli&quot;,&quot;given&quot;:&quot;Cecilia&quot;,&quot;parse-names&quot;:false,&quot;dropping-particle&quot;:&quot;&quot;,&quot;non-dropping-particle&quot;:&quot;&quot;},{&quot;family&quot;:&quot;Guillén-Gosálbez&quot;,&quot;given&quot;:&quot;Gonzalo&quot;,&quot;parse-names&quot;:false,&quot;dropping-particle&quot;:&quot;&quot;,&quot;non-dropping-particle&quot;:&quot;&quot;},{&quot;family&quot;:&quot;Pérez-Ramírez&quot;,&quot;given&quot;:&quot;Javier&quot;,&quot;parse-names&quot;:false,&quot;dropping-particle&quot;:&quot;&quot;,&quot;non-dropping-particle&quot;:&quot;&quot;}],&quot;container-title&quot;:&quot;Energy and Environmental Science&quot;,&quot;container-title-short&quot;:&quot;Energy Environ Sci&quot;,&quot;DOI&quot;:&quot;10.1039/c9ee01673b&quot;,&quot;ISSN&quot;:&quot;17545706&quot;,&quot;issued&quot;:{&quot;date-parts&quot;:[[2019,12,1]]},&quot;page&quot;:&quot;3425-3436&quot;,&quot;abstract&quot;:&quo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quot;,&quot;publisher&quot;:&quot;Royal Society of Chemistry&quot;,&quot;issue&quot;:&quot;12&quot;,&quot;volume&quot;:&quot;12&quot;},&quot;isTemporary&quot;:false}]},{&quot;citationID&quot;:&quot;MENDELEY_CITATION_302922ae-1349-4158-b5df-1a2004135bde&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&quot;,&quot;citationItems&quot;:[{&quot;id&quot;:&quot;64ed4c88-d66a-327b-be76-d7105be193a4&quot;,&quot;itemData&quot;:{&quot;type&quot;:&quot;article-journal&quot;,&quot;id&quot;:&quot;64ed4c88-d66a-327b-be76-d7105be193a4&quot;,&quot;title&quot;:&quot;Carbon dioxide - DAC&quot;,&quot;author&quot;:[{&quot;family&quot;:&quot;Keith&quot;,&quot;given&quot;:&quot;David W.&quot;,&quot;parse-names&quot;:false,&quot;dropping-particle&quot;:&quot;&quot;,&quot;non-dropping-particle&quot;:&quot;&quot;},{&quot;family&quot;:&quot;Holmes&quot;,&quot;given&quot;:&quot;Geoffrey&quot;,&quot;parse-names&quot;:false,&quot;dropping-particle&quot;:&quot;&quot;,&quot;non-dropping-particle&quot;:&quot;&quot;},{&quot;family&quot;:&quot;Angelo&quot;,&quot;given&quot;:&quot;David&quot;,&quot;parse-names&quot;:false,&quot;dropping-particle&quot;:&quot;&quot;,&quot;non-dropping-particle&quot;:&quot;st.&quot;},{&quot;family&quot;:&quot;Heidel&quot;,&quot;given&quot;:&quot;Kenton&quot;,&quot;parse-names&quot;:false,&quot;dropping-particle&quot;:&quot;&quot;,&quot;non-dropping-particle&quot;:&quot;&quot;}],&quot;container-title&quot;:&quot;Joule&quot;,&quot;container-title-short&quot;:&quot;Joule&quot;,&quot;DOI&quot;:&quot;10.1016/j.joule.2018.05.006&quot;,&quot;ISSN&quot;:&quot;25424351&quot;,&quot;issued&quot;:{&quot;date-parts&quot;:[[2018,8,15]]},&quot;page&quot;:&quot;1573-1594&quot;,&quot;abstract&quot;:&quot;We describe a process for capturing CO2 from the atmosphere in an industrial plant. The design captures ∼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 An industrial process for large-scale capture of atmospheric CO2 (DAC) serves two roles. First, as a source of CO2 for making carbon-neutral hydrocarbon fuels, enabling carbon-free energy to be converted into high-energy-density fuels. Solar fuels, for example, may be produced at high-insolation low-cost locations from DAC-CO2 and electrolytic hydrogen using gas-to-liquids technology enabling decarbonization of difficult-to-electrify sectors such as aviation. And second, DAC with CO2 sequestration allows carbon removal. The feasibility of DAC has been disputed, in part, because publications have not provided sufficient engineering detail to allow independent evaluation of costs. We provide an engineering cost basis for a commercial DAC system for which all major components are either drawn from well-established commercial heritage or described in sufficient detail to allow assessment by third parties. This design reflects roughly 100 person-years of development by Carbon Engineering. First direct air capture paper for which all major components are either drawn from well-established commercial heritage or described in sufficient detail to allow assessment by third parties. Includes energy and materials balances, commercial engineering cost breakdown, and pilot plant data. When CO2 is delivered at 15 MPa, the design requires either 8.81 GJ of natural gas, or 5.25 GJ of gas and 366 kWhr of electricity, per ton of CO2 captured. Levelized cost per t-CO2 from atmosphere ranges from 94 to 232 $/t-CO2.&quot;,&quot;publisher&quot;:&quot;Cell Press&quot;,&quot;issue&quot;:&quot;8&quot;,&quot;volume&quot;:&quot;2&quot;},&quot;isTemporary&quot;:false}]},{&quot;citationID&quot;:&quot;MENDELEY_CITATION_652b94ed-cc89-4008-be2e-0f808baa9b8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&quot;,&quot;citationItems&quot;:[{&quot;id&quot;:&quot;7ac1b9a7-ede1-3d93-be78-cc102add5be1&quot;,&quot;itemData&quot;:{&quot;type&quot;:&quot;article-journal&quot;,&quot;id&quot;:&quot;7ac1b9a7-ede1-3d93-be78-cc102add5be1&quot;,&quot;title&quot;:&quot;gAmmonia - main paper&quot;,&quot;author&quot;:[{&quot;family&quot;:&quot;D’Angelo&quot;,&quot;given&quot;:&quot;Sebastiano Carlo&quot;,&quot;parse-names&quot;:false,&quot;dropping-particle&quot;:&quot;&quot;,&quot;non-dropping-particle&quot;:&quot;&quot;},{&quot;family&quot;:&quot;Cobo&quot;,&quot;given&quot;:&quot;Selene&quot;,&quot;parse-names&quot;:false,&quot;dropping-particle&quot;:&quot;&quot;,&quot;non-dropping-particle&quot;:&quot;&quot;},{&quot;family&quot;:&quot;Tulus&quot;,&quot;given&quot;:&quot;Victor&quot;,&quot;parse-names&quot;:false,&quot;dropping-particle&quot;:&quot;&quot;,&quot;non-dropping-particle&quot;:&quot;&quot;},{&quot;family&quot;:&quot;Nabera&quot;,&quot;given&quot;:&quot;Abhinandan&quot;,&quot;parse-names&quot;:false,&quot;dropping-particle&quot;:&quot;&quot;,&quot;non-dropping-particle&quot;:&quot;&quot;},{&quot;family&quot;:&quot;Martín&quot;,&quot;given&quot;:&quot;Antonio José&quot;,&quot;parse-names&quot;:false,&quot;dropping-particle&quot;:&quot;&quot;,&quot;non-dropping-particle&quot;:&quot;&quot;},{&quot;family&quot;:&quot;Pérez-Ramírez&quot;,&quot;given&quot;:&quot;Javier&quot;,&quot;parse-names&quot;:false,&quot;dropping-particle&quot;:&quot;&quot;,&quot;non-dropping-particle&quot;:&quot;&quot;},{&quot;family&quot;:&quot;Guillén-Gosálbez&quot;,&quot;given&quot;:&quot;Gonzalo&quot;,&quot;parse-names&quot;:false,&quot;dropping-particle&quot;:&quot;&quot;,&quot;non-dropping-particle&quot;:&quot;&quot;}],&quot;container-title&quot;:&quot;ACS Sustainable Chemistry and Engineering&quot;,&quot;container-title-short&quot;:&quot;ACS Sustain Chem Eng&quot;,&quot;DOI&quot;:&quot;10.1021/acssuschemeng.1c01915&quot;,&quot;ISSN&quot;:&quot;21680485&quot;,&quot;issued&quot;:{&quot;date-parts&quot;:[[2021,7,26]]},&quot;page&quot;:&quot;9740-9749&quot;,&quot;abstract&quot;:&quo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fi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fi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quot;,&quot;publisher&quot;:&quot;American Chemical Society&quot;,&quot;issue&quot;:&quot;29&quot;,&quot;volume&quot;:&quot;9&quot;},&quot;isTemporary&quot;:false}]},{&quot;citationID&quot;:&quot;MENDELEY_CITATION_d20531b1-4159-497f-bbcb-749e499197ca&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&quot;,&quot;citationItems&quot;:[{&quot;id&quot;:&quot;814d8b4c-8408-3d22-900b-97b2ca2bcf3c&quot;,&quot;itemData&quot;:{&quot;type&quot;:&quot;article-journal&quot;,&quot;id&quot;:&quot;814d8b4c-8408-3d22-900b-97b2ca2bcf3c&quot;,&quot;title&quot;:&quot;INSIGHT: Crashing gas spurs fertilizer ramp up, petchems still shuttered&quot;,&quot;author&quot;:[{&quot;family&quot;:&quot;Deepika Thapliyal&quot;,&quot;given&quot;:&quot;&quot;,&quot;parse-names&quot;:false,&quot;dropping-particle&quot;:&quot;&quot;,&quot;non-dropping-particle&quot;:&quot;&quot;}],&quot;container-title&quot;:&quot;Independent Commodity Intelligence Services (ICIS)&quot;,&quot;issued&quot;:{&quot;date-parts&quot;:[[2022]]},&quot;container-title-short&quot;:&quot;&quot;},&quot;isTemporary&quot;:false}]},{&quot;citationID&quot;:&quot;MENDELEY_CITATION_37f202d9-d0e0-4e5f-ba7c-6ef2d5373e1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&quot;,&quot;citationItems&quot;:[{&quot;id&quot;:&quot;814d8b4c-8408-3d22-900b-97b2ca2bcf3c&quot;,&quot;itemData&quot;:{&quot;type&quot;:&quot;article-journal&quot;,&quot;id&quot;:&quot;814d8b4c-8408-3d22-900b-97b2ca2bcf3c&quot;,&quot;title&quot;:&quot;INSIGHT: Crashing gas spurs fertilizer ramp up, petchems still shuttered&quot;,&quot;author&quot;:[{&quot;family&quot;:&quot;Deepika Thapliyal&quot;,&quot;given&quot;:&quot;&quot;,&quot;parse-names&quot;:false,&quot;dropping-particle&quot;:&quot;&quot;,&quot;non-dropping-particle&quot;:&quot;&quot;}],&quot;container-title&quot;:&quot;Independent Commodity Intelligence Services (ICIS)&quot;,&quot;issued&quot;:{&quot;date-parts&quot;:[[2022]]},&quot;container-title-short&quot;:&quot;&quot;},&quot;isTemporary&quot;:false}]},{&quot;citationID&quot;:&quot;MENDELEY_CITATION_519039ee-1ac0-4246-a2de-a6e57402e15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&quot;,&quot;citationItems&quot;:[{&quot;id&quot;:&quot;38cc9271-116e-3dcf-b9c5-f40f9f0ee6b5&quot;,&quot;itemData&quot;:{&quot;type&quot;:&quot;article-journal&quot;,&quot;id&quot;:&quot;38cc9271-116e-3dcf-b9c5-f40f9f0ee6b5&quot;,&quot;title&quot;:&quot;Historical Methanex Posted Price&quot;,&quot;author&quot;:[{&quot;family&quot;:&quot;Methanex Corporation&quot;,&quot;given&quot;:&quot;&quot;,&quot;parse-names&quot;:false,&quot;dropping-particle&quot;:&quot;&quot;,&quot;non-dropping-particle&quot;:&quot;&quot;}],&quot;container-title&quot;:&quot;Methanex Corporation&quot;,&quot;issued&quot;:{&quot;date-parts&quot;:[[2022]]},&quot;container-title-short&quot;:&quot;&quot;},&quot;isTemporary&quot;:false}]},{&quot;citationID&quot;:&quot;MENDELEY_CITATION_3af25f48-25bf-47ad-a3cc-7627b7bd052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&quot;,&quot;citationItems&quot;:[{&quot;id&quot;:&quot;d8467ca3-c824-397c-9540-e552a75ef9fa&quot;,&quot;itemData&quot;:{&quot;type&quot;:&quot;article-journal&quot;,&quot;id&quot;:&quot;d8467ca3-c824-397c-9540-e552a75ef9fa&quot;,&quot;title&quot;:&quot;Global Methanol Pricing Comparison&quot;,&quot;author&quot;:[{&quot;family&quot;:&quot;Methanol Marketing Services Asia (MMSA)&quot;,&quot;given&quot;:&quot;&quot;,&quot;parse-names&quot;:false,&quot;dropping-particle&quot;:&quot;&quot;,&quot;non-dropping-particle&quot;:&quot;&quot;}],&quot;container-title&quot;:&quot;Methanol Market Services Asia&quot;,&quot;issued&quot;:{&quot;date-parts&quot;:[[2022]]},&quot;container-title-short&quot;:&quot;&quot;},&quot;isTemporary&quot;:false}]},{&quot;citationID&quot;:&quot;MENDELEY_CITATION_01c8b5a2-0d29-4c02-9813-c15d3d324449&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&quot;,&quot;citationItems&quot;:[{&quot;id&quot;:&quot;d8467ca3-c824-397c-9540-e552a75ef9fa&quot;,&quot;itemData&quot;:{&quot;type&quot;:&quot;article-journal&quot;,&quot;id&quot;:&quot;d8467ca3-c824-397c-9540-e552a75ef9fa&quot;,&quot;title&quot;:&quot;Global Methanol Pricing Comparison&quot;,&quot;author&quot;:[{&quot;family&quot;:&quot;Methanol Marketing Services Asia (MMSA)&quot;,&quot;given&quot;:&quot;&quot;,&quot;parse-names&quot;:false,&quot;dropping-particle&quot;:&quot;&quot;,&quot;non-dropping-particle&quot;:&quot;&quot;}],&quot;container-title&quot;:&quot;Methanol Market Services Asia&quot;,&quot;issued&quot;:{&quot;date-parts&quot;:[[2022]]},&quot;container-title-short&quot;:&quot;&quot;},&quot;isTemporary&quot;:false},{&quot;id&quot;:&quot;38cc9271-116e-3dcf-b9c5-f40f9f0ee6b5&quot;,&quot;itemData&quot;:{&quot;type&quot;:&quot;article-journal&quot;,&quot;id&quot;:&quot;38cc9271-116e-3dcf-b9c5-f40f9f0ee6b5&quot;,&quot;title&quot;:&quot;Historical Methanex Posted Price&quot;,&quot;author&quot;:[{&quot;family&quot;:&quot;Methanex Corporation&quot;,&quot;given&quot;:&quot;&quot;,&quot;parse-names&quot;:false,&quot;dropping-particle&quot;:&quot;&quot;,&quot;non-dropping-particle&quot;:&quot;&quot;}],&quot;container-title&quot;:&quot;Methanex Corporation&quot;,&quot;issued&quot;:{&quot;date-parts&quot;:[[2022]]},&quot;container-title-short&quot;:&quot;&quot;},&quot;isTemporary&quot;:false}]}]"/>
    <we:property name="MENDELEY_CITATIONS_LOCALE_CODE" value="&quot;en-US&quot;"/>
    <we:property name="MENDELEY_CITATIONS_STYLE" value="{&quot;id&quot;:&quot;https://www.zotero.org/styles/joule&quot;,&quot;title&quot;:&quot;Joul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2A42C-CA2C-41CB-8232-801BD14CE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2278</Words>
  <Characters>12990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Guillén Gosalbez  Gonzalo</cp:lastModifiedBy>
  <cp:revision>2</cp:revision>
  <dcterms:created xsi:type="dcterms:W3CDTF">2023-02-16T12:00:00Z</dcterms:created>
  <dcterms:modified xsi:type="dcterms:W3CDTF">2023-02-16T12:00:00Z</dcterms:modified>
</cp:coreProperties>
</file>