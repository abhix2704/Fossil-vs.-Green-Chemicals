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A8A342" w14:textId="2C9FB609" w:rsidR="00AF59B3" w:rsidRPr="002D4245" w:rsidRDefault="00C66663" w:rsidP="00AF59B3">
      <w:pPr>
        <w:pStyle w:val="Heading1"/>
        <w:spacing w:before="0" w:after="160"/>
        <w:jc w:val="left"/>
        <w:rPr>
          <w:rFonts w:asciiTheme="minorHAnsi" w:hAnsiTheme="minorHAnsi" w:cstheme="minorHAnsi"/>
          <w:lang w:val="en-US"/>
        </w:rPr>
      </w:pPr>
      <w:bookmarkStart w:id="0" w:name="_GoBack"/>
      <w:bookmarkEnd w:id="0"/>
      <w:commentRangeStart w:id="1"/>
      <w:r>
        <w:rPr>
          <w:rFonts w:asciiTheme="minorHAnsi" w:hAnsiTheme="minorHAnsi" w:cstheme="minorHAnsi"/>
          <w:lang w:val="en-US"/>
        </w:rPr>
        <w:t>Energy</w:t>
      </w:r>
      <w:r w:rsidR="00AF59B3" w:rsidRPr="002D4245">
        <w:rPr>
          <w:rFonts w:asciiTheme="minorHAnsi" w:hAnsiTheme="minorHAnsi" w:cstheme="minorHAnsi"/>
          <w:lang w:val="en-US"/>
        </w:rPr>
        <w:t xml:space="preserve"> crisis in Europe revamps </w:t>
      </w:r>
      <w:r w:rsidR="009C1D28">
        <w:rPr>
          <w:rFonts w:asciiTheme="minorHAnsi" w:hAnsiTheme="minorHAnsi" w:cstheme="minorHAnsi"/>
          <w:lang w:val="en-US"/>
        </w:rPr>
        <w:t xml:space="preserve">the </w:t>
      </w:r>
      <w:r>
        <w:rPr>
          <w:rFonts w:asciiTheme="minorHAnsi" w:hAnsiTheme="minorHAnsi" w:cstheme="minorHAnsi"/>
          <w:lang w:val="en-US"/>
        </w:rPr>
        <w:t>economic competitiveness</w:t>
      </w:r>
      <w:commentRangeEnd w:id="1"/>
      <w:r w:rsidR="00132F0B">
        <w:rPr>
          <w:rStyle w:val="CommentReference"/>
          <w:rFonts w:asciiTheme="minorHAnsi" w:eastAsiaTheme="minorHAnsi" w:hAnsiTheme="minorHAnsi" w:cstheme="minorBidi"/>
          <w:b w:val="0"/>
          <w:lang w:val="en-GB"/>
        </w:rPr>
        <w:commentReference w:id="1"/>
      </w:r>
      <w:r w:rsidR="001F470A" w:rsidRPr="001F470A">
        <w:rPr>
          <w:rFonts w:asciiTheme="minorHAnsi" w:hAnsiTheme="minorHAnsi" w:cstheme="minorHAnsi"/>
          <w:lang w:val="en-US"/>
        </w:rPr>
        <w:t xml:space="preserve"> </w:t>
      </w:r>
      <w:r w:rsidR="001F470A">
        <w:rPr>
          <w:rFonts w:asciiTheme="minorHAnsi" w:hAnsiTheme="minorHAnsi" w:cstheme="minorHAnsi"/>
          <w:lang w:val="en-US"/>
        </w:rPr>
        <w:t xml:space="preserve">of </w:t>
      </w:r>
      <w:r w:rsidR="001F470A" w:rsidRPr="002D4245">
        <w:rPr>
          <w:rFonts w:asciiTheme="minorHAnsi" w:hAnsiTheme="minorHAnsi" w:cstheme="minorHAnsi"/>
          <w:lang w:val="en-US"/>
        </w:rPr>
        <w:t>green chemicals</w:t>
      </w:r>
    </w:p>
    <w:p w14:paraId="088BF8DE" w14:textId="77777777" w:rsidR="00AF59B3" w:rsidRPr="002D4245" w:rsidRDefault="00AF59B3" w:rsidP="00AF59B3">
      <w:pPr>
        <w:rPr>
          <w:rFonts w:cstheme="minorHAnsi"/>
          <w:vertAlign w:val="superscript"/>
        </w:rPr>
      </w:pPr>
      <w:r w:rsidRPr="002D4245">
        <w:rPr>
          <w:rFonts w:cstheme="minorHAnsi"/>
        </w:rPr>
        <w:t>Abhinandan Nabera, Ioan-Robert Istrate, Javier Pérez-Ramírez and Gonzalo Guillén-Gosálbez</w:t>
      </w:r>
      <w:r w:rsidRPr="002D4245">
        <w:rPr>
          <w:rFonts w:cstheme="minorHAnsi"/>
          <w:vertAlign w:val="superscript"/>
        </w:rPr>
        <w:t>*</w:t>
      </w:r>
    </w:p>
    <w:p w14:paraId="7CD7009C" w14:textId="77777777" w:rsidR="00AF59B3" w:rsidRPr="002D4245" w:rsidRDefault="00AF59B3" w:rsidP="00AF59B3">
      <w:pPr>
        <w:rPr>
          <w:rFonts w:cstheme="minorHAnsi"/>
          <w:sz w:val="20"/>
          <w:szCs w:val="20"/>
        </w:rPr>
      </w:pPr>
      <w:r w:rsidRPr="002D4245">
        <w:rPr>
          <w:rFonts w:cstheme="minorHAnsi"/>
          <w:sz w:val="20"/>
          <w:szCs w:val="20"/>
        </w:rPr>
        <w:t>Institute for Chemical and Bioengineering, Department of Chemistry and Applied Biosciences, ETH Zürich, Vladimir</w:t>
      </w:r>
      <w:r w:rsidRPr="002D4245">
        <w:rPr>
          <w:rFonts w:cstheme="minorHAnsi"/>
          <w:sz w:val="20"/>
          <w:szCs w:val="20"/>
        </w:rPr>
        <w:noBreakHyphen/>
        <w:t>Prelog</w:t>
      </w:r>
      <w:r w:rsidRPr="002D4245">
        <w:rPr>
          <w:rFonts w:cstheme="minorHAnsi"/>
          <w:sz w:val="20"/>
          <w:szCs w:val="20"/>
        </w:rPr>
        <w:noBreakHyphen/>
        <w:t>Weg 1, Zürich 8093, Switzerland</w:t>
      </w:r>
    </w:p>
    <w:p w14:paraId="5F3F6811" w14:textId="77777777" w:rsidR="00AF59B3" w:rsidRPr="002D4245" w:rsidRDefault="00AF59B3" w:rsidP="00AF59B3">
      <w:pPr>
        <w:rPr>
          <w:rFonts w:cstheme="minorHAnsi"/>
          <w:sz w:val="20"/>
          <w:szCs w:val="20"/>
        </w:rPr>
      </w:pPr>
      <w:r w:rsidRPr="002D4245">
        <w:rPr>
          <w:rFonts w:cstheme="minorHAnsi"/>
          <w:sz w:val="20"/>
          <w:szCs w:val="20"/>
        </w:rPr>
        <w:t xml:space="preserve">*Corresponding author: </w:t>
      </w:r>
      <w:hyperlink r:id="rId10" w:history="1">
        <w:r w:rsidRPr="002D4245">
          <w:rPr>
            <w:rStyle w:val="Hyperlink"/>
            <w:rFonts w:cstheme="minorHAnsi"/>
            <w:sz w:val="20"/>
            <w:szCs w:val="20"/>
          </w:rPr>
          <w:t>gonzalo.guillen.gosalbez@chem.ethz.ch</w:t>
        </w:r>
      </w:hyperlink>
    </w:p>
    <w:p w14:paraId="1E8836B5" w14:textId="77777777" w:rsidR="00AF59B3" w:rsidRPr="00876B3E" w:rsidRDefault="00AF59B3" w:rsidP="00AF59B3">
      <w:pPr>
        <w:pStyle w:val="Heading2"/>
        <w:rPr>
          <w:rFonts w:cstheme="minorHAnsi"/>
          <w:highlight w:val="yellow"/>
        </w:rPr>
      </w:pPr>
      <w:r w:rsidRPr="00876B3E">
        <w:rPr>
          <w:rFonts w:cstheme="minorHAnsi"/>
          <w:highlight w:val="yellow"/>
        </w:rPr>
        <w:t>Context and scale</w:t>
      </w:r>
    </w:p>
    <w:p w14:paraId="7F190109" w14:textId="3D98E144" w:rsidR="00F5118D" w:rsidRPr="00876B3E" w:rsidRDefault="00F5118D" w:rsidP="0030241D">
      <w:pPr>
        <w:rPr>
          <w:highlight w:val="yellow"/>
        </w:rPr>
      </w:pPr>
      <w:r w:rsidRPr="00876B3E">
        <w:rPr>
          <w:highlight w:val="yellow"/>
        </w:rPr>
        <w:t xml:space="preserve">Ammonia and methanol are </w:t>
      </w:r>
      <w:r w:rsidR="003F50D6" w:rsidRPr="00876B3E">
        <w:rPr>
          <w:highlight w:val="yellow"/>
        </w:rPr>
        <w:t xml:space="preserve">important platform chemicals </w:t>
      </w:r>
      <w:r w:rsidR="00A7276F" w:rsidRPr="00876B3E">
        <w:rPr>
          <w:highlight w:val="yellow"/>
        </w:rPr>
        <w:t>used as raw materials for the production of valuable products</w:t>
      </w:r>
      <w:r w:rsidRPr="00876B3E">
        <w:rPr>
          <w:highlight w:val="yellow"/>
        </w:rPr>
        <w:t xml:space="preserve">. Both these chemicals majorly use natural gas as feedstock </w:t>
      </w:r>
      <w:r w:rsidR="0077145A" w:rsidRPr="00876B3E">
        <w:rPr>
          <w:highlight w:val="yellow"/>
        </w:rPr>
        <w:t>and fuel</w:t>
      </w:r>
      <w:r w:rsidRPr="00876B3E">
        <w:rPr>
          <w:highlight w:val="yellow"/>
        </w:rPr>
        <w:t>, resulting in higher CO</w:t>
      </w:r>
      <w:r w:rsidRPr="00876B3E">
        <w:rPr>
          <w:highlight w:val="yellow"/>
          <w:vertAlign w:val="subscript"/>
        </w:rPr>
        <w:t>2</w:t>
      </w:r>
      <w:r w:rsidRPr="00876B3E">
        <w:rPr>
          <w:highlight w:val="yellow"/>
        </w:rPr>
        <w:t xml:space="preserve"> emissions</w:t>
      </w:r>
      <w:r w:rsidR="00567DD9" w:rsidRPr="00876B3E">
        <w:rPr>
          <w:highlight w:val="yellow"/>
        </w:rPr>
        <w:t xml:space="preserve"> and vulnerability </w:t>
      </w:r>
      <w:r w:rsidR="004F019D" w:rsidRPr="00876B3E">
        <w:rPr>
          <w:highlight w:val="yellow"/>
        </w:rPr>
        <w:t>to</w:t>
      </w:r>
      <w:r w:rsidR="00567DD9" w:rsidRPr="00876B3E">
        <w:rPr>
          <w:highlight w:val="yellow"/>
        </w:rPr>
        <w:t xml:space="preserve"> supply disruption</w:t>
      </w:r>
      <w:r w:rsidRPr="00876B3E">
        <w:rPr>
          <w:highlight w:val="yellow"/>
        </w:rPr>
        <w:t>.</w:t>
      </w:r>
      <w:r w:rsidR="00633CDF" w:rsidRPr="00876B3E">
        <w:rPr>
          <w:highlight w:val="yellow"/>
        </w:rPr>
        <w:t xml:space="preserve"> </w:t>
      </w:r>
      <w:r w:rsidR="00A77531" w:rsidRPr="00876B3E">
        <w:rPr>
          <w:highlight w:val="yellow"/>
        </w:rPr>
        <w:t>Extensive r</w:t>
      </w:r>
      <w:r w:rsidRPr="00876B3E">
        <w:rPr>
          <w:highlight w:val="yellow"/>
        </w:rPr>
        <w:t xml:space="preserve">esearch has been carried out to </w:t>
      </w:r>
      <w:r w:rsidR="0086279D" w:rsidRPr="00876B3E">
        <w:rPr>
          <w:highlight w:val="yellow"/>
        </w:rPr>
        <w:t xml:space="preserve">identify alternative production routes based on </w:t>
      </w:r>
      <w:r w:rsidR="00B36CA6" w:rsidRPr="00876B3E">
        <w:rPr>
          <w:highlight w:val="yellow"/>
        </w:rPr>
        <w:t xml:space="preserve">domestic </w:t>
      </w:r>
      <w:r w:rsidR="0086279D" w:rsidRPr="00876B3E">
        <w:rPr>
          <w:highlight w:val="yellow"/>
        </w:rPr>
        <w:t>renewable feedstocks</w:t>
      </w:r>
      <w:r w:rsidR="00C53782" w:rsidRPr="00876B3E">
        <w:rPr>
          <w:highlight w:val="yellow"/>
        </w:rPr>
        <w:t xml:space="preserve">, but </w:t>
      </w:r>
      <w:r w:rsidRPr="00876B3E">
        <w:rPr>
          <w:highlight w:val="yellow"/>
        </w:rPr>
        <w:t xml:space="preserve">the </w:t>
      </w:r>
      <w:r w:rsidR="009F3AF7" w:rsidRPr="00876B3E">
        <w:rPr>
          <w:highlight w:val="yellow"/>
        </w:rPr>
        <w:t>relatively higher costs remain a major barrier</w:t>
      </w:r>
      <w:r w:rsidRPr="00876B3E">
        <w:rPr>
          <w:highlight w:val="yellow"/>
        </w:rPr>
        <w:t>. Nonetheless, the</w:t>
      </w:r>
      <w:r w:rsidR="008B6A24" w:rsidRPr="00876B3E">
        <w:rPr>
          <w:highlight w:val="yellow"/>
        </w:rPr>
        <w:t xml:space="preserve"> unprecedented crisis of soaring energy prices in Europe</w:t>
      </w:r>
      <w:r w:rsidR="00393913" w:rsidRPr="00876B3E">
        <w:rPr>
          <w:highlight w:val="yellow"/>
        </w:rPr>
        <w:t xml:space="preserve"> could </w:t>
      </w:r>
      <w:r w:rsidR="00547AE3" w:rsidRPr="00876B3E">
        <w:rPr>
          <w:highlight w:val="yellow"/>
        </w:rPr>
        <w:t>radically change the landscape</w:t>
      </w:r>
      <w:r w:rsidR="00E62088" w:rsidRPr="00876B3E">
        <w:rPr>
          <w:highlight w:val="yellow"/>
        </w:rPr>
        <w:t xml:space="preserve">. </w:t>
      </w:r>
      <w:r w:rsidRPr="00876B3E">
        <w:rPr>
          <w:highlight w:val="yellow"/>
        </w:rPr>
        <w:t xml:space="preserve">In this work, </w:t>
      </w:r>
      <w:r w:rsidR="005506D0" w:rsidRPr="00876B3E">
        <w:rPr>
          <w:highlight w:val="yellow"/>
        </w:rPr>
        <w:t xml:space="preserve">we </w:t>
      </w:r>
      <w:r w:rsidR="004757F3" w:rsidRPr="00876B3E">
        <w:rPr>
          <w:highlight w:val="yellow"/>
        </w:rPr>
        <w:t>estimate</w:t>
      </w:r>
      <w:r w:rsidR="005506D0" w:rsidRPr="00876B3E">
        <w:rPr>
          <w:highlight w:val="yellow"/>
        </w:rPr>
        <w:t xml:space="preserve"> the production costs for fossil and green ammonia and methanol in Europe </w:t>
      </w:r>
      <w:r w:rsidR="000E03AE" w:rsidRPr="00876B3E">
        <w:rPr>
          <w:highlight w:val="yellow"/>
        </w:rPr>
        <w:t xml:space="preserve">while </w:t>
      </w:r>
      <w:r w:rsidR="005506D0" w:rsidRPr="00876B3E">
        <w:rPr>
          <w:highlight w:val="yellow"/>
        </w:rPr>
        <w:t>considering the fluctuation in natural gas and electricity prices due to the global energy crisis</w:t>
      </w:r>
      <w:r w:rsidR="000E03AE" w:rsidRPr="00876B3E">
        <w:rPr>
          <w:highlight w:val="yellow"/>
        </w:rPr>
        <w:t xml:space="preserve">. </w:t>
      </w:r>
      <w:r w:rsidRPr="00876B3E">
        <w:rPr>
          <w:highlight w:val="yellow"/>
        </w:rPr>
        <w:t>In addition to emitting less CO</w:t>
      </w:r>
      <w:r w:rsidRPr="00876B3E">
        <w:rPr>
          <w:highlight w:val="yellow"/>
          <w:vertAlign w:val="subscript"/>
        </w:rPr>
        <w:t>2</w:t>
      </w:r>
      <w:r w:rsidRPr="00876B3E">
        <w:rPr>
          <w:highlight w:val="yellow"/>
        </w:rPr>
        <w:t xml:space="preserve">, the </w:t>
      </w:r>
      <w:r w:rsidR="000E03AE" w:rsidRPr="00876B3E">
        <w:rPr>
          <w:highlight w:val="yellow"/>
        </w:rPr>
        <w:t>green</w:t>
      </w:r>
      <w:r w:rsidRPr="00876B3E">
        <w:rPr>
          <w:highlight w:val="yellow"/>
        </w:rPr>
        <w:t xml:space="preserve"> production routes were cost-competitive and, in some cases, even cheaper than their fossil counterparts.</w:t>
      </w:r>
    </w:p>
    <w:p w14:paraId="399D9D55" w14:textId="76DC5E42" w:rsidR="00AF59B3" w:rsidRPr="00876B3E" w:rsidRDefault="00AF59B3" w:rsidP="00AF59B3">
      <w:pPr>
        <w:pStyle w:val="Heading2"/>
        <w:rPr>
          <w:rFonts w:cstheme="minorHAnsi"/>
          <w:highlight w:val="yellow"/>
        </w:rPr>
      </w:pPr>
      <w:r w:rsidRPr="00876B3E">
        <w:rPr>
          <w:rFonts w:cstheme="minorHAnsi"/>
          <w:highlight w:val="yellow"/>
        </w:rPr>
        <w:t>Summary</w:t>
      </w:r>
    </w:p>
    <w:p w14:paraId="58D9D7DE" w14:textId="2D4061F3" w:rsidR="00DF015B" w:rsidRDefault="00DF015B" w:rsidP="0030241D">
      <w:pPr>
        <w:rPr>
          <w:b/>
        </w:rPr>
      </w:pPr>
      <w:r w:rsidRPr="00876B3E">
        <w:rPr>
          <w:highlight w:val="yellow"/>
        </w:rPr>
        <w:t xml:space="preserve">Green hydrogen produced </w:t>
      </w:r>
      <w:r w:rsidRPr="00876B3E">
        <w:rPr>
          <w:i/>
          <w:highlight w:val="yellow"/>
        </w:rPr>
        <w:t>via</w:t>
      </w:r>
      <w:r w:rsidRPr="00876B3E">
        <w:rPr>
          <w:highlight w:val="yellow"/>
        </w:rPr>
        <w:t xml:space="preserve"> water electrolysis using renewable electricity sources is a possible alternative to lower greenhouse gas emissions related to ammonia and methanol production. However, the economics of green hydrogen acts as a bottleneck making this route </w:t>
      </w:r>
      <w:r w:rsidR="00133F22" w:rsidRPr="00876B3E">
        <w:rPr>
          <w:highlight w:val="yellow"/>
        </w:rPr>
        <w:t>impracticable</w:t>
      </w:r>
      <w:r w:rsidRPr="00876B3E">
        <w:rPr>
          <w:highlight w:val="yellow"/>
        </w:rPr>
        <w:t xml:space="preserve">. Here, we show that these alternative production routes have become economically feasible in the current scenario where natural gas prices are skyrocketing due to the geopolitical outline. Green ammonia produced from hydrogen </w:t>
      </w:r>
      <w:r w:rsidRPr="00876B3E">
        <w:rPr>
          <w:i/>
          <w:highlight w:val="yellow"/>
        </w:rPr>
        <w:t>via</w:t>
      </w:r>
      <w:r w:rsidRPr="00876B3E">
        <w:rPr>
          <w:highlight w:val="yellow"/>
        </w:rPr>
        <w:t xml:space="preserve"> water electrolysis using on-shore wind electricity was found to be economically competitive or similar (&lt;5%) to the fossil route for six months since December 2021. The lowest feasible monthly average production cost for wind-based ammonia was around 1,290 USD t</w:t>
      </w:r>
      <w:r w:rsidR="00E15658" w:rsidRPr="00876B3E">
        <w:rPr>
          <w:rFonts w:cstheme="minorHAnsi"/>
          <w:highlight w:val="yellow"/>
          <w:vertAlign w:val="superscript"/>
        </w:rPr>
        <w:t>−</w:t>
      </w:r>
      <w:r w:rsidRPr="00876B3E">
        <w:rPr>
          <w:highlight w:val="yellow"/>
          <w:vertAlign w:val="superscript"/>
        </w:rPr>
        <w:t>1</w:t>
      </w:r>
      <w:r w:rsidRPr="00876B3E">
        <w:rPr>
          <w:highlight w:val="yellow"/>
        </w:rPr>
        <w:t xml:space="preserve"> in December 2021 in comparison to 1,396 USD t</w:t>
      </w:r>
      <w:r w:rsidR="00E15658" w:rsidRPr="00876B3E">
        <w:rPr>
          <w:rFonts w:cstheme="minorHAnsi"/>
          <w:highlight w:val="yellow"/>
          <w:vertAlign w:val="superscript"/>
        </w:rPr>
        <w:t>−</w:t>
      </w:r>
      <w:r w:rsidRPr="00876B3E">
        <w:rPr>
          <w:highlight w:val="yellow"/>
          <w:vertAlign w:val="superscript"/>
        </w:rPr>
        <w:t>1</w:t>
      </w:r>
      <w:r w:rsidRPr="00876B3E">
        <w:rPr>
          <w:highlight w:val="yellow"/>
        </w:rPr>
        <w:t xml:space="preserve"> for the fossil route. Similarly, wind-based methanol was found to be economically feasible compared to fossil methanol for one month during the peak of natural gas prices in Europe. This study makes us realize the importance and need of the hour to invest in alternative routes for the production of chemicals, starting with ammonia and methanol.</w:t>
      </w:r>
    </w:p>
    <w:p w14:paraId="10640E9D" w14:textId="56716FC6" w:rsidR="00812859" w:rsidRPr="002D4245" w:rsidRDefault="00AF59B3" w:rsidP="00812859">
      <w:pPr>
        <w:pStyle w:val="Heading2"/>
        <w:rPr>
          <w:rFonts w:cstheme="minorHAnsi"/>
        </w:rPr>
      </w:pPr>
      <w:r w:rsidRPr="002D4245">
        <w:rPr>
          <w:rFonts w:cstheme="minorHAnsi"/>
        </w:rPr>
        <w:t>Introduction</w:t>
      </w:r>
    </w:p>
    <w:p w14:paraId="47CB28B1" w14:textId="66BD2EFC" w:rsidR="00F340A4" w:rsidRPr="002D4245" w:rsidRDefault="00AF59B3">
      <w:pPr>
        <w:rPr>
          <w:rFonts w:cstheme="minorHAnsi"/>
        </w:rPr>
      </w:pPr>
      <w:r w:rsidRPr="002D4245">
        <w:rPr>
          <w:rFonts w:cstheme="minorHAnsi"/>
        </w:rPr>
        <w:t xml:space="preserve">The chemical industry </w:t>
      </w:r>
      <w:del w:id="2" w:author="Guillén Gosalbez  Gonzalo" w:date="2023-02-13T18:47:00Z">
        <w:r w:rsidRPr="002D4245" w:rsidDel="00876B3E">
          <w:rPr>
            <w:rFonts w:cstheme="minorHAnsi"/>
          </w:rPr>
          <w:delText>is the industrial sector with</w:delText>
        </w:r>
      </w:del>
      <w:ins w:id="3" w:author="Guillén Gosalbez  Gonzalo" w:date="2023-02-13T18:47:00Z">
        <w:r w:rsidR="00876B3E">
          <w:rPr>
            <w:rFonts w:cstheme="minorHAnsi"/>
          </w:rPr>
          <w:t>currently shows</w:t>
        </w:r>
      </w:ins>
      <w:r w:rsidRPr="002D4245">
        <w:rPr>
          <w:rFonts w:cstheme="minorHAnsi"/>
        </w:rPr>
        <w:t xml:space="preserve"> the highest energy demand </w:t>
      </w:r>
      <w:del w:id="4" w:author="Guillén Gosalbez  Gonzalo" w:date="2023-02-13T18:47:00Z">
        <w:r w:rsidRPr="002D4245" w:rsidDel="00876B3E">
          <w:rPr>
            <w:rFonts w:cstheme="minorHAnsi"/>
          </w:rPr>
          <w:delText xml:space="preserve">as </w:delText>
        </w:r>
      </w:del>
      <w:ins w:id="5" w:author="Guillén Gosalbez  Gonzalo" w:date="2023-02-13T18:47:00Z">
        <w:r w:rsidR="00876B3E">
          <w:rPr>
            <w:rFonts w:cstheme="minorHAnsi"/>
          </w:rPr>
          <w:t>due to</w:t>
        </w:r>
        <w:r w:rsidR="00876B3E" w:rsidRPr="002D4245">
          <w:rPr>
            <w:rFonts w:cstheme="minorHAnsi"/>
          </w:rPr>
          <w:t xml:space="preserve"> </w:t>
        </w:r>
      </w:ins>
      <w:r w:rsidRPr="002D4245">
        <w:rPr>
          <w:rFonts w:cstheme="minorHAnsi"/>
        </w:rPr>
        <w:t>it</w:t>
      </w:r>
      <w:ins w:id="6" w:author="Guillén Gosalbez  Gonzalo" w:date="2023-02-13T18:47:00Z">
        <w:r w:rsidR="00876B3E">
          <w:rPr>
            <w:rFonts w:cstheme="minorHAnsi"/>
          </w:rPr>
          <w:t xml:space="preserve">s </w:t>
        </w:r>
      </w:ins>
      <w:ins w:id="7" w:author="Guillén Gosalbez  Gonzalo" w:date="2023-02-13T18:50:00Z">
        <w:r w:rsidR="00876B3E">
          <w:rPr>
            <w:rFonts w:cstheme="minorHAnsi"/>
          </w:rPr>
          <w:t xml:space="preserve">strong </w:t>
        </w:r>
      </w:ins>
      <w:ins w:id="8" w:author="Guillén Gosalbez  Gonzalo" w:date="2023-02-13T18:47:00Z">
        <w:r w:rsidR="00876B3E">
          <w:rPr>
            <w:rFonts w:cstheme="minorHAnsi"/>
          </w:rPr>
          <w:t>reliance on</w:t>
        </w:r>
      </w:ins>
      <w:del w:id="9" w:author="Guillén Gosalbez  Gonzalo" w:date="2023-02-13T18:47:00Z">
        <w:r w:rsidRPr="002D4245" w:rsidDel="00876B3E">
          <w:rPr>
            <w:rFonts w:cstheme="minorHAnsi"/>
          </w:rPr>
          <w:delText xml:space="preserve"> uses</w:delText>
        </w:r>
      </w:del>
      <w:r w:rsidRPr="002D4245">
        <w:rPr>
          <w:rFonts w:cstheme="minorHAnsi"/>
        </w:rPr>
        <w:t xml:space="preserve"> fossil fuels as feedstock and </w:t>
      </w:r>
      <w:ins w:id="10" w:author="Guillén Gosalbez  Gonzalo" w:date="2023-02-15T13:35:00Z">
        <w:r w:rsidR="000B2615">
          <w:rPr>
            <w:rFonts w:cstheme="minorHAnsi"/>
          </w:rPr>
          <w:t xml:space="preserve">heating </w:t>
        </w:r>
      </w:ins>
      <w:del w:id="11" w:author="Guillén Gosalbez  Gonzalo" w:date="2023-02-13T18:47:00Z">
        <w:r w:rsidRPr="002D4245" w:rsidDel="00876B3E">
          <w:rPr>
            <w:rFonts w:cstheme="minorHAnsi"/>
          </w:rPr>
          <w:delText>fuel</w:delText>
        </w:r>
      </w:del>
      <w:ins w:id="12" w:author="Guillén Gosalbez  Gonzalo" w:date="2023-02-13T18:47:00Z">
        <w:r w:rsidR="00876B3E">
          <w:rPr>
            <w:rFonts w:cstheme="minorHAnsi"/>
          </w:rPr>
          <w:t>utilit</w:t>
        </w:r>
      </w:ins>
      <w:ins w:id="13" w:author="Guillén Gosalbez  Gonzalo" w:date="2023-02-15T13:35:00Z">
        <w:r w:rsidR="000B2615">
          <w:rPr>
            <w:rFonts w:cstheme="minorHAnsi"/>
          </w:rPr>
          <w:t>ies</w:t>
        </w:r>
      </w:ins>
      <w:r w:rsidRPr="002D4245">
        <w:rPr>
          <w:rFonts w:cstheme="minorHAnsi"/>
        </w:rPr>
        <w:t>. About 14% and 8% of global oil and gas, respectively, are consumed by the chemical industry</w:t>
      </w:r>
      <w:r w:rsidR="00B97A03">
        <w:rPr>
          <w:rFonts w:cstheme="minorHAnsi"/>
        </w:rPr>
        <w:fldChar w:fldCharType="begin"/>
      </w:r>
      <w:r w:rsidR="00B97A03">
        <w:rPr>
          <w:rFonts w:cstheme="minorHAnsi"/>
        </w:rPr>
        <w:instrText xml:space="preserve"> ADDIN ZOTERO_ITEM CSL_CITATION {"citationID":"pltcfBP0","properties":{"formattedCitation":"\\super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00B97A03">
        <w:rPr>
          <w:rFonts w:cstheme="minorHAnsi"/>
        </w:rPr>
        <w:fldChar w:fldCharType="separate"/>
      </w:r>
      <w:r w:rsidR="00B97A03" w:rsidRPr="00B97A03">
        <w:rPr>
          <w:rFonts w:ascii="Calibri" w:hAnsi="Calibri" w:cs="Times New Roman"/>
          <w:szCs w:val="24"/>
          <w:vertAlign w:val="superscript"/>
        </w:rPr>
        <w:t>1</w:t>
      </w:r>
      <w:r w:rsidR="00B97A03">
        <w:rPr>
          <w:rFonts w:cstheme="minorHAnsi"/>
        </w:rPr>
        <w:fldChar w:fldCharType="end"/>
      </w:r>
      <w:r w:rsidRPr="002D4245">
        <w:rPr>
          <w:rFonts w:cstheme="minorHAnsi"/>
        </w:rPr>
        <w:t>, which is also responsible for 5.6 Gt CO</w:t>
      </w:r>
      <w:r w:rsidRPr="002D4245">
        <w:rPr>
          <w:rFonts w:cstheme="minorHAnsi"/>
          <w:vertAlign w:val="subscript"/>
        </w:rPr>
        <w:t>2</w:t>
      </w:r>
      <w:r w:rsidR="008B3869" w:rsidRPr="002D4245">
        <w:rPr>
          <w:rFonts w:cstheme="minorHAnsi"/>
        </w:rPr>
        <w:t xml:space="preserve">-eq </w:t>
      </w:r>
      <w:r w:rsidRPr="002D4245">
        <w:rPr>
          <w:rFonts w:cstheme="minorHAnsi"/>
        </w:rPr>
        <w:t>yr</w:t>
      </w:r>
      <w:r w:rsidR="003A15D9" w:rsidRPr="00F62A8C">
        <w:rPr>
          <w:vertAlign w:val="superscript"/>
          <w:lang w:val="en-US"/>
        </w:rPr>
        <w:t>−1</w:t>
      </w:r>
      <w:r w:rsidRPr="002D4245">
        <w:rPr>
          <w:rFonts w:cstheme="minorHAnsi"/>
        </w:rPr>
        <w:t xml:space="preserve"> (including direct and indirect emissions), equivalent to roughly 10% of global anthropogenic</w:t>
      </w:r>
      <w:r w:rsidR="009208C7">
        <w:rPr>
          <w:rFonts w:cstheme="minorHAnsi"/>
        </w:rPr>
        <w:t xml:space="preserve"> greenhouse gas</w:t>
      </w:r>
      <w:r w:rsidRPr="002D4245">
        <w:rPr>
          <w:rFonts w:cstheme="minorHAnsi"/>
        </w:rPr>
        <w:t xml:space="preserve"> </w:t>
      </w:r>
      <w:r w:rsidR="009208C7">
        <w:rPr>
          <w:rFonts w:cstheme="minorHAnsi"/>
        </w:rPr>
        <w:t>(</w:t>
      </w:r>
      <w:r w:rsidRPr="002D4245">
        <w:rPr>
          <w:rFonts w:cstheme="minorHAnsi"/>
        </w:rPr>
        <w:t>GHG</w:t>
      </w:r>
      <w:r w:rsidR="009208C7">
        <w:rPr>
          <w:rFonts w:cstheme="minorHAnsi"/>
        </w:rPr>
        <w:t>)</w:t>
      </w:r>
      <w:r w:rsidRPr="002D4245">
        <w:rPr>
          <w:rFonts w:cstheme="minorHAnsi"/>
        </w:rPr>
        <w:t xml:space="preserve"> emissions</w:t>
      </w:r>
      <w:r w:rsidR="00B97A03">
        <w:rPr>
          <w:rFonts w:cstheme="minorHAnsi"/>
        </w:rPr>
        <w:fldChar w:fldCharType="begin"/>
      </w:r>
      <w:r w:rsidR="00B97A03">
        <w:rPr>
          <w:rFonts w:cstheme="minorHAnsi"/>
        </w:rPr>
        <w:instrText xml:space="preserve"> ADDIN ZOTERO_ITEM CSL_CITATION {"citationID":"y29xtEap","properties":{"formattedCitation":"\\super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B97A03">
        <w:rPr>
          <w:rFonts w:cstheme="minorHAnsi"/>
        </w:rPr>
        <w:fldChar w:fldCharType="separate"/>
      </w:r>
      <w:r w:rsidR="00B97A03" w:rsidRPr="00B97A03">
        <w:rPr>
          <w:rFonts w:ascii="Calibri" w:hAnsi="Calibri" w:cs="Times New Roman"/>
          <w:szCs w:val="24"/>
          <w:vertAlign w:val="superscript"/>
        </w:rPr>
        <w:t>2,3</w:t>
      </w:r>
      <w:r w:rsidR="00B97A03">
        <w:rPr>
          <w:rFonts w:cstheme="minorHAnsi"/>
        </w:rPr>
        <w:fldChar w:fldCharType="end"/>
      </w:r>
      <w:r w:rsidRPr="002D4245">
        <w:rPr>
          <w:rFonts w:cstheme="minorHAnsi"/>
        </w:rPr>
        <w:t xml:space="preserve">. </w:t>
      </w:r>
      <w:del w:id="14" w:author="Guillén Gosalbez  Gonzalo" w:date="2023-02-13T18:48:00Z">
        <w:r w:rsidRPr="002D4245" w:rsidDel="00876B3E">
          <w:rPr>
            <w:rFonts w:cstheme="minorHAnsi"/>
          </w:rPr>
          <w:delText>Out of all the chemicals, a</w:delText>
        </w:r>
      </w:del>
      <w:ins w:id="15" w:author="Guillén Gosalbez  Gonzalo" w:date="2023-02-13T18:48:00Z">
        <w:r w:rsidR="00876B3E">
          <w:rPr>
            <w:rFonts w:cstheme="minorHAnsi"/>
          </w:rPr>
          <w:t>A</w:t>
        </w:r>
      </w:ins>
      <w:r w:rsidRPr="002D4245">
        <w:rPr>
          <w:rFonts w:cstheme="minorHAnsi"/>
        </w:rPr>
        <w:t xml:space="preserve">mmonia, methanol, ethylene, and propylene are the </w:t>
      </w:r>
      <w:r w:rsidR="005D504A">
        <w:rPr>
          <w:rFonts w:cstheme="minorHAnsi"/>
        </w:rPr>
        <w:t>primary</w:t>
      </w:r>
      <w:r w:rsidRPr="002D4245">
        <w:rPr>
          <w:rFonts w:cstheme="minorHAnsi"/>
        </w:rPr>
        <w:t xml:space="preserve"> building blocks of the chemical industry</w:t>
      </w:r>
      <w:r w:rsidR="00FB0F4D">
        <w:rPr>
          <w:rFonts w:cstheme="minorHAnsi"/>
        </w:rPr>
        <w:t>,</w:t>
      </w:r>
      <w:r w:rsidRPr="002D4245">
        <w:rPr>
          <w:rFonts w:cstheme="minorHAnsi"/>
        </w:rPr>
        <w:t xml:space="preserve"> which are further used as raw materials for the production of </w:t>
      </w:r>
      <w:ins w:id="16" w:author="Guillén Gosalbez  Gonzalo" w:date="2023-02-13T18:48:00Z">
        <w:r w:rsidR="00876B3E">
          <w:rPr>
            <w:rFonts w:cstheme="minorHAnsi"/>
          </w:rPr>
          <w:t>a myriad of organic chemicals</w:t>
        </w:r>
      </w:ins>
      <w:del w:id="17" w:author="Guillén Gosalbez  Gonzalo" w:date="2023-02-13T18:48:00Z">
        <w:r w:rsidRPr="002D4245" w:rsidDel="00876B3E">
          <w:rPr>
            <w:rFonts w:cstheme="minorHAnsi"/>
          </w:rPr>
          <w:delText>valuable products</w:delText>
        </w:r>
      </w:del>
      <w:ins w:id="18" w:author="Guillén Gosalbez  Gonzalo" w:date="2023-02-13T18:48:00Z">
        <w:r w:rsidR="00876B3E">
          <w:rPr>
            <w:rFonts w:cstheme="minorHAnsi"/>
          </w:rPr>
          <w:t xml:space="preserve"> in a wide range of applications</w:t>
        </w:r>
      </w:ins>
      <w:r w:rsidRPr="002D4245">
        <w:rPr>
          <w:rFonts w:cstheme="minorHAnsi"/>
        </w:rPr>
        <w:t xml:space="preserve">. </w:t>
      </w:r>
      <w:del w:id="19" w:author="Guillén Gosalbez  Gonzalo" w:date="2023-02-13T18:48:00Z">
        <w:r w:rsidR="004862D6" w:rsidRPr="004862D6" w:rsidDel="00876B3E">
          <w:rPr>
            <w:rFonts w:cstheme="minorHAnsi"/>
          </w:rPr>
          <w:delText>Notably, a</w:delText>
        </w:r>
      </w:del>
      <w:ins w:id="20" w:author="Guillén Gosalbez  Gonzalo" w:date="2023-02-13T18:48:00Z">
        <w:r w:rsidR="00876B3E">
          <w:rPr>
            <w:rFonts w:cstheme="minorHAnsi"/>
          </w:rPr>
          <w:t>A</w:t>
        </w:r>
      </w:ins>
      <w:r w:rsidR="004862D6" w:rsidRPr="004862D6">
        <w:rPr>
          <w:rFonts w:cstheme="minorHAnsi"/>
        </w:rPr>
        <w:t>mmonia</w:t>
      </w:r>
      <w:ins w:id="21" w:author="Guillén Gosalbez  Gonzalo" w:date="2023-02-13T18:48:00Z">
        <w:r w:rsidR="00876B3E">
          <w:rPr>
            <w:rFonts w:cstheme="minorHAnsi"/>
          </w:rPr>
          <w:t>, in particular,</w:t>
        </w:r>
      </w:ins>
      <w:r w:rsidR="004862D6" w:rsidRPr="004862D6">
        <w:rPr>
          <w:rFonts w:cstheme="minorHAnsi"/>
        </w:rPr>
        <w:t xml:space="preserve"> is </w:t>
      </w:r>
      <w:ins w:id="22" w:author="Guillén Gosalbez  Gonzalo" w:date="2023-02-15T13:36:00Z">
        <w:r w:rsidR="000B2615">
          <w:rPr>
            <w:rFonts w:cstheme="minorHAnsi"/>
          </w:rPr>
          <w:t xml:space="preserve">a </w:t>
        </w:r>
      </w:ins>
      <w:r w:rsidR="004862D6" w:rsidRPr="004862D6">
        <w:rPr>
          <w:rFonts w:cstheme="minorHAnsi"/>
        </w:rPr>
        <w:t xml:space="preserve">critical </w:t>
      </w:r>
      <w:del w:id="23" w:author="Guillén Gosalbez  Gonzalo" w:date="2023-02-13T18:49:00Z">
        <w:r w:rsidR="004862D6" w:rsidRPr="004862D6" w:rsidDel="00876B3E">
          <w:rPr>
            <w:rFonts w:cstheme="minorHAnsi"/>
          </w:rPr>
          <w:delText>to producing</w:delText>
        </w:r>
      </w:del>
      <w:ins w:id="24" w:author="Guillén Gosalbez  Gonzalo" w:date="2023-02-13T18:49:00Z">
        <w:r w:rsidR="00876B3E">
          <w:rPr>
            <w:rFonts w:cstheme="minorHAnsi"/>
          </w:rPr>
          <w:t>feedstock for</w:t>
        </w:r>
      </w:ins>
      <w:r w:rsidR="004862D6" w:rsidRPr="004862D6">
        <w:rPr>
          <w:rFonts w:cstheme="minorHAnsi"/>
        </w:rPr>
        <w:t xml:space="preserve"> </w:t>
      </w:r>
      <w:del w:id="25" w:author="Guillén Gosalbez  Gonzalo" w:date="2023-02-13T18:49:00Z">
        <w:r w:rsidR="004862D6" w:rsidRPr="004862D6" w:rsidDel="00876B3E">
          <w:rPr>
            <w:rFonts w:cstheme="minorHAnsi"/>
          </w:rPr>
          <w:delText xml:space="preserve">mineral </w:delText>
        </w:r>
      </w:del>
      <w:r w:rsidR="004862D6" w:rsidRPr="004862D6">
        <w:rPr>
          <w:rFonts w:cstheme="minorHAnsi"/>
        </w:rPr>
        <w:t>nitrogen fertilizers</w:t>
      </w:r>
      <w:ins w:id="26" w:author="Guillén Gosalbez  Gonzalo" w:date="2023-02-13T18:49:00Z">
        <w:r w:rsidR="00876B3E">
          <w:rPr>
            <w:rFonts w:cstheme="minorHAnsi"/>
          </w:rPr>
          <w:t xml:space="preserve">, </w:t>
        </w:r>
      </w:ins>
      <w:ins w:id="27" w:author="Guillén Gosalbez  Gonzalo" w:date="2023-02-15T12:03:00Z">
        <w:r w:rsidR="007F392B">
          <w:rPr>
            <w:rFonts w:cstheme="minorHAnsi"/>
          </w:rPr>
          <w:t>which</w:t>
        </w:r>
      </w:ins>
      <w:r w:rsidR="004862D6" w:rsidRPr="004862D6">
        <w:rPr>
          <w:rFonts w:cstheme="minorHAnsi"/>
        </w:rPr>
        <w:t xml:space="preserve"> </w:t>
      </w:r>
      <w:ins w:id="28" w:author="Guillén Gosalbez  Gonzalo" w:date="2023-02-15T13:36:00Z">
        <w:r w:rsidR="000B2615">
          <w:rPr>
            <w:rFonts w:cstheme="minorHAnsi"/>
          </w:rPr>
          <w:t xml:space="preserve">are essential to </w:t>
        </w:r>
      </w:ins>
      <w:del w:id="29" w:author="Guillén Gosalbez  Gonzalo" w:date="2023-02-13T18:49:00Z">
        <w:r w:rsidR="004862D6" w:rsidRPr="004862D6" w:rsidDel="00876B3E">
          <w:rPr>
            <w:rFonts w:cstheme="minorHAnsi"/>
          </w:rPr>
          <w:delText xml:space="preserve">and </w:delText>
        </w:r>
      </w:del>
      <w:r w:rsidR="004862D6" w:rsidRPr="004862D6">
        <w:rPr>
          <w:rFonts w:cstheme="minorHAnsi"/>
        </w:rPr>
        <w:t>ensur</w:t>
      </w:r>
      <w:del w:id="30" w:author="Guillén Gosalbez  Gonzalo" w:date="2023-02-15T12:03:00Z">
        <w:r w:rsidR="004862D6" w:rsidRPr="004862D6" w:rsidDel="007F392B">
          <w:rPr>
            <w:rFonts w:cstheme="minorHAnsi"/>
          </w:rPr>
          <w:delText>ing</w:delText>
        </w:r>
      </w:del>
      <w:ins w:id="31" w:author="Guillén Gosalbez  Gonzalo" w:date="2023-02-15T12:03:00Z">
        <w:r w:rsidR="007F392B">
          <w:rPr>
            <w:rFonts w:cstheme="minorHAnsi"/>
          </w:rPr>
          <w:t>e</w:t>
        </w:r>
      </w:ins>
      <w:r w:rsidR="004862D6" w:rsidRPr="004862D6">
        <w:rPr>
          <w:rFonts w:cstheme="minorHAnsi"/>
        </w:rPr>
        <w:t xml:space="preserve"> global food security</w:t>
      </w:r>
      <w:r w:rsidR="00D045AA">
        <w:rPr>
          <w:rFonts w:cstheme="minorHAnsi"/>
        </w:rPr>
        <w:fldChar w:fldCharType="begin"/>
      </w:r>
      <w:r w:rsidR="00D045AA">
        <w:rPr>
          <w:rFonts w:cstheme="minorHAnsi"/>
        </w:rPr>
        <w:instrText xml:space="preserve"> ADDIN ZOTERO_ITEM CSL_CITATION {"citationID":"yNeX2kju","properties":{"formattedCitation":"\\super 4,5\\nosupersub{}","plainCitation":"4,5","noteIndex":0},"citationItems":[{"id":26332,"uris":["http://zotero.org/users/9157291/items/IIB456LG"],"itemData":{"id":26332,"type":"article-journal","abstract":"On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045AA">
        <w:rPr>
          <w:rFonts w:cstheme="minorHAnsi"/>
        </w:rPr>
        <w:fldChar w:fldCharType="separate"/>
      </w:r>
      <w:r w:rsidR="00D045AA" w:rsidRPr="00D045AA">
        <w:rPr>
          <w:rFonts w:ascii="Calibri" w:hAnsi="Calibri" w:cs="Times New Roman"/>
          <w:szCs w:val="24"/>
          <w:vertAlign w:val="superscript"/>
        </w:rPr>
        <w:t>4,5</w:t>
      </w:r>
      <w:r w:rsidR="00D045AA">
        <w:rPr>
          <w:rFonts w:cstheme="minorHAnsi"/>
        </w:rPr>
        <w:fldChar w:fldCharType="end"/>
      </w:r>
      <w:r w:rsidR="000947D3">
        <w:rPr>
          <w:rFonts w:cstheme="minorHAnsi"/>
        </w:rPr>
        <w:t>.</w:t>
      </w:r>
      <w:r w:rsidR="002A631C" w:rsidRPr="002D4245">
        <w:rPr>
          <w:rFonts w:cstheme="minorHAnsi"/>
        </w:rPr>
        <w:t xml:space="preserve"> </w:t>
      </w:r>
      <w:del w:id="32" w:author="Guillén Gosalbez  Gonzalo" w:date="2023-02-13T18:49:00Z">
        <w:r w:rsidR="000947D3" w:rsidDel="00876B3E">
          <w:rPr>
            <w:rFonts w:cstheme="minorHAnsi"/>
          </w:rPr>
          <w:delText>At the same time</w:delText>
        </w:r>
      </w:del>
      <w:ins w:id="33" w:author="Guillén Gosalbez  Gonzalo" w:date="2023-02-13T18:49:00Z">
        <w:r w:rsidR="00876B3E">
          <w:rPr>
            <w:rFonts w:cstheme="minorHAnsi"/>
          </w:rPr>
          <w:t>Similarly</w:t>
        </w:r>
      </w:ins>
      <w:r w:rsidR="000947D3">
        <w:rPr>
          <w:rFonts w:cstheme="minorHAnsi"/>
        </w:rPr>
        <w:t>,</w:t>
      </w:r>
      <w:r w:rsidR="002A631C" w:rsidRPr="002D4245">
        <w:rPr>
          <w:rFonts w:cstheme="minorHAnsi"/>
        </w:rPr>
        <w:t xml:space="preserve"> methanol is </w:t>
      </w:r>
      <w:r w:rsidR="00973470">
        <w:rPr>
          <w:rFonts w:cstheme="minorHAnsi"/>
        </w:rPr>
        <w:t xml:space="preserve">used </w:t>
      </w:r>
      <w:del w:id="34" w:author="Guillén Gosalbez  Gonzalo" w:date="2023-02-13T18:49:00Z">
        <w:r w:rsidR="00973470" w:rsidDel="00876B3E">
          <w:rPr>
            <w:rFonts w:cstheme="minorHAnsi"/>
          </w:rPr>
          <w:delText>mainly</w:delText>
        </w:r>
        <w:r w:rsidR="002A631C" w:rsidRPr="002D4245" w:rsidDel="00876B3E">
          <w:rPr>
            <w:rFonts w:cstheme="minorHAnsi"/>
          </w:rPr>
          <w:delText xml:space="preserve"> for </w:delText>
        </w:r>
        <w:r w:rsidR="007B7A85" w:rsidDel="00876B3E">
          <w:rPr>
            <w:rFonts w:cstheme="minorHAnsi"/>
          </w:rPr>
          <w:delText>producing</w:delText>
        </w:r>
      </w:del>
      <w:ins w:id="35" w:author="Guillén Gosalbez  Gonzalo" w:date="2023-02-13T18:49:00Z">
        <w:r w:rsidR="00876B3E">
          <w:rPr>
            <w:rFonts w:cstheme="minorHAnsi"/>
          </w:rPr>
          <w:t>as building block in</w:t>
        </w:r>
      </w:ins>
      <w:r w:rsidR="002A631C" w:rsidRPr="002D4245">
        <w:rPr>
          <w:rFonts w:cstheme="minorHAnsi"/>
        </w:rPr>
        <w:t xml:space="preserve"> </w:t>
      </w:r>
      <w:del w:id="36" w:author="Guillén Gosalbez  Gonzalo" w:date="2023-02-13T18:49:00Z">
        <w:r w:rsidR="002A631C" w:rsidRPr="002D4245" w:rsidDel="00876B3E">
          <w:rPr>
            <w:rFonts w:cstheme="minorHAnsi"/>
          </w:rPr>
          <w:delText>valuable products (</w:delText>
        </w:r>
        <w:r w:rsidR="002A631C" w:rsidRPr="00C7310E" w:rsidDel="00876B3E">
          <w:rPr>
            <w:rFonts w:cstheme="minorHAnsi"/>
            <w:i/>
            <w:iCs/>
          </w:rPr>
          <w:delText>e.g.</w:delText>
        </w:r>
        <w:r w:rsidR="002A631C" w:rsidRPr="002D4245" w:rsidDel="00876B3E">
          <w:rPr>
            <w:rFonts w:cstheme="minorHAnsi"/>
          </w:rPr>
          <w:delText xml:space="preserve">, </w:delText>
        </w:r>
      </w:del>
      <w:r w:rsidR="002A631C" w:rsidRPr="002D4245">
        <w:rPr>
          <w:rFonts w:cstheme="minorHAnsi"/>
        </w:rPr>
        <w:t>formic acid, acetic acid, dimethyl ether, and methylamine</w:t>
      </w:r>
      <w:del w:id="37" w:author="Guillén Gosalbez  Gonzalo" w:date="2023-02-13T18:50:00Z">
        <w:r w:rsidR="002A631C" w:rsidRPr="002D4245" w:rsidDel="00876B3E">
          <w:rPr>
            <w:rFonts w:cstheme="minorHAnsi"/>
          </w:rPr>
          <w:delText>)</w:delText>
        </w:r>
      </w:del>
      <w:ins w:id="38" w:author="Guillén Gosalbez  Gonzalo" w:date="2023-02-13T18:50:00Z">
        <w:r w:rsidR="00876B3E">
          <w:rPr>
            <w:rFonts w:cstheme="minorHAnsi"/>
          </w:rPr>
          <w:t>, among others,</w:t>
        </w:r>
      </w:ins>
      <w:r w:rsidR="002A631C" w:rsidRPr="002D4245">
        <w:rPr>
          <w:rFonts w:cstheme="minorHAnsi"/>
        </w:rPr>
        <w:t xml:space="preserve"> and can serve</w:t>
      </w:r>
      <w:ins w:id="39" w:author="Guillén Gosalbez  Gonzalo" w:date="2023-02-13T18:50:00Z">
        <w:r w:rsidR="00876B3E">
          <w:rPr>
            <w:rFonts w:cstheme="minorHAnsi"/>
          </w:rPr>
          <w:t xml:space="preserve"> in turn</w:t>
        </w:r>
      </w:ins>
      <w:r w:rsidR="002A631C" w:rsidRPr="002D4245">
        <w:rPr>
          <w:rFonts w:cstheme="minorHAnsi"/>
        </w:rPr>
        <w:t xml:space="preserve"> as an intermediate to olefins and aromatics</w:t>
      </w:r>
      <w:r w:rsidR="00C75DF0">
        <w:rPr>
          <w:rFonts w:cstheme="minorHAnsi"/>
        </w:rPr>
        <w:fldChar w:fldCharType="begin"/>
      </w:r>
      <w:r w:rsidR="00852820">
        <w:rPr>
          <w:rFonts w:cstheme="minorHAnsi"/>
        </w:rPr>
        <w:instrText xml:space="preserve"> ADDIN ZOTERO_ITEM CSL_CITATION {"citationID":"HRf3s6LA","properties":{"formattedCitation":"\\super 1,6\\nosupersub{}","plainCitation":"1,6","noteIndex":0},"citationItems":[{"id":26013,"uris":["http://zotero.org/users/9157291/items/T22NA9KH"],"itemData":{"id":26013,"type":"report","language":"en","page":"132","publisher":"International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00C75DF0">
        <w:rPr>
          <w:rFonts w:cstheme="minorHAnsi"/>
        </w:rPr>
        <w:fldChar w:fldCharType="separate"/>
      </w:r>
      <w:r w:rsidR="00852820" w:rsidRPr="00852820">
        <w:rPr>
          <w:rFonts w:ascii="Calibri" w:hAnsi="Calibri" w:cs="Calibri"/>
          <w:szCs w:val="24"/>
          <w:vertAlign w:val="superscript"/>
        </w:rPr>
        <w:t>1,6</w:t>
      </w:r>
      <w:r w:rsidR="00C75DF0">
        <w:rPr>
          <w:rFonts w:cstheme="minorHAnsi"/>
        </w:rPr>
        <w:fldChar w:fldCharType="end"/>
      </w:r>
      <w:r w:rsidR="002A631C" w:rsidRPr="002D4245">
        <w:rPr>
          <w:rFonts w:cstheme="minorHAnsi"/>
        </w:rPr>
        <w:t>.</w:t>
      </w:r>
      <w:r w:rsidR="00D8053C">
        <w:rPr>
          <w:rFonts w:cstheme="minorHAnsi"/>
        </w:rPr>
        <w:t xml:space="preserve"> </w:t>
      </w:r>
      <w:r w:rsidR="002A631C" w:rsidRPr="002D4245">
        <w:rPr>
          <w:rFonts w:cstheme="minorHAnsi"/>
        </w:rPr>
        <w:t xml:space="preserve">Ammonia is </w:t>
      </w:r>
      <w:r w:rsidR="006F26CF">
        <w:rPr>
          <w:rFonts w:cstheme="minorHAnsi"/>
        </w:rPr>
        <w:t xml:space="preserve">predominantly </w:t>
      </w:r>
      <w:r w:rsidR="002A631C" w:rsidRPr="002D4245">
        <w:rPr>
          <w:rFonts w:cstheme="minorHAnsi"/>
        </w:rPr>
        <w:t xml:space="preserve">produced </w:t>
      </w:r>
      <w:r w:rsidR="00417EB4">
        <w:rPr>
          <w:rFonts w:cstheme="minorHAnsi"/>
        </w:rPr>
        <w:t xml:space="preserve">from hydrogen and nitrogen </w:t>
      </w:r>
      <w:r w:rsidR="002A631C" w:rsidRPr="002E6830">
        <w:rPr>
          <w:rFonts w:cstheme="minorHAnsi"/>
          <w:i/>
        </w:rPr>
        <w:t>via</w:t>
      </w:r>
      <w:r w:rsidR="002A631C" w:rsidRPr="002D4245">
        <w:rPr>
          <w:rFonts w:cstheme="minorHAnsi"/>
        </w:rPr>
        <w:t xml:space="preserve"> the Haber-Bosch process</w:t>
      </w:r>
      <w:r w:rsidR="00936A80">
        <w:rPr>
          <w:rFonts w:cstheme="minorHAnsi"/>
        </w:rPr>
        <w:t>.</w:t>
      </w:r>
      <w:r w:rsidR="00CC5C57">
        <w:rPr>
          <w:rFonts w:cstheme="minorHAnsi"/>
        </w:rPr>
        <w:t xml:space="preserve"> </w:t>
      </w:r>
      <w:r w:rsidR="00936A80">
        <w:rPr>
          <w:rFonts w:cstheme="minorHAnsi"/>
        </w:rPr>
        <w:t>A</w:t>
      </w:r>
      <w:r w:rsidR="00AE3356">
        <w:rPr>
          <w:rFonts w:cstheme="minorHAnsi"/>
        </w:rPr>
        <w:t xml:space="preserve">bout 70% of global </w:t>
      </w:r>
      <w:r w:rsidR="00C85ABB">
        <w:rPr>
          <w:rFonts w:cstheme="minorHAnsi"/>
        </w:rPr>
        <w:t xml:space="preserve">ammonia </w:t>
      </w:r>
      <w:r w:rsidR="00AE3356">
        <w:rPr>
          <w:rFonts w:cstheme="minorHAnsi"/>
        </w:rPr>
        <w:t xml:space="preserve">production </w:t>
      </w:r>
      <w:r w:rsidR="00C66B98">
        <w:rPr>
          <w:rFonts w:cstheme="minorHAnsi"/>
        </w:rPr>
        <w:t>use</w:t>
      </w:r>
      <w:r w:rsidR="00DE17F0">
        <w:rPr>
          <w:rFonts w:cstheme="minorHAnsi"/>
        </w:rPr>
        <w:t>s natural gas as feedstock</w:t>
      </w:r>
      <w:r w:rsidR="006B7610">
        <w:rPr>
          <w:rFonts w:cstheme="minorHAnsi"/>
        </w:rPr>
        <w:t>, responsible for about 20% of the industrial natural gas demand</w:t>
      </w:r>
      <w:r w:rsidR="006268CA">
        <w:rPr>
          <w:rFonts w:cstheme="minorHAnsi"/>
        </w:rPr>
        <w:t xml:space="preserve"> </w:t>
      </w:r>
      <w:r w:rsidR="003A15D9">
        <w:rPr>
          <w:rFonts w:cstheme="minorHAnsi"/>
        </w:rPr>
        <w:t xml:space="preserve">and </w:t>
      </w:r>
      <w:r w:rsidR="00392874">
        <w:rPr>
          <w:rFonts w:cstheme="minorHAnsi"/>
        </w:rPr>
        <w:t>ca.</w:t>
      </w:r>
      <w:r w:rsidR="003A15D9">
        <w:rPr>
          <w:rFonts w:cstheme="minorHAnsi"/>
        </w:rPr>
        <w:t xml:space="preserve"> 5</w:t>
      </w:r>
      <w:r w:rsidR="00DC749D">
        <w:rPr>
          <w:rFonts w:cstheme="minorHAnsi"/>
        </w:rPr>
        <w:t>2</w:t>
      </w:r>
      <w:r w:rsidR="003A15D9">
        <w:rPr>
          <w:rFonts w:cstheme="minorHAnsi"/>
        </w:rPr>
        <w:t xml:space="preserve">0 Mt </w:t>
      </w:r>
      <w:r w:rsidR="003A15D9" w:rsidRPr="002D4245">
        <w:rPr>
          <w:rFonts w:cstheme="minorHAnsi"/>
        </w:rPr>
        <w:t>CO</w:t>
      </w:r>
      <w:r w:rsidR="003A15D9" w:rsidRPr="002D4245">
        <w:rPr>
          <w:rFonts w:cstheme="minorHAnsi"/>
          <w:vertAlign w:val="subscript"/>
        </w:rPr>
        <w:t>2</w:t>
      </w:r>
      <w:r w:rsidR="003A15D9" w:rsidRPr="002D4245">
        <w:rPr>
          <w:rFonts w:cstheme="minorHAnsi"/>
        </w:rPr>
        <w:t>-eq yr</w:t>
      </w:r>
      <w:r w:rsidR="003A15D9" w:rsidRPr="00F62A8C">
        <w:rPr>
          <w:vertAlign w:val="superscript"/>
          <w:lang w:val="en-US"/>
        </w:rPr>
        <w:t>−1</w:t>
      </w:r>
      <w:r w:rsidR="00392874">
        <w:rPr>
          <w:lang w:val="en-US"/>
        </w:rPr>
        <w:t xml:space="preserve"> over the life cycle</w:t>
      </w:r>
      <w:r w:rsidR="004F2A3A">
        <w:rPr>
          <w:rFonts w:cstheme="minorHAnsi"/>
        </w:rPr>
        <w:fldChar w:fldCharType="begin"/>
      </w:r>
      <w:r w:rsidR="00BB3A64">
        <w:rPr>
          <w:rFonts w:cstheme="minorHAnsi"/>
        </w:rPr>
        <w:instrText xml:space="preserve"> ADDIN ZOTERO_ITEM CSL_CITATION {"citationID":"V02EbNMd","properties":{"formattedCitation":"\\super 7\\nosupersub{}","plainCitation":"7","noteIndex":0},"citationItems":[{"id":27548,"uris":["http://zotero.org/users/9157291/items/U2JU5DYJ"],"itemData":{"id":27548,"type":"report","language":"en","note":"DOI: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004F2A3A">
        <w:rPr>
          <w:rFonts w:cstheme="minorHAnsi"/>
        </w:rPr>
        <w:fldChar w:fldCharType="separate"/>
      </w:r>
      <w:r w:rsidR="004F2A3A" w:rsidRPr="00AE3356">
        <w:rPr>
          <w:rFonts w:ascii="Calibri" w:hAnsi="Calibri" w:cs="Times New Roman"/>
          <w:szCs w:val="24"/>
          <w:vertAlign w:val="superscript"/>
        </w:rPr>
        <w:t>7</w:t>
      </w:r>
      <w:r w:rsidR="004F2A3A">
        <w:rPr>
          <w:rFonts w:cstheme="minorHAnsi"/>
        </w:rPr>
        <w:fldChar w:fldCharType="end"/>
      </w:r>
      <w:r w:rsidR="00392874">
        <w:rPr>
          <w:lang w:val="en-US"/>
        </w:rPr>
        <w:t>.</w:t>
      </w:r>
      <w:r w:rsidR="004F2A3A">
        <w:rPr>
          <w:rFonts w:cstheme="minorHAnsi"/>
          <w:lang w:val="en-US"/>
        </w:rPr>
        <w:t xml:space="preserve"> </w:t>
      </w:r>
      <w:r w:rsidR="002A631C" w:rsidRPr="002D4245">
        <w:rPr>
          <w:rFonts w:cstheme="minorHAnsi"/>
        </w:rPr>
        <w:t xml:space="preserve">Similarly, </w:t>
      </w:r>
      <w:commentRangeStart w:id="40"/>
      <w:r w:rsidR="0059699A">
        <w:rPr>
          <w:rFonts w:cstheme="minorHAnsi"/>
        </w:rPr>
        <w:t>65%</w:t>
      </w:r>
      <w:commentRangeEnd w:id="40"/>
      <w:r w:rsidR="007F392B">
        <w:rPr>
          <w:rStyle w:val="CommentReference"/>
        </w:rPr>
        <w:commentReference w:id="40"/>
      </w:r>
      <w:r w:rsidR="0059699A">
        <w:rPr>
          <w:rFonts w:cstheme="minorHAnsi"/>
        </w:rPr>
        <w:t xml:space="preserve"> of global </w:t>
      </w:r>
      <w:r w:rsidR="002A631C" w:rsidRPr="002D4245">
        <w:rPr>
          <w:rFonts w:cstheme="minorHAnsi"/>
        </w:rPr>
        <w:t xml:space="preserve">methanol relies on natural gas </w:t>
      </w:r>
      <w:del w:id="41" w:author="Guillén Gosalbez  Gonzalo" w:date="2023-02-15T12:04:00Z">
        <w:r w:rsidR="00134A08" w:rsidDel="007F392B">
          <w:rPr>
            <w:rFonts w:cstheme="minorHAnsi"/>
          </w:rPr>
          <w:delText>to produce</w:delText>
        </w:r>
        <w:r w:rsidR="002A631C" w:rsidRPr="002D4245" w:rsidDel="007F392B">
          <w:rPr>
            <w:rFonts w:cstheme="minorHAnsi"/>
          </w:rPr>
          <w:delText xml:space="preserve"> syngas</w:delText>
        </w:r>
      </w:del>
      <w:ins w:id="42" w:author="Guillén Gosalbez  Gonzalo" w:date="2023-02-15T12:04:00Z">
        <w:r w:rsidR="007F392B">
          <w:rPr>
            <w:rFonts w:cstheme="minorHAnsi"/>
          </w:rPr>
          <w:t>as feedstock</w:t>
        </w:r>
      </w:ins>
      <w:del w:id="43" w:author="Guillén Gosalbez  Gonzalo" w:date="2023-02-15T12:04:00Z">
        <w:r w:rsidR="006D3C9F" w:rsidDel="007F392B">
          <w:rPr>
            <w:rFonts w:cstheme="minorHAnsi"/>
          </w:rPr>
          <w:delText>,</w:delText>
        </w:r>
        <w:r w:rsidR="002A631C" w:rsidRPr="002D4245" w:rsidDel="007F392B">
          <w:rPr>
            <w:rFonts w:cstheme="minorHAnsi"/>
          </w:rPr>
          <w:delText xml:space="preserve"> which is then converted to methanol </w:delText>
        </w:r>
        <w:r w:rsidR="002A631C" w:rsidRPr="002E6830" w:rsidDel="007F392B">
          <w:rPr>
            <w:rFonts w:cstheme="minorHAnsi"/>
            <w:i/>
          </w:rPr>
          <w:delText>via</w:delText>
        </w:r>
        <w:r w:rsidR="002A631C" w:rsidRPr="002D4245" w:rsidDel="007F392B">
          <w:rPr>
            <w:rFonts w:cstheme="minorHAnsi"/>
          </w:rPr>
          <w:delText xml:space="preserve"> the water-gas shift reaction</w:delText>
        </w:r>
      </w:del>
      <w:r w:rsidR="0059699A">
        <w:rPr>
          <w:rFonts w:cstheme="minorHAnsi"/>
        </w:rPr>
        <w:fldChar w:fldCharType="begin"/>
      </w:r>
      <w:r w:rsidR="0059699A">
        <w:rPr>
          <w:rFonts w:cstheme="minorHAnsi"/>
        </w:rPr>
        <w:instrText xml:space="preserve"> ADDIN ZOTERO_ITEM CSL_CITATION {"citationID":"i1Yu5aBj","properties":{"formattedCitation":"\\super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59699A">
        <w:rPr>
          <w:rFonts w:cstheme="minorHAnsi"/>
        </w:rPr>
        <w:fldChar w:fldCharType="separate"/>
      </w:r>
      <w:r w:rsidR="0059699A" w:rsidRPr="00BB3A64">
        <w:rPr>
          <w:rFonts w:ascii="Calibri" w:hAnsi="Calibri" w:cs="Times New Roman"/>
          <w:szCs w:val="24"/>
          <w:vertAlign w:val="superscript"/>
        </w:rPr>
        <w:t>8</w:t>
      </w:r>
      <w:r w:rsidR="0059699A">
        <w:rPr>
          <w:rFonts w:cstheme="minorHAnsi"/>
        </w:rPr>
        <w:fldChar w:fldCharType="end"/>
      </w:r>
      <w:del w:id="44" w:author="Guillén Gosalbez  Gonzalo" w:date="2023-02-15T13:37:00Z">
        <w:r w:rsidR="002A631C" w:rsidRPr="002D4245" w:rsidDel="000B2615">
          <w:rPr>
            <w:rFonts w:cstheme="minorHAnsi"/>
          </w:rPr>
          <w:delText>.</w:delText>
        </w:r>
      </w:del>
      <w:ins w:id="45" w:author="Guillén Gosalbez  Gonzalo" w:date="2023-02-15T13:37:00Z">
        <w:r w:rsidR="000B2615">
          <w:rPr>
            <w:rFonts w:cstheme="minorHAnsi"/>
          </w:rPr>
          <w:t xml:space="preserve">, while </w:t>
        </w:r>
      </w:ins>
      <w:del w:id="46" w:author="Guillén Gosalbez  Gonzalo" w:date="2023-02-15T13:37:00Z">
        <w:r w:rsidR="00746421" w:rsidDel="000B2615">
          <w:rPr>
            <w:rFonts w:cstheme="minorHAnsi"/>
          </w:rPr>
          <w:delText xml:space="preserve"> </w:delText>
        </w:r>
        <w:r w:rsidR="00BB3A64" w:rsidDel="000B2615">
          <w:rPr>
            <w:rFonts w:cstheme="minorHAnsi"/>
          </w:rPr>
          <w:delText>T</w:delText>
        </w:r>
      </w:del>
      <w:ins w:id="47" w:author="Guillén Gosalbez  Gonzalo" w:date="2023-02-15T13:37:00Z">
        <w:r w:rsidR="000B2615">
          <w:rPr>
            <w:rFonts w:cstheme="minorHAnsi"/>
          </w:rPr>
          <w:t>t</w:t>
        </w:r>
      </w:ins>
      <w:r w:rsidR="00BB3A64">
        <w:rPr>
          <w:rFonts w:cstheme="minorHAnsi"/>
        </w:rPr>
        <w:t xml:space="preserve">he life cycle GHG emissions from global methanol production are around 300 Mt </w:t>
      </w:r>
      <w:r w:rsidR="00BB3A64" w:rsidRPr="002D4245">
        <w:rPr>
          <w:rFonts w:cstheme="minorHAnsi"/>
        </w:rPr>
        <w:t>CO</w:t>
      </w:r>
      <w:r w:rsidR="00BB3A64" w:rsidRPr="002D4245">
        <w:rPr>
          <w:rFonts w:cstheme="minorHAnsi"/>
          <w:vertAlign w:val="subscript"/>
        </w:rPr>
        <w:t>2</w:t>
      </w:r>
      <w:r w:rsidR="00BB3A64" w:rsidRPr="002D4245">
        <w:rPr>
          <w:rFonts w:cstheme="minorHAnsi"/>
        </w:rPr>
        <w:t>-eq</w:t>
      </w:r>
      <w:r w:rsidR="00322EBB" w:rsidRPr="00322EBB">
        <w:rPr>
          <w:rFonts w:cstheme="minorHAnsi"/>
        </w:rPr>
        <w:t xml:space="preserve"> </w:t>
      </w:r>
      <w:r w:rsidR="00322EBB" w:rsidRPr="002D4245">
        <w:rPr>
          <w:rFonts w:cstheme="minorHAnsi"/>
        </w:rPr>
        <w:t>yr</w:t>
      </w:r>
      <w:r w:rsidR="00322EBB" w:rsidRPr="00F62A8C">
        <w:rPr>
          <w:vertAlign w:val="superscript"/>
          <w:lang w:val="en-US"/>
        </w:rPr>
        <w:t>−1</w:t>
      </w:r>
      <w:r w:rsidR="00BB3A64">
        <w:rPr>
          <w:rFonts w:cstheme="minorHAnsi"/>
        </w:rPr>
        <w:t>.</w:t>
      </w:r>
      <w:r w:rsidR="00322EBB">
        <w:rPr>
          <w:rFonts w:cstheme="minorHAnsi"/>
        </w:rPr>
        <w:fldChar w:fldCharType="begin"/>
      </w:r>
      <w:r w:rsidR="005263C8">
        <w:rPr>
          <w:rFonts w:cstheme="minorHAnsi"/>
        </w:rPr>
        <w:instrText xml:space="preserve"> ADDIN ZOTERO_ITEM CSL_CITATION {"citationID":"EQG4Rf4i","properties":{"formattedCitation":"\\super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322EBB">
        <w:rPr>
          <w:rFonts w:cstheme="minorHAnsi"/>
        </w:rPr>
        <w:fldChar w:fldCharType="separate"/>
      </w:r>
      <w:r w:rsidR="00322EBB" w:rsidRPr="00BB3A64">
        <w:rPr>
          <w:rFonts w:ascii="Calibri" w:hAnsi="Calibri" w:cs="Times New Roman"/>
          <w:szCs w:val="24"/>
          <w:vertAlign w:val="superscript"/>
        </w:rPr>
        <w:t>8</w:t>
      </w:r>
      <w:r w:rsidR="00322EBB">
        <w:rPr>
          <w:rFonts w:cstheme="minorHAnsi"/>
        </w:rPr>
        <w:fldChar w:fldCharType="end"/>
      </w:r>
    </w:p>
    <w:p w14:paraId="0DB11E66" w14:textId="2CB34ACE" w:rsidR="000500CC" w:rsidRPr="002D4245" w:rsidRDefault="00A914BC">
      <w:pPr>
        <w:rPr>
          <w:rFonts w:cstheme="minorHAnsi"/>
        </w:rPr>
      </w:pPr>
      <w:r>
        <w:rPr>
          <w:rFonts w:cstheme="minorHAnsi"/>
        </w:rPr>
        <w:t>C</w:t>
      </w:r>
      <w:r w:rsidR="00141891">
        <w:rPr>
          <w:rFonts w:cstheme="minorHAnsi"/>
        </w:rPr>
        <w:t xml:space="preserve">urrent </w:t>
      </w:r>
      <w:r>
        <w:rPr>
          <w:rFonts w:cstheme="minorHAnsi"/>
        </w:rPr>
        <w:t xml:space="preserve">GHG </w:t>
      </w:r>
      <w:r w:rsidR="00141891">
        <w:rPr>
          <w:rFonts w:cstheme="minorHAnsi"/>
        </w:rPr>
        <w:t>emission level</w:t>
      </w:r>
      <w:r>
        <w:rPr>
          <w:rFonts w:cstheme="minorHAnsi"/>
        </w:rPr>
        <w:t>s</w:t>
      </w:r>
      <w:r w:rsidR="00141891">
        <w:rPr>
          <w:rFonts w:cstheme="minorHAnsi"/>
        </w:rPr>
        <w:t xml:space="preserve"> </w:t>
      </w:r>
      <w:r>
        <w:rPr>
          <w:rFonts w:cstheme="minorHAnsi"/>
        </w:rPr>
        <w:t xml:space="preserve">of </w:t>
      </w:r>
      <w:r w:rsidR="00781638">
        <w:rPr>
          <w:rFonts w:cstheme="minorHAnsi"/>
        </w:rPr>
        <w:t>ammonia and methanol production</w:t>
      </w:r>
      <w:r>
        <w:rPr>
          <w:rFonts w:cstheme="minorHAnsi"/>
        </w:rPr>
        <w:t xml:space="preserve"> </w:t>
      </w:r>
      <w:del w:id="48" w:author="Guillén Gosalbez  Gonzalo" w:date="2023-02-15T12:05:00Z">
        <w:r w:rsidDel="007F392B">
          <w:rPr>
            <w:rFonts w:cstheme="minorHAnsi"/>
          </w:rPr>
          <w:delText xml:space="preserve">are </w:delText>
        </w:r>
        <w:r w:rsidR="006D3C9F" w:rsidDel="007F392B">
          <w:rPr>
            <w:rFonts w:cstheme="minorHAnsi"/>
          </w:rPr>
          <w:delText>primarily</w:delText>
        </w:r>
        <w:r w:rsidDel="007F392B">
          <w:rPr>
            <w:rFonts w:cstheme="minorHAnsi"/>
          </w:rPr>
          <w:delText xml:space="preserve"> incompatible</w:delText>
        </w:r>
      </w:del>
      <w:ins w:id="49" w:author="Guillén Gosalbez  Gonzalo" w:date="2023-02-15T12:05:00Z">
        <w:r w:rsidR="007F392B">
          <w:rPr>
            <w:rFonts w:cstheme="minorHAnsi"/>
          </w:rPr>
          <w:t>make it hard to meet</w:t>
        </w:r>
      </w:ins>
      <w:del w:id="50" w:author="Guillén Gosalbez  Gonzalo" w:date="2023-02-15T12:05:00Z">
        <w:r w:rsidDel="007F392B">
          <w:rPr>
            <w:rFonts w:cstheme="minorHAnsi"/>
          </w:rPr>
          <w:delText xml:space="preserve"> with</w:delText>
        </w:r>
      </w:del>
      <w:r>
        <w:rPr>
          <w:rFonts w:cstheme="minorHAnsi"/>
        </w:rPr>
        <w:t xml:space="preserve"> climate goals </w:t>
      </w:r>
      <w:r w:rsidR="00906804">
        <w:rPr>
          <w:rFonts w:cstheme="minorHAnsi"/>
        </w:rPr>
        <w:t>and the planetary boundary for climate change</w:t>
      </w:r>
      <w:r w:rsidR="00781638">
        <w:rPr>
          <w:rFonts w:cstheme="minorHAnsi"/>
        </w:rPr>
        <w:fldChar w:fldCharType="begin"/>
      </w:r>
      <w:r w:rsidR="00783407">
        <w:rPr>
          <w:rFonts w:cstheme="minorHAnsi"/>
        </w:rPr>
        <w:instrText xml:space="preserve"> ADDIN ZOTERO_ITEM CSL_CITATION {"citationID":"C8DRQ09Q","properties":{"formattedCitation":"\\super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781638">
        <w:rPr>
          <w:rFonts w:cstheme="minorHAnsi"/>
        </w:rPr>
        <w:fldChar w:fldCharType="separate"/>
      </w:r>
      <w:r w:rsidR="00783407" w:rsidRPr="00783407">
        <w:rPr>
          <w:rFonts w:ascii="Calibri" w:hAnsi="Calibri" w:cs="Calibri"/>
          <w:szCs w:val="24"/>
          <w:vertAlign w:val="superscript"/>
        </w:rPr>
        <w:t>9,10</w:t>
      </w:r>
      <w:r w:rsidR="00781638">
        <w:rPr>
          <w:rFonts w:cstheme="minorHAnsi"/>
        </w:rPr>
        <w:fldChar w:fldCharType="end"/>
      </w:r>
      <w:r>
        <w:rPr>
          <w:rFonts w:cstheme="minorHAnsi"/>
        </w:rPr>
        <w:t>.</w:t>
      </w:r>
      <w:r w:rsidR="009079AA">
        <w:rPr>
          <w:rFonts w:cstheme="minorHAnsi"/>
        </w:rPr>
        <w:t xml:space="preserve"> </w:t>
      </w:r>
      <w:r w:rsidR="0070003C">
        <w:rPr>
          <w:rFonts w:cstheme="minorHAnsi"/>
        </w:rPr>
        <w:t>A</w:t>
      </w:r>
      <w:r w:rsidR="000500CC" w:rsidRPr="002D4245">
        <w:rPr>
          <w:rFonts w:cstheme="minorHAnsi"/>
        </w:rPr>
        <w:t xml:space="preserve">mmonia and methanol are </w:t>
      </w:r>
      <w:r w:rsidR="00887EC3">
        <w:rPr>
          <w:rFonts w:cstheme="minorHAnsi"/>
        </w:rPr>
        <w:t>what is known as</w:t>
      </w:r>
      <w:r w:rsidR="00EC5563">
        <w:rPr>
          <w:rFonts w:cstheme="minorHAnsi"/>
        </w:rPr>
        <w:t xml:space="preserve"> </w:t>
      </w:r>
      <w:r w:rsidR="000500CC" w:rsidRPr="002D4245">
        <w:rPr>
          <w:rFonts w:cstheme="minorHAnsi"/>
        </w:rPr>
        <w:t xml:space="preserve">hard-to-abate </w:t>
      </w:r>
      <w:r w:rsidR="00ED4364">
        <w:rPr>
          <w:rFonts w:cstheme="minorHAnsi"/>
        </w:rPr>
        <w:t>commodit</w:t>
      </w:r>
      <w:r w:rsidR="00EC5563">
        <w:rPr>
          <w:rFonts w:cstheme="minorHAnsi"/>
        </w:rPr>
        <w:t>y</w:t>
      </w:r>
      <w:r w:rsidR="000500CC" w:rsidRPr="002D4245">
        <w:rPr>
          <w:rFonts w:cstheme="minorHAnsi"/>
        </w:rPr>
        <w:t xml:space="preserve"> primarily due to their strong dependence on</w:t>
      </w:r>
      <w:ins w:id="51" w:author="Guillén Gosalbez  Gonzalo" w:date="2023-02-15T12:05:00Z">
        <w:r w:rsidR="007F392B">
          <w:rPr>
            <w:rFonts w:cstheme="minorHAnsi"/>
          </w:rPr>
          <w:t xml:space="preserve"> fossil carbon in the form of</w:t>
        </w:r>
      </w:ins>
      <w:r w:rsidR="000500CC" w:rsidRPr="002D4245">
        <w:rPr>
          <w:rFonts w:cstheme="minorHAnsi"/>
        </w:rPr>
        <w:t xml:space="preserve"> natural gas as feedstock</w:t>
      </w:r>
      <w:r w:rsidR="00C9524D">
        <w:rPr>
          <w:rFonts w:cstheme="minorHAnsi"/>
        </w:rPr>
        <w:t xml:space="preserve">. </w:t>
      </w:r>
      <w:r w:rsidR="0074198E">
        <w:rPr>
          <w:rFonts w:cstheme="minorHAnsi"/>
        </w:rPr>
        <w:t>Thus</w:t>
      </w:r>
      <w:r w:rsidR="00C9524D">
        <w:rPr>
          <w:rFonts w:cstheme="minorHAnsi"/>
        </w:rPr>
        <w:t>,</w:t>
      </w:r>
      <w:r w:rsidR="000500CC" w:rsidRPr="002D4245">
        <w:rPr>
          <w:rFonts w:cstheme="minorHAnsi"/>
        </w:rPr>
        <w:t xml:space="preserve"> shifting to renewable </w:t>
      </w:r>
      <w:r w:rsidR="000500CC" w:rsidRPr="002D4245">
        <w:rPr>
          <w:rFonts w:cstheme="minorHAnsi"/>
        </w:rPr>
        <w:lastRenderedPageBreak/>
        <w:t xml:space="preserve">feedstocks </w:t>
      </w:r>
      <w:r w:rsidR="00C96F08">
        <w:rPr>
          <w:rFonts w:cstheme="minorHAnsi"/>
        </w:rPr>
        <w:t>becomes</w:t>
      </w:r>
      <w:r w:rsidR="000500CC" w:rsidRPr="002D4245">
        <w:rPr>
          <w:rFonts w:cstheme="minorHAnsi"/>
        </w:rPr>
        <w:t xml:space="preserve"> paramount to mitigate their climate impacts</w:t>
      </w:r>
      <w:r w:rsidR="004539EB">
        <w:rPr>
          <w:rFonts w:cstheme="minorHAnsi"/>
        </w:rPr>
        <w:fldChar w:fldCharType="begin"/>
      </w:r>
      <w:r w:rsidR="00783407">
        <w:rPr>
          <w:rFonts w:cstheme="minorHAnsi"/>
        </w:rPr>
        <w:instrText xml:space="preserve"> ADDIN ZOTERO_ITEM CSL_CITATION {"citationID":"dxYuhHe8","properties":{"formattedCitation":"\\super 11,12\\nosupersub{}","plainCitation":"11,12","noteIndex":0},"citationItems":[{"id":16183,"uris":["http://zotero.org/users/9157291/items/8ISWY7WE"],"itemData":{"id":16183,"type":"article-journal","abstract":"Zachary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sidR="004539EB">
        <w:rPr>
          <w:rFonts w:cstheme="minorHAnsi"/>
        </w:rPr>
        <w:fldChar w:fldCharType="separate"/>
      </w:r>
      <w:r w:rsidR="00783407" w:rsidRPr="00783407">
        <w:rPr>
          <w:rFonts w:ascii="Calibri" w:hAnsi="Calibri" w:cs="Calibri"/>
          <w:szCs w:val="24"/>
          <w:vertAlign w:val="superscript"/>
        </w:rPr>
        <w:t>11,12</w:t>
      </w:r>
      <w:r w:rsidR="004539EB">
        <w:rPr>
          <w:rFonts w:cstheme="minorHAnsi"/>
        </w:rPr>
        <w:fldChar w:fldCharType="end"/>
      </w:r>
      <w:r w:rsidR="000500CC" w:rsidRPr="002D4245">
        <w:rPr>
          <w:rFonts w:cstheme="minorHAnsi"/>
        </w:rPr>
        <w:t>.</w:t>
      </w:r>
      <w:r w:rsidR="00D34211">
        <w:rPr>
          <w:rFonts w:cstheme="minorHAnsi"/>
        </w:rPr>
        <w:t xml:space="preserve"> </w:t>
      </w:r>
      <w:r w:rsidR="000500CC" w:rsidRPr="002D4245">
        <w:rPr>
          <w:rFonts w:cstheme="minorHAnsi"/>
        </w:rPr>
        <w:t xml:space="preserve">Low-carbon ammonia production </w:t>
      </w:r>
      <w:del w:id="52" w:author="Guillén Gosalbez  Gonzalo" w:date="2023-02-15T12:06:00Z">
        <w:r w:rsidR="000500CC" w:rsidRPr="002D4245" w:rsidDel="007F392B">
          <w:rPr>
            <w:rFonts w:cstheme="minorHAnsi"/>
          </w:rPr>
          <w:delText>is possible by</w:delText>
        </w:r>
      </w:del>
      <w:ins w:id="53" w:author="Guillén Gosalbez  Gonzalo" w:date="2023-02-15T12:06:00Z">
        <w:r w:rsidR="007F392B">
          <w:rPr>
            <w:rFonts w:cstheme="minorHAnsi"/>
          </w:rPr>
          <w:t>could be realized by</w:t>
        </w:r>
      </w:ins>
      <w:r w:rsidR="000500CC" w:rsidRPr="002D4245">
        <w:rPr>
          <w:rFonts w:cstheme="minorHAnsi"/>
        </w:rPr>
        <w:t xml:space="preserve"> </w:t>
      </w:r>
      <w:r w:rsidR="00ED20D4">
        <w:rPr>
          <w:rFonts w:cstheme="minorHAnsi"/>
        </w:rPr>
        <w:t xml:space="preserve">switching the </w:t>
      </w:r>
      <w:r w:rsidR="007B5617">
        <w:rPr>
          <w:rFonts w:cstheme="minorHAnsi"/>
        </w:rPr>
        <w:t>hydrogen</w:t>
      </w:r>
      <w:r w:rsidR="00ED20D4">
        <w:rPr>
          <w:rFonts w:cstheme="minorHAnsi"/>
        </w:rPr>
        <w:t xml:space="preserve"> source from</w:t>
      </w:r>
      <w:r w:rsidR="000500CC" w:rsidRPr="002D4245">
        <w:rPr>
          <w:rFonts w:cstheme="minorHAnsi"/>
        </w:rPr>
        <w:t xml:space="preserve"> </w:t>
      </w:r>
      <w:r w:rsidR="00E024FA">
        <w:rPr>
          <w:rFonts w:cstheme="minorHAnsi"/>
        </w:rPr>
        <w:t xml:space="preserve">natural gas </w:t>
      </w:r>
      <w:r w:rsidR="0097112C">
        <w:rPr>
          <w:rFonts w:cstheme="minorHAnsi"/>
        </w:rPr>
        <w:t>to</w:t>
      </w:r>
      <w:r w:rsidR="000500CC" w:rsidRPr="002D4245">
        <w:rPr>
          <w:rFonts w:cstheme="minorHAnsi"/>
        </w:rPr>
        <w:t xml:space="preserve"> </w:t>
      </w:r>
      <w:r w:rsidR="0097112C">
        <w:rPr>
          <w:rFonts w:cstheme="minorHAnsi"/>
        </w:rPr>
        <w:t>water electrolysis</w:t>
      </w:r>
      <w:r w:rsidR="000500CC" w:rsidRPr="002D4245">
        <w:rPr>
          <w:rFonts w:cstheme="minorHAnsi"/>
        </w:rPr>
        <w:t xml:space="preserve"> powered by </w:t>
      </w:r>
      <w:r w:rsidR="00A8639C">
        <w:rPr>
          <w:rFonts w:cstheme="minorHAnsi"/>
        </w:rPr>
        <w:t xml:space="preserve">renewable </w:t>
      </w:r>
      <w:r w:rsidR="000519FC">
        <w:rPr>
          <w:rFonts w:cstheme="minorHAnsi"/>
        </w:rPr>
        <w:t>energ</w:t>
      </w:r>
      <w:r w:rsidR="001E0186">
        <w:rPr>
          <w:rFonts w:cstheme="minorHAnsi"/>
        </w:rPr>
        <w:t>y sources</w:t>
      </w:r>
      <w:r w:rsidR="000519FC">
        <w:rPr>
          <w:rFonts w:cstheme="minorHAnsi"/>
        </w:rPr>
        <w:t xml:space="preserve"> like</w:t>
      </w:r>
      <w:r w:rsidR="00A8639C">
        <w:rPr>
          <w:rFonts w:cstheme="minorHAnsi"/>
        </w:rPr>
        <w:t xml:space="preserve"> </w:t>
      </w:r>
      <w:r w:rsidR="000500CC" w:rsidRPr="002D4245">
        <w:rPr>
          <w:rFonts w:cstheme="minorHAnsi"/>
        </w:rPr>
        <w:t>wind or solar</w:t>
      </w:r>
      <w:r w:rsidR="0010417C">
        <w:rPr>
          <w:rFonts w:cstheme="minorHAnsi"/>
        </w:rPr>
        <w:fldChar w:fldCharType="begin"/>
      </w:r>
      <w:r w:rsidR="00852820">
        <w:rPr>
          <w:rFonts w:cstheme="minorHAnsi"/>
        </w:rPr>
        <w:instrText xml:space="preserve"> ADDIN ZOTERO_ITEM CSL_CITATION {"citationID":"zsRcaa2G","properties":{"formattedCitation":"\\super 7,13\\nosupersub{}","plainCitation":"7,13","noteIndex":0},"citationItems":[{"id":27548,"uris":["http://zotero.org/users/9157291/items/U2JU5DYJ"],"itemData":{"id":27548,"type":"report","language":"en","note":"DOI: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10417C">
        <w:rPr>
          <w:rFonts w:cstheme="minorHAnsi"/>
        </w:rPr>
        <w:fldChar w:fldCharType="separate"/>
      </w:r>
      <w:r w:rsidR="00852820" w:rsidRPr="00852820">
        <w:rPr>
          <w:rFonts w:ascii="Calibri" w:hAnsi="Calibri" w:cs="Calibri"/>
          <w:szCs w:val="24"/>
          <w:vertAlign w:val="superscript"/>
        </w:rPr>
        <w:t>7,13</w:t>
      </w:r>
      <w:r w:rsidR="0010417C">
        <w:rPr>
          <w:rFonts w:cstheme="minorHAnsi"/>
        </w:rPr>
        <w:fldChar w:fldCharType="end"/>
      </w:r>
      <w:r w:rsidR="000500CC" w:rsidRPr="002D4245">
        <w:rPr>
          <w:rFonts w:cstheme="minorHAnsi"/>
        </w:rPr>
        <w:t>. Moreover, carbon capture and utilization (CCU) offer</w:t>
      </w:r>
      <w:r w:rsidR="00CC4FF6">
        <w:rPr>
          <w:rFonts w:cstheme="minorHAnsi"/>
        </w:rPr>
        <w:t>s</w:t>
      </w:r>
      <w:r w:rsidR="000500CC" w:rsidRPr="002D4245">
        <w:rPr>
          <w:rFonts w:cstheme="minorHAnsi"/>
        </w:rPr>
        <w:t xml:space="preserve"> a route to </w:t>
      </w:r>
      <w:r w:rsidR="00F40218">
        <w:rPr>
          <w:rFonts w:cstheme="minorHAnsi"/>
        </w:rPr>
        <w:t>de</w:t>
      </w:r>
      <w:r w:rsidR="0071196D">
        <w:rPr>
          <w:rFonts w:cstheme="minorHAnsi"/>
        </w:rPr>
        <w:t>-</w:t>
      </w:r>
      <w:r w:rsidR="00F40218">
        <w:rPr>
          <w:rFonts w:cstheme="minorHAnsi"/>
        </w:rPr>
        <w:t>fossilize</w:t>
      </w:r>
      <w:r w:rsidR="000500CC" w:rsidRPr="002D4245">
        <w:rPr>
          <w:rFonts w:cstheme="minorHAnsi"/>
        </w:rPr>
        <w:t xml:space="preserve"> methanol production </w:t>
      </w:r>
      <w:r w:rsidR="000500CC" w:rsidRPr="002E6830">
        <w:rPr>
          <w:rFonts w:cstheme="minorHAnsi"/>
          <w:i/>
        </w:rPr>
        <w:t>via</w:t>
      </w:r>
      <w:r w:rsidR="000500CC" w:rsidRPr="002D4245">
        <w:rPr>
          <w:rFonts w:cstheme="minorHAnsi"/>
        </w:rPr>
        <w:t xml:space="preserve"> </w:t>
      </w:r>
      <w:commentRangeStart w:id="54"/>
      <w:r w:rsidR="000500CC" w:rsidRPr="002D4245">
        <w:rPr>
          <w:rFonts w:cstheme="minorHAnsi"/>
        </w:rPr>
        <w:t>CO</w:t>
      </w:r>
      <w:r w:rsidR="000500CC" w:rsidRPr="002D4245">
        <w:rPr>
          <w:rFonts w:cstheme="minorHAnsi"/>
          <w:vertAlign w:val="subscript"/>
        </w:rPr>
        <w:t>2</w:t>
      </w:r>
      <w:commentRangeEnd w:id="54"/>
      <w:r w:rsidR="00C543F4">
        <w:rPr>
          <w:rStyle w:val="CommentReference"/>
        </w:rPr>
        <w:commentReference w:id="54"/>
      </w:r>
      <w:r w:rsidR="000500CC" w:rsidRPr="002D4245">
        <w:rPr>
          <w:rFonts w:cstheme="minorHAnsi"/>
        </w:rPr>
        <w:t xml:space="preserve"> hydrogenation</w:t>
      </w:r>
      <w:ins w:id="55" w:author="Guillén Gosalbez  Gonzalo" w:date="2023-02-15T12:06:00Z">
        <w:r w:rsidR="007F392B">
          <w:rPr>
            <w:rFonts w:cstheme="minorHAnsi"/>
          </w:rPr>
          <w:t xml:space="preserve"> using captured CO2 and low carbon H2</w:t>
        </w:r>
      </w:ins>
      <w:r w:rsidR="00852820">
        <w:rPr>
          <w:rFonts w:cstheme="minorHAnsi"/>
        </w:rPr>
        <w:fldChar w:fldCharType="begin"/>
      </w:r>
      <w:r w:rsidR="00852820">
        <w:rPr>
          <w:rFonts w:cstheme="minorHAnsi"/>
        </w:rPr>
        <w:instrText xml:space="preserve"> ADDIN ZOTERO_ITEM CSL_CITATION {"citationID":"xE4lTznH","properties":{"formattedCitation":"\\super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852820">
        <w:rPr>
          <w:rFonts w:cstheme="minorHAnsi"/>
        </w:rPr>
        <w:fldChar w:fldCharType="separate"/>
      </w:r>
      <w:r w:rsidR="00852820" w:rsidRPr="00852820">
        <w:rPr>
          <w:rFonts w:ascii="Calibri" w:hAnsi="Calibri" w:cs="Calibri"/>
          <w:szCs w:val="24"/>
          <w:vertAlign w:val="superscript"/>
        </w:rPr>
        <w:t>8</w:t>
      </w:r>
      <w:r w:rsidR="00852820">
        <w:rPr>
          <w:rFonts w:cstheme="minorHAnsi"/>
        </w:rPr>
        <w:fldChar w:fldCharType="end"/>
      </w:r>
      <w:r w:rsidR="000500CC" w:rsidRPr="002D4245">
        <w:rPr>
          <w:rFonts w:cstheme="minorHAnsi"/>
        </w:rPr>
        <w:t>. Prior works have demonstrated the technical feasibility</w:t>
      </w:r>
      <w:r w:rsidR="00A57D06">
        <w:rPr>
          <w:rFonts w:cstheme="minorHAnsi"/>
        </w:rPr>
        <w:fldChar w:fldCharType="begin"/>
      </w:r>
      <w:r w:rsidR="00E5706A">
        <w:rPr>
          <w:rFonts w:cstheme="minorHAnsi"/>
        </w:rPr>
        <w:instrText xml:space="preserve"> ADDIN ZOTERO_ITEM CSL_CITATION {"citationID":"WRVksAsW","properties":{"formattedCitation":"\\super 7,13\\uc0\\u8211{}15\\nosupersub{}","plainCitation":"7,13–15","noteIndex":0},"citationItems":[{"id":27548,"uris":["http://zotero.org/users/9157291/items/U2JU5DYJ"],"itemData":{"id":27548,"type":"report","language":"en","note":"DOI: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00A57D06">
        <w:rPr>
          <w:rFonts w:cstheme="minorHAnsi"/>
        </w:rPr>
        <w:fldChar w:fldCharType="separate"/>
      </w:r>
      <w:r w:rsidR="0001575A" w:rsidRPr="0001575A">
        <w:rPr>
          <w:rFonts w:ascii="Calibri" w:hAnsi="Calibri" w:cs="Calibri"/>
          <w:szCs w:val="24"/>
          <w:vertAlign w:val="superscript"/>
        </w:rPr>
        <w:t>7,13–15</w:t>
      </w:r>
      <w:r w:rsidR="00A57D06">
        <w:rPr>
          <w:rFonts w:cstheme="minorHAnsi"/>
        </w:rPr>
        <w:fldChar w:fldCharType="end"/>
      </w:r>
      <w:r w:rsidR="000500CC" w:rsidRPr="002D4245">
        <w:rPr>
          <w:rFonts w:cstheme="minorHAnsi"/>
        </w:rPr>
        <w:t xml:space="preserve"> and potential climate benefits</w:t>
      </w:r>
      <w:r w:rsidR="00A57D06">
        <w:rPr>
          <w:rFonts w:cstheme="minorHAnsi"/>
        </w:rPr>
        <w:fldChar w:fldCharType="begin"/>
      </w:r>
      <w:r w:rsidR="0001575A">
        <w:rPr>
          <w:rFonts w:cstheme="minorHAnsi"/>
        </w:rPr>
        <w:instrText xml:space="preserve"> ADDIN ZOTERO_ITEM CSL_CITATION {"citationID":"4uxQQGaL","properties":{"formattedCitation":"\\super 9,16\\uc0\\u8211{}18\\nosupersub{}","plainCitation":"9,16–18","noteIndex":0},"citationItems":[{"id":3860,"uris":["http://zotero.org/users/9157291/items/AFKW7KRC"],"itemData":{"id":3860,"type":"article-journal","abstract":"At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00A57D06">
        <w:rPr>
          <w:rFonts w:cstheme="minorHAnsi"/>
        </w:rPr>
        <w:fldChar w:fldCharType="separate"/>
      </w:r>
      <w:r w:rsidR="0001575A" w:rsidRPr="0001575A">
        <w:rPr>
          <w:rFonts w:ascii="Calibri" w:hAnsi="Calibri" w:cs="Calibri"/>
          <w:szCs w:val="24"/>
          <w:vertAlign w:val="superscript"/>
        </w:rPr>
        <w:t>9,16–18</w:t>
      </w:r>
      <w:r w:rsidR="00A57D06">
        <w:rPr>
          <w:rFonts w:cstheme="minorHAnsi"/>
        </w:rPr>
        <w:fldChar w:fldCharType="end"/>
      </w:r>
      <w:r w:rsidR="00A57D06">
        <w:rPr>
          <w:rFonts w:cstheme="minorHAnsi"/>
          <w:vertAlign w:val="superscript"/>
        </w:rPr>
        <w:t xml:space="preserve"> </w:t>
      </w:r>
      <w:r w:rsidR="000500CC" w:rsidRPr="002D4245">
        <w:rPr>
          <w:rFonts w:cstheme="minorHAnsi"/>
        </w:rPr>
        <w:t>of</w:t>
      </w:r>
      <w:r w:rsidR="00F860CF">
        <w:rPr>
          <w:rFonts w:cstheme="minorHAnsi"/>
        </w:rPr>
        <w:t xml:space="preserve"> </w:t>
      </w:r>
      <w:del w:id="56" w:author="Guillén Gosalbez  Gonzalo" w:date="2023-02-15T12:07:00Z">
        <w:r w:rsidR="00DB7CA0" w:rsidDel="007F392B">
          <w:rPr>
            <w:rFonts w:cstheme="minorHAnsi"/>
          </w:rPr>
          <w:delText>the</w:delText>
        </w:r>
        <w:r w:rsidR="000500CC" w:rsidRPr="002D4245" w:rsidDel="007F392B">
          <w:rPr>
            <w:rFonts w:cstheme="minorHAnsi"/>
          </w:rPr>
          <w:delText xml:space="preserve"> </w:delText>
        </w:r>
        <w:r w:rsidR="00D53098" w:rsidDel="007F392B">
          <w:rPr>
            <w:rFonts w:cstheme="minorHAnsi"/>
          </w:rPr>
          <w:delText xml:space="preserve">green </w:delText>
        </w:r>
        <w:r w:rsidR="0086024A" w:rsidDel="007F392B">
          <w:rPr>
            <w:rFonts w:cstheme="minorHAnsi"/>
          </w:rPr>
          <w:delText>chemical industry</w:delText>
        </w:r>
      </w:del>
      <w:ins w:id="57" w:author="Guillén Gosalbez  Gonzalo" w:date="2023-02-15T12:07:00Z">
        <w:r w:rsidR="007F392B">
          <w:rPr>
            <w:rFonts w:cstheme="minorHAnsi"/>
          </w:rPr>
          <w:t>low carbon chemicals</w:t>
        </w:r>
      </w:ins>
      <w:r w:rsidR="000500CC" w:rsidRPr="002D4245">
        <w:rPr>
          <w:rFonts w:cstheme="minorHAnsi"/>
        </w:rPr>
        <w:t xml:space="preserve">, but the high costs remain a </w:t>
      </w:r>
      <w:r w:rsidR="0086279D">
        <w:rPr>
          <w:rFonts w:cstheme="minorHAnsi"/>
        </w:rPr>
        <w:t>major</w:t>
      </w:r>
      <w:r w:rsidR="000500CC" w:rsidRPr="002D4245">
        <w:rPr>
          <w:rFonts w:cstheme="minorHAnsi"/>
        </w:rPr>
        <w:t xml:space="preserve"> barrier</w:t>
      </w:r>
      <w:r w:rsidR="00D00ED8">
        <w:rPr>
          <w:rFonts w:cstheme="minorHAnsi"/>
        </w:rPr>
        <w:fldChar w:fldCharType="begin"/>
      </w:r>
      <w:r w:rsidR="0001575A">
        <w:rPr>
          <w:rFonts w:cstheme="minorHAnsi"/>
        </w:rPr>
        <w:instrText xml:space="preserve"> ADDIN ZOTERO_ITEM CSL_CITATION {"citationID":"sPb4ycfd","properties":{"formattedCitation":"\\super 19\\nosupersub{}","plainCitation":"19","noteIndex":0},"citationItems":[{"id":4242,"uris":["http://zotero.org/users/9157291/items/69SKN82T"],"itemData":{"id":4242,"type":"article-journal","abstract":"The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instrText>
      </w:r>
      <w:r w:rsidR="00D00ED8">
        <w:rPr>
          <w:rFonts w:cstheme="minorHAnsi"/>
        </w:rPr>
        <w:fldChar w:fldCharType="separate"/>
      </w:r>
      <w:r w:rsidR="0001575A" w:rsidRPr="0001575A">
        <w:rPr>
          <w:rFonts w:ascii="Calibri" w:hAnsi="Calibri" w:cs="Calibri"/>
          <w:szCs w:val="24"/>
          <w:vertAlign w:val="superscript"/>
        </w:rPr>
        <w:t>19</w:t>
      </w:r>
      <w:r w:rsidR="00D00ED8">
        <w:rPr>
          <w:rFonts w:cstheme="minorHAnsi"/>
        </w:rPr>
        <w:fldChar w:fldCharType="end"/>
      </w:r>
      <w:r w:rsidR="000500CC" w:rsidRPr="002D4245">
        <w:rPr>
          <w:rFonts w:cstheme="minorHAnsi"/>
        </w:rPr>
        <w:t>. Literature estimates suggest that green ammonia and methanol cost twice as much as the natural gas-based counterpart</w:t>
      </w:r>
      <w:r w:rsidR="00506E3C">
        <w:rPr>
          <w:rFonts w:cstheme="minorHAnsi"/>
        </w:rPr>
        <w:fldChar w:fldCharType="begin"/>
      </w:r>
      <w:r w:rsidR="00783407">
        <w:rPr>
          <w:rFonts w:cstheme="minorHAnsi"/>
        </w:rPr>
        <w:instrText xml:space="preserve"> ADDIN ZOTERO_ITEM CSL_CITATION {"citationID":"K2m8y4Wu","properties":{"formattedCitation":"\\super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506E3C">
        <w:rPr>
          <w:rFonts w:cstheme="minorHAnsi"/>
        </w:rPr>
        <w:fldChar w:fldCharType="separate"/>
      </w:r>
      <w:r w:rsidR="00783407" w:rsidRPr="00783407">
        <w:rPr>
          <w:rFonts w:ascii="Calibri" w:hAnsi="Calibri" w:cs="Calibri"/>
          <w:szCs w:val="24"/>
          <w:vertAlign w:val="superscript"/>
        </w:rPr>
        <w:t>9,10</w:t>
      </w:r>
      <w:r w:rsidR="00506E3C">
        <w:rPr>
          <w:rFonts w:cstheme="minorHAnsi"/>
        </w:rPr>
        <w:fldChar w:fldCharType="end"/>
      </w:r>
      <w:r w:rsidR="000500CC" w:rsidRPr="002D4245">
        <w:rPr>
          <w:rFonts w:cstheme="minorHAnsi"/>
        </w:rPr>
        <w:t>.</w:t>
      </w:r>
    </w:p>
    <w:p w14:paraId="4C845A43" w14:textId="748F723B" w:rsidR="000500CC" w:rsidRPr="002D4245" w:rsidRDefault="00B22DAA">
      <w:pPr>
        <w:rPr>
          <w:rFonts w:cstheme="minorHAnsi"/>
        </w:rPr>
      </w:pPr>
      <w:r w:rsidRPr="002D4245">
        <w:rPr>
          <w:rFonts w:cstheme="minorHAnsi"/>
        </w:rPr>
        <w:t xml:space="preserve">The economic </w:t>
      </w:r>
      <w:r w:rsidR="00F326E1" w:rsidRPr="00F326E1">
        <w:rPr>
          <w:rFonts w:cstheme="minorHAnsi"/>
        </w:rPr>
        <w:t xml:space="preserve">competitiveness </w:t>
      </w:r>
      <w:r w:rsidRPr="002D4245">
        <w:rPr>
          <w:rFonts w:cstheme="minorHAnsi"/>
        </w:rPr>
        <w:t xml:space="preserve">of green </w:t>
      </w:r>
      <w:r w:rsidR="0088011A">
        <w:rPr>
          <w:rFonts w:cstheme="minorHAnsi"/>
        </w:rPr>
        <w:t>chemicals</w:t>
      </w:r>
      <w:r w:rsidRPr="002D4245">
        <w:rPr>
          <w:rFonts w:cstheme="minorHAnsi"/>
        </w:rPr>
        <w:t xml:space="preserve"> has </w:t>
      </w:r>
      <w:r w:rsidR="00983A99" w:rsidRPr="00983A99">
        <w:rPr>
          <w:rFonts w:cstheme="minorHAnsi"/>
        </w:rPr>
        <w:t>mainly been hampered</w:t>
      </w:r>
      <w:r w:rsidR="00983A99">
        <w:rPr>
          <w:rFonts w:cstheme="minorHAnsi"/>
        </w:rPr>
        <w:t xml:space="preserve"> </w:t>
      </w:r>
      <w:r w:rsidRPr="002D4245">
        <w:rPr>
          <w:rFonts w:cstheme="minorHAnsi"/>
        </w:rPr>
        <w:t>by the high costs of renewable feedstocks (</w:t>
      </w:r>
      <w:r w:rsidRPr="00C7310E">
        <w:rPr>
          <w:rFonts w:cstheme="minorHAnsi"/>
          <w:i/>
          <w:iCs/>
        </w:rPr>
        <w:t>i.e.</w:t>
      </w:r>
      <w:r w:rsidRPr="002D4245">
        <w:rPr>
          <w:rFonts w:cstheme="minorHAnsi"/>
        </w:rPr>
        <w:t xml:space="preserve">, </w:t>
      </w:r>
      <w:r w:rsidR="00633D62">
        <w:rPr>
          <w:rFonts w:cstheme="minorHAnsi"/>
        </w:rPr>
        <w:t xml:space="preserve">renewable </w:t>
      </w:r>
      <w:r w:rsidR="007B5617">
        <w:rPr>
          <w:rFonts w:cstheme="minorHAnsi"/>
        </w:rPr>
        <w:t>hydrogen</w:t>
      </w:r>
      <w:r w:rsidR="00C56BF6">
        <w:rPr>
          <w:rFonts w:cstheme="minorHAnsi"/>
          <w:vertAlign w:val="subscript"/>
        </w:rPr>
        <w:t xml:space="preserve"> </w:t>
      </w:r>
      <w:r w:rsidRPr="002D4245">
        <w:rPr>
          <w:rFonts w:cstheme="minorHAnsi"/>
        </w:rPr>
        <w:t>and captured CO</w:t>
      </w:r>
      <w:r w:rsidRPr="002D4245">
        <w:rPr>
          <w:rFonts w:cstheme="minorHAnsi"/>
          <w:vertAlign w:val="subscript"/>
        </w:rPr>
        <w:t>2</w:t>
      </w:r>
      <w:r w:rsidRPr="002D4245">
        <w:rPr>
          <w:rFonts w:cstheme="minorHAnsi"/>
        </w:rPr>
        <w:t>) compared with natural gas</w:t>
      </w:r>
      <w:r w:rsidR="00CB5E2B">
        <w:rPr>
          <w:rFonts w:cstheme="minorHAnsi"/>
        </w:rPr>
        <w:fldChar w:fldCharType="begin"/>
      </w:r>
      <w:r w:rsidR="00783407">
        <w:rPr>
          <w:rFonts w:cstheme="minorHAnsi"/>
        </w:rPr>
        <w:instrText xml:space="preserve"> ADDIN ZOTERO_ITEM CSL_CITATION {"citationID":"WvOX4aq3","properties":{"formattedCitation":"\\super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B5E2B">
        <w:rPr>
          <w:rFonts w:cstheme="minorHAnsi"/>
        </w:rPr>
        <w:fldChar w:fldCharType="separate"/>
      </w:r>
      <w:r w:rsidR="00783407" w:rsidRPr="00783407">
        <w:rPr>
          <w:rFonts w:ascii="Calibri" w:hAnsi="Calibri" w:cs="Calibri"/>
          <w:szCs w:val="24"/>
          <w:vertAlign w:val="superscript"/>
        </w:rPr>
        <w:t>9,10</w:t>
      </w:r>
      <w:r w:rsidR="00CB5E2B">
        <w:rPr>
          <w:rFonts w:cstheme="minorHAnsi"/>
        </w:rPr>
        <w:fldChar w:fldCharType="end"/>
      </w:r>
      <w:r w:rsidRPr="002D4245">
        <w:rPr>
          <w:rFonts w:cstheme="minorHAnsi"/>
        </w:rPr>
        <w:t xml:space="preserve">. However, natural gas has </w:t>
      </w:r>
      <w:del w:id="58" w:author="Guillén Gosalbez  Gonzalo" w:date="2023-02-15T12:07:00Z">
        <w:r w:rsidRPr="002D4245" w:rsidDel="007F392B">
          <w:rPr>
            <w:rFonts w:cstheme="minorHAnsi"/>
          </w:rPr>
          <w:delText xml:space="preserve">seen </w:delText>
        </w:r>
      </w:del>
      <w:ins w:id="59" w:author="Guillén Gosalbez  Gonzalo" w:date="2023-02-15T12:07:00Z">
        <w:r w:rsidR="007F392B">
          <w:rPr>
            <w:rFonts w:cstheme="minorHAnsi"/>
          </w:rPr>
          <w:t>experienced</w:t>
        </w:r>
        <w:r w:rsidR="007F392B" w:rsidRPr="002D4245">
          <w:rPr>
            <w:rFonts w:cstheme="minorHAnsi"/>
          </w:rPr>
          <w:t xml:space="preserve"> </w:t>
        </w:r>
      </w:ins>
      <w:r w:rsidRPr="002D4245">
        <w:rPr>
          <w:rFonts w:cstheme="minorHAnsi"/>
        </w:rPr>
        <w:t xml:space="preserve">a sharp increase in prices over the last two years, primarily due to the COVID-19 pandemic, skyrocketing inflation, and the global energy crisis caused by the Russian invasion of Ukraine. </w:t>
      </w:r>
      <w:r w:rsidR="00BA6CBB">
        <w:rPr>
          <w:rFonts w:cstheme="minorHAnsi"/>
        </w:rPr>
        <w:t>Energy suppl</w:t>
      </w:r>
      <w:r w:rsidR="000F6B67">
        <w:rPr>
          <w:rFonts w:cstheme="minorHAnsi"/>
        </w:rPr>
        <w:t>y</w:t>
      </w:r>
      <w:r w:rsidR="00BA6CBB">
        <w:rPr>
          <w:rFonts w:cstheme="minorHAnsi"/>
        </w:rPr>
        <w:t xml:space="preserve"> disruption as a result of the new geopolitical scenario has severely affected Europe, where </w:t>
      </w:r>
      <w:r w:rsidRPr="002D4245">
        <w:rPr>
          <w:rFonts w:cstheme="minorHAnsi"/>
        </w:rPr>
        <w:t xml:space="preserve">monthly average natural gas spot prices </w:t>
      </w:r>
      <w:r w:rsidR="005D3B1A">
        <w:rPr>
          <w:rFonts w:cstheme="minorHAnsi"/>
        </w:rPr>
        <w:t>(</w:t>
      </w:r>
      <w:r w:rsidR="005D3B1A" w:rsidRPr="00C7310E">
        <w:rPr>
          <w:rFonts w:cstheme="minorHAnsi"/>
          <w:i/>
          <w:iCs/>
        </w:rPr>
        <w:t>i.e.</w:t>
      </w:r>
      <w:r w:rsidR="005D3B1A">
        <w:rPr>
          <w:rFonts w:cstheme="minorHAnsi"/>
        </w:rPr>
        <w:t>, prices for new contracts at</w:t>
      </w:r>
      <w:r w:rsidR="005D3B1A" w:rsidRPr="005D3B1A">
        <w:rPr>
          <w:rFonts w:cstheme="minorHAnsi"/>
        </w:rPr>
        <w:t xml:space="preserve"> the Title Transfer Facility (TTF) </w:t>
      </w:r>
      <w:r w:rsidR="005D3B1A">
        <w:rPr>
          <w:rFonts w:cstheme="minorHAnsi"/>
        </w:rPr>
        <w:t>t</w:t>
      </w:r>
      <w:r w:rsidR="005D3B1A" w:rsidRPr="005D3B1A">
        <w:rPr>
          <w:rFonts w:cstheme="minorHAnsi"/>
        </w:rPr>
        <w:t xml:space="preserve">rading </w:t>
      </w:r>
      <w:r w:rsidR="005D3B1A">
        <w:rPr>
          <w:rFonts w:cstheme="minorHAnsi"/>
        </w:rPr>
        <w:t>p</w:t>
      </w:r>
      <w:r w:rsidR="005D3B1A" w:rsidRPr="005D3B1A">
        <w:rPr>
          <w:rFonts w:cstheme="minorHAnsi"/>
        </w:rPr>
        <w:t>oint</w:t>
      </w:r>
      <w:r w:rsidR="005D3B1A">
        <w:rPr>
          <w:rFonts w:cstheme="minorHAnsi"/>
        </w:rPr>
        <w:t xml:space="preserve">) </w:t>
      </w:r>
      <w:r w:rsidRPr="002D4245">
        <w:rPr>
          <w:rFonts w:cstheme="minorHAnsi"/>
        </w:rPr>
        <w:t xml:space="preserve">have increased from 560 </w:t>
      </w:r>
      <w:commentRangeStart w:id="60"/>
      <w:r w:rsidRPr="002D4245">
        <w:rPr>
          <w:rFonts w:cstheme="minorHAnsi"/>
        </w:rPr>
        <w:t>USD t</w:t>
      </w:r>
      <w:r w:rsidR="00CB5E2B" w:rsidRPr="00F62A8C">
        <w:rPr>
          <w:vertAlign w:val="superscript"/>
          <w:lang w:val="en-US"/>
        </w:rPr>
        <w:t>−</w:t>
      </w:r>
      <w:r w:rsidRPr="002D4245">
        <w:rPr>
          <w:rFonts w:cstheme="minorHAnsi"/>
          <w:vertAlign w:val="superscript"/>
        </w:rPr>
        <w:t>1</w:t>
      </w:r>
      <w:r w:rsidRPr="002D4245">
        <w:rPr>
          <w:rFonts w:cstheme="minorHAnsi"/>
        </w:rPr>
        <w:t xml:space="preserve"> </w:t>
      </w:r>
      <w:commentRangeEnd w:id="60"/>
      <w:r w:rsidR="0032541A">
        <w:rPr>
          <w:rStyle w:val="CommentReference"/>
        </w:rPr>
        <w:commentReference w:id="60"/>
      </w:r>
      <w:r w:rsidRPr="002D4245">
        <w:rPr>
          <w:rFonts w:cstheme="minorHAnsi"/>
        </w:rPr>
        <w:t>in July 2021 to 2</w:t>
      </w:r>
      <w:r w:rsidR="00AE21F8" w:rsidRPr="002D4245">
        <w:rPr>
          <w:rFonts w:cstheme="minorHAnsi"/>
        </w:rPr>
        <w:t>,</w:t>
      </w:r>
      <w:r w:rsidRPr="002D4245">
        <w:rPr>
          <w:rFonts w:cstheme="minorHAnsi"/>
        </w:rPr>
        <w:t>300 USD t</w:t>
      </w:r>
      <w:r w:rsidR="00CB5E2B" w:rsidRPr="00F62A8C">
        <w:rPr>
          <w:vertAlign w:val="superscript"/>
          <w:lang w:val="en-US"/>
        </w:rPr>
        <w:t>−</w:t>
      </w:r>
      <w:r w:rsidRPr="002D4245">
        <w:rPr>
          <w:rFonts w:cstheme="minorHAnsi"/>
          <w:vertAlign w:val="superscript"/>
        </w:rPr>
        <w:t>1</w:t>
      </w:r>
      <w:r w:rsidRPr="002D4245">
        <w:rPr>
          <w:rFonts w:cstheme="minorHAnsi"/>
        </w:rPr>
        <w:t xml:space="preserve"> as of July</w:t>
      </w:r>
      <w:r w:rsidR="00AE21F8" w:rsidRPr="002D4245">
        <w:rPr>
          <w:rFonts w:cstheme="minorHAnsi"/>
        </w:rPr>
        <w:t> </w:t>
      </w:r>
      <w:r w:rsidRPr="002D4245">
        <w:rPr>
          <w:rFonts w:cstheme="minorHAnsi"/>
        </w:rPr>
        <w:t>2022</w:t>
      </w:r>
      <w:r w:rsidR="00A61B36">
        <w:rPr>
          <w:rFonts w:cstheme="minorHAnsi"/>
        </w:rPr>
        <w:t xml:space="preserve">, while </w:t>
      </w:r>
      <w:r w:rsidR="00A61B36" w:rsidRPr="002D4245">
        <w:rPr>
          <w:rFonts w:cstheme="minorHAnsi"/>
        </w:rPr>
        <w:t>the price of grid electricity has almost quadrupled</w:t>
      </w:r>
      <w:r w:rsidR="00CB5E2B">
        <w:rPr>
          <w:rFonts w:cstheme="minorHAnsi"/>
        </w:rPr>
        <w:fldChar w:fldCharType="begin"/>
      </w:r>
      <w:r w:rsidR="0001575A">
        <w:rPr>
          <w:rFonts w:cstheme="minorHAnsi"/>
        </w:rPr>
        <w:instrText xml:space="preserve"> ADDIN ZOTERO_ITEM CSL_CITATION {"citationID":"OU7CFv9C","properties":{"formattedCitation":"\\super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CB5E2B">
        <w:rPr>
          <w:rFonts w:cstheme="minorHAnsi"/>
        </w:rPr>
        <w:fldChar w:fldCharType="separate"/>
      </w:r>
      <w:r w:rsidR="0001575A" w:rsidRPr="0001575A">
        <w:rPr>
          <w:rFonts w:ascii="Calibri" w:hAnsi="Calibri" w:cs="Calibri"/>
          <w:szCs w:val="24"/>
          <w:vertAlign w:val="superscript"/>
        </w:rPr>
        <w:t>20</w:t>
      </w:r>
      <w:r w:rsidR="00CB5E2B">
        <w:rPr>
          <w:rFonts w:cstheme="minorHAnsi"/>
        </w:rPr>
        <w:fldChar w:fldCharType="end"/>
      </w:r>
      <w:r w:rsidRPr="002D4245">
        <w:rPr>
          <w:rFonts w:cstheme="minorHAnsi"/>
        </w:rPr>
        <w:t>.</w:t>
      </w:r>
      <w:r w:rsidR="000E0E67">
        <w:rPr>
          <w:rFonts w:cstheme="minorHAnsi"/>
        </w:rPr>
        <w:t xml:space="preserve"> </w:t>
      </w:r>
      <w:r w:rsidRPr="002D4245">
        <w:rPr>
          <w:rFonts w:cstheme="minorHAnsi"/>
        </w:rPr>
        <w:t>The drastic increase in natural gas and electricity prices has severe consequences for the European chemical industry</w:t>
      </w:r>
      <w:r w:rsidR="00603CE6">
        <w:rPr>
          <w:rFonts w:cstheme="minorHAnsi"/>
        </w:rPr>
        <w:fldChar w:fldCharType="begin"/>
      </w:r>
      <w:r w:rsidR="0001575A">
        <w:rPr>
          <w:rFonts w:cstheme="minorHAnsi"/>
        </w:rPr>
        <w:instrText xml:space="preserve"> ADDIN ZOTERO_ITEM CSL_CITATION {"citationID":"zYSz1A3k","properties":{"formattedCitation":"\\super 21\\nosupersub{}","plainCitation":"21","noteIndex":0},"citationItems":[{"id":29871,"uris":["http://zotero.org/users/9157291/items/3FV7ZVAG"],"itemData":{"id":29871,"type":"report","publisher":"European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sidR="00603CE6">
        <w:rPr>
          <w:rFonts w:cstheme="minorHAnsi"/>
        </w:rPr>
        <w:fldChar w:fldCharType="separate"/>
      </w:r>
      <w:r w:rsidR="0001575A" w:rsidRPr="0001575A">
        <w:rPr>
          <w:rFonts w:ascii="Calibri" w:hAnsi="Calibri" w:cs="Calibri"/>
          <w:szCs w:val="24"/>
          <w:vertAlign w:val="superscript"/>
        </w:rPr>
        <w:t>21</w:t>
      </w:r>
      <w:r w:rsidR="00603CE6">
        <w:rPr>
          <w:rFonts w:cstheme="minorHAnsi"/>
        </w:rPr>
        <w:fldChar w:fldCharType="end"/>
      </w:r>
      <w:r w:rsidRPr="002D4245">
        <w:rPr>
          <w:rFonts w:cstheme="minorHAnsi"/>
        </w:rPr>
        <w:t xml:space="preserve">. </w:t>
      </w:r>
      <w:r w:rsidR="00B15466">
        <w:rPr>
          <w:rFonts w:cstheme="minorHAnsi"/>
        </w:rPr>
        <w:t>R</w:t>
      </w:r>
      <w:r w:rsidRPr="002D4245">
        <w:rPr>
          <w:rFonts w:cstheme="minorHAnsi"/>
        </w:rPr>
        <w:t xml:space="preserve">ecent news suggests that more than half of Europe’s ammonia production capacity (estimated at around 19 Mt </w:t>
      </w:r>
      <w:r w:rsidR="00DD793F">
        <w:rPr>
          <w:rFonts w:cstheme="minorHAnsi"/>
        </w:rPr>
        <w:t>yr</w:t>
      </w:r>
      <w:r w:rsidR="008B43B8" w:rsidRPr="00F62A8C">
        <w:rPr>
          <w:vertAlign w:val="superscript"/>
          <w:lang w:val="en-US"/>
        </w:rPr>
        <w:t>−</w:t>
      </w:r>
      <w:r w:rsidRPr="002D4245">
        <w:rPr>
          <w:rFonts w:cstheme="minorHAnsi"/>
          <w:vertAlign w:val="superscript"/>
        </w:rPr>
        <w:t>1</w:t>
      </w:r>
      <w:r w:rsidRPr="002D4245">
        <w:rPr>
          <w:rFonts w:cstheme="minorHAnsi"/>
        </w:rPr>
        <w:t>)</w:t>
      </w:r>
      <w:r w:rsidR="00716DB0">
        <w:rPr>
          <w:rFonts w:cstheme="minorHAnsi"/>
        </w:rPr>
        <w:fldChar w:fldCharType="begin"/>
      </w:r>
      <w:r w:rsidR="00852820">
        <w:rPr>
          <w:rFonts w:cstheme="minorHAnsi"/>
        </w:rPr>
        <w:instrText xml:space="preserve"> ADDIN ZOTERO_ITEM CSL_CITATION {"citationID":"oeRqOW4i","properties":{"formattedCitation":"\\super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716DB0">
        <w:rPr>
          <w:rFonts w:cstheme="minorHAnsi"/>
        </w:rPr>
        <w:fldChar w:fldCharType="separate"/>
      </w:r>
      <w:r w:rsidR="00852820" w:rsidRPr="00852820">
        <w:rPr>
          <w:rFonts w:ascii="Calibri" w:hAnsi="Calibri" w:cs="Calibri"/>
          <w:szCs w:val="24"/>
          <w:vertAlign w:val="superscript"/>
        </w:rPr>
        <w:t>13</w:t>
      </w:r>
      <w:r w:rsidR="00716DB0">
        <w:rPr>
          <w:rFonts w:cstheme="minorHAnsi"/>
        </w:rPr>
        <w:fldChar w:fldCharType="end"/>
      </w:r>
      <w:r w:rsidRPr="002D4245">
        <w:rPr>
          <w:rFonts w:cstheme="minorHAnsi"/>
        </w:rPr>
        <w:t xml:space="preserve"> has been shut down due to gas prices</w:t>
      </w:r>
      <w:r w:rsidR="00716DB0">
        <w:rPr>
          <w:rFonts w:cstheme="minorHAnsi"/>
        </w:rPr>
        <w:fldChar w:fldCharType="begin"/>
      </w:r>
      <w:r w:rsidR="0001575A">
        <w:rPr>
          <w:rFonts w:cstheme="minorHAnsi"/>
        </w:rPr>
        <w:instrText xml:space="preserve"> ADDIN ZOTERO_ITEM CSL_CITATION {"citationID":"OFI4q7zf","properties":{"formattedCitation":"\\super 22,23\\nosupersub{}","plainCitation":"22,23","noteIndex":0},"citationItems":[{"id":26351,"uris":["http://zotero.org/users/9157291/items/ZNIINMHR"],"itemData":{"id":26351,"type":"article-newspaper","abstract":"Europe’s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00716DB0">
        <w:rPr>
          <w:rFonts w:cstheme="minorHAnsi"/>
        </w:rPr>
        <w:fldChar w:fldCharType="separate"/>
      </w:r>
      <w:r w:rsidR="0001575A" w:rsidRPr="0001575A">
        <w:rPr>
          <w:rFonts w:ascii="Calibri" w:hAnsi="Calibri" w:cs="Calibri"/>
          <w:szCs w:val="24"/>
          <w:vertAlign w:val="superscript"/>
        </w:rPr>
        <w:t>22,23</w:t>
      </w:r>
      <w:r w:rsidR="00716DB0">
        <w:rPr>
          <w:rFonts w:cstheme="minorHAnsi"/>
        </w:rPr>
        <w:fldChar w:fldCharType="end"/>
      </w:r>
      <w:r w:rsidRPr="002D4245">
        <w:rPr>
          <w:rFonts w:cstheme="minorHAnsi"/>
        </w:rPr>
        <w:t>.</w:t>
      </w:r>
    </w:p>
    <w:p w14:paraId="65BDF060" w14:textId="77777777" w:rsidR="00666A31" w:rsidRDefault="00915C18" w:rsidP="00F60ED9">
      <w:pPr>
        <w:rPr>
          <w:ins w:id="61" w:author="Guillén Gosalbez  Gonzalo" w:date="2023-02-15T13:41:00Z"/>
          <w:rFonts w:cstheme="minorHAnsi"/>
          <w:lang w:val="en-US"/>
        </w:rPr>
      </w:pPr>
      <w:r w:rsidRPr="002D4245">
        <w:rPr>
          <w:rFonts w:cstheme="minorHAnsi"/>
        </w:rPr>
        <w:t xml:space="preserve">The energy crisis in Europe </w:t>
      </w:r>
      <w:r w:rsidR="00C72C7D">
        <w:rPr>
          <w:rFonts w:cstheme="minorHAnsi"/>
        </w:rPr>
        <w:t>could</w:t>
      </w:r>
      <w:r w:rsidR="00D01236">
        <w:rPr>
          <w:rFonts w:cstheme="minorHAnsi"/>
        </w:rPr>
        <w:t>,</w:t>
      </w:r>
      <w:r w:rsidRPr="002D4245">
        <w:rPr>
          <w:rFonts w:cstheme="minorHAnsi"/>
        </w:rPr>
        <w:t xml:space="preserve"> in principle</w:t>
      </w:r>
      <w:r w:rsidR="00247B8C">
        <w:rPr>
          <w:rFonts w:cstheme="minorHAnsi"/>
        </w:rPr>
        <w:t>,</w:t>
      </w:r>
      <w:r w:rsidRPr="002D4245">
        <w:rPr>
          <w:rFonts w:cstheme="minorHAnsi"/>
        </w:rPr>
        <w:t xml:space="preserve"> </w:t>
      </w:r>
      <w:r w:rsidR="00C72C7D">
        <w:rPr>
          <w:rFonts w:cstheme="minorHAnsi"/>
        </w:rPr>
        <w:t xml:space="preserve">improve the economic competitiveness of </w:t>
      </w:r>
      <w:r w:rsidRPr="002D4245">
        <w:rPr>
          <w:rFonts w:cstheme="minorHAnsi"/>
        </w:rPr>
        <w:t xml:space="preserve">green </w:t>
      </w:r>
      <w:r w:rsidR="001C1F1B">
        <w:rPr>
          <w:rFonts w:cstheme="minorHAnsi"/>
        </w:rPr>
        <w:t>ammonia and methanol</w:t>
      </w:r>
      <w:r w:rsidRPr="002D4245">
        <w:rPr>
          <w:rFonts w:cstheme="minorHAnsi"/>
        </w:rPr>
        <w:t xml:space="preserve"> while laying the </w:t>
      </w:r>
      <w:r w:rsidR="00AD2884" w:rsidRPr="002D4245">
        <w:rPr>
          <w:rFonts w:cstheme="minorHAnsi"/>
        </w:rPr>
        <w:t xml:space="preserve">foundation for a renewable transition in the European chemical industry. </w:t>
      </w:r>
      <w:r w:rsidR="00247B8C" w:rsidRPr="00247B8C">
        <w:rPr>
          <w:rFonts w:cstheme="minorHAnsi"/>
        </w:rPr>
        <w:t xml:space="preserve">However, while the potential climate benefits have been proven, whether green chemicals can </w:t>
      </w:r>
      <w:del w:id="62" w:author="Guillén Gosalbez  Gonzalo" w:date="2023-02-15T13:19:00Z">
        <w:r w:rsidR="00247B8C" w:rsidRPr="00247B8C" w:rsidDel="004379E8">
          <w:rPr>
            <w:rFonts w:cstheme="minorHAnsi"/>
          </w:rPr>
          <w:delText>reduce costs</w:delText>
        </w:r>
      </w:del>
      <w:ins w:id="63" w:author="Guillén Gosalbez  Gonzalo" w:date="2023-02-15T13:19:00Z">
        <w:r w:rsidR="004379E8">
          <w:rPr>
            <w:rFonts w:cstheme="minorHAnsi"/>
          </w:rPr>
          <w:t>become economically competitive</w:t>
        </w:r>
      </w:ins>
      <w:r w:rsidR="00247B8C" w:rsidRPr="00247B8C">
        <w:rPr>
          <w:rFonts w:cstheme="minorHAnsi"/>
        </w:rPr>
        <w:t xml:space="preserve"> in the present state of affairs has yet to be explored</w:t>
      </w:r>
      <w:r w:rsidR="00AD2884" w:rsidRPr="002D4245">
        <w:rPr>
          <w:rFonts w:cstheme="minorHAnsi"/>
          <w:lang w:val="en-US"/>
        </w:rPr>
        <w:t xml:space="preserve">. </w:t>
      </w:r>
    </w:p>
    <w:p w14:paraId="0404B809" w14:textId="597B60A7" w:rsidR="006B12AB" w:rsidRPr="00002D89" w:rsidRDefault="00610A43" w:rsidP="00F60ED9">
      <w:pPr>
        <w:rPr>
          <w:rFonts w:cstheme="minorHAnsi"/>
          <w:lang w:val="en-US"/>
        </w:rPr>
      </w:pPr>
      <w:r>
        <w:rPr>
          <w:rFonts w:cstheme="minorHAnsi"/>
          <w:lang w:val="en-US"/>
        </w:rPr>
        <w:t>We fill this critical research gap by estimating</w:t>
      </w:r>
      <w:r w:rsidR="00AD2884" w:rsidRPr="002D4245">
        <w:rPr>
          <w:rFonts w:cstheme="minorHAnsi"/>
          <w:lang w:val="en-US"/>
        </w:rPr>
        <w:t xml:space="preserve"> </w:t>
      </w:r>
      <w:r w:rsidR="00900CAA" w:rsidRPr="002D4245">
        <w:rPr>
          <w:rFonts w:cstheme="minorHAnsi"/>
          <w:lang w:val="en-US"/>
        </w:rPr>
        <w:t>t</w:t>
      </w:r>
      <w:r w:rsidR="00AD2884" w:rsidRPr="002D4245">
        <w:rPr>
          <w:rFonts w:cstheme="minorHAnsi"/>
          <w:lang w:val="en-US"/>
        </w:rPr>
        <w:t>he production costs fo</w:t>
      </w:r>
      <w:r w:rsidR="008F2654">
        <w:rPr>
          <w:rFonts w:cstheme="minorHAnsi"/>
          <w:lang w:val="en-US"/>
        </w:rPr>
        <w:t xml:space="preserve">r fossil </w:t>
      </w:r>
      <w:r w:rsidR="00AD2884" w:rsidRPr="002D4245">
        <w:rPr>
          <w:rFonts w:cstheme="minorHAnsi"/>
          <w:lang w:val="en-US"/>
        </w:rPr>
        <w:t xml:space="preserve">and green ammonia and methanol </w:t>
      </w:r>
      <w:r w:rsidR="00900CAA" w:rsidRPr="002D4245">
        <w:rPr>
          <w:rFonts w:cstheme="minorHAnsi"/>
          <w:lang w:val="en-US"/>
        </w:rPr>
        <w:t>in Europe</w:t>
      </w:r>
      <w:ins w:id="64" w:author="Guillén Gosalbez  Gonzalo" w:date="2023-02-15T13:41:00Z">
        <w:r w:rsidR="00666A31">
          <w:rPr>
            <w:rFonts w:cstheme="minorHAnsi"/>
            <w:lang w:val="en-US"/>
          </w:rPr>
          <w:t xml:space="preserve"> applying techno-economic assessments based on </w:t>
        </w:r>
      </w:ins>
      <w:ins w:id="65" w:author="Guillén Gosalbez  Gonzalo" w:date="2023-02-15T13:42:00Z">
        <w:r w:rsidR="00666A31">
          <w:rPr>
            <w:rFonts w:cstheme="minorHAnsi"/>
            <w:lang w:val="en-US"/>
          </w:rPr>
          <w:t xml:space="preserve">detailed </w:t>
        </w:r>
      </w:ins>
      <w:ins w:id="66" w:author="Guillén Gosalbez  Gonzalo" w:date="2023-02-15T13:41:00Z">
        <w:r w:rsidR="00666A31">
          <w:rPr>
            <w:rFonts w:cstheme="minorHAnsi"/>
            <w:lang w:val="en-US"/>
          </w:rPr>
          <w:t>process simulations</w:t>
        </w:r>
      </w:ins>
      <w:r w:rsidR="00247B8C">
        <w:rPr>
          <w:rFonts w:cstheme="minorHAnsi"/>
          <w:lang w:val="en-US"/>
        </w:rPr>
        <w:t>,</w:t>
      </w:r>
      <w:r w:rsidR="00900CAA" w:rsidRPr="002D4245">
        <w:rPr>
          <w:rFonts w:cstheme="minorHAnsi"/>
          <w:lang w:val="en-US"/>
        </w:rPr>
        <w:t xml:space="preserve"> considering </w:t>
      </w:r>
      <w:r w:rsidR="008F2654">
        <w:rPr>
          <w:rFonts w:cstheme="minorHAnsi"/>
          <w:lang w:val="en-US"/>
        </w:rPr>
        <w:t>the fluctuation in natural gas and electricity</w:t>
      </w:r>
      <w:r w:rsidR="00900CAA" w:rsidRPr="002D4245">
        <w:rPr>
          <w:rFonts w:cstheme="minorHAnsi"/>
          <w:lang w:val="en-US"/>
        </w:rPr>
        <w:t xml:space="preserve"> price</w:t>
      </w:r>
      <w:r w:rsidR="008F2654">
        <w:rPr>
          <w:rFonts w:cstheme="minorHAnsi"/>
          <w:lang w:val="en-US"/>
        </w:rPr>
        <w:t>s</w:t>
      </w:r>
      <w:r w:rsidR="00900CAA" w:rsidRPr="002D4245">
        <w:rPr>
          <w:rFonts w:cstheme="minorHAnsi"/>
          <w:lang w:val="en-US"/>
        </w:rPr>
        <w:t xml:space="preserve"> </w:t>
      </w:r>
      <w:r w:rsidR="008F2654">
        <w:rPr>
          <w:rFonts w:cstheme="minorHAnsi"/>
          <w:lang w:val="en-US"/>
        </w:rPr>
        <w:t>due to the global energy crisis</w:t>
      </w:r>
      <w:r w:rsidR="00900CAA" w:rsidRPr="002D4245">
        <w:rPr>
          <w:rFonts w:cstheme="minorHAnsi"/>
          <w:lang w:val="en-US"/>
        </w:rPr>
        <w:t>.</w:t>
      </w:r>
      <w:r w:rsidR="00F60ED9" w:rsidRPr="00F60ED9">
        <w:rPr>
          <w:rFonts w:cstheme="minorHAnsi"/>
        </w:rPr>
        <w:t xml:space="preserve"> </w:t>
      </w:r>
      <w:r w:rsidR="00F60ED9">
        <w:rPr>
          <w:rFonts w:cstheme="minorHAnsi"/>
        </w:rPr>
        <w:t>For ammonia</w:t>
      </w:r>
      <w:r w:rsidR="007B23EB">
        <w:rPr>
          <w:rFonts w:cstheme="minorHAnsi"/>
        </w:rPr>
        <w:t xml:space="preserve"> production</w:t>
      </w:r>
      <w:r w:rsidR="00F60ED9">
        <w:rPr>
          <w:rFonts w:cstheme="minorHAnsi"/>
        </w:rPr>
        <w:t xml:space="preserve">, we </w:t>
      </w:r>
      <w:r w:rsidR="006B12AB">
        <w:rPr>
          <w:rFonts w:cstheme="minorHAnsi"/>
        </w:rPr>
        <w:t xml:space="preserve">investigate the </w:t>
      </w:r>
      <w:r w:rsidR="006B12AB" w:rsidRPr="002D4245">
        <w:rPr>
          <w:rFonts w:cstheme="minorHAnsi"/>
        </w:rPr>
        <w:t>Haber-Bosch process</w:t>
      </w:r>
      <w:r w:rsidR="006B12AB">
        <w:rPr>
          <w:rFonts w:cstheme="minorHAnsi"/>
        </w:rPr>
        <w:t xml:space="preserve"> considering four </w:t>
      </w:r>
      <w:r w:rsidR="003F2E1B">
        <w:rPr>
          <w:rFonts w:cstheme="minorHAnsi"/>
        </w:rPr>
        <w:t xml:space="preserve">typical </w:t>
      </w:r>
      <w:r w:rsidR="006B12AB">
        <w:rPr>
          <w:rFonts w:cstheme="minorHAnsi"/>
        </w:rPr>
        <w:t>hydrogen sources</w:t>
      </w:r>
      <w:r w:rsidR="003F2E1B">
        <w:rPr>
          <w:rFonts w:cstheme="minorHAnsi"/>
        </w:rPr>
        <w:fldChar w:fldCharType="begin"/>
      </w:r>
      <w:r w:rsidR="003F2E1B">
        <w:rPr>
          <w:rFonts w:cstheme="minorHAnsi"/>
        </w:rPr>
        <w:instrText xml:space="preserve"> ADDIN ZOTERO_ITEM CSL_CITATION {"citationID":"WotvQdaP","properties":{"formattedCitation":"\\super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3F2E1B">
        <w:rPr>
          <w:rFonts w:cstheme="minorHAnsi"/>
        </w:rPr>
        <w:fldChar w:fldCharType="separate"/>
      </w:r>
      <w:r w:rsidR="003F2E1B" w:rsidRPr="003F2E1B">
        <w:rPr>
          <w:rFonts w:ascii="Calibri" w:hAnsi="Calibri" w:cs="Calibri"/>
          <w:szCs w:val="24"/>
          <w:vertAlign w:val="superscript"/>
        </w:rPr>
        <w:t>13</w:t>
      </w:r>
      <w:r w:rsidR="003F2E1B">
        <w:rPr>
          <w:rFonts w:cstheme="minorHAnsi"/>
        </w:rPr>
        <w:fldChar w:fldCharType="end"/>
      </w:r>
      <w:r w:rsidR="006B12AB">
        <w:rPr>
          <w:rFonts w:cstheme="minorHAnsi"/>
        </w:rPr>
        <w:t xml:space="preserve">: i) grey hydrogen from </w:t>
      </w:r>
      <w:r w:rsidR="007C2B3C">
        <w:rPr>
          <w:rFonts w:cstheme="minorHAnsi"/>
        </w:rPr>
        <w:t>steam methane reforming (</w:t>
      </w:r>
      <w:r w:rsidR="006B12AB">
        <w:rPr>
          <w:rFonts w:cstheme="minorHAnsi"/>
        </w:rPr>
        <w:t>SMR</w:t>
      </w:r>
      <w:r w:rsidR="007C2B3C">
        <w:rPr>
          <w:rFonts w:cstheme="minorHAnsi"/>
        </w:rPr>
        <w:t>) using natural gas</w:t>
      </w:r>
      <w:r w:rsidR="006B12AB">
        <w:rPr>
          <w:rFonts w:cstheme="minorHAnsi"/>
        </w:rPr>
        <w:t xml:space="preserve">, ii) green hydrogen from </w:t>
      </w:r>
      <w:r w:rsidR="006B12AB" w:rsidRPr="002D4245">
        <w:rPr>
          <w:rFonts w:cstheme="minorHAnsi"/>
        </w:rPr>
        <w:t>water electrolysis using on-shore wind electricity</w:t>
      </w:r>
      <w:r w:rsidR="006B12AB">
        <w:rPr>
          <w:rFonts w:cstheme="minorHAnsi"/>
        </w:rPr>
        <w:t xml:space="preserve">, iii) green hydrogen from </w:t>
      </w:r>
      <w:r w:rsidR="006B12AB" w:rsidRPr="002D4245">
        <w:rPr>
          <w:rFonts w:cstheme="minorHAnsi"/>
        </w:rPr>
        <w:t>water electrolysis using</w:t>
      </w:r>
      <w:r w:rsidR="006B12AB">
        <w:rPr>
          <w:rFonts w:cstheme="minorHAnsi"/>
        </w:rPr>
        <w:t xml:space="preserve"> solar photovoltaic (PV) electricity, and iv) blue hydrogen </w:t>
      </w:r>
      <w:r w:rsidR="007B23EB">
        <w:rPr>
          <w:rFonts w:cstheme="minorHAnsi"/>
        </w:rPr>
        <w:t xml:space="preserve">from </w:t>
      </w:r>
      <w:r w:rsidR="007B23EB" w:rsidRPr="002D4245">
        <w:rPr>
          <w:rFonts w:cstheme="minorHAnsi"/>
          <w:lang w:val="en-US"/>
        </w:rPr>
        <w:t>SMR coupled with carbon capture and storage (CCS)</w:t>
      </w:r>
      <w:r w:rsidR="007B23EB">
        <w:rPr>
          <w:rFonts w:cstheme="minorHAnsi"/>
          <w:lang w:val="en-US"/>
        </w:rPr>
        <w:t xml:space="preserve">. </w:t>
      </w:r>
      <w:r w:rsidR="0096309E">
        <w:rPr>
          <w:rFonts w:cstheme="minorHAnsi"/>
          <w:lang w:val="en-US"/>
        </w:rPr>
        <w:t>Similarly, we compare four alternative production routes f</w:t>
      </w:r>
      <w:r w:rsidR="00167A14">
        <w:rPr>
          <w:rFonts w:cstheme="minorHAnsi"/>
          <w:lang w:val="en-US"/>
        </w:rPr>
        <w:t>or methanol</w:t>
      </w:r>
      <w:r w:rsidR="0096309E">
        <w:rPr>
          <w:rFonts w:cstheme="minorHAnsi"/>
          <w:lang w:val="en-US"/>
        </w:rPr>
        <w:t xml:space="preserve">: i) </w:t>
      </w:r>
      <w:r w:rsidR="00167A14">
        <w:rPr>
          <w:rFonts w:cstheme="minorHAnsi"/>
          <w:lang w:val="en-US"/>
        </w:rPr>
        <w:t xml:space="preserve">conventional </w:t>
      </w:r>
      <w:r w:rsidR="00932B19">
        <w:rPr>
          <w:rFonts w:cstheme="minorHAnsi"/>
          <w:lang w:val="en-US"/>
        </w:rPr>
        <w:t xml:space="preserve">synthesis from </w:t>
      </w:r>
      <w:r w:rsidR="00167A14">
        <w:rPr>
          <w:rFonts w:cstheme="minorHAnsi"/>
          <w:lang w:val="en-US"/>
        </w:rPr>
        <w:t>natural gas</w:t>
      </w:r>
      <w:r w:rsidR="00A412D3">
        <w:rPr>
          <w:rFonts w:cstheme="minorHAnsi"/>
          <w:lang w:val="en-US"/>
        </w:rPr>
        <w:t xml:space="preserve">, ii) 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sidRPr="002D4245">
        <w:rPr>
          <w:rFonts w:cstheme="minorHAnsi"/>
        </w:rPr>
        <w:t xml:space="preserve">wind-based </w:t>
      </w:r>
      <w:r w:rsidR="00A412D3">
        <w:rPr>
          <w:rFonts w:cstheme="minorHAnsi"/>
        </w:rPr>
        <w:t xml:space="preserve">electrolytic </w:t>
      </w:r>
      <w:r w:rsidR="00A412D3" w:rsidRPr="002D4245">
        <w:rPr>
          <w:rFonts w:cstheme="minorHAnsi"/>
        </w:rPr>
        <w:t>hydrogen</w:t>
      </w:r>
      <w:r w:rsidR="00A412D3">
        <w:rPr>
          <w:rFonts w:cstheme="minorHAnsi"/>
        </w:rPr>
        <w:t xml:space="preserve">, iii)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solar PV-</w:t>
      </w:r>
      <w:r w:rsidR="00A412D3" w:rsidRPr="002D4245">
        <w:rPr>
          <w:rFonts w:cstheme="minorHAnsi"/>
        </w:rPr>
        <w:t xml:space="preserve">based </w:t>
      </w:r>
      <w:r w:rsidR="00A412D3">
        <w:rPr>
          <w:rFonts w:cstheme="minorHAnsi"/>
        </w:rPr>
        <w:t xml:space="preserve">electrolytic </w:t>
      </w:r>
      <w:r w:rsidR="00A412D3" w:rsidRPr="002D4245">
        <w:rPr>
          <w:rFonts w:cstheme="minorHAnsi"/>
        </w:rPr>
        <w:t>hydrogen</w:t>
      </w:r>
      <w:r w:rsidR="00A412D3">
        <w:rPr>
          <w:rFonts w:cstheme="minorHAnsi"/>
        </w:rPr>
        <w:t xml:space="preserve">, and iv)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 xml:space="preserve">blue hydrogen </w:t>
      </w:r>
      <w:r w:rsidR="00CF5229" w:rsidRPr="002D4245">
        <w:rPr>
          <w:rFonts w:cstheme="minorHAnsi"/>
          <w:lang w:val="en-US"/>
        </w:rPr>
        <w:t>–</w:t>
      </w:r>
      <w:r w:rsidR="00A412D3">
        <w:rPr>
          <w:rFonts w:cstheme="minorHAnsi"/>
        </w:rPr>
        <w:t xml:space="preserve">SMR </w:t>
      </w:r>
      <w:r w:rsidR="00CF5229">
        <w:rPr>
          <w:rFonts w:cstheme="minorHAnsi"/>
        </w:rPr>
        <w:t>coupled with</w:t>
      </w:r>
      <w:r w:rsidR="00A412D3">
        <w:rPr>
          <w:rFonts w:cstheme="minorHAnsi"/>
        </w:rPr>
        <w:t xml:space="preserve"> CCS</w:t>
      </w:r>
      <w:r w:rsidR="00CF5229" w:rsidRPr="002D4245">
        <w:rPr>
          <w:rFonts w:cstheme="minorHAnsi"/>
          <w:lang w:val="en-US"/>
        </w:rPr>
        <w:t>–</w:t>
      </w:r>
      <w:r w:rsidR="00A412D3">
        <w:rPr>
          <w:rFonts w:cstheme="minorHAnsi"/>
        </w:rPr>
        <w:t>.</w:t>
      </w:r>
      <w:r w:rsidR="00CF5229">
        <w:rPr>
          <w:rFonts w:cstheme="minorHAnsi"/>
        </w:rPr>
        <w:t xml:space="preserve"> </w:t>
      </w:r>
      <w:r w:rsidR="00002D89">
        <w:rPr>
          <w:rFonts w:cstheme="minorHAnsi"/>
        </w:rPr>
        <w:t xml:space="preserve">In all cases, we consider </w:t>
      </w:r>
      <w:r w:rsidR="00663D80">
        <w:rPr>
          <w:rFonts w:cstheme="minorHAnsi"/>
        </w:rPr>
        <w:t xml:space="preserve">that </w:t>
      </w:r>
      <w:r w:rsidR="00002D89">
        <w:rPr>
          <w:rFonts w:cstheme="minorHAnsi"/>
        </w:rPr>
        <w:t>CO</w:t>
      </w:r>
      <w:r w:rsidR="00002D89">
        <w:rPr>
          <w:rFonts w:cstheme="minorHAnsi"/>
          <w:vertAlign w:val="subscript"/>
        </w:rPr>
        <w:t>2</w:t>
      </w:r>
      <w:r w:rsidR="00002D89">
        <w:rPr>
          <w:rFonts w:cstheme="minorHAnsi"/>
        </w:rPr>
        <w:t xml:space="preserve"> </w:t>
      </w:r>
      <w:r w:rsidR="00663D80">
        <w:rPr>
          <w:rFonts w:cstheme="minorHAnsi"/>
        </w:rPr>
        <w:t xml:space="preserve">is </w:t>
      </w:r>
      <w:del w:id="67" w:author="Guillén Gosalbez  Gonzalo" w:date="2023-02-15T13:20:00Z">
        <w:r w:rsidR="00663D80" w:rsidDel="004379E8">
          <w:rPr>
            <w:rFonts w:cstheme="minorHAnsi"/>
          </w:rPr>
          <w:delText>extracted</w:delText>
        </w:r>
        <w:r w:rsidR="00002D89" w:rsidDel="004379E8">
          <w:rPr>
            <w:rFonts w:cstheme="minorHAnsi"/>
          </w:rPr>
          <w:delText xml:space="preserve"> </w:delText>
        </w:r>
      </w:del>
      <w:ins w:id="68" w:author="Guillén Gosalbez  Gonzalo" w:date="2023-02-15T13:20:00Z">
        <w:r w:rsidR="004379E8">
          <w:rPr>
            <w:rFonts w:cstheme="minorHAnsi"/>
          </w:rPr>
          <w:t xml:space="preserve">captured </w:t>
        </w:r>
      </w:ins>
      <w:r w:rsidR="00002D89">
        <w:rPr>
          <w:rFonts w:cstheme="minorHAnsi"/>
        </w:rPr>
        <w:t xml:space="preserve">from the atmosphere </w:t>
      </w:r>
      <w:r w:rsidR="002E6830">
        <w:rPr>
          <w:rFonts w:cstheme="minorHAnsi"/>
        </w:rPr>
        <w:t>by</w:t>
      </w:r>
      <w:r w:rsidR="00002D89">
        <w:rPr>
          <w:rFonts w:cstheme="minorHAnsi"/>
        </w:rPr>
        <w:t xml:space="preserve"> direct air capture (DAC)</w:t>
      </w:r>
      <w:r w:rsidR="00663D80">
        <w:rPr>
          <w:rFonts w:cstheme="minorHAnsi"/>
        </w:rPr>
        <w:t xml:space="preserve"> </w:t>
      </w:r>
      <w:del w:id="69" w:author="Guillén Gosalbez  Gonzalo" w:date="2023-02-15T13:20:00Z">
        <w:r w:rsidR="00663D80" w:rsidDel="004379E8">
          <w:rPr>
            <w:rFonts w:cstheme="minorHAnsi"/>
          </w:rPr>
          <w:delText xml:space="preserve">as this option </w:delText>
        </w:r>
        <w:r w:rsidR="00654F64" w:rsidDel="004379E8">
          <w:rPr>
            <w:rFonts w:cstheme="minorHAnsi"/>
          </w:rPr>
          <w:delText>shows</w:delText>
        </w:r>
        <w:r w:rsidR="00663D80" w:rsidDel="004379E8">
          <w:rPr>
            <w:rFonts w:cstheme="minorHAnsi"/>
          </w:rPr>
          <w:delText xml:space="preserve"> </w:delText>
        </w:r>
        <w:r w:rsidR="00070710" w:rsidDel="004379E8">
          <w:rPr>
            <w:rFonts w:cstheme="minorHAnsi"/>
          </w:rPr>
          <w:delText xml:space="preserve">a </w:delText>
        </w:r>
      </w:del>
      <w:ins w:id="70" w:author="Guillén Gosalbez  Gonzalo" w:date="2023-02-15T13:20:00Z">
        <w:r w:rsidR="004379E8">
          <w:rPr>
            <w:rFonts w:cstheme="minorHAnsi"/>
          </w:rPr>
          <w:t xml:space="preserve">due to its </w:t>
        </w:r>
      </w:ins>
      <w:r w:rsidR="00070710">
        <w:rPr>
          <w:rFonts w:cstheme="minorHAnsi"/>
        </w:rPr>
        <w:t xml:space="preserve">high potential to reduce </w:t>
      </w:r>
      <w:r w:rsidR="009D5B65">
        <w:rPr>
          <w:rFonts w:cstheme="minorHAnsi"/>
        </w:rPr>
        <w:t xml:space="preserve">GHG emissions with </w:t>
      </w:r>
      <w:r w:rsidR="005D45B1">
        <w:rPr>
          <w:rFonts w:cstheme="minorHAnsi"/>
        </w:rPr>
        <w:t>reduced</w:t>
      </w:r>
      <w:r w:rsidR="00D93449">
        <w:rPr>
          <w:rFonts w:cstheme="minorHAnsi"/>
        </w:rPr>
        <w:t xml:space="preserve"> risk of</w:t>
      </w:r>
      <w:r w:rsidR="009D5B65">
        <w:rPr>
          <w:rFonts w:cstheme="minorHAnsi"/>
        </w:rPr>
        <w:t xml:space="preserve"> burdens shifting</w:t>
      </w:r>
      <w:r w:rsidR="00070710">
        <w:rPr>
          <w:rFonts w:cstheme="minorHAnsi"/>
        </w:rPr>
        <w:fldChar w:fldCharType="begin"/>
      </w:r>
      <w:r w:rsidR="0001575A">
        <w:rPr>
          <w:rFonts w:cstheme="minorHAnsi"/>
        </w:rPr>
        <w:instrText xml:space="preserve"> ADDIN ZOTERO_ITEM CSL_CITATION {"citationID":"flt1PZ4A","properties":{"formattedCitation":"\\super 16\\nosupersub{}","plainCitation":"16","noteIndex":0},"citationItems":[{"id":117,"uris":["http://zotero.org/users/9157291/items/VK4IQBHF"],"itemData":{"id":117,"type":"article-journal","abstract":"The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070710">
        <w:rPr>
          <w:rFonts w:cstheme="minorHAnsi"/>
        </w:rPr>
        <w:fldChar w:fldCharType="separate"/>
      </w:r>
      <w:r w:rsidR="0001575A" w:rsidRPr="0001575A">
        <w:rPr>
          <w:rFonts w:ascii="Calibri" w:hAnsi="Calibri" w:cs="Calibri"/>
          <w:szCs w:val="24"/>
          <w:vertAlign w:val="superscript"/>
        </w:rPr>
        <w:t>16</w:t>
      </w:r>
      <w:r w:rsidR="00070710">
        <w:rPr>
          <w:rFonts w:cstheme="minorHAnsi"/>
        </w:rPr>
        <w:fldChar w:fldCharType="end"/>
      </w:r>
      <w:r w:rsidR="00C728A3">
        <w:rPr>
          <w:rFonts w:cstheme="minorHAnsi"/>
        </w:rPr>
        <w:t xml:space="preserve">. Further </w:t>
      </w:r>
      <w:r w:rsidR="00D07573">
        <w:rPr>
          <w:rFonts w:cstheme="minorHAnsi"/>
        </w:rPr>
        <w:t xml:space="preserve">details of production routes are presented in </w:t>
      </w:r>
      <w:r w:rsidR="00C728A3">
        <w:rPr>
          <w:rFonts w:cstheme="minorHAnsi"/>
        </w:rPr>
        <w:t xml:space="preserve">the </w:t>
      </w:r>
      <w:r w:rsidR="0071196D">
        <w:rPr>
          <w:rFonts w:cstheme="minorHAnsi"/>
        </w:rPr>
        <w:t>e</w:t>
      </w:r>
      <w:r w:rsidR="00D07573">
        <w:rPr>
          <w:rFonts w:cstheme="minorHAnsi"/>
        </w:rPr>
        <w:t>xperimental procedures</w:t>
      </w:r>
      <w:r w:rsidR="00663D80">
        <w:rPr>
          <w:rFonts w:cstheme="minorHAnsi"/>
        </w:rPr>
        <w:t>.</w:t>
      </w:r>
    </w:p>
    <w:p w14:paraId="62CFB28C" w14:textId="3FD3A314" w:rsidR="00812859" w:rsidRPr="002D4245" w:rsidRDefault="00812859" w:rsidP="001D2B7D">
      <w:pPr>
        <w:pStyle w:val="Heading2"/>
        <w:rPr>
          <w:lang w:val="en-US"/>
        </w:rPr>
      </w:pPr>
      <w:r w:rsidRPr="002D4245">
        <w:rPr>
          <w:lang w:val="en-US"/>
        </w:rPr>
        <w:t>Results</w:t>
      </w:r>
    </w:p>
    <w:p w14:paraId="6B55543A" w14:textId="1B29BF3B" w:rsidR="00F60ED9" w:rsidRDefault="003643FF" w:rsidP="00F60ED9">
      <w:pPr>
        <w:pStyle w:val="Heading3"/>
      </w:pPr>
      <w:del w:id="71" w:author="Guillén Gosalbez  Gonzalo" w:date="2023-02-15T13:56:00Z">
        <w:r w:rsidDel="00064C7D">
          <w:delText>Production c</w:delText>
        </w:r>
        <w:r w:rsidR="00812859" w:rsidRPr="002D4245" w:rsidDel="00064C7D">
          <w:delText>ost</w:delText>
        </w:r>
        <w:r w:rsidR="004436B9" w:rsidDel="00064C7D">
          <w:delText>s</w:delText>
        </w:r>
        <w:r w:rsidR="00F60ED9" w:rsidRPr="00F60ED9" w:rsidDel="00064C7D">
          <w:delText xml:space="preserve"> </w:delText>
        </w:r>
        <w:r w:rsidR="00EE0C51" w:rsidDel="00064C7D">
          <w:delText>for</w:delText>
        </w:r>
      </w:del>
      <w:ins w:id="72" w:author="Guillén Gosalbez  Gonzalo" w:date="2023-02-15T13:56:00Z">
        <w:r w:rsidR="00064C7D">
          <w:t>Sharp increase in the cost of</w:t>
        </w:r>
      </w:ins>
      <w:r w:rsidR="00F60ED9">
        <w:t xml:space="preserve"> fossil ammonia and methanol</w:t>
      </w:r>
      <w:ins w:id="73" w:author="Guillén Gosalbez  Gonzalo" w:date="2023-02-15T13:56:00Z">
        <w:r w:rsidR="00064C7D">
          <w:t xml:space="preserve"> in the period xx-xx</w:t>
        </w:r>
      </w:ins>
    </w:p>
    <w:p w14:paraId="3B083552" w14:textId="431E6BE8" w:rsidR="008D2ED3" w:rsidRDefault="000A56C5" w:rsidP="000A56C5">
      <w:pPr>
        <w:rPr>
          <w:rFonts w:cstheme="minorHAnsi"/>
        </w:rPr>
      </w:pPr>
      <w:commentRangeStart w:id="74"/>
      <w:r w:rsidRPr="002D4245">
        <w:rPr>
          <w:rFonts w:cstheme="minorHAnsi"/>
        </w:rPr>
        <w:t>Considering the natural gas spot prices in Europe</w:t>
      </w:r>
      <w:r w:rsidR="00461772">
        <w:rPr>
          <w:rFonts w:cstheme="minorHAnsi"/>
        </w:rPr>
        <w:t xml:space="preserve">, </w:t>
      </w:r>
      <w:del w:id="75" w:author="Guillén Gosalbez  Gonzalo" w:date="2023-02-15T13:20:00Z">
        <w:r w:rsidR="00461772" w:rsidDel="004379E8">
          <w:rPr>
            <w:rFonts w:cstheme="minorHAnsi"/>
          </w:rPr>
          <w:delText xml:space="preserve">we estimate </w:delText>
        </w:r>
        <w:r w:rsidR="00E45D2F" w:rsidDel="004379E8">
          <w:rPr>
            <w:rFonts w:cstheme="minorHAnsi"/>
          </w:rPr>
          <w:delText xml:space="preserve">that </w:delText>
        </w:r>
      </w:del>
      <w:r w:rsidR="00E45D2F">
        <w:rPr>
          <w:rFonts w:cstheme="minorHAnsi"/>
        </w:rPr>
        <w:t>the production cost</w:t>
      </w:r>
      <w:ins w:id="76" w:author="Guillén Gosalbez  Gonzalo" w:date="2023-02-15T13:40:00Z">
        <w:r w:rsidR="00666A31">
          <w:rPr>
            <w:rFonts w:cstheme="minorHAnsi"/>
          </w:rPr>
          <w:t xml:space="preserve"> (not </w:t>
        </w:r>
      </w:ins>
      <w:ins w:id="77" w:author="Guillén Gosalbez  Gonzalo" w:date="2023-02-15T13:43:00Z">
        <w:r w:rsidR="00666A31">
          <w:rPr>
            <w:rFonts w:cstheme="minorHAnsi"/>
          </w:rPr>
          <w:t xml:space="preserve">the </w:t>
        </w:r>
      </w:ins>
      <w:ins w:id="78" w:author="Guillén Gosalbez  Gonzalo" w:date="2023-02-15T13:40:00Z">
        <w:r w:rsidR="00666A31">
          <w:rPr>
            <w:rFonts w:cstheme="minorHAnsi"/>
          </w:rPr>
          <w:t>market price, but rather the production cost estimated via techno-economic models, see Appendix xx</w:t>
        </w:r>
      </w:ins>
      <w:ins w:id="79" w:author="Guillén Gosalbez  Gonzalo" w:date="2023-02-15T13:43:00Z">
        <w:r w:rsidR="00666A31">
          <w:rPr>
            <w:rFonts w:cstheme="minorHAnsi"/>
          </w:rPr>
          <w:t>, which should be close to the former value</w:t>
        </w:r>
      </w:ins>
      <w:ins w:id="80" w:author="Guillén Gosalbez  Gonzalo" w:date="2023-02-15T13:40:00Z">
        <w:r w:rsidR="00666A31">
          <w:rPr>
            <w:rFonts w:cstheme="minorHAnsi"/>
          </w:rPr>
          <w:t xml:space="preserve">) </w:t>
        </w:r>
      </w:ins>
      <w:del w:id="81" w:author="Guillén Gosalbez  Gonzalo" w:date="2023-02-15T13:45:00Z">
        <w:r w:rsidR="00E45D2F" w:rsidDel="00666A31">
          <w:rPr>
            <w:rFonts w:cstheme="minorHAnsi"/>
          </w:rPr>
          <w:delText xml:space="preserve"> </w:delText>
        </w:r>
      </w:del>
      <w:r w:rsidR="00E45D2F">
        <w:rPr>
          <w:rFonts w:cstheme="minorHAnsi"/>
        </w:rPr>
        <w:t xml:space="preserve">for fossil ammonia </w:t>
      </w:r>
      <w:commentRangeEnd w:id="74"/>
      <w:r w:rsidR="00DE31AC">
        <w:rPr>
          <w:rStyle w:val="CommentReference"/>
        </w:rPr>
        <w:commentReference w:id="74"/>
      </w:r>
      <w:del w:id="82" w:author="Guillén Gosalbez  Gonzalo" w:date="2023-02-15T13:20:00Z">
        <w:r w:rsidR="00E45D2F" w:rsidDel="004379E8">
          <w:rPr>
            <w:rFonts w:cstheme="minorHAnsi"/>
          </w:rPr>
          <w:delText xml:space="preserve">has </w:delText>
        </w:r>
      </w:del>
      <w:r w:rsidR="00E45D2F">
        <w:rPr>
          <w:rFonts w:cstheme="minorHAnsi"/>
        </w:rPr>
        <w:t>increase</w:t>
      </w:r>
      <w:ins w:id="83" w:author="Guillén Gosalbez  Gonzalo" w:date="2023-02-15T13:39:00Z">
        <w:r w:rsidR="00666A31">
          <w:rPr>
            <w:rFonts w:cstheme="minorHAnsi"/>
          </w:rPr>
          <w:t>d</w:t>
        </w:r>
      </w:ins>
      <w:del w:id="84" w:author="Guillén Gosalbez  Gonzalo" w:date="2023-02-15T13:21:00Z">
        <w:r w:rsidR="00E45D2F" w:rsidDel="004379E8">
          <w:rPr>
            <w:rFonts w:cstheme="minorHAnsi"/>
          </w:rPr>
          <w:delText>d</w:delText>
        </w:r>
      </w:del>
      <w:r w:rsidR="00E45D2F">
        <w:rPr>
          <w:rFonts w:cstheme="minorHAnsi"/>
        </w:rPr>
        <w:t xml:space="preserve"> from an average of </w:t>
      </w:r>
      <w:r w:rsidR="00DC221A" w:rsidRPr="00DC221A">
        <w:rPr>
          <w:rFonts w:cstheme="minorHAnsi"/>
        </w:rPr>
        <w:t>376</w:t>
      </w:r>
      <w:r w:rsidR="00E45D2F" w:rsidRPr="00DC221A">
        <w:rPr>
          <w:rFonts w:cstheme="minorHAnsi"/>
        </w:rPr>
        <w:t xml:space="preserve"> USD t</w:t>
      </w:r>
      <w:r w:rsidR="00E45D2F" w:rsidRPr="00DC221A">
        <w:rPr>
          <w:vertAlign w:val="superscript"/>
          <w:lang w:val="en-US"/>
        </w:rPr>
        <w:t>−</w:t>
      </w:r>
      <w:r w:rsidR="00E45D2F" w:rsidRPr="00DC221A">
        <w:rPr>
          <w:rFonts w:cstheme="minorHAnsi"/>
          <w:vertAlign w:val="superscript"/>
        </w:rPr>
        <w:t>1</w:t>
      </w:r>
      <w:r w:rsidR="00E45D2F" w:rsidRPr="00E45D2F">
        <w:rPr>
          <w:rFonts w:cstheme="minorHAnsi"/>
          <w:vertAlign w:val="superscript"/>
        </w:rPr>
        <w:t xml:space="preserve"> </w:t>
      </w:r>
      <w:r w:rsidR="00E45D2F" w:rsidRPr="00E45D2F">
        <w:rPr>
          <w:rFonts w:cstheme="minorHAnsi"/>
        </w:rPr>
        <w:t>in the period</w:t>
      </w:r>
      <w:r w:rsidR="000C2370">
        <w:rPr>
          <w:rFonts w:cstheme="minorHAnsi"/>
        </w:rPr>
        <w:t xml:space="preserve"> 2019-2020 </w:t>
      </w:r>
      <w:r w:rsidR="000C2370" w:rsidRPr="00996D9A">
        <w:rPr>
          <w:rFonts w:cstheme="minorHAnsi"/>
        </w:rPr>
        <w:t>to 1,344 USD t</w:t>
      </w:r>
      <w:r w:rsidR="000C2370" w:rsidRPr="00996D9A">
        <w:rPr>
          <w:vertAlign w:val="superscript"/>
          <w:lang w:val="en-US"/>
        </w:rPr>
        <w:t>−</w:t>
      </w:r>
      <w:r w:rsidR="000C2370" w:rsidRPr="00996D9A">
        <w:rPr>
          <w:rFonts w:cstheme="minorHAnsi"/>
          <w:vertAlign w:val="superscript"/>
        </w:rPr>
        <w:t xml:space="preserve">1 </w:t>
      </w:r>
      <w:r w:rsidR="000C2370" w:rsidRPr="00996D9A">
        <w:rPr>
          <w:rFonts w:cstheme="minorHAnsi"/>
        </w:rPr>
        <w:t>as</w:t>
      </w:r>
      <w:r w:rsidR="000C2370" w:rsidRPr="002D4245">
        <w:rPr>
          <w:rFonts w:cstheme="minorHAnsi"/>
        </w:rPr>
        <w:t xml:space="preserve"> of </w:t>
      </w:r>
      <w:r w:rsidR="000C2370">
        <w:rPr>
          <w:rFonts w:cstheme="minorHAnsi"/>
        </w:rPr>
        <w:t>November</w:t>
      </w:r>
      <w:r w:rsidR="000C2370" w:rsidRPr="002D4245">
        <w:rPr>
          <w:rFonts w:cstheme="minorHAnsi"/>
        </w:rPr>
        <w:t xml:space="preserve"> 2022</w:t>
      </w:r>
      <w:r w:rsidR="00C543F3">
        <w:rPr>
          <w:rFonts w:cstheme="minorHAnsi"/>
        </w:rPr>
        <w:t xml:space="preserve"> (</w:t>
      </w:r>
      <w:r w:rsidR="00C543F3" w:rsidRPr="00C543F3">
        <w:rPr>
          <w:rFonts w:cstheme="minorHAnsi"/>
        </w:rPr>
        <w:fldChar w:fldCharType="begin"/>
      </w:r>
      <w:r w:rsidR="00C543F3" w:rsidRPr="00C543F3">
        <w:rPr>
          <w:rFonts w:cstheme="minorHAnsi"/>
        </w:rPr>
        <w:instrText xml:space="preserve"> REF _Ref124437537 \h  \* MERGEFORMAT </w:instrText>
      </w:r>
      <w:r w:rsidR="00C543F3" w:rsidRPr="00C543F3">
        <w:rPr>
          <w:rFonts w:cstheme="minorHAnsi"/>
        </w:rPr>
      </w:r>
      <w:r w:rsidR="00C543F3" w:rsidRPr="00C543F3">
        <w:rPr>
          <w:rFonts w:cstheme="minorHAnsi"/>
        </w:rPr>
        <w:fldChar w:fldCharType="separate"/>
      </w:r>
      <w:r w:rsidR="00751BA6" w:rsidRPr="00751BA6">
        <w:t xml:space="preserve">Fig. </w:t>
      </w:r>
      <w:r w:rsidR="00751BA6" w:rsidRPr="00751BA6">
        <w:rPr>
          <w:noProof/>
        </w:rPr>
        <w:t>1</w:t>
      </w:r>
      <w:r w:rsidR="00C543F3" w:rsidRPr="00C543F3">
        <w:rPr>
          <w:rFonts w:cstheme="minorHAnsi"/>
        </w:rPr>
        <w:fldChar w:fldCharType="end"/>
      </w:r>
      <w:r w:rsidR="00C543F3">
        <w:rPr>
          <w:rFonts w:cstheme="minorHAnsi"/>
        </w:rPr>
        <w:t>a)</w:t>
      </w:r>
      <w:r w:rsidR="000C2370">
        <w:rPr>
          <w:rFonts w:cstheme="minorHAnsi"/>
        </w:rPr>
        <w:t>.</w:t>
      </w:r>
      <w:r w:rsidR="00523F78">
        <w:rPr>
          <w:rFonts w:cstheme="minorHAnsi"/>
        </w:rPr>
        <w:t xml:space="preserve"> </w:t>
      </w:r>
      <w:r w:rsidR="00894BB1">
        <w:rPr>
          <w:rFonts w:cstheme="minorHAnsi"/>
        </w:rPr>
        <w:t xml:space="preserve">Similarly, </w:t>
      </w:r>
      <w:r w:rsidR="00894BB1" w:rsidRPr="002D4245">
        <w:rPr>
          <w:rFonts w:cstheme="minorHAnsi"/>
        </w:rPr>
        <w:t xml:space="preserve">the cost of </w:t>
      </w:r>
      <w:del w:id="85" w:author="Guillén Gosalbez  Gonzalo" w:date="2023-02-15T13:21:00Z">
        <w:r w:rsidR="00894BB1" w:rsidRPr="002D4245" w:rsidDel="004379E8">
          <w:rPr>
            <w:rFonts w:cstheme="minorHAnsi"/>
          </w:rPr>
          <w:delText xml:space="preserve">production for </w:delText>
        </w:r>
      </w:del>
      <w:r w:rsidR="00894BB1" w:rsidRPr="002D4245">
        <w:rPr>
          <w:rFonts w:cstheme="minorHAnsi"/>
        </w:rPr>
        <w:t>fossil methanol</w:t>
      </w:r>
      <w:r w:rsidR="00572F40">
        <w:rPr>
          <w:rFonts w:cstheme="minorHAnsi"/>
        </w:rPr>
        <w:t xml:space="preserve"> </w:t>
      </w:r>
      <w:r w:rsidR="00EA4E5D" w:rsidRPr="00996D9A">
        <w:rPr>
          <w:rFonts w:cstheme="minorHAnsi"/>
        </w:rPr>
        <w:t>reach</w:t>
      </w:r>
      <w:r w:rsidR="00572F40" w:rsidRPr="00996D9A">
        <w:rPr>
          <w:rFonts w:cstheme="minorHAnsi"/>
        </w:rPr>
        <w:t>ed</w:t>
      </w:r>
      <w:r w:rsidR="00EA4E5D" w:rsidRPr="00996D9A">
        <w:rPr>
          <w:rFonts w:cstheme="minorHAnsi"/>
        </w:rPr>
        <w:t xml:space="preserve"> </w:t>
      </w:r>
      <w:r w:rsidR="00BB7DEC" w:rsidRPr="00996D9A">
        <w:rPr>
          <w:rFonts w:cstheme="minorHAnsi"/>
        </w:rPr>
        <w:t>1,</w:t>
      </w:r>
      <w:r w:rsidR="005C153A" w:rsidRPr="00996D9A">
        <w:rPr>
          <w:rFonts w:cstheme="minorHAnsi"/>
        </w:rPr>
        <w:t>181</w:t>
      </w:r>
      <w:r w:rsidR="00BB7DEC" w:rsidRPr="00996D9A">
        <w:rPr>
          <w:rFonts w:cstheme="minorHAnsi"/>
        </w:rPr>
        <w:t xml:space="preserve"> USD t</w:t>
      </w:r>
      <w:r w:rsidR="00BB7DEC" w:rsidRPr="00996D9A">
        <w:rPr>
          <w:vertAlign w:val="superscript"/>
          <w:lang w:val="en-US"/>
        </w:rPr>
        <w:t>−</w:t>
      </w:r>
      <w:r w:rsidR="00BB7DEC" w:rsidRPr="00996D9A">
        <w:rPr>
          <w:rFonts w:cstheme="minorHAnsi"/>
          <w:vertAlign w:val="superscript"/>
        </w:rPr>
        <w:t xml:space="preserve">1 </w:t>
      </w:r>
      <w:r w:rsidR="00EA4E5D" w:rsidRPr="00996D9A">
        <w:rPr>
          <w:rFonts w:cstheme="minorHAnsi"/>
        </w:rPr>
        <w:t>in</w:t>
      </w:r>
      <w:r w:rsidR="00BB7DEC" w:rsidRPr="00996D9A">
        <w:rPr>
          <w:rFonts w:cstheme="minorHAnsi"/>
        </w:rPr>
        <w:t xml:space="preserve"> November</w:t>
      </w:r>
      <w:r w:rsidR="00BB7DEC" w:rsidRPr="002D4245">
        <w:rPr>
          <w:rFonts w:cstheme="minorHAnsi"/>
        </w:rPr>
        <w:t xml:space="preserve"> 2022</w:t>
      </w:r>
      <w:r w:rsidR="00713BBD">
        <w:rPr>
          <w:rFonts w:cstheme="minorHAnsi"/>
        </w:rPr>
        <w:t xml:space="preserve">, </w:t>
      </w:r>
      <w:r w:rsidR="00EA4E5D">
        <w:rPr>
          <w:rFonts w:cstheme="minorHAnsi"/>
        </w:rPr>
        <w:t xml:space="preserve">compared with </w:t>
      </w:r>
      <w:r w:rsidR="00240B65" w:rsidRPr="00240B65">
        <w:rPr>
          <w:rFonts w:cstheme="minorHAnsi"/>
        </w:rPr>
        <w:t>212</w:t>
      </w:r>
      <w:r w:rsidR="00EA4E5D" w:rsidRPr="00240B65">
        <w:rPr>
          <w:rFonts w:cstheme="minorHAnsi"/>
        </w:rPr>
        <w:t xml:space="preserve"> USD t</w:t>
      </w:r>
      <w:r w:rsidR="00EA4E5D" w:rsidRPr="00240B65">
        <w:rPr>
          <w:vertAlign w:val="superscript"/>
          <w:lang w:val="en-US"/>
        </w:rPr>
        <w:t>−</w:t>
      </w:r>
      <w:r w:rsidR="00EA4E5D" w:rsidRPr="00240B65">
        <w:rPr>
          <w:rFonts w:cstheme="minorHAnsi"/>
          <w:vertAlign w:val="superscript"/>
        </w:rPr>
        <w:t>1</w:t>
      </w:r>
      <w:r w:rsidR="00EA4E5D" w:rsidRPr="00E45D2F">
        <w:rPr>
          <w:rFonts w:cstheme="minorHAnsi"/>
          <w:vertAlign w:val="superscript"/>
        </w:rPr>
        <w:t xml:space="preserve"> </w:t>
      </w:r>
      <w:r w:rsidR="00EA4E5D" w:rsidRPr="00E45D2F">
        <w:rPr>
          <w:rFonts w:cstheme="minorHAnsi"/>
        </w:rPr>
        <w:t>in the period</w:t>
      </w:r>
      <w:r w:rsidR="00EA4E5D">
        <w:rPr>
          <w:rFonts w:cstheme="minorHAnsi"/>
        </w:rPr>
        <w:t xml:space="preserve"> 2019-2020</w:t>
      </w:r>
      <w:r w:rsidR="00713BBD">
        <w:rPr>
          <w:rFonts w:cstheme="minorHAnsi"/>
        </w:rPr>
        <w:t xml:space="preserve"> (</w:t>
      </w:r>
      <w:r w:rsidR="00713BBD" w:rsidRPr="00C543F3">
        <w:rPr>
          <w:rFonts w:cstheme="minorHAnsi"/>
        </w:rPr>
        <w:fldChar w:fldCharType="begin"/>
      </w:r>
      <w:r w:rsidR="00713BBD" w:rsidRPr="00C543F3">
        <w:rPr>
          <w:rFonts w:cstheme="minorHAnsi"/>
        </w:rPr>
        <w:instrText xml:space="preserve"> REF _Ref124437537 \h  \* MERGEFORMAT </w:instrText>
      </w:r>
      <w:r w:rsidR="00713BBD" w:rsidRPr="00C543F3">
        <w:rPr>
          <w:rFonts w:cstheme="minorHAnsi"/>
        </w:rPr>
      </w:r>
      <w:r w:rsidR="00713BBD" w:rsidRPr="00C543F3">
        <w:rPr>
          <w:rFonts w:cstheme="minorHAnsi"/>
        </w:rPr>
        <w:fldChar w:fldCharType="separate"/>
      </w:r>
      <w:r w:rsidR="00B022B9" w:rsidRPr="00B022B9">
        <w:t xml:space="preserve">Fig. </w:t>
      </w:r>
      <w:r w:rsidR="00B022B9" w:rsidRPr="00B022B9">
        <w:rPr>
          <w:noProof/>
        </w:rPr>
        <w:t>1</w:t>
      </w:r>
      <w:r w:rsidR="00713BBD" w:rsidRPr="00C543F3">
        <w:rPr>
          <w:rFonts w:cstheme="minorHAnsi"/>
        </w:rPr>
        <w:fldChar w:fldCharType="end"/>
      </w:r>
      <w:r w:rsidR="00713BBD">
        <w:rPr>
          <w:rFonts w:cstheme="minorHAnsi"/>
        </w:rPr>
        <w:t>b)</w:t>
      </w:r>
      <w:r w:rsidR="00EA4E5D">
        <w:rPr>
          <w:rFonts w:cstheme="minorHAnsi"/>
        </w:rPr>
        <w:t xml:space="preserve">. </w:t>
      </w:r>
      <w:r w:rsidR="005125AC">
        <w:rPr>
          <w:rFonts w:cstheme="minorHAnsi"/>
        </w:rPr>
        <w:t xml:space="preserve">Natural gas spot prices and </w:t>
      </w:r>
      <w:r w:rsidR="00826C5E">
        <w:rPr>
          <w:rFonts w:cstheme="minorHAnsi"/>
        </w:rPr>
        <w:t xml:space="preserve">chemicals </w:t>
      </w:r>
      <w:r w:rsidR="005125AC">
        <w:rPr>
          <w:rFonts w:cstheme="minorHAnsi"/>
        </w:rPr>
        <w:t>p</w:t>
      </w:r>
      <w:r w:rsidR="00343FF2">
        <w:rPr>
          <w:rFonts w:cstheme="minorHAnsi"/>
        </w:rPr>
        <w:t>roduction c</w:t>
      </w:r>
      <w:r w:rsidR="00523F78">
        <w:rPr>
          <w:rFonts w:cstheme="minorHAnsi"/>
        </w:rPr>
        <w:t>ost</w:t>
      </w:r>
      <w:r w:rsidR="00771A20">
        <w:rPr>
          <w:rFonts w:cstheme="minorHAnsi"/>
        </w:rPr>
        <w:t>s</w:t>
      </w:r>
      <w:r w:rsidR="00523F78">
        <w:rPr>
          <w:rFonts w:cstheme="minorHAnsi"/>
        </w:rPr>
        <w:t xml:space="preserve"> </w:t>
      </w:r>
      <w:r w:rsidR="009A5E8B">
        <w:rPr>
          <w:rFonts w:cstheme="minorHAnsi"/>
        </w:rPr>
        <w:t>have increased steadily</w:t>
      </w:r>
      <w:r w:rsidR="00523F78">
        <w:rPr>
          <w:rFonts w:cstheme="minorHAnsi"/>
        </w:rPr>
        <w:t xml:space="preserve"> </w:t>
      </w:r>
      <w:r w:rsidR="009A5E8B">
        <w:rPr>
          <w:rFonts w:cstheme="minorHAnsi"/>
        </w:rPr>
        <w:t>since</w:t>
      </w:r>
      <w:r w:rsidR="00523F78">
        <w:rPr>
          <w:rFonts w:cstheme="minorHAnsi"/>
        </w:rPr>
        <w:t xml:space="preserve"> </w:t>
      </w:r>
      <w:r w:rsidR="00194D64">
        <w:rPr>
          <w:rFonts w:cstheme="minorHAnsi"/>
        </w:rPr>
        <w:t xml:space="preserve">2020 </w:t>
      </w:r>
      <w:r w:rsidR="00523F78">
        <w:rPr>
          <w:rFonts w:cstheme="minorHAnsi"/>
        </w:rPr>
        <w:t xml:space="preserve">due to </w:t>
      </w:r>
      <w:r w:rsidR="00343FF2">
        <w:rPr>
          <w:rFonts w:cstheme="minorHAnsi"/>
        </w:rPr>
        <w:t xml:space="preserve">the </w:t>
      </w:r>
      <w:r w:rsidR="0017207B">
        <w:rPr>
          <w:rFonts w:cstheme="minorHAnsi"/>
        </w:rPr>
        <w:t xml:space="preserve">rising inflation </w:t>
      </w:r>
      <w:r w:rsidR="00343FF2">
        <w:rPr>
          <w:rFonts w:cstheme="minorHAnsi"/>
        </w:rPr>
        <w:t xml:space="preserve">as a consequence of </w:t>
      </w:r>
      <w:r w:rsidR="00523F78">
        <w:rPr>
          <w:rFonts w:cstheme="minorHAnsi"/>
        </w:rPr>
        <w:t>the</w:t>
      </w:r>
      <w:r w:rsidR="00343FF2" w:rsidRPr="00343FF2">
        <w:rPr>
          <w:rFonts w:cstheme="minorHAnsi"/>
        </w:rPr>
        <w:t xml:space="preserve"> </w:t>
      </w:r>
      <w:r w:rsidR="00343FF2" w:rsidRPr="002D4245">
        <w:rPr>
          <w:rFonts w:cstheme="minorHAnsi"/>
        </w:rPr>
        <w:t>COVID-19 pandemic</w:t>
      </w:r>
      <w:r w:rsidR="00343FF2">
        <w:rPr>
          <w:rFonts w:cstheme="minorHAnsi"/>
        </w:rPr>
        <w:t xml:space="preserve">. </w:t>
      </w:r>
      <w:r w:rsidR="006C2C83" w:rsidRPr="006C2C83">
        <w:rPr>
          <w:rFonts w:cstheme="minorHAnsi"/>
        </w:rPr>
        <w:t>Since February 2022, after the Russian invasion of Ukraine, natural gas prices have fluctuated considerably, and so have the production costs.</w:t>
      </w:r>
      <w:r w:rsidR="005F33E2">
        <w:rPr>
          <w:rFonts w:cstheme="minorHAnsi"/>
        </w:rPr>
        <w:t xml:space="preserve"> </w:t>
      </w:r>
      <w:r w:rsidR="00EC1A36">
        <w:rPr>
          <w:rFonts w:cstheme="minorHAnsi"/>
        </w:rPr>
        <w:t xml:space="preserve">For example, </w:t>
      </w:r>
      <w:r w:rsidR="004702A8">
        <w:rPr>
          <w:rFonts w:cstheme="minorHAnsi"/>
        </w:rPr>
        <w:t xml:space="preserve">ammonia </w:t>
      </w:r>
      <w:r w:rsidR="00EC1A36">
        <w:rPr>
          <w:rFonts w:cstheme="minorHAnsi"/>
        </w:rPr>
        <w:t xml:space="preserve">production cost </w:t>
      </w:r>
      <w:r w:rsidR="004702A8">
        <w:rPr>
          <w:rFonts w:cstheme="minorHAnsi"/>
        </w:rPr>
        <w:t>range</w:t>
      </w:r>
      <w:r w:rsidR="00E2792E">
        <w:rPr>
          <w:rFonts w:cstheme="minorHAnsi"/>
        </w:rPr>
        <w:t>s</w:t>
      </w:r>
      <w:r w:rsidR="00EC1A36">
        <w:rPr>
          <w:rFonts w:cstheme="minorHAnsi"/>
        </w:rPr>
        <w:t xml:space="preserve"> from </w:t>
      </w:r>
      <w:r w:rsidR="00240B65" w:rsidRPr="00240B65">
        <w:rPr>
          <w:rFonts w:cstheme="minorHAnsi"/>
        </w:rPr>
        <w:t>1,101</w:t>
      </w:r>
      <w:r w:rsidR="00EC1A36" w:rsidRPr="00240B65">
        <w:rPr>
          <w:rFonts w:cstheme="minorHAnsi"/>
        </w:rPr>
        <w:t xml:space="preserve"> USD t</w:t>
      </w:r>
      <w:r w:rsidR="00EC1A36" w:rsidRPr="00240B65">
        <w:rPr>
          <w:vertAlign w:val="superscript"/>
          <w:lang w:val="en-US"/>
        </w:rPr>
        <w:t>−</w:t>
      </w:r>
      <w:r w:rsidR="00EC1A36" w:rsidRPr="00240B65">
        <w:rPr>
          <w:rFonts w:cstheme="minorHAnsi"/>
          <w:vertAlign w:val="superscript"/>
        </w:rPr>
        <w:t>1</w:t>
      </w:r>
      <w:r w:rsidR="00EC1A36" w:rsidRPr="00240B65">
        <w:rPr>
          <w:rFonts w:cstheme="minorHAnsi"/>
        </w:rPr>
        <w:t xml:space="preserve"> </w:t>
      </w:r>
      <w:r w:rsidR="004702A8" w:rsidRPr="00240B65">
        <w:rPr>
          <w:rFonts w:cstheme="minorHAnsi"/>
        </w:rPr>
        <w:t xml:space="preserve">in February 2022 to </w:t>
      </w:r>
      <w:r w:rsidR="00240B65" w:rsidRPr="00240B65">
        <w:rPr>
          <w:rFonts w:cstheme="minorHAnsi"/>
        </w:rPr>
        <w:t xml:space="preserve">2,427 </w:t>
      </w:r>
      <w:r w:rsidR="004702A8" w:rsidRPr="00240B65">
        <w:rPr>
          <w:rFonts w:cstheme="minorHAnsi"/>
        </w:rPr>
        <w:t>USD t</w:t>
      </w:r>
      <w:r w:rsidR="004702A8" w:rsidRPr="00240B65">
        <w:rPr>
          <w:vertAlign w:val="superscript"/>
          <w:lang w:val="en-US"/>
        </w:rPr>
        <w:t>−</w:t>
      </w:r>
      <w:r w:rsidR="004702A8" w:rsidRPr="00240B65">
        <w:rPr>
          <w:rFonts w:cstheme="minorHAnsi"/>
          <w:vertAlign w:val="superscript"/>
        </w:rPr>
        <w:t>1</w:t>
      </w:r>
      <w:r w:rsidR="004702A8" w:rsidRPr="00240B65">
        <w:rPr>
          <w:rFonts w:cstheme="minorHAnsi"/>
        </w:rPr>
        <w:t xml:space="preserve"> in</w:t>
      </w:r>
      <w:r w:rsidR="004702A8" w:rsidRPr="004702A8">
        <w:rPr>
          <w:rFonts w:cstheme="minorHAnsi"/>
        </w:rPr>
        <w:t xml:space="preserve"> August 2022</w:t>
      </w:r>
      <w:r w:rsidR="004702A8">
        <w:rPr>
          <w:rFonts w:cstheme="minorHAnsi"/>
        </w:rPr>
        <w:t xml:space="preserve"> </w:t>
      </w:r>
      <w:r w:rsidR="007D13F1">
        <w:rPr>
          <w:rFonts w:cstheme="minorHAnsi"/>
        </w:rPr>
        <w:t xml:space="preserve">(peak of natural gas spot prices). Overall, </w:t>
      </w:r>
      <w:r w:rsidR="00E1194C">
        <w:rPr>
          <w:rFonts w:cstheme="minorHAnsi"/>
        </w:rPr>
        <w:t>compared</w:t>
      </w:r>
      <w:r w:rsidR="008D2ED3" w:rsidRPr="002D4245">
        <w:rPr>
          <w:rFonts w:cstheme="minorHAnsi"/>
        </w:rPr>
        <w:t xml:space="preserve"> to July 2021, the estimated production cost for fossil </w:t>
      </w:r>
      <w:r w:rsidR="005F33E2">
        <w:rPr>
          <w:rFonts w:cstheme="minorHAnsi"/>
        </w:rPr>
        <w:t xml:space="preserve">ammonia and </w:t>
      </w:r>
      <w:r w:rsidR="008D2ED3" w:rsidRPr="002D4245">
        <w:rPr>
          <w:rFonts w:cstheme="minorHAnsi"/>
        </w:rPr>
        <w:t xml:space="preserve">methanol rose </w:t>
      </w:r>
      <w:r w:rsidR="008D2ED3" w:rsidRPr="00996D9A">
        <w:rPr>
          <w:rFonts w:cstheme="minorHAnsi"/>
        </w:rPr>
        <w:t xml:space="preserve">by </w:t>
      </w:r>
      <w:r w:rsidR="00240B65">
        <w:rPr>
          <w:rFonts w:cstheme="minorHAnsi"/>
        </w:rPr>
        <w:t>102</w:t>
      </w:r>
      <w:r w:rsidR="005F33E2" w:rsidRPr="00996D9A">
        <w:rPr>
          <w:rFonts w:cstheme="minorHAnsi"/>
        </w:rPr>
        <w:t xml:space="preserve">% </w:t>
      </w:r>
      <w:r w:rsidR="005F33E2" w:rsidRPr="00996D9A">
        <w:rPr>
          <w:rFonts w:cstheme="minorHAnsi"/>
        </w:rPr>
        <w:lastRenderedPageBreak/>
        <w:t xml:space="preserve">and </w:t>
      </w:r>
      <w:r w:rsidR="008D2ED3" w:rsidRPr="00996D9A">
        <w:rPr>
          <w:rFonts w:cstheme="minorHAnsi"/>
        </w:rPr>
        <w:t>146%</w:t>
      </w:r>
      <w:r w:rsidR="005F33E2" w:rsidRPr="00996D9A">
        <w:rPr>
          <w:rFonts w:cstheme="minorHAnsi"/>
        </w:rPr>
        <w:t>, r</w:t>
      </w:r>
      <w:r w:rsidR="005F33E2">
        <w:rPr>
          <w:rFonts w:cstheme="minorHAnsi"/>
        </w:rPr>
        <w:t>espectively,</w:t>
      </w:r>
      <w:r w:rsidR="008D2ED3" w:rsidRPr="002D4245">
        <w:rPr>
          <w:rFonts w:cstheme="minorHAnsi"/>
        </w:rPr>
        <w:t xml:space="preserve"> in </w:t>
      </w:r>
      <w:r w:rsidR="008D2ED3">
        <w:rPr>
          <w:rFonts w:cstheme="minorHAnsi"/>
        </w:rPr>
        <w:t>November</w:t>
      </w:r>
      <w:r w:rsidR="008D2ED3" w:rsidRPr="002D4245">
        <w:rPr>
          <w:rFonts w:cstheme="minorHAnsi"/>
        </w:rPr>
        <w:t xml:space="preserve"> 2022</w:t>
      </w:r>
      <w:ins w:id="86" w:author="Guillén Gosalbez  Gonzalo" w:date="2023-02-15T13:21:00Z">
        <w:r w:rsidR="004379E8">
          <w:rPr>
            <w:rFonts w:cstheme="minorHAnsi"/>
          </w:rPr>
          <w:t xml:space="preserve">, assuming the fossil routes would consume </w:t>
        </w:r>
      </w:ins>
      <w:ins w:id="87" w:author="Guillén Gosalbez  Gonzalo" w:date="2023-02-15T13:23:00Z">
        <w:r w:rsidR="004379E8">
          <w:rPr>
            <w:rFonts w:cstheme="minorHAnsi"/>
          </w:rPr>
          <w:t xml:space="preserve">the </w:t>
        </w:r>
      </w:ins>
      <w:ins w:id="88" w:author="Guillén Gosalbez  Gonzalo" w:date="2023-02-15T13:21:00Z">
        <w:r w:rsidR="004379E8">
          <w:rPr>
            <w:rFonts w:cstheme="minorHAnsi"/>
          </w:rPr>
          <w:t xml:space="preserve">natural gas sold </w:t>
        </w:r>
      </w:ins>
      <w:ins w:id="89" w:author="Guillén Gosalbez  Gonzalo" w:date="2023-02-15T13:22:00Z">
        <w:r w:rsidR="004379E8">
          <w:rPr>
            <w:rFonts w:cstheme="minorHAnsi"/>
          </w:rPr>
          <w:t>in</w:t>
        </w:r>
      </w:ins>
      <w:ins w:id="90" w:author="Guillén Gosalbez  Gonzalo" w:date="2023-02-15T13:21:00Z">
        <w:r w:rsidR="004379E8">
          <w:rPr>
            <w:rFonts w:cstheme="minorHAnsi"/>
          </w:rPr>
          <w:t xml:space="preserve"> the EU market</w:t>
        </w:r>
      </w:ins>
      <w:ins w:id="91" w:author="Guillén Gosalbez  Gonzalo" w:date="2023-02-15T13:22:00Z">
        <w:r w:rsidR="004379E8">
          <w:rPr>
            <w:rFonts w:cstheme="minorHAnsi"/>
          </w:rPr>
          <w:t xml:space="preserve"> at its current </w:t>
        </w:r>
        <w:commentRangeStart w:id="92"/>
        <w:commentRangeStart w:id="93"/>
        <w:r w:rsidR="004379E8">
          <w:rPr>
            <w:rFonts w:cstheme="minorHAnsi"/>
          </w:rPr>
          <w:t>price</w:t>
        </w:r>
        <w:commentRangeEnd w:id="92"/>
        <w:r w:rsidR="004379E8">
          <w:rPr>
            <w:rStyle w:val="CommentReference"/>
          </w:rPr>
          <w:commentReference w:id="92"/>
        </w:r>
      </w:ins>
      <w:commentRangeEnd w:id="93"/>
      <w:ins w:id="94" w:author="Guillén Gosalbez  Gonzalo" w:date="2023-02-15T13:45:00Z">
        <w:r w:rsidR="00666A31">
          <w:rPr>
            <w:rStyle w:val="CommentReference"/>
          </w:rPr>
          <w:commentReference w:id="93"/>
        </w:r>
      </w:ins>
      <w:ins w:id="95" w:author="Guillén Gosalbez  Gonzalo" w:date="2023-02-15T13:22:00Z">
        <w:r w:rsidR="004379E8">
          <w:rPr>
            <w:rFonts w:cstheme="minorHAnsi"/>
          </w:rPr>
          <w:t xml:space="preserve">. </w:t>
        </w:r>
      </w:ins>
      <w:ins w:id="96" w:author="Guillén Gosalbez  Gonzalo" w:date="2023-02-15T13:21:00Z">
        <w:r w:rsidR="004379E8">
          <w:rPr>
            <w:rFonts w:cstheme="minorHAnsi"/>
          </w:rPr>
          <w:t xml:space="preserve"> </w:t>
        </w:r>
      </w:ins>
      <w:del w:id="97" w:author="Guillén Gosalbez  Gonzalo" w:date="2023-02-15T13:21:00Z">
        <w:r w:rsidR="008D2ED3" w:rsidRPr="002D4245" w:rsidDel="004379E8">
          <w:rPr>
            <w:rFonts w:cstheme="minorHAnsi"/>
          </w:rPr>
          <w:delText>.</w:delText>
        </w:r>
      </w:del>
    </w:p>
    <w:p w14:paraId="1DB79FC3" w14:textId="0E9AF786" w:rsidR="002D452C" w:rsidRDefault="007D5F2A" w:rsidP="00275F59">
      <w:pPr>
        <w:keepNext/>
        <w:spacing w:after="0"/>
        <w:jc w:val="center"/>
      </w:pPr>
      <w:r>
        <w:rPr>
          <w:noProof/>
          <w:lang w:val="en-US"/>
        </w:rPr>
        <w:drawing>
          <wp:inline distT="0" distB="0" distL="0" distR="0" wp14:anchorId="6A167751" wp14:editId="6D386DEC">
            <wp:extent cx="6547104" cy="307238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4ED0866C" w14:textId="32BEBB68" w:rsidR="002D452C" w:rsidRPr="000A5E68" w:rsidRDefault="002D452C" w:rsidP="002D452C">
      <w:pPr>
        <w:pStyle w:val="Caption"/>
        <w:jc w:val="both"/>
        <w:rPr>
          <w:rFonts w:cstheme="minorHAnsi"/>
          <w:i w:val="0"/>
          <w:color w:val="auto"/>
          <w:sz w:val="20"/>
        </w:rPr>
      </w:pPr>
      <w:bookmarkStart w:id="98"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sidR="000A1EBD">
        <w:rPr>
          <w:b/>
          <w:i w:val="0"/>
          <w:noProof/>
          <w:color w:val="auto"/>
          <w:sz w:val="20"/>
        </w:rPr>
        <w:t>1</w:t>
      </w:r>
      <w:r w:rsidRPr="002D452C">
        <w:rPr>
          <w:b/>
          <w:i w:val="0"/>
          <w:color w:val="auto"/>
          <w:sz w:val="20"/>
        </w:rPr>
        <w:fldChar w:fldCharType="end"/>
      </w:r>
      <w:bookmarkEnd w:id="98"/>
      <w:r w:rsidR="00F92CEA">
        <w:rPr>
          <w:b/>
          <w:i w:val="0"/>
          <w:color w:val="auto"/>
          <w:sz w:val="20"/>
        </w:rPr>
        <w:t>.</w:t>
      </w:r>
      <w:r w:rsidRPr="002D452C">
        <w:rPr>
          <w:b/>
          <w:i w:val="0"/>
          <w:color w:val="auto"/>
          <w:sz w:val="20"/>
        </w:rPr>
        <w:t xml:space="preserve"> </w:t>
      </w:r>
      <w:r w:rsidR="000A1EBD">
        <w:rPr>
          <w:b/>
          <w:i w:val="0"/>
          <w:color w:val="auto"/>
          <w:sz w:val="20"/>
        </w:rPr>
        <w:t>N</w:t>
      </w:r>
      <w:r w:rsidR="00EC7EF2">
        <w:rPr>
          <w:b/>
          <w:i w:val="0"/>
          <w:color w:val="auto"/>
          <w:sz w:val="20"/>
        </w:rPr>
        <w:t>atural gas spot prices and</w:t>
      </w:r>
      <w:r w:rsidRPr="002D452C">
        <w:rPr>
          <w:b/>
          <w:i w:val="0"/>
          <w:color w:val="auto"/>
          <w:sz w:val="20"/>
        </w:rPr>
        <w:t xml:space="preserve"> production cost</w:t>
      </w:r>
      <w:r w:rsidR="00EC7EF2">
        <w:rPr>
          <w:b/>
          <w:i w:val="0"/>
          <w:color w:val="auto"/>
          <w:sz w:val="20"/>
        </w:rPr>
        <w:t>s</w:t>
      </w:r>
      <w:r w:rsidRPr="002D452C">
        <w:rPr>
          <w:b/>
          <w:i w:val="0"/>
          <w:color w:val="auto"/>
          <w:sz w:val="20"/>
        </w:rPr>
        <w:t xml:space="preserve"> for fossil ammonia and methanol in Europe</w:t>
      </w:r>
      <w:r w:rsidR="00D96108">
        <w:rPr>
          <w:b/>
          <w:i w:val="0"/>
          <w:color w:val="auto"/>
          <w:sz w:val="20"/>
        </w:rPr>
        <w:t>.</w:t>
      </w:r>
      <w:r w:rsidRPr="00D96108">
        <w:rPr>
          <w:i w:val="0"/>
          <w:color w:val="auto"/>
          <w:sz w:val="20"/>
        </w:rPr>
        <w:t xml:space="preserve"> </w:t>
      </w:r>
      <w:r w:rsidR="008679DA">
        <w:rPr>
          <w:i w:val="0"/>
          <w:color w:val="auto"/>
          <w:sz w:val="20"/>
        </w:rPr>
        <w:t xml:space="preserve">(a) </w:t>
      </w:r>
      <w:r w:rsidR="00177D33">
        <w:rPr>
          <w:i w:val="0"/>
          <w:color w:val="auto"/>
          <w:sz w:val="20"/>
        </w:rPr>
        <w:t>Fossil</w:t>
      </w:r>
      <w:r w:rsidR="00177D33" w:rsidRPr="00177D33">
        <w:rPr>
          <w:i w:val="0"/>
          <w:color w:val="auto"/>
          <w:sz w:val="20"/>
        </w:rPr>
        <w:t xml:space="preserve"> ammonia </w:t>
      </w:r>
      <w:r w:rsidR="00A108E5">
        <w:rPr>
          <w:i w:val="0"/>
          <w:color w:val="auto"/>
          <w:sz w:val="20"/>
        </w:rPr>
        <w:t>produced</w:t>
      </w:r>
      <w:r w:rsidR="00177D33" w:rsidRPr="00177D33">
        <w:rPr>
          <w:i w:val="0"/>
          <w:color w:val="auto"/>
          <w:sz w:val="20"/>
        </w:rPr>
        <w:t xml:space="preserve"> </w:t>
      </w:r>
      <w:r w:rsidR="000A5E68" w:rsidRPr="002E6830">
        <w:rPr>
          <w:color w:val="auto"/>
          <w:sz w:val="20"/>
        </w:rPr>
        <w:t>via</w:t>
      </w:r>
      <w:r w:rsidR="00177D33" w:rsidRPr="00177D33">
        <w:rPr>
          <w:i w:val="0"/>
          <w:color w:val="auto"/>
          <w:sz w:val="20"/>
        </w:rPr>
        <w:t xml:space="preserve"> the Haber-Bosch process </w:t>
      </w:r>
      <w:r w:rsidR="00177D33">
        <w:rPr>
          <w:i w:val="0"/>
          <w:color w:val="auto"/>
          <w:sz w:val="20"/>
        </w:rPr>
        <w:t xml:space="preserve">with </w:t>
      </w:r>
      <w:r w:rsidR="00177D33" w:rsidRPr="00177D33">
        <w:rPr>
          <w:i w:val="0"/>
          <w:color w:val="auto"/>
          <w:sz w:val="20"/>
        </w:rPr>
        <w:t>grey hydrogen from steam methane reforming (SMR) using natural gas</w:t>
      </w:r>
      <w:r w:rsidR="002153FF">
        <w:rPr>
          <w:i w:val="0"/>
          <w:color w:val="auto"/>
          <w:sz w:val="20"/>
        </w:rPr>
        <w:t xml:space="preserve"> as feedstock</w:t>
      </w:r>
      <w:r w:rsidR="00177D33">
        <w:rPr>
          <w:i w:val="0"/>
          <w:color w:val="auto"/>
          <w:sz w:val="20"/>
        </w:rPr>
        <w:t>.</w:t>
      </w:r>
      <w:r w:rsidR="00177D33" w:rsidRPr="00177D33">
        <w:rPr>
          <w:i w:val="0"/>
          <w:color w:val="auto"/>
          <w:sz w:val="20"/>
        </w:rPr>
        <w:t xml:space="preserve"> </w:t>
      </w:r>
      <w:r w:rsidR="008679DA">
        <w:rPr>
          <w:i w:val="0"/>
          <w:color w:val="auto"/>
          <w:sz w:val="20"/>
        </w:rPr>
        <w:t xml:space="preserve">(b) Fossil methanol </w:t>
      </w:r>
      <w:r w:rsidR="008679DA" w:rsidRPr="008679DA">
        <w:rPr>
          <w:i w:val="0"/>
          <w:color w:val="auto"/>
          <w:sz w:val="20"/>
        </w:rPr>
        <w:t>synthesis</w:t>
      </w:r>
      <w:r w:rsidR="00DF285E">
        <w:rPr>
          <w:i w:val="0"/>
          <w:color w:val="auto"/>
          <w:sz w:val="20"/>
        </w:rPr>
        <w:t>ed</w:t>
      </w:r>
      <w:r w:rsidR="008679DA" w:rsidRPr="008679DA">
        <w:rPr>
          <w:i w:val="0"/>
          <w:color w:val="auto"/>
          <w:sz w:val="20"/>
        </w:rPr>
        <w:t xml:space="preserve"> from natural gas</w:t>
      </w:r>
      <w:r w:rsidR="008679DA">
        <w:rPr>
          <w:i w:val="0"/>
          <w:color w:val="auto"/>
          <w:sz w:val="20"/>
        </w:rPr>
        <w:t xml:space="preserve">. </w:t>
      </w:r>
      <w:ins w:id="99" w:author="Guillén Gosalbez  Gonzalo" w:date="2023-02-15T13:46:00Z">
        <w:r w:rsidR="00666A31">
          <w:rPr>
            <w:i w:val="0"/>
            <w:color w:val="auto"/>
            <w:sz w:val="20"/>
          </w:rPr>
          <w:t>We use process simulations to close mass and energy balances and size the equipment units, providing the necessary information for the economic calculations (CAPEX and OPEX)</w:t>
        </w:r>
      </w:ins>
      <w:ins w:id="100" w:author="Guillén Gosalbez  Gonzalo" w:date="2023-02-15T13:47:00Z">
        <w:r w:rsidR="00666A31">
          <w:rPr>
            <w:i w:val="0"/>
            <w:color w:val="auto"/>
            <w:sz w:val="20"/>
          </w:rPr>
          <w:t>, which were performed considering the effect of inflation and the varying prices of natural gas</w:t>
        </w:r>
      </w:ins>
      <w:ins w:id="101" w:author="Guillén Gosalbez  Gonzalo" w:date="2023-02-15T13:46:00Z">
        <w:r w:rsidR="00666A31">
          <w:rPr>
            <w:i w:val="0"/>
            <w:color w:val="auto"/>
            <w:sz w:val="20"/>
          </w:rPr>
          <w:t xml:space="preserve">. We validated our estimates with data from xx to xx (see xx). </w:t>
        </w:r>
      </w:ins>
      <w:r w:rsidR="00FB307B" w:rsidRPr="00FB307B">
        <w:rPr>
          <w:i w:val="0"/>
          <w:color w:val="auto"/>
          <w:sz w:val="20"/>
        </w:rPr>
        <w:t xml:space="preserve">The estimated production costs consider the fluctuation in natural gas </w:t>
      </w:r>
      <w:r w:rsidR="004D0C8F">
        <w:rPr>
          <w:i w:val="0"/>
          <w:color w:val="auto"/>
          <w:sz w:val="20"/>
        </w:rPr>
        <w:t>as well as</w:t>
      </w:r>
      <w:r w:rsidR="00FB307B" w:rsidRPr="00FB307B">
        <w:rPr>
          <w:i w:val="0"/>
          <w:color w:val="auto"/>
          <w:sz w:val="20"/>
        </w:rPr>
        <w:t xml:space="preserve"> electricity prices due to the global energy crisis</w:t>
      </w:r>
      <w:r w:rsidR="004D0C8F">
        <w:rPr>
          <w:i w:val="0"/>
          <w:color w:val="auto"/>
          <w:sz w:val="20"/>
        </w:rPr>
        <w:t xml:space="preserve"> (the evolution of electricity prices in Europe is </w:t>
      </w:r>
      <w:r w:rsidR="00933087">
        <w:rPr>
          <w:i w:val="0"/>
          <w:color w:val="auto"/>
          <w:sz w:val="20"/>
        </w:rPr>
        <w:t>displayed</w:t>
      </w:r>
      <w:r w:rsidR="004D0C8F">
        <w:rPr>
          <w:i w:val="0"/>
          <w:color w:val="auto"/>
          <w:sz w:val="20"/>
        </w:rPr>
        <w:t xml:space="preserve"> in </w:t>
      </w:r>
      <w:r w:rsidR="00933087" w:rsidRPr="004E6B57">
        <w:rPr>
          <w:i w:val="0"/>
          <w:color w:val="auto"/>
          <w:sz w:val="20"/>
          <w:highlight w:val="yellow"/>
        </w:rPr>
        <w:t xml:space="preserve">Supplementary </w:t>
      </w:r>
      <w:r w:rsidR="004D0C8F" w:rsidRPr="004E6B57">
        <w:rPr>
          <w:i w:val="0"/>
          <w:color w:val="auto"/>
          <w:sz w:val="20"/>
          <w:highlight w:val="yellow"/>
        </w:rPr>
        <w:t xml:space="preserve">Fig. </w:t>
      </w:r>
      <w:r w:rsidR="00AA3993" w:rsidRPr="004E6B57">
        <w:rPr>
          <w:i w:val="0"/>
          <w:color w:val="auto"/>
          <w:sz w:val="20"/>
          <w:highlight w:val="yellow"/>
        </w:rPr>
        <w:t>S1</w:t>
      </w:r>
      <w:r w:rsidR="004D0C8F">
        <w:rPr>
          <w:i w:val="0"/>
          <w:color w:val="auto"/>
          <w:sz w:val="20"/>
        </w:rPr>
        <w:t>)</w:t>
      </w:r>
      <w:r w:rsidR="00FB307B" w:rsidRPr="00FB307B">
        <w:rPr>
          <w:i w:val="0"/>
          <w:color w:val="auto"/>
          <w:sz w:val="20"/>
        </w:rPr>
        <w:t xml:space="preserve">. </w:t>
      </w:r>
      <w:r w:rsidR="00844C4F">
        <w:rPr>
          <w:i w:val="0"/>
          <w:color w:val="auto"/>
          <w:sz w:val="20"/>
        </w:rPr>
        <w:t>Notably, ammonia and methanol</w:t>
      </w:r>
      <w:r w:rsidR="003A22FD" w:rsidRPr="003A22FD">
        <w:rPr>
          <w:i w:val="0"/>
          <w:color w:val="auto"/>
          <w:sz w:val="20"/>
        </w:rPr>
        <w:t xml:space="preserve"> production costs have increased steadily since 2020</w:t>
      </w:r>
      <w:r w:rsidR="003A22FD">
        <w:rPr>
          <w:i w:val="0"/>
          <w:color w:val="auto"/>
          <w:sz w:val="20"/>
        </w:rPr>
        <w:t>,</w:t>
      </w:r>
      <w:r w:rsidR="003A22FD" w:rsidRPr="003A22FD">
        <w:rPr>
          <w:i w:val="0"/>
          <w:color w:val="auto"/>
          <w:sz w:val="20"/>
        </w:rPr>
        <w:t xml:space="preserve"> due to the rising inflation as a consequence of the COVID-19 pandemic</w:t>
      </w:r>
      <w:r w:rsidR="003A22FD">
        <w:rPr>
          <w:i w:val="0"/>
          <w:color w:val="auto"/>
          <w:sz w:val="20"/>
        </w:rPr>
        <w:t xml:space="preserve">, </w:t>
      </w:r>
      <w:r w:rsidR="00F0761A">
        <w:rPr>
          <w:i w:val="0"/>
          <w:color w:val="auto"/>
          <w:sz w:val="20"/>
        </w:rPr>
        <w:t>with a sharp increase</w:t>
      </w:r>
      <w:r w:rsidR="003A22FD" w:rsidRPr="003A22FD">
        <w:rPr>
          <w:i w:val="0"/>
          <w:color w:val="auto"/>
          <w:sz w:val="20"/>
        </w:rPr>
        <w:t xml:space="preserve"> </w:t>
      </w:r>
      <w:r w:rsidR="003A22FD">
        <w:rPr>
          <w:i w:val="0"/>
          <w:color w:val="auto"/>
          <w:sz w:val="20"/>
        </w:rPr>
        <w:t>s</w:t>
      </w:r>
      <w:r w:rsidR="003A22FD" w:rsidRPr="003A22FD">
        <w:rPr>
          <w:i w:val="0"/>
          <w:color w:val="auto"/>
          <w:sz w:val="20"/>
        </w:rPr>
        <w:t>ince February 2022, after the Russian invasion of Ukraine</w:t>
      </w:r>
      <w:r w:rsidR="003A22FD">
        <w:rPr>
          <w:i w:val="0"/>
          <w:color w:val="auto"/>
          <w:sz w:val="20"/>
        </w:rPr>
        <w:t>.</w:t>
      </w:r>
    </w:p>
    <w:p w14:paraId="0F66100A" w14:textId="2980A670" w:rsidR="00657E7D" w:rsidRPr="00D52CE0" w:rsidRDefault="00064C7D" w:rsidP="00D52CE0">
      <w:pPr>
        <w:pStyle w:val="Heading3"/>
      </w:pPr>
      <w:ins w:id="102" w:author="Guillén Gosalbez  Gonzalo" w:date="2023-02-15T13:57:00Z">
        <w:r>
          <w:t>Cost-competitive g</w:t>
        </w:r>
      </w:ins>
      <w:del w:id="103" w:author="Guillén Gosalbez  Gonzalo" w:date="2023-02-15T13:56:00Z">
        <w:r w:rsidR="000C3ED1" w:rsidDel="00064C7D">
          <w:delText>Economic competitiveness of</w:delText>
        </w:r>
        <w:r w:rsidR="00D52CE0" w:rsidDel="00064C7D">
          <w:delText xml:space="preserve"> g</w:delText>
        </w:r>
      </w:del>
      <w:r w:rsidR="00D52CE0">
        <w:t>reen ammonia and methanol</w:t>
      </w:r>
      <w:ins w:id="104" w:author="Guillén Gosalbez  Gonzalo" w:date="2023-02-15T13:57:00Z">
        <w:r w:rsidDel="00064C7D">
          <w:t xml:space="preserve"> </w:t>
        </w:r>
      </w:ins>
      <w:del w:id="105" w:author="Guillén Gosalbez  Gonzalo" w:date="2023-02-15T13:57:00Z">
        <w:r w:rsidR="007062FA" w:rsidDel="00064C7D">
          <w:delText xml:space="preserve"> </w:delText>
        </w:r>
      </w:del>
      <w:del w:id="106" w:author="Guillén Gosalbez  Gonzalo" w:date="2023-02-15T13:56:00Z">
        <w:r w:rsidR="007062FA" w:rsidDel="00064C7D">
          <w:delText>production routes</w:delText>
        </w:r>
      </w:del>
      <w:ins w:id="107" w:author="Guillén Gosalbez  Gonzalo" w:date="2023-02-15T13:57:00Z">
        <w:r>
          <w:t>due to the energy crisis</w:t>
        </w:r>
      </w:ins>
    </w:p>
    <w:p w14:paraId="5849255F" w14:textId="39FB801B" w:rsidR="000A56C5" w:rsidRDefault="00004810" w:rsidP="000A56C5">
      <w:pPr>
        <w:rPr>
          <w:rFonts w:cstheme="minorHAnsi"/>
          <w:lang w:val="en-US"/>
        </w:rPr>
      </w:pPr>
      <w:r>
        <w:rPr>
          <w:rFonts w:cstheme="minorHAnsi"/>
        </w:rPr>
        <w:t xml:space="preserve">We next </w:t>
      </w:r>
      <w:r w:rsidR="007062FA">
        <w:rPr>
          <w:rFonts w:cstheme="minorHAnsi"/>
        </w:rPr>
        <w:t xml:space="preserve">study the economic competitiveness of </w:t>
      </w:r>
      <w:r>
        <w:rPr>
          <w:rFonts w:cstheme="minorHAnsi"/>
        </w:rPr>
        <w:t xml:space="preserve">green </w:t>
      </w:r>
      <w:r w:rsidR="007062FA">
        <w:rPr>
          <w:rFonts w:cstheme="minorHAnsi"/>
        </w:rPr>
        <w:t xml:space="preserve">production </w:t>
      </w:r>
      <w:r>
        <w:rPr>
          <w:rFonts w:cstheme="minorHAnsi"/>
        </w:rPr>
        <w:t>routes</w:t>
      </w:r>
      <w:r w:rsidR="00C04947">
        <w:rPr>
          <w:rFonts w:cstheme="minorHAnsi"/>
        </w:rPr>
        <w:t xml:space="preserve"> for ammonia and methanol</w:t>
      </w:r>
      <w:ins w:id="108" w:author="Guillén Gosalbez  Gonzalo" w:date="2023-02-15T13:29:00Z">
        <w:r w:rsidR="004379E8">
          <w:rPr>
            <w:rFonts w:cstheme="minorHAnsi"/>
          </w:rPr>
          <w:t>, assuming a</w:t>
        </w:r>
      </w:ins>
      <w:ins w:id="109" w:author="Guillén Gosalbez  Gonzalo" w:date="2023-02-15T13:30:00Z">
        <w:r w:rsidR="000B2615">
          <w:rPr>
            <w:rFonts w:cstheme="minorHAnsi"/>
          </w:rPr>
          <w:t xml:space="preserve"> H2 cost linked to the specific technology deployed and a</w:t>
        </w:r>
      </w:ins>
      <w:ins w:id="110" w:author="Guillén Gosalbez  Gonzalo" w:date="2023-02-15T13:29:00Z">
        <w:r w:rsidR="004379E8">
          <w:rPr>
            <w:rFonts w:cstheme="minorHAnsi"/>
          </w:rPr>
          <w:t xml:space="preserve"> CO2 cost of xx</w:t>
        </w:r>
      </w:ins>
      <w:ins w:id="111" w:author="Guillén Gosalbez  Gonzalo" w:date="2023-02-15T13:30:00Z">
        <w:r w:rsidR="000B2615">
          <w:rPr>
            <w:rFonts w:cstheme="minorHAnsi"/>
          </w:rPr>
          <w:t>, considering in turn</w:t>
        </w:r>
      </w:ins>
      <w:ins w:id="112" w:author="Guillén Gosalbez  Gonzalo" w:date="2023-02-15T13:29:00Z">
        <w:r w:rsidR="004379E8">
          <w:rPr>
            <w:rFonts w:cstheme="minorHAnsi"/>
          </w:rPr>
          <w:t xml:space="preserve"> </w:t>
        </w:r>
        <w:r w:rsidR="000B2615">
          <w:rPr>
            <w:rFonts w:cstheme="minorHAnsi"/>
          </w:rPr>
          <w:t>the impact of inflation on the utilities and capital expenditures</w:t>
        </w:r>
      </w:ins>
      <w:r>
        <w:rPr>
          <w:rFonts w:cstheme="minorHAnsi"/>
        </w:rPr>
        <w:t>.</w:t>
      </w:r>
      <w:r w:rsidR="007904D1">
        <w:rPr>
          <w:rFonts w:cstheme="minorHAnsi"/>
        </w:rPr>
        <w:t xml:space="preserve"> </w:t>
      </w:r>
      <w:r w:rsidR="00B44723">
        <w:rPr>
          <w:rFonts w:cstheme="minorHAnsi"/>
        </w:rPr>
        <w:t>G</w:t>
      </w:r>
      <w:r w:rsidR="00E730C8" w:rsidRPr="002D4245">
        <w:rPr>
          <w:rFonts w:cstheme="minorHAnsi"/>
        </w:rPr>
        <w:t>reen ammonia produced with hydrogen from water electrolysis using wind electricity turn</w:t>
      </w:r>
      <w:r w:rsidR="00E730C8">
        <w:rPr>
          <w:rFonts w:cstheme="minorHAnsi"/>
        </w:rPr>
        <w:t>s</w:t>
      </w:r>
      <w:r w:rsidR="00E730C8" w:rsidRPr="002D4245">
        <w:rPr>
          <w:rFonts w:cstheme="minorHAnsi"/>
        </w:rPr>
        <w:t xml:space="preserve"> cost-competitive </w:t>
      </w:r>
      <w:r w:rsidR="00846971">
        <w:rPr>
          <w:rFonts w:cstheme="minorHAnsi"/>
        </w:rPr>
        <w:t>at</w:t>
      </w:r>
      <w:r w:rsidR="000A56C5" w:rsidRPr="002D4245">
        <w:rPr>
          <w:rFonts w:cstheme="minorHAnsi"/>
        </w:rPr>
        <w:t xml:space="preserve"> natural gas </w:t>
      </w:r>
      <w:r w:rsidR="00846971">
        <w:rPr>
          <w:rFonts w:cstheme="minorHAnsi"/>
        </w:rPr>
        <w:t>prices of</w:t>
      </w:r>
      <w:r w:rsidR="000A56C5" w:rsidRPr="002D4245">
        <w:rPr>
          <w:rFonts w:cstheme="minorHAnsi"/>
        </w:rPr>
        <w:t xml:space="preserve"> </w:t>
      </w:r>
      <w:r w:rsidR="000A56C5" w:rsidRPr="00996D9A">
        <w:rPr>
          <w:rFonts w:cstheme="minorHAnsi"/>
        </w:rPr>
        <w:t>around 1,</w:t>
      </w:r>
      <w:r w:rsidR="00F4051B">
        <w:rPr>
          <w:rFonts w:cstheme="minorHAnsi"/>
        </w:rPr>
        <w:t>7</w:t>
      </w:r>
      <w:r w:rsidR="000A56C5" w:rsidRPr="00996D9A">
        <w:rPr>
          <w:rFonts w:cstheme="minorHAnsi"/>
        </w:rPr>
        <w:t>00 USD t</w:t>
      </w:r>
      <w:r w:rsidR="008B43B8" w:rsidRPr="00996D9A">
        <w:rPr>
          <w:vertAlign w:val="superscript"/>
          <w:lang w:val="en-US"/>
        </w:rPr>
        <w:t>−</w:t>
      </w:r>
      <w:r w:rsidR="000A56C5" w:rsidRPr="00996D9A">
        <w:rPr>
          <w:rFonts w:cstheme="minorHAnsi"/>
          <w:vertAlign w:val="superscript"/>
        </w:rPr>
        <w:t>1</w:t>
      </w:r>
      <w:r w:rsidR="000A56C5" w:rsidRPr="00996D9A">
        <w:rPr>
          <w:rFonts w:cstheme="minorHAnsi"/>
        </w:rPr>
        <w:t>.</w:t>
      </w:r>
      <w:r w:rsidR="008E5A67" w:rsidRPr="00996D9A">
        <w:rPr>
          <w:rFonts w:cstheme="minorHAnsi"/>
        </w:rPr>
        <w:t xml:space="preserve"> Hence</w:t>
      </w:r>
      <w:r w:rsidR="000A56C5" w:rsidRPr="002D4245">
        <w:rPr>
          <w:rFonts w:cstheme="minorHAnsi"/>
        </w:rPr>
        <w:t xml:space="preserve">, </w:t>
      </w:r>
      <w:r w:rsidR="00751A20">
        <w:rPr>
          <w:rFonts w:cstheme="minorHAnsi"/>
        </w:rPr>
        <w:t xml:space="preserve">we find that </w:t>
      </w:r>
      <w:ins w:id="113" w:author="Guillén Gosalbez  Gonzalo" w:date="2023-02-15T13:24:00Z">
        <w:r w:rsidR="004379E8">
          <w:rPr>
            <w:rFonts w:cstheme="minorHAnsi"/>
          </w:rPr>
          <w:t xml:space="preserve">green </w:t>
        </w:r>
      </w:ins>
      <w:r w:rsidR="000A56C5" w:rsidRPr="002D4245">
        <w:rPr>
          <w:rFonts w:cstheme="minorHAnsi"/>
        </w:rPr>
        <w:t xml:space="preserve">ammonia </w:t>
      </w:r>
      <w:del w:id="114" w:author="Guillén Gosalbez  Gonzalo" w:date="2023-02-15T13:24:00Z">
        <w:r w:rsidR="000A56C5" w:rsidRPr="002D4245" w:rsidDel="004379E8">
          <w:rPr>
            <w:rFonts w:cstheme="minorHAnsi"/>
          </w:rPr>
          <w:delText xml:space="preserve">production </w:delText>
        </w:r>
      </w:del>
      <w:r w:rsidR="000A56C5" w:rsidRPr="002E6830">
        <w:rPr>
          <w:rFonts w:cstheme="minorHAnsi"/>
          <w:i/>
        </w:rPr>
        <w:t>via</w:t>
      </w:r>
      <w:r w:rsidR="000A56C5" w:rsidRPr="002D4245">
        <w:rPr>
          <w:rFonts w:cstheme="minorHAnsi"/>
        </w:rPr>
        <w:t xml:space="preserve"> wind electrolysis </w:t>
      </w:r>
      <w:del w:id="115" w:author="Guillén Gosalbez  Gonzalo" w:date="2023-02-15T13:24:00Z">
        <w:r w:rsidR="000A56C5" w:rsidRPr="002D4245" w:rsidDel="004379E8">
          <w:rPr>
            <w:rFonts w:cstheme="minorHAnsi"/>
          </w:rPr>
          <w:delText>has been cheaper than or similar to</w:delText>
        </w:r>
      </w:del>
      <w:ins w:id="116" w:author="Guillén Gosalbez  Gonzalo" w:date="2023-02-15T13:24:00Z">
        <w:r w:rsidR="004379E8">
          <w:rPr>
            <w:rFonts w:cstheme="minorHAnsi"/>
          </w:rPr>
          <w:t>became cost competitive relative to</w:t>
        </w:r>
      </w:ins>
      <w:r w:rsidR="000A56C5" w:rsidRPr="002D4245">
        <w:rPr>
          <w:rFonts w:cstheme="minorHAnsi"/>
        </w:rPr>
        <w:t xml:space="preserve"> fossil ammonia </w:t>
      </w:r>
      <w:del w:id="117" w:author="Guillén Gosalbez  Gonzalo" w:date="2023-02-15T13:24:00Z">
        <w:r w:rsidR="000A56C5" w:rsidRPr="004379E8" w:rsidDel="004379E8">
          <w:rPr>
            <w:rFonts w:cstheme="minorHAnsi"/>
            <w:highlight w:val="yellow"/>
            <w:rPrChange w:id="118" w:author="Guillén Gosalbez  Gonzalo" w:date="2023-02-15T13:24:00Z">
              <w:rPr>
                <w:rFonts w:cstheme="minorHAnsi"/>
              </w:rPr>
            </w:rPrChange>
          </w:rPr>
          <w:delText xml:space="preserve">for </w:delText>
        </w:r>
        <w:r w:rsidR="00F4051B" w:rsidRPr="004379E8" w:rsidDel="004379E8">
          <w:rPr>
            <w:rFonts w:cstheme="minorHAnsi"/>
            <w:highlight w:val="yellow"/>
            <w:rPrChange w:id="119" w:author="Guillén Gosalbez  Gonzalo" w:date="2023-02-15T13:24:00Z">
              <w:rPr>
                <w:rFonts w:cstheme="minorHAnsi"/>
              </w:rPr>
            </w:rPrChange>
          </w:rPr>
          <w:delText>six</w:delText>
        </w:r>
        <w:r w:rsidR="000A56C5" w:rsidRPr="004379E8" w:rsidDel="004379E8">
          <w:rPr>
            <w:rFonts w:cstheme="minorHAnsi"/>
            <w:highlight w:val="yellow"/>
            <w:rPrChange w:id="120" w:author="Guillén Gosalbez  Gonzalo" w:date="2023-02-15T13:24:00Z">
              <w:rPr>
                <w:rFonts w:cstheme="minorHAnsi"/>
              </w:rPr>
            </w:rPrChange>
          </w:rPr>
          <w:delText xml:space="preserve"> months </w:delText>
        </w:r>
      </w:del>
      <w:del w:id="121" w:author="Guillén Gosalbez  Gonzalo" w:date="2023-02-15T13:25:00Z">
        <w:r w:rsidR="000A56C5" w:rsidRPr="004379E8" w:rsidDel="004379E8">
          <w:rPr>
            <w:rFonts w:cstheme="minorHAnsi"/>
            <w:highlight w:val="yellow"/>
            <w:rPrChange w:id="122" w:author="Guillén Gosalbez  Gonzalo" w:date="2023-02-15T13:24:00Z">
              <w:rPr>
                <w:rFonts w:cstheme="minorHAnsi"/>
              </w:rPr>
            </w:rPrChange>
          </w:rPr>
          <w:delText xml:space="preserve">since </w:delText>
        </w:r>
        <w:r w:rsidR="00F4051B" w:rsidRPr="004379E8" w:rsidDel="004379E8">
          <w:rPr>
            <w:rFonts w:cstheme="minorHAnsi"/>
            <w:highlight w:val="yellow"/>
            <w:rPrChange w:id="123" w:author="Guillén Gosalbez  Gonzalo" w:date="2023-02-15T13:24:00Z">
              <w:rPr>
                <w:rFonts w:cstheme="minorHAnsi"/>
              </w:rPr>
            </w:rPrChange>
          </w:rPr>
          <w:delText>December</w:delText>
        </w:r>
        <w:r w:rsidR="000A56C5" w:rsidRPr="004379E8" w:rsidDel="004379E8">
          <w:rPr>
            <w:rFonts w:cstheme="minorHAnsi"/>
            <w:highlight w:val="yellow"/>
            <w:rPrChange w:id="124" w:author="Guillén Gosalbez  Gonzalo" w:date="2023-02-15T13:24:00Z">
              <w:rPr>
                <w:rFonts w:cstheme="minorHAnsi"/>
              </w:rPr>
            </w:rPrChange>
          </w:rPr>
          <w:delText xml:space="preserve"> 2021</w:delText>
        </w:r>
      </w:del>
      <w:ins w:id="125" w:author="Guillén Gosalbez  Gonzalo" w:date="2023-02-15T13:25:00Z">
        <w:r w:rsidR="004379E8">
          <w:rPr>
            <w:rFonts w:cstheme="minorHAnsi"/>
            <w:highlight w:val="yellow"/>
          </w:rPr>
          <w:t>from xx to xx</w:t>
        </w:r>
      </w:ins>
      <w:r w:rsidR="008E5A67" w:rsidRPr="004379E8">
        <w:rPr>
          <w:rFonts w:cstheme="minorHAnsi"/>
          <w:highlight w:val="yellow"/>
          <w:rPrChange w:id="126" w:author="Guillén Gosalbez  Gonzalo" w:date="2023-02-15T13:24:00Z">
            <w:rPr>
              <w:rFonts w:cstheme="minorHAnsi"/>
            </w:rPr>
          </w:rPrChange>
        </w:rPr>
        <w:t xml:space="preserve"> (</w:t>
      </w:r>
      <w:r w:rsidR="008B0FD0" w:rsidRPr="004379E8">
        <w:rPr>
          <w:rFonts w:cstheme="minorHAnsi"/>
          <w:highlight w:val="yellow"/>
          <w:rPrChange w:id="127" w:author="Guillén Gosalbez  Gonzalo" w:date="2023-02-15T13:24:00Z">
            <w:rPr>
              <w:rFonts w:cstheme="minorHAnsi"/>
            </w:rPr>
          </w:rPrChange>
        </w:rPr>
        <w:fldChar w:fldCharType="begin"/>
      </w:r>
      <w:r w:rsidR="008B0FD0" w:rsidRPr="004379E8">
        <w:rPr>
          <w:rFonts w:cstheme="minorHAnsi"/>
          <w:highlight w:val="yellow"/>
          <w:rPrChange w:id="128" w:author="Guillén Gosalbez  Gonzalo" w:date="2023-02-15T13:24:00Z">
            <w:rPr>
              <w:rFonts w:cstheme="minorHAnsi"/>
            </w:rPr>
          </w:rPrChange>
        </w:rPr>
        <w:instrText xml:space="preserve"> REF _Ref121495662 \h  \* MERGEFORMAT </w:instrText>
      </w:r>
      <w:r w:rsidR="008B0FD0" w:rsidRPr="004379E8">
        <w:rPr>
          <w:rFonts w:cstheme="minorHAnsi"/>
          <w:highlight w:val="yellow"/>
          <w:rPrChange w:id="129" w:author="Guillén Gosalbez  Gonzalo" w:date="2023-02-15T13:24:00Z">
            <w:rPr>
              <w:rFonts w:cstheme="minorHAnsi"/>
              <w:highlight w:val="yellow"/>
            </w:rPr>
          </w:rPrChange>
        </w:rPr>
      </w:r>
      <w:r w:rsidR="008B0FD0" w:rsidRPr="004379E8">
        <w:rPr>
          <w:rFonts w:cstheme="minorHAnsi"/>
          <w:highlight w:val="yellow"/>
          <w:rPrChange w:id="130" w:author="Guillén Gosalbez  Gonzalo" w:date="2023-02-15T13:24:00Z">
            <w:rPr>
              <w:rFonts w:cstheme="minorHAnsi"/>
            </w:rPr>
          </w:rPrChange>
        </w:rPr>
        <w:fldChar w:fldCharType="separate"/>
      </w:r>
      <w:r w:rsidR="005E29B7" w:rsidRPr="004379E8">
        <w:rPr>
          <w:rFonts w:cstheme="minorHAnsi"/>
          <w:highlight w:val="yellow"/>
          <w:rPrChange w:id="131" w:author="Guillén Gosalbez  Gonzalo" w:date="2023-02-15T13:24:00Z">
            <w:rPr>
              <w:rFonts w:cstheme="minorHAnsi"/>
            </w:rPr>
          </w:rPrChange>
        </w:rPr>
        <w:t xml:space="preserve">Fig. </w:t>
      </w:r>
      <w:r w:rsidR="005E29B7" w:rsidRPr="004379E8">
        <w:rPr>
          <w:rFonts w:cstheme="minorHAnsi"/>
          <w:noProof/>
          <w:highlight w:val="yellow"/>
          <w:rPrChange w:id="132" w:author="Guillén Gosalbez  Gonzalo" w:date="2023-02-15T13:24:00Z">
            <w:rPr>
              <w:rFonts w:cstheme="minorHAnsi"/>
              <w:noProof/>
            </w:rPr>
          </w:rPrChange>
        </w:rPr>
        <w:t>2</w:t>
      </w:r>
      <w:r w:rsidR="008B0FD0" w:rsidRPr="004379E8">
        <w:rPr>
          <w:rFonts w:cstheme="minorHAnsi"/>
          <w:highlight w:val="yellow"/>
          <w:rPrChange w:id="133" w:author="Guillén Gosalbez  Gonzalo" w:date="2023-02-15T13:24:00Z">
            <w:rPr>
              <w:rFonts w:cstheme="minorHAnsi"/>
            </w:rPr>
          </w:rPrChange>
        </w:rPr>
        <w:fldChar w:fldCharType="end"/>
      </w:r>
      <w:r w:rsidR="008B0FD0" w:rsidRPr="004379E8">
        <w:rPr>
          <w:rFonts w:cstheme="minorHAnsi"/>
          <w:highlight w:val="yellow"/>
          <w:rPrChange w:id="134" w:author="Guillén Gosalbez  Gonzalo" w:date="2023-02-15T13:24:00Z">
            <w:rPr>
              <w:rFonts w:cstheme="minorHAnsi"/>
            </w:rPr>
          </w:rPrChange>
        </w:rPr>
        <w:t>a</w:t>
      </w:r>
      <w:r w:rsidR="008E5A67" w:rsidRPr="004379E8">
        <w:rPr>
          <w:rFonts w:cstheme="minorHAnsi"/>
          <w:highlight w:val="yellow"/>
          <w:rPrChange w:id="135" w:author="Guillén Gosalbez  Gonzalo" w:date="2023-02-15T13:24:00Z">
            <w:rPr>
              <w:rFonts w:cstheme="minorHAnsi"/>
            </w:rPr>
          </w:rPrChange>
        </w:rPr>
        <w:t>)</w:t>
      </w:r>
      <w:ins w:id="136" w:author="Guillén Gosalbez  Gonzalo" w:date="2023-02-15T13:25:00Z">
        <w:r w:rsidR="004379E8">
          <w:rPr>
            <w:rFonts w:cstheme="minorHAnsi"/>
          </w:rPr>
          <w:t xml:space="preserve">, </w:t>
        </w:r>
      </w:ins>
      <w:del w:id="137" w:author="Guillén Gosalbez  Gonzalo" w:date="2023-02-15T13:25:00Z">
        <w:r w:rsidR="000A56C5" w:rsidRPr="002D4245" w:rsidDel="004379E8">
          <w:rPr>
            <w:rFonts w:cstheme="minorHAnsi"/>
          </w:rPr>
          <w:delText xml:space="preserve">. </w:delText>
        </w:r>
        <w:r w:rsidR="00AD325C" w:rsidDel="004379E8">
          <w:rPr>
            <w:rFonts w:cstheme="minorHAnsi"/>
          </w:rPr>
          <w:delText>Within this period, the</w:delText>
        </w:r>
      </w:del>
      <w:ins w:id="138" w:author="Guillén Gosalbez  Gonzalo" w:date="2023-02-15T13:25:00Z">
        <w:r w:rsidR="004379E8">
          <w:rPr>
            <w:rFonts w:cstheme="minorHAnsi"/>
          </w:rPr>
          <w:t>with</w:t>
        </w:r>
      </w:ins>
      <w:r w:rsidR="00AD325C">
        <w:rPr>
          <w:rFonts w:cstheme="minorHAnsi"/>
        </w:rPr>
        <w:t xml:space="preserve"> production costs </w:t>
      </w:r>
      <w:ins w:id="139" w:author="Guillén Gosalbez  Gonzalo" w:date="2023-02-15T13:25:00Z">
        <w:r w:rsidR="004379E8">
          <w:rPr>
            <w:rFonts w:cstheme="minorHAnsi"/>
          </w:rPr>
          <w:t xml:space="preserve">in the </w:t>
        </w:r>
      </w:ins>
      <w:r w:rsidR="00AD325C">
        <w:rPr>
          <w:rFonts w:cstheme="minorHAnsi"/>
        </w:rPr>
        <w:t>range</w:t>
      </w:r>
      <w:del w:id="140" w:author="Guillén Gosalbez  Gonzalo" w:date="2023-02-15T13:25:00Z">
        <w:r w:rsidR="00AD325C" w:rsidDel="004379E8">
          <w:rPr>
            <w:rFonts w:cstheme="minorHAnsi"/>
          </w:rPr>
          <w:delText>d</w:delText>
        </w:r>
      </w:del>
      <w:r w:rsidR="00AD325C">
        <w:rPr>
          <w:rFonts w:cstheme="minorHAnsi"/>
        </w:rPr>
        <w:t xml:space="preserve"> from </w:t>
      </w:r>
      <w:r w:rsidR="00F4051B">
        <w:rPr>
          <w:rFonts w:cstheme="minorHAnsi"/>
        </w:rPr>
        <w:t>1,290</w:t>
      </w:r>
      <w:r w:rsidR="00810397">
        <w:rPr>
          <w:rFonts w:cstheme="minorHAnsi"/>
        </w:rPr>
        <w:t> </w:t>
      </w:r>
      <w:r w:rsidR="00AD325C">
        <w:rPr>
          <w:rFonts w:cstheme="minorHAnsi"/>
        </w:rPr>
        <w:t xml:space="preserve">to </w:t>
      </w:r>
      <w:r w:rsidR="00F4051B">
        <w:rPr>
          <w:rFonts w:cstheme="minorHAnsi"/>
        </w:rPr>
        <w:t>1,</w:t>
      </w:r>
      <w:r w:rsidR="00F4051B" w:rsidRPr="00F4051B">
        <w:rPr>
          <w:rFonts w:cstheme="minorHAnsi"/>
        </w:rPr>
        <w:t>590</w:t>
      </w:r>
      <w:r w:rsidR="00AD325C" w:rsidRPr="00F4051B">
        <w:rPr>
          <w:rFonts w:cstheme="minorHAnsi"/>
        </w:rPr>
        <w:t xml:space="preserve"> USD t</w:t>
      </w:r>
      <w:r w:rsidR="00AD325C" w:rsidRPr="00F4051B">
        <w:rPr>
          <w:vertAlign w:val="superscript"/>
          <w:lang w:val="en-US"/>
        </w:rPr>
        <w:t>−</w:t>
      </w:r>
      <w:r w:rsidR="00AD325C" w:rsidRPr="00F4051B">
        <w:rPr>
          <w:rFonts w:cstheme="minorHAnsi"/>
          <w:vertAlign w:val="superscript"/>
        </w:rPr>
        <w:t>1</w:t>
      </w:r>
      <w:r w:rsidR="00AD325C" w:rsidRPr="00F4051B">
        <w:rPr>
          <w:rFonts w:cstheme="minorHAnsi"/>
        </w:rPr>
        <w:t xml:space="preserve"> ammonia</w:t>
      </w:r>
      <w:r w:rsidR="00847812" w:rsidRPr="00F4051B">
        <w:rPr>
          <w:rFonts w:cstheme="minorHAnsi"/>
        </w:rPr>
        <w:t>.</w:t>
      </w:r>
      <w:r w:rsidR="00847812" w:rsidRPr="00847812">
        <w:rPr>
          <w:rFonts w:cstheme="minorHAnsi"/>
        </w:rPr>
        <w:t xml:space="preserve"> </w:t>
      </w:r>
      <w:del w:id="141" w:author="Guillén Gosalbez  Gonzalo" w:date="2023-02-15T13:26:00Z">
        <w:r w:rsidR="000A56C5" w:rsidRPr="002D4245" w:rsidDel="004379E8">
          <w:rPr>
            <w:rFonts w:cstheme="minorHAnsi"/>
          </w:rPr>
          <w:delText xml:space="preserve">Whereas </w:delText>
        </w:r>
      </w:del>
      <w:ins w:id="142" w:author="Guillén Gosalbez  Gonzalo" w:date="2023-02-15T13:26:00Z">
        <w:r w:rsidR="004379E8">
          <w:rPr>
            <w:rFonts w:cstheme="minorHAnsi"/>
          </w:rPr>
          <w:t>In contrast,</w:t>
        </w:r>
        <w:r w:rsidR="004379E8" w:rsidRPr="002D4245">
          <w:rPr>
            <w:rFonts w:cstheme="minorHAnsi"/>
          </w:rPr>
          <w:t xml:space="preserve"> </w:t>
        </w:r>
      </w:ins>
      <w:r w:rsidR="000A56C5" w:rsidRPr="002D4245">
        <w:rPr>
          <w:rFonts w:cstheme="minorHAnsi"/>
        </w:rPr>
        <w:t xml:space="preserve">green ammonia </w:t>
      </w:r>
      <w:del w:id="143" w:author="Guillén Gosalbez  Gonzalo" w:date="2023-02-15T13:26:00Z">
        <w:r w:rsidR="000A56C5" w:rsidRPr="002D4245" w:rsidDel="004379E8">
          <w:rPr>
            <w:rFonts w:cstheme="minorHAnsi"/>
          </w:rPr>
          <w:delText xml:space="preserve">produced </w:delText>
        </w:r>
      </w:del>
      <w:r w:rsidR="000A56C5" w:rsidRPr="002E6830">
        <w:rPr>
          <w:rFonts w:cstheme="minorHAnsi"/>
          <w:i/>
        </w:rPr>
        <w:t>via</w:t>
      </w:r>
      <w:r w:rsidR="000A56C5" w:rsidRPr="002D4245">
        <w:rPr>
          <w:rFonts w:cstheme="minorHAnsi"/>
        </w:rPr>
        <w:t xml:space="preserve"> solar</w:t>
      </w:r>
      <w:r w:rsidR="0034108D">
        <w:rPr>
          <w:rFonts w:cstheme="minorHAnsi"/>
        </w:rPr>
        <w:t xml:space="preserve"> </w:t>
      </w:r>
      <w:r w:rsidR="00135D1F">
        <w:rPr>
          <w:rFonts w:cstheme="minorHAnsi"/>
        </w:rPr>
        <w:t>PV</w:t>
      </w:r>
      <w:r w:rsidR="00CC4C1D">
        <w:rPr>
          <w:rFonts w:cstheme="minorHAnsi"/>
        </w:rPr>
        <w:t>-based</w:t>
      </w:r>
      <w:r w:rsidR="000A56C5" w:rsidRPr="002D4245">
        <w:rPr>
          <w:rFonts w:cstheme="minorHAnsi"/>
        </w:rPr>
        <w:t xml:space="preserve"> electrolytic hydrogen </w:t>
      </w:r>
      <w:del w:id="144" w:author="Guillén Gosalbez  Gonzalo" w:date="2023-02-15T13:26:00Z">
        <w:r w:rsidR="000A56C5" w:rsidRPr="002D4245" w:rsidDel="004379E8">
          <w:rPr>
            <w:rFonts w:cstheme="minorHAnsi"/>
          </w:rPr>
          <w:delText>is only</w:delText>
        </w:r>
      </w:del>
      <w:ins w:id="145" w:author="Guillén Gosalbez  Gonzalo" w:date="2023-02-15T13:26:00Z">
        <w:r w:rsidR="004379E8">
          <w:rPr>
            <w:rFonts w:cstheme="minorHAnsi"/>
          </w:rPr>
          <w:t>became</w:t>
        </w:r>
      </w:ins>
      <w:r w:rsidR="000A56C5" w:rsidRPr="002D4245">
        <w:rPr>
          <w:rFonts w:cstheme="minorHAnsi"/>
        </w:rPr>
        <w:t xml:space="preserve"> </w:t>
      </w:r>
      <w:r w:rsidR="001D0A9B">
        <w:rPr>
          <w:rFonts w:cstheme="minorHAnsi"/>
        </w:rPr>
        <w:t>competitive</w:t>
      </w:r>
      <w:r w:rsidR="000A56C5" w:rsidRPr="002D4245">
        <w:rPr>
          <w:rFonts w:cstheme="minorHAnsi"/>
        </w:rPr>
        <w:t xml:space="preserve"> around the peak of natural gas </w:t>
      </w:r>
      <w:r w:rsidR="0083043C">
        <w:rPr>
          <w:rFonts w:cstheme="minorHAnsi"/>
        </w:rPr>
        <w:t xml:space="preserve">spot </w:t>
      </w:r>
      <w:r w:rsidR="000A56C5" w:rsidRPr="002D4245">
        <w:rPr>
          <w:rFonts w:cstheme="minorHAnsi"/>
        </w:rPr>
        <w:t>prices in August 2022 (</w:t>
      </w:r>
      <w:r w:rsidR="00BD7DB1" w:rsidRPr="008B0FD0">
        <w:rPr>
          <w:rFonts w:cstheme="minorHAnsi"/>
        </w:rPr>
        <w:fldChar w:fldCharType="begin"/>
      </w:r>
      <w:r w:rsidR="00BD7DB1" w:rsidRPr="008B0FD0">
        <w:rPr>
          <w:rFonts w:cstheme="minorHAnsi"/>
        </w:rPr>
        <w:instrText xml:space="preserve"> REF _Ref121495662 \h  \* MERGEFORMAT </w:instrText>
      </w:r>
      <w:r w:rsidR="00BD7DB1" w:rsidRPr="008B0FD0">
        <w:rPr>
          <w:rFonts w:cstheme="minorHAnsi"/>
        </w:rPr>
      </w:r>
      <w:r w:rsidR="00BD7DB1"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BD7DB1" w:rsidRPr="008B0FD0">
        <w:rPr>
          <w:rFonts w:cstheme="minorHAnsi"/>
        </w:rPr>
        <w:fldChar w:fldCharType="end"/>
      </w:r>
      <w:r w:rsidR="000A56C5" w:rsidRPr="002D4245">
        <w:rPr>
          <w:rFonts w:cstheme="minorHAnsi"/>
        </w:rPr>
        <w:t>b). This</w:t>
      </w:r>
      <w:ins w:id="146" w:author="Guillén Gosalbez  Gonzalo" w:date="2023-02-15T13:26:00Z">
        <w:r w:rsidR="004379E8">
          <w:rPr>
            <w:rFonts w:cstheme="minorHAnsi"/>
          </w:rPr>
          <w:t xml:space="preserve"> is due to the higher cost of </w:t>
        </w:r>
      </w:ins>
      <w:del w:id="147" w:author="Guillén Gosalbez  Gonzalo" w:date="2023-02-15T13:26:00Z">
        <w:r w:rsidR="000A56C5" w:rsidRPr="002D4245" w:rsidDel="004379E8">
          <w:rPr>
            <w:rFonts w:cstheme="minorHAnsi"/>
          </w:rPr>
          <w:delText xml:space="preserve"> can be attributed to lower capacity factors </w:delText>
        </w:r>
        <w:r w:rsidR="00AD67F6" w:rsidDel="004379E8">
          <w:rPr>
            <w:rFonts w:cstheme="minorHAnsi"/>
          </w:rPr>
          <w:delText xml:space="preserve">of </w:delText>
        </w:r>
      </w:del>
      <w:ins w:id="148" w:author="Guillén Gosalbez  Gonzalo" w:date="2023-02-15T13:26:00Z">
        <w:r w:rsidR="004379E8">
          <w:rPr>
            <w:rFonts w:cstheme="minorHAnsi"/>
          </w:rPr>
          <w:t xml:space="preserve">hydrogen </w:t>
        </w:r>
      </w:ins>
      <w:ins w:id="149" w:author="Guillén Gosalbez  Gonzalo" w:date="2023-02-15T13:27:00Z">
        <w:r w:rsidR="004379E8">
          <w:rPr>
            <w:rFonts w:cstheme="minorHAnsi"/>
          </w:rPr>
          <w:t xml:space="preserve">from </w:t>
        </w:r>
      </w:ins>
      <w:r w:rsidR="00135D1F">
        <w:rPr>
          <w:rFonts w:cstheme="minorHAnsi"/>
        </w:rPr>
        <w:t>solar PV</w:t>
      </w:r>
      <w:ins w:id="150" w:author="Guillén Gosalbez  Gonzalo" w:date="2023-02-15T13:27:00Z">
        <w:r w:rsidR="004379E8">
          <w:rPr>
            <w:rFonts w:cstheme="minorHAnsi"/>
          </w:rPr>
          <w:t xml:space="preserve">, which shows a lower capacity factor compared to wind power </w:t>
        </w:r>
      </w:ins>
      <w:del w:id="151" w:author="Guillén Gosalbez  Gonzalo" w:date="2023-02-15T13:27:00Z">
        <w:r w:rsidR="00135D1F" w:rsidDel="004379E8">
          <w:rPr>
            <w:rFonts w:cstheme="minorHAnsi"/>
          </w:rPr>
          <w:delText xml:space="preserve"> </w:delText>
        </w:r>
      </w:del>
      <w:r w:rsidR="000A56C5" w:rsidRPr="002D4245">
        <w:rPr>
          <w:rFonts w:cstheme="minorHAnsi"/>
        </w:rPr>
        <w:t>(16.1 to 17.5%</w:t>
      </w:r>
      <w:ins w:id="152" w:author="Guillén Gosalbez  Gonzalo" w:date="2023-02-15T13:27:00Z">
        <w:r w:rsidR="004379E8">
          <w:rPr>
            <w:rFonts w:cstheme="minorHAnsi"/>
          </w:rPr>
          <w:t xml:space="preserve">, for solar, </w:t>
        </w:r>
      </w:ins>
      <w:del w:id="153" w:author="Guillén Gosalbez  Gonzalo" w:date="2023-02-15T13:27:00Z">
        <w:r w:rsidR="000A56C5" w:rsidRPr="002D4245" w:rsidDel="004379E8">
          <w:rPr>
            <w:rFonts w:cstheme="minorHAnsi"/>
          </w:rPr>
          <w:delText>) in comparison to wind electricity (</w:delText>
        </w:r>
      </w:del>
      <w:ins w:id="154" w:author="Guillén Gosalbez  Gonzalo" w:date="2023-02-15T13:27:00Z">
        <w:r w:rsidR="004379E8">
          <w:rPr>
            <w:rFonts w:cstheme="minorHAnsi"/>
          </w:rPr>
          <w:t xml:space="preserve">vs. </w:t>
        </w:r>
      </w:ins>
      <w:r w:rsidR="000A56C5" w:rsidRPr="002D4245">
        <w:rPr>
          <w:rFonts w:cstheme="minorHAnsi"/>
          <w:lang w:val="en-US"/>
        </w:rPr>
        <w:t>35.6% to 39%</w:t>
      </w:r>
      <w:ins w:id="155" w:author="Guillén Gosalbez  Gonzalo" w:date="2023-02-15T13:27:00Z">
        <w:r w:rsidR="004379E8">
          <w:rPr>
            <w:rFonts w:cstheme="minorHAnsi"/>
            <w:lang w:val="en-US"/>
          </w:rPr>
          <w:t xml:space="preserve"> with wind</w:t>
        </w:r>
      </w:ins>
      <w:r w:rsidR="000A56C5" w:rsidRPr="002D4245">
        <w:rPr>
          <w:rFonts w:cstheme="minorHAnsi"/>
          <w:lang w:val="en-US"/>
        </w:rPr>
        <w:t>)</w:t>
      </w:r>
      <w:del w:id="156" w:author="Guillén Gosalbez  Gonzalo" w:date="2023-02-15T13:27:00Z">
        <w:r w:rsidR="000A56C5" w:rsidRPr="002D4245" w:rsidDel="004379E8">
          <w:rPr>
            <w:rFonts w:cstheme="minorHAnsi"/>
            <w:lang w:val="en-US"/>
          </w:rPr>
          <w:delText xml:space="preserve"> resulting in higher levelized costs of hydrogen</w:delText>
        </w:r>
      </w:del>
      <w:r w:rsidR="00584969">
        <w:rPr>
          <w:rFonts w:cstheme="minorHAnsi"/>
          <w:lang w:val="en-US"/>
        </w:rPr>
        <w:fldChar w:fldCharType="begin"/>
      </w:r>
      <w:r w:rsidR="0001575A">
        <w:rPr>
          <w:rFonts w:cstheme="minorHAnsi"/>
          <w:lang w:val="en-US"/>
        </w:rPr>
        <w:instrText xml:space="preserve"> ADDIN ZOTERO_ITEM CSL_CITATION {"citationID":"4WsfGQvU","properties":{"formattedCitation":"\\super 24\\nosupersub{}","plainCitation":"24","noteIndex":0},"citationItems":[{"id":26628,"uris":["http://zotero.org/users/9157291/items/TXYNLTG5"],"itemData":{"id":26628,"type":"report","event-place":"Abu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584969">
        <w:rPr>
          <w:rFonts w:cstheme="minorHAnsi"/>
          <w:lang w:val="en-US"/>
        </w:rPr>
        <w:fldChar w:fldCharType="separate"/>
      </w:r>
      <w:r w:rsidR="0001575A" w:rsidRPr="0001575A">
        <w:rPr>
          <w:rFonts w:ascii="Calibri" w:hAnsi="Calibri" w:cs="Calibri"/>
          <w:szCs w:val="24"/>
          <w:vertAlign w:val="superscript"/>
        </w:rPr>
        <w:t>24</w:t>
      </w:r>
      <w:r w:rsidR="00584969">
        <w:rPr>
          <w:rFonts w:cstheme="minorHAnsi"/>
          <w:lang w:val="en-US"/>
        </w:rPr>
        <w:fldChar w:fldCharType="end"/>
      </w:r>
      <w:r w:rsidR="000A56C5" w:rsidRPr="002D4245">
        <w:rPr>
          <w:rFonts w:cstheme="minorHAnsi"/>
          <w:lang w:val="en-US"/>
        </w:rPr>
        <w:t xml:space="preserve">. Ammonia production with blue hydrogen –SMR coupled with CCS– </w:t>
      </w:r>
      <w:ins w:id="157" w:author="Guillén Gosalbez  Gonzalo" w:date="2023-02-15T13:28:00Z">
        <w:r w:rsidR="004379E8">
          <w:rPr>
            <w:rFonts w:cstheme="minorHAnsi"/>
            <w:lang w:val="en-US"/>
          </w:rPr>
          <w:t xml:space="preserve">follows the same pattern as standard fossil ammonia, being slightly </w:t>
        </w:r>
      </w:ins>
      <w:del w:id="158" w:author="Guillén Gosalbez  Gonzalo" w:date="2023-02-15T13:28:00Z">
        <w:r w:rsidR="000A56C5" w:rsidRPr="002D4245" w:rsidDel="004379E8">
          <w:rPr>
            <w:rFonts w:cstheme="minorHAnsi"/>
            <w:lang w:val="en-US"/>
          </w:rPr>
          <w:delText xml:space="preserve">is always more </w:delText>
        </w:r>
      </w:del>
      <w:r w:rsidR="000A56C5" w:rsidRPr="002D4245">
        <w:rPr>
          <w:rFonts w:cstheme="minorHAnsi"/>
          <w:lang w:val="en-US"/>
        </w:rPr>
        <w:t xml:space="preserve">expensive than the conventional route due to the additional cost of CCS </w:t>
      </w:r>
      <w:commentRangeStart w:id="159"/>
      <w:r w:rsidR="000A56C5" w:rsidRPr="002D4245">
        <w:rPr>
          <w:rFonts w:cstheme="minorHAnsi"/>
          <w:lang w:val="en-US"/>
        </w:rPr>
        <w:t xml:space="preserve">and extra nitrogen feed </w:t>
      </w:r>
      <w:commentRangeEnd w:id="159"/>
      <w:r w:rsidR="004379E8">
        <w:rPr>
          <w:rStyle w:val="CommentReference"/>
        </w:rPr>
        <w:commentReference w:id="159"/>
      </w:r>
      <w:r w:rsidR="000A56C5" w:rsidRPr="002D4245">
        <w:rPr>
          <w:rFonts w:cstheme="minorHAnsi"/>
          <w:lang w:val="en-US"/>
        </w:rPr>
        <w:t>(</w:t>
      </w:r>
      <w:r w:rsidR="00DC65F6" w:rsidRPr="008B0FD0">
        <w:rPr>
          <w:rFonts w:cstheme="minorHAnsi"/>
        </w:rPr>
        <w:fldChar w:fldCharType="begin"/>
      </w:r>
      <w:r w:rsidR="00DC65F6" w:rsidRPr="008B0FD0">
        <w:rPr>
          <w:rFonts w:cstheme="minorHAnsi"/>
        </w:rPr>
        <w:instrText xml:space="preserve"> REF _Ref121495662 \h  \* MERGEFORMAT </w:instrText>
      </w:r>
      <w:r w:rsidR="00DC65F6" w:rsidRPr="008B0FD0">
        <w:rPr>
          <w:rFonts w:cstheme="minorHAnsi"/>
        </w:rPr>
      </w:r>
      <w:r w:rsidR="00DC65F6"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DC65F6" w:rsidRPr="008B0FD0">
        <w:rPr>
          <w:rFonts w:cstheme="minorHAnsi"/>
        </w:rPr>
        <w:fldChar w:fldCharType="end"/>
      </w:r>
      <w:r w:rsidR="000A56C5" w:rsidRPr="002D4245">
        <w:rPr>
          <w:rFonts w:cstheme="minorHAnsi"/>
          <w:lang w:val="en-US"/>
        </w:rPr>
        <w:t>c).</w:t>
      </w:r>
    </w:p>
    <w:p w14:paraId="092B8FBF" w14:textId="15DD4CA6" w:rsidR="000A56C5" w:rsidRDefault="00BF6BC7" w:rsidP="000A56C5">
      <w:pPr>
        <w:rPr>
          <w:rFonts w:cstheme="minorHAnsi"/>
        </w:rPr>
      </w:pPr>
      <w:r>
        <w:rPr>
          <w:rFonts w:cstheme="minorHAnsi"/>
        </w:rPr>
        <w:t>G</w:t>
      </w:r>
      <w:r w:rsidRPr="002D4245">
        <w:rPr>
          <w:rFonts w:cstheme="minorHAnsi"/>
        </w:rPr>
        <w:t xml:space="preserve">reen methanol produced with </w:t>
      </w:r>
      <w:r w:rsidR="0023704E">
        <w:rPr>
          <w:rFonts w:cstheme="minorHAnsi"/>
        </w:rPr>
        <w:t>DAC CO</w:t>
      </w:r>
      <w:r w:rsidR="0023704E" w:rsidRPr="0023704E">
        <w:rPr>
          <w:rFonts w:cstheme="minorHAnsi"/>
          <w:vertAlign w:val="subscript"/>
        </w:rPr>
        <w:t>2</w:t>
      </w:r>
      <w:r w:rsidR="0023704E">
        <w:rPr>
          <w:rFonts w:cstheme="minorHAnsi"/>
        </w:rPr>
        <w:t xml:space="preserve"> and </w:t>
      </w:r>
      <w:r w:rsidRPr="002D4245">
        <w:rPr>
          <w:rFonts w:cstheme="minorHAnsi"/>
        </w:rPr>
        <w:t xml:space="preserve">wind-based </w:t>
      </w:r>
      <w:r>
        <w:rPr>
          <w:rFonts w:cstheme="minorHAnsi"/>
        </w:rPr>
        <w:t xml:space="preserve">electrolytic </w:t>
      </w:r>
      <w:r w:rsidRPr="002D4245">
        <w:rPr>
          <w:rFonts w:cstheme="minorHAnsi"/>
        </w:rPr>
        <w:t xml:space="preserve">hydrogen </w:t>
      </w:r>
      <w:del w:id="160" w:author="Guillén Gosalbez  Gonzalo" w:date="2023-02-15T13:31:00Z">
        <w:r w:rsidRPr="002D4245" w:rsidDel="000B2615">
          <w:rPr>
            <w:rFonts w:cstheme="minorHAnsi"/>
          </w:rPr>
          <w:delText xml:space="preserve">is </w:delText>
        </w:r>
      </w:del>
      <w:ins w:id="161" w:author="Guillén Gosalbez  Gonzalo" w:date="2023-02-15T13:31:00Z">
        <w:r w:rsidR="000B2615">
          <w:rPr>
            <w:rFonts w:cstheme="minorHAnsi"/>
          </w:rPr>
          <w:t>becomes</w:t>
        </w:r>
        <w:r w:rsidR="000B2615" w:rsidRPr="002D4245">
          <w:rPr>
            <w:rFonts w:cstheme="minorHAnsi"/>
          </w:rPr>
          <w:t xml:space="preserve"> </w:t>
        </w:r>
      </w:ins>
      <w:r w:rsidRPr="002D4245">
        <w:rPr>
          <w:rFonts w:cstheme="minorHAnsi"/>
        </w:rPr>
        <w:t xml:space="preserve">economically competitive </w:t>
      </w:r>
      <w:r>
        <w:rPr>
          <w:rFonts w:cstheme="minorHAnsi"/>
        </w:rPr>
        <w:t>a</w:t>
      </w:r>
      <w:r w:rsidR="000A56C5" w:rsidRPr="002D4245">
        <w:rPr>
          <w:rFonts w:cstheme="minorHAnsi"/>
        </w:rPr>
        <w:t xml:space="preserve">t natural gas prices of </w:t>
      </w:r>
      <w:r w:rsidR="000A56C5" w:rsidRPr="00996D9A">
        <w:rPr>
          <w:rFonts w:cstheme="minorHAnsi"/>
        </w:rPr>
        <w:t xml:space="preserve">around </w:t>
      </w:r>
      <w:r w:rsidR="006E4D1F" w:rsidRPr="00996D9A">
        <w:rPr>
          <w:rFonts w:cstheme="minorHAnsi"/>
        </w:rPr>
        <w:t>3</w:t>
      </w:r>
      <w:r w:rsidR="000A56C5" w:rsidRPr="00996D9A">
        <w:rPr>
          <w:rFonts w:cstheme="minorHAnsi"/>
        </w:rPr>
        <w:t>,</w:t>
      </w:r>
      <w:r w:rsidR="006E4D1F" w:rsidRPr="00996D9A">
        <w:rPr>
          <w:rFonts w:cstheme="minorHAnsi"/>
        </w:rPr>
        <w:t>100</w:t>
      </w:r>
      <w:r w:rsidR="000366A3" w:rsidRPr="00996D9A">
        <w:rPr>
          <w:rFonts w:cstheme="minorHAnsi"/>
        </w:rPr>
        <w:t> </w:t>
      </w:r>
      <w:r w:rsidR="000A56C5" w:rsidRPr="00996D9A">
        <w:rPr>
          <w:rFonts w:cstheme="minorHAnsi"/>
        </w:rPr>
        <w:t>USD</w:t>
      </w:r>
      <w:r w:rsidR="000366A3" w:rsidRPr="00996D9A">
        <w:rPr>
          <w:rFonts w:cstheme="minorHAnsi"/>
        </w:rPr>
        <w:t> </w:t>
      </w:r>
      <w:r w:rsidR="000A56C5" w:rsidRPr="00996D9A">
        <w:rPr>
          <w:rFonts w:cstheme="minorHAnsi"/>
        </w:rPr>
        <w:t>t</w:t>
      </w:r>
      <w:r w:rsidR="008B43B8" w:rsidRPr="00996D9A">
        <w:rPr>
          <w:rFonts w:cstheme="minorHAnsi"/>
          <w:vertAlign w:val="superscript"/>
        </w:rPr>
        <w:t>−1</w:t>
      </w:r>
      <w:r w:rsidRPr="00996D9A">
        <w:rPr>
          <w:rFonts w:cstheme="minorHAnsi"/>
        </w:rPr>
        <w:t xml:space="preserve"> </w:t>
      </w:r>
      <w:r w:rsidR="000A56C5" w:rsidRPr="00996D9A">
        <w:rPr>
          <w:rFonts w:cstheme="minorHAnsi"/>
        </w:rPr>
        <w:t>(</w:t>
      </w:r>
      <w:r w:rsidR="00571591" w:rsidRPr="00996D9A">
        <w:rPr>
          <w:rFonts w:cstheme="minorHAnsi"/>
        </w:rPr>
        <w:fldChar w:fldCharType="begin"/>
      </w:r>
      <w:r w:rsidR="00571591" w:rsidRPr="00996D9A">
        <w:rPr>
          <w:rFonts w:cstheme="minorHAnsi"/>
        </w:rPr>
        <w:instrText xml:space="preserve"> REF _Ref121495662 \h  \* MERGEFORMAT </w:instrText>
      </w:r>
      <w:r w:rsidR="00571591" w:rsidRPr="00996D9A">
        <w:rPr>
          <w:rFonts w:cstheme="minorHAnsi"/>
        </w:rPr>
      </w:r>
      <w:r w:rsidR="0057159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571591" w:rsidRPr="00996D9A">
        <w:rPr>
          <w:rFonts w:cstheme="minorHAnsi"/>
        </w:rPr>
        <w:fldChar w:fldCharType="end"/>
      </w:r>
      <w:r w:rsidR="000A56C5" w:rsidRPr="00996D9A">
        <w:rPr>
          <w:rFonts w:cstheme="minorHAnsi"/>
        </w:rPr>
        <w:t>d)</w:t>
      </w:r>
      <w:ins w:id="162" w:author="Guillén Gosalbez  Gonzalo" w:date="2023-02-15T13:31:00Z">
        <w:r w:rsidR="000B2615">
          <w:rPr>
            <w:rFonts w:cstheme="minorHAnsi"/>
          </w:rPr>
          <w:t xml:space="preserve">, with </w:t>
        </w:r>
      </w:ins>
      <w:del w:id="163" w:author="Guillén Gosalbez  Gonzalo" w:date="2023-02-15T13:31:00Z">
        <w:r w:rsidR="000A56C5" w:rsidRPr="00996D9A" w:rsidDel="000B2615">
          <w:rPr>
            <w:rFonts w:cstheme="minorHAnsi"/>
          </w:rPr>
          <w:delText xml:space="preserve">. However, </w:delText>
        </w:r>
      </w:del>
      <w:r w:rsidR="000A56C5" w:rsidRPr="00996D9A">
        <w:rPr>
          <w:rFonts w:cstheme="minorHAnsi"/>
        </w:rPr>
        <w:t>the break-even natural gas price largely depend</w:t>
      </w:r>
      <w:del w:id="164" w:author="Guillén Gosalbez  Gonzalo" w:date="2023-02-15T13:31:00Z">
        <w:r w:rsidR="000A56C5" w:rsidRPr="00996D9A" w:rsidDel="000B2615">
          <w:rPr>
            <w:rFonts w:cstheme="minorHAnsi"/>
          </w:rPr>
          <w:delText>s</w:delText>
        </w:r>
      </w:del>
      <w:ins w:id="165" w:author="Guillén Gosalbez  Gonzalo" w:date="2023-02-15T13:31:00Z">
        <w:r w:rsidR="000B2615">
          <w:rPr>
            <w:rFonts w:cstheme="minorHAnsi"/>
          </w:rPr>
          <w:t>ing again</w:t>
        </w:r>
      </w:ins>
      <w:r w:rsidR="000A56C5" w:rsidRPr="00996D9A">
        <w:rPr>
          <w:rFonts w:cstheme="minorHAnsi"/>
        </w:rPr>
        <w:t xml:space="preserve"> on the levelized cost of hydrogen</w:t>
      </w:r>
      <w:r w:rsidR="00147B4D">
        <w:rPr>
          <w:rFonts w:cstheme="minorHAnsi"/>
        </w:rPr>
        <w:t xml:space="preserve">. </w:t>
      </w:r>
      <w:del w:id="166" w:author="Guillén Gosalbez  Gonzalo" w:date="2023-02-15T13:31:00Z">
        <w:r w:rsidR="00147B4D" w:rsidDel="000B2615">
          <w:rPr>
            <w:rFonts w:cstheme="minorHAnsi"/>
          </w:rPr>
          <w:delText>It</w:delText>
        </w:r>
        <w:r w:rsidR="000A56C5" w:rsidRPr="00996D9A" w:rsidDel="000B2615">
          <w:rPr>
            <w:rFonts w:cstheme="minorHAnsi"/>
          </w:rPr>
          <w:delText xml:space="preserve"> could decrease to </w:delText>
        </w:r>
        <w:r w:rsidR="00E03418" w:rsidRPr="00996D9A" w:rsidDel="000B2615">
          <w:rPr>
            <w:rFonts w:cstheme="minorHAnsi"/>
          </w:rPr>
          <w:delText>2</w:delText>
        </w:r>
        <w:r w:rsidR="000A56C5" w:rsidRPr="00996D9A" w:rsidDel="000B2615">
          <w:rPr>
            <w:rFonts w:cstheme="minorHAnsi"/>
          </w:rPr>
          <w:delText>,</w:delText>
        </w:r>
        <w:r w:rsidR="00F4051B" w:rsidDel="000B2615">
          <w:rPr>
            <w:rFonts w:cstheme="minorHAnsi"/>
          </w:rPr>
          <w:delText>64</w:delText>
        </w:r>
        <w:r w:rsidR="000A56C5" w:rsidRPr="00996D9A" w:rsidDel="000B2615">
          <w:rPr>
            <w:rFonts w:cstheme="minorHAnsi"/>
          </w:rPr>
          <w:delText>0 USD t</w:delText>
        </w:r>
        <w:r w:rsidR="008B43B8" w:rsidRPr="00996D9A" w:rsidDel="000B2615">
          <w:rPr>
            <w:rFonts w:cstheme="minorHAnsi"/>
            <w:vertAlign w:val="superscript"/>
          </w:rPr>
          <w:delText>−1</w:delText>
        </w:r>
        <w:r w:rsidR="000A56C5" w:rsidRPr="00996D9A" w:rsidDel="000B2615">
          <w:rPr>
            <w:rFonts w:cstheme="minorHAnsi"/>
          </w:rPr>
          <w:delText xml:space="preserve"> if considering the lower end of the hydrogen cost range. </w:delText>
        </w:r>
      </w:del>
      <w:r w:rsidR="004A450E" w:rsidRPr="00996D9A">
        <w:rPr>
          <w:rFonts w:cstheme="minorHAnsi"/>
        </w:rPr>
        <w:t xml:space="preserve">Thus, methanol production </w:t>
      </w:r>
      <w:r w:rsidR="004A450E" w:rsidRPr="002E6830">
        <w:rPr>
          <w:rFonts w:cstheme="minorHAnsi"/>
          <w:i/>
        </w:rPr>
        <w:t>via</w:t>
      </w:r>
      <w:r w:rsidR="004A450E" w:rsidRPr="00996D9A">
        <w:rPr>
          <w:rFonts w:cstheme="minorHAnsi"/>
        </w:rPr>
        <w:t xml:space="preserve"> </w:t>
      </w:r>
      <w:r w:rsidR="0071185A" w:rsidRPr="00996D9A">
        <w:rPr>
          <w:rFonts w:cstheme="minorHAnsi"/>
        </w:rPr>
        <w:t>DAC CO</w:t>
      </w:r>
      <w:r w:rsidR="0071185A" w:rsidRPr="00996D9A">
        <w:rPr>
          <w:rFonts w:cstheme="minorHAnsi"/>
          <w:vertAlign w:val="subscript"/>
        </w:rPr>
        <w:t>2</w:t>
      </w:r>
      <w:r w:rsidR="0071185A" w:rsidRPr="00996D9A">
        <w:rPr>
          <w:rFonts w:cstheme="minorHAnsi"/>
        </w:rPr>
        <w:t xml:space="preserve"> </w:t>
      </w:r>
      <w:r w:rsidR="00FA7648" w:rsidRPr="00996D9A">
        <w:rPr>
          <w:rFonts w:cstheme="minorHAnsi"/>
        </w:rPr>
        <w:t xml:space="preserve">and </w:t>
      </w:r>
      <w:r w:rsidR="004A450E" w:rsidRPr="00996D9A">
        <w:rPr>
          <w:rFonts w:cstheme="minorHAnsi"/>
        </w:rPr>
        <w:t xml:space="preserve">wind electrolysis </w:t>
      </w:r>
      <w:del w:id="167" w:author="Guillén Gosalbez  Gonzalo" w:date="2023-02-15T13:31:00Z">
        <w:r w:rsidR="004A450E" w:rsidRPr="00996D9A" w:rsidDel="000B2615">
          <w:rPr>
            <w:rFonts w:cstheme="minorHAnsi"/>
          </w:rPr>
          <w:delText>has been</w:delText>
        </w:r>
      </w:del>
      <w:ins w:id="168" w:author="Guillén Gosalbez  Gonzalo" w:date="2023-02-15T13:31:00Z">
        <w:r w:rsidR="000B2615">
          <w:rPr>
            <w:rFonts w:cstheme="minorHAnsi"/>
          </w:rPr>
          <w:t>became cost competitive</w:t>
        </w:r>
      </w:ins>
      <w:r w:rsidR="004A450E" w:rsidRPr="00996D9A">
        <w:rPr>
          <w:rFonts w:cstheme="minorHAnsi"/>
        </w:rPr>
        <w:t xml:space="preserve"> </w:t>
      </w:r>
      <w:del w:id="169" w:author="Guillén Gosalbez  Gonzalo" w:date="2023-02-15T13:32:00Z">
        <w:r w:rsidR="004A450E" w:rsidRPr="00996D9A" w:rsidDel="000B2615">
          <w:rPr>
            <w:rFonts w:cstheme="minorHAnsi"/>
          </w:rPr>
          <w:delText xml:space="preserve">cheaper than or similar to fossil </w:delText>
        </w:r>
        <w:r w:rsidR="00E43C72" w:rsidRPr="00996D9A" w:rsidDel="000B2615">
          <w:rPr>
            <w:rFonts w:cstheme="minorHAnsi"/>
          </w:rPr>
          <w:delText>methanol</w:delText>
        </w:r>
        <w:r w:rsidR="004A450E" w:rsidRPr="00996D9A" w:rsidDel="000B2615">
          <w:rPr>
            <w:rFonts w:cstheme="minorHAnsi"/>
          </w:rPr>
          <w:delText xml:space="preserve"> for </w:delText>
        </w:r>
        <w:r w:rsidR="00580E32" w:rsidRPr="00996D9A" w:rsidDel="000B2615">
          <w:rPr>
            <w:rFonts w:cstheme="minorHAnsi"/>
          </w:rPr>
          <w:delText xml:space="preserve">one </w:delText>
        </w:r>
        <w:r w:rsidR="00466085" w:rsidRPr="00996D9A" w:rsidDel="000B2615">
          <w:rPr>
            <w:rFonts w:cstheme="minorHAnsi"/>
          </w:rPr>
          <w:delText xml:space="preserve">and </w:delText>
        </w:r>
        <w:r w:rsidR="00F4051B" w:rsidDel="000B2615">
          <w:rPr>
            <w:rFonts w:cstheme="minorHAnsi"/>
          </w:rPr>
          <w:delText>two</w:delText>
        </w:r>
        <w:r w:rsidR="00466085" w:rsidRPr="00996D9A" w:rsidDel="000B2615">
          <w:rPr>
            <w:rFonts w:cstheme="minorHAnsi"/>
          </w:rPr>
          <w:delText xml:space="preserve"> </w:delText>
        </w:r>
        <w:r w:rsidR="004A450E" w:rsidRPr="00996D9A" w:rsidDel="000B2615">
          <w:rPr>
            <w:rFonts w:cstheme="minorHAnsi"/>
          </w:rPr>
          <w:delText xml:space="preserve">months since </w:delText>
        </w:r>
        <w:r w:rsidR="00F4051B" w:rsidDel="000B2615">
          <w:rPr>
            <w:rFonts w:cstheme="minorHAnsi"/>
          </w:rPr>
          <w:delText>December</w:delText>
        </w:r>
        <w:r w:rsidR="004A450E" w:rsidRPr="00996D9A" w:rsidDel="000B2615">
          <w:rPr>
            <w:rFonts w:cstheme="minorHAnsi"/>
          </w:rPr>
          <w:delText xml:space="preserve"> 2021 if considering the average </w:delText>
        </w:r>
        <w:r w:rsidR="00466085" w:rsidRPr="00996D9A" w:rsidDel="000B2615">
          <w:rPr>
            <w:rFonts w:cstheme="minorHAnsi"/>
          </w:rPr>
          <w:delText>and lower end of hydrogen cost, respectively</w:delText>
        </w:r>
      </w:del>
      <w:ins w:id="170" w:author="Guillén Gosalbez  Gonzalo" w:date="2023-02-15T13:32:00Z">
        <w:r w:rsidR="000B2615">
          <w:rPr>
            <w:rFonts w:cstheme="minorHAnsi"/>
          </w:rPr>
          <w:t xml:space="preserve"> from xx to xx (wind), while the </w:t>
        </w:r>
      </w:ins>
      <w:del w:id="171" w:author="Guillén Gosalbez  Gonzalo" w:date="2023-02-15T13:32:00Z">
        <w:r w:rsidR="00466085" w:rsidRPr="00996D9A" w:rsidDel="000B2615">
          <w:rPr>
            <w:rFonts w:cstheme="minorHAnsi"/>
          </w:rPr>
          <w:delText>.</w:delText>
        </w:r>
        <w:r w:rsidR="00E43C72" w:rsidRPr="00996D9A" w:rsidDel="000B2615">
          <w:rPr>
            <w:rFonts w:cstheme="minorHAnsi"/>
          </w:rPr>
          <w:delText xml:space="preserve"> </w:delText>
        </w:r>
        <w:r w:rsidR="000A56C5" w:rsidRPr="00996D9A" w:rsidDel="000B2615">
          <w:rPr>
            <w:rFonts w:cstheme="minorHAnsi"/>
          </w:rPr>
          <w:delText xml:space="preserve">The </w:delText>
        </w:r>
      </w:del>
      <w:r w:rsidR="000A56C5" w:rsidRPr="00996D9A">
        <w:rPr>
          <w:rFonts w:cstheme="minorHAnsi"/>
        </w:rPr>
        <w:t xml:space="preserve">solar-based </w:t>
      </w:r>
      <w:r w:rsidR="000A6360" w:rsidRPr="00996D9A">
        <w:rPr>
          <w:rFonts w:cstheme="minorHAnsi"/>
        </w:rPr>
        <w:t>route</w:t>
      </w:r>
      <w:r w:rsidR="000A56C5" w:rsidRPr="00996D9A">
        <w:rPr>
          <w:rFonts w:cstheme="minorHAnsi"/>
        </w:rPr>
        <w:t xml:space="preserve"> </w:t>
      </w:r>
      <w:del w:id="172" w:author="Guillén Gosalbez  Gonzalo" w:date="2023-02-15T13:32:00Z">
        <w:r w:rsidR="000A56C5" w:rsidRPr="00996D9A" w:rsidDel="000B2615">
          <w:rPr>
            <w:rFonts w:cstheme="minorHAnsi"/>
          </w:rPr>
          <w:delText xml:space="preserve">is </w:delText>
        </w:r>
        <w:r w:rsidR="00EA5415" w:rsidRPr="00996D9A" w:rsidDel="000B2615">
          <w:rPr>
            <w:rFonts w:cstheme="minorHAnsi"/>
          </w:rPr>
          <w:delText xml:space="preserve">never </w:delText>
        </w:r>
        <w:r w:rsidR="000A56C5" w:rsidRPr="00996D9A" w:rsidDel="000B2615">
          <w:rPr>
            <w:rFonts w:cstheme="minorHAnsi"/>
          </w:rPr>
          <w:delText>feasible</w:delText>
        </w:r>
      </w:del>
      <w:ins w:id="173" w:author="Guillén Gosalbez  Gonzalo" w:date="2023-02-15T13:32:00Z">
        <w:r w:rsidR="000B2615">
          <w:rPr>
            <w:rFonts w:cstheme="minorHAnsi"/>
          </w:rPr>
          <w:t>never became economically appealing</w:t>
        </w:r>
      </w:ins>
      <w:r w:rsidR="000A56C5" w:rsidRPr="00996D9A">
        <w:rPr>
          <w:rFonts w:cstheme="minorHAnsi"/>
        </w:rPr>
        <w:t xml:space="preserve"> </w:t>
      </w:r>
      <w:r w:rsidR="00EA5415" w:rsidRPr="00996D9A">
        <w:rPr>
          <w:rFonts w:cstheme="minorHAnsi"/>
        </w:rPr>
        <w:t xml:space="preserve">even </w:t>
      </w:r>
      <w:r w:rsidR="000A56C5" w:rsidRPr="00996D9A">
        <w:rPr>
          <w:rFonts w:cstheme="minorHAnsi"/>
        </w:rPr>
        <w:t>at the peak of natural gas prices</w:t>
      </w:r>
      <w:r w:rsidR="00EA5415" w:rsidRPr="00996D9A">
        <w:rPr>
          <w:rFonts w:cstheme="minorHAnsi"/>
        </w:rPr>
        <w:t xml:space="preserve"> </w:t>
      </w:r>
      <w:r w:rsidR="000A56C5" w:rsidRPr="00996D9A">
        <w:rPr>
          <w:rFonts w:cstheme="minorHAnsi"/>
        </w:rPr>
        <w:t>(</w:t>
      </w:r>
      <w:r w:rsidR="00DE2B61" w:rsidRPr="00996D9A">
        <w:rPr>
          <w:rFonts w:cstheme="minorHAnsi"/>
        </w:rPr>
        <w:fldChar w:fldCharType="begin"/>
      </w:r>
      <w:r w:rsidR="00DE2B61" w:rsidRPr="00996D9A">
        <w:rPr>
          <w:rFonts w:cstheme="minorHAnsi"/>
        </w:rPr>
        <w:instrText xml:space="preserve"> REF _Ref121495662 \h  \* MERGEFORMAT </w:instrText>
      </w:r>
      <w:r w:rsidR="00DE2B61" w:rsidRPr="00996D9A">
        <w:rPr>
          <w:rFonts w:cstheme="minorHAnsi"/>
        </w:rPr>
      </w:r>
      <w:r w:rsidR="00DE2B6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DE2B61" w:rsidRPr="00996D9A">
        <w:rPr>
          <w:rFonts w:cstheme="minorHAnsi"/>
        </w:rPr>
        <w:fldChar w:fldCharType="end"/>
      </w:r>
      <w:r w:rsidR="000A56C5" w:rsidRPr="00996D9A">
        <w:rPr>
          <w:rFonts w:cstheme="minorHAnsi"/>
        </w:rPr>
        <w:t xml:space="preserve">e). For the case of </w:t>
      </w:r>
      <w:r w:rsidR="00E43C72" w:rsidRPr="00996D9A">
        <w:rPr>
          <w:rFonts w:cstheme="minorHAnsi"/>
        </w:rPr>
        <w:t xml:space="preserve">methanol </w:t>
      </w:r>
      <w:r w:rsidR="00A72EA4" w:rsidRPr="00996D9A">
        <w:rPr>
          <w:rFonts w:cstheme="minorHAnsi"/>
        </w:rPr>
        <w:t>production from DAC CO</w:t>
      </w:r>
      <w:r w:rsidR="00A72EA4" w:rsidRPr="00996D9A">
        <w:rPr>
          <w:rFonts w:cstheme="minorHAnsi"/>
          <w:vertAlign w:val="subscript"/>
        </w:rPr>
        <w:t>2</w:t>
      </w:r>
      <w:r w:rsidR="00A72EA4" w:rsidRPr="00996D9A">
        <w:rPr>
          <w:rFonts w:cstheme="minorHAnsi"/>
        </w:rPr>
        <w:t xml:space="preserve"> and blue hydrogen</w:t>
      </w:r>
      <w:r w:rsidR="000A56C5" w:rsidRPr="00996D9A">
        <w:rPr>
          <w:rFonts w:cstheme="minorHAnsi"/>
        </w:rPr>
        <w:t xml:space="preserve">, </w:t>
      </w:r>
      <w:commentRangeStart w:id="174"/>
      <w:r w:rsidR="000A56C5" w:rsidRPr="00996D9A">
        <w:rPr>
          <w:rFonts w:cstheme="minorHAnsi"/>
        </w:rPr>
        <w:t>the cost of production is</w:t>
      </w:r>
      <w:r w:rsidR="004F144A">
        <w:rPr>
          <w:rFonts w:cstheme="minorHAnsi"/>
        </w:rPr>
        <w:t>,</w:t>
      </w:r>
      <w:r w:rsidR="000A56C5" w:rsidRPr="00996D9A">
        <w:rPr>
          <w:rFonts w:cstheme="minorHAnsi"/>
        </w:rPr>
        <w:t xml:space="preserve"> on average</w:t>
      </w:r>
      <w:r w:rsidR="004F144A">
        <w:rPr>
          <w:rFonts w:cstheme="minorHAnsi"/>
        </w:rPr>
        <w:t>,</w:t>
      </w:r>
      <w:r w:rsidR="000A56C5" w:rsidRPr="00996D9A">
        <w:rPr>
          <w:rFonts w:cstheme="minorHAnsi"/>
        </w:rPr>
        <w:t xml:space="preserve"> </w:t>
      </w:r>
      <w:r w:rsidR="000A6360" w:rsidRPr="00996D9A">
        <w:rPr>
          <w:rFonts w:cstheme="minorHAnsi"/>
        </w:rPr>
        <w:t>182</w:t>
      </w:r>
      <w:r w:rsidR="000A56C5" w:rsidRPr="00996D9A">
        <w:rPr>
          <w:rFonts w:cstheme="minorHAnsi"/>
        </w:rPr>
        <w:t>%</w:t>
      </w:r>
      <w:r w:rsidR="000A56C5" w:rsidRPr="002D4245">
        <w:rPr>
          <w:rFonts w:cstheme="minorHAnsi"/>
        </w:rPr>
        <w:t xml:space="preserve"> higher than </w:t>
      </w:r>
      <w:r w:rsidR="00A72EA4">
        <w:rPr>
          <w:rFonts w:cstheme="minorHAnsi"/>
        </w:rPr>
        <w:t>fossil</w:t>
      </w:r>
      <w:r w:rsidR="000A56C5" w:rsidRPr="002D4245">
        <w:rPr>
          <w:rFonts w:cstheme="minorHAnsi"/>
        </w:rPr>
        <w:t xml:space="preserve"> methanol due to the additional cost of CCS and captured CO</w:t>
      </w:r>
      <w:r w:rsidR="000A56C5" w:rsidRPr="002D4245">
        <w:rPr>
          <w:rFonts w:cstheme="minorHAnsi"/>
          <w:vertAlign w:val="subscript"/>
        </w:rPr>
        <w:t>2</w:t>
      </w:r>
      <w:r w:rsidR="00DE2B61">
        <w:rPr>
          <w:rFonts w:cstheme="minorHAnsi"/>
        </w:rPr>
        <w:t xml:space="preserve"> (</w:t>
      </w:r>
      <w:r w:rsidR="00DE2B61" w:rsidRPr="008B0FD0">
        <w:rPr>
          <w:rFonts w:cstheme="minorHAnsi"/>
        </w:rPr>
        <w:fldChar w:fldCharType="begin"/>
      </w:r>
      <w:r w:rsidR="00DE2B61" w:rsidRPr="008B0FD0">
        <w:rPr>
          <w:rFonts w:cstheme="minorHAnsi"/>
        </w:rPr>
        <w:instrText xml:space="preserve"> REF _Ref121495662 \h  \* MERGEFORMAT </w:instrText>
      </w:r>
      <w:r w:rsidR="00DE2B61" w:rsidRPr="008B0FD0">
        <w:rPr>
          <w:rFonts w:cstheme="minorHAnsi"/>
        </w:rPr>
      </w:r>
      <w:r w:rsidR="00DE2B61"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DE2B61" w:rsidRPr="008B0FD0">
        <w:rPr>
          <w:rFonts w:cstheme="minorHAnsi"/>
        </w:rPr>
        <w:fldChar w:fldCharType="end"/>
      </w:r>
      <w:r w:rsidR="00DE2B61">
        <w:rPr>
          <w:rFonts w:cstheme="minorHAnsi"/>
        </w:rPr>
        <w:t>f)</w:t>
      </w:r>
      <w:r w:rsidR="000A56C5" w:rsidRPr="002D4245">
        <w:rPr>
          <w:rFonts w:cstheme="minorHAnsi"/>
        </w:rPr>
        <w:t>.</w:t>
      </w:r>
      <w:commentRangeEnd w:id="174"/>
      <w:r w:rsidR="000B2615">
        <w:rPr>
          <w:rStyle w:val="CommentReference"/>
        </w:rPr>
        <w:commentReference w:id="174"/>
      </w:r>
    </w:p>
    <w:p w14:paraId="3A88481D" w14:textId="7234E265" w:rsidR="00585AB2" w:rsidRPr="002D4245" w:rsidRDefault="00D460DB" w:rsidP="008C56C5">
      <w:pPr>
        <w:spacing w:after="0"/>
        <w:jc w:val="center"/>
        <w:rPr>
          <w:rFonts w:cstheme="minorHAnsi"/>
        </w:rPr>
      </w:pPr>
      <w:r>
        <w:rPr>
          <w:rFonts w:cstheme="minorHAnsi"/>
          <w:noProof/>
          <w:lang w:val="en-US"/>
        </w:rPr>
        <w:lastRenderedPageBreak/>
        <w:drawing>
          <wp:inline distT="0" distB="0" distL="0" distR="0" wp14:anchorId="71DE2FA1" wp14:editId="68112A95">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p>
    <w:p w14:paraId="0017DBC2" w14:textId="4358A2D7" w:rsidR="000A56C5" w:rsidRDefault="00585AB2" w:rsidP="00DC5138">
      <w:pPr>
        <w:jc w:val="both"/>
        <w:rPr>
          <w:rFonts w:cstheme="minorHAnsi"/>
          <w:iCs/>
          <w:sz w:val="20"/>
          <w:szCs w:val="20"/>
        </w:rPr>
      </w:pPr>
      <w:bookmarkStart w:id="175" w:name="_Ref121495662"/>
      <w:r w:rsidRPr="00EC47A0">
        <w:rPr>
          <w:rFonts w:cstheme="minorHAnsi"/>
          <w:b/>
          <w:sz w:val="20"/>
        </w:rPr>
        <w:t xml:space="preserve">Fig. </w:t>
      </w:r>
      <w:r w:rsidRPr="00EC47A0">
        <w:rPr>
          <w:rFonts w:cstheme="minorHAnsi"/>
          <w:b/>
          <w:i/>
          <w:sz w:val="20"/>
        </w:rPr>
        <w:fldChar w:fldCharType="begin"/>
      </w:r>
      <w:r w:rsidRPr="00EC47A0">
        <w:rPr>
          <w:rFonts w:cstheme="minorHAnsi"/>
          <w:b/>
          <w:sz w:val="20"/>
        </w:rPr>
        <w:instrText xml:space="preserve"> SEQ Fig. \* ARABIC </w:instrText>
      </w:r>
      <w:r w:rsidRPr="00EC47A0">
        <w:rPr>
          <w:rFonts w:cstheme="minorHAnsi"/>
          <w:b/>
          <w:i/>
          <w:sz w:val="20"/>
        </w:rPr>
        <w:fldChar w:fldCharType="separate"/>
      </w:r>
      <w:r w:rsidR="00AE6B35">
        <w:rPr>
          <w:rFonts w:cstheme="minorHAnsi"/>
          <w:b/>
          <w:noProof/>
          <w:sz w:val="20"/>
        </w:rPr>
        <w:t>2</w:t>
      </w:r>
      <w:r w:rsidRPr="00EC47A0">
        <w:rPr>
          <w:rFonts w:cstheme="minorHAnsi"/>
          <w:b/>
          <w:i/>
          <w:sz w:val="20"/>
        </w:rPr>
        <w:fldChar w:fldCharType="end"/>
      </w:r>
      <w:bookmarkEnd w:id="175"/>
      <w:r w:rsidR="00C74350">
        <w:rPr>
          <w:rFonts w:cstheme="minorHAnsi"/>
          <w:b/>
          <w:sz w:val="20"/>
        </w:rPr>
        <w:t>.</w:t>
      </w:r>
      <w:r w:rsidRPr="00EC47A0">
        <w:rPr>
          <w:rFonts w:cstheme="minorHAnsi"/>
          <w:b/>
          <w:sz w:val="20"/>
        </w:rPr>
        <w:t xml:space="preserve"> </w:t>
      </w:r>
      <w:r w:rsidR="00500964">
        <w:rPr>
          <w:rFonts w:cstheme="minorHAnsi"/>
          <w:b/>
          <w:sz w:val="20"/>
        </w:rPr>
        <w:t>P</w:t>
      </w:r>
      <w:r w:rsidRPr="00EC47A0">
        <w:rPr>
          <w:rFonts w:cstheme="minorHAnsi"/>
          <w:b/>
          <w:sz w:val="20"/>
        </w:rPr>
        <w:t>roduction cost</w:t>
      </w:r>
      <w:r w:rsidR="00F44FB1">
        <w:rPr>
          <w:rFonts w:cstheme="minorHAnsi"/>
          <w:b/>
          <w:sz w:val="20"/>
        </w:rPr>
        <w:t>s</w:t>
      </w:r>
      <w:r w:rsidRPr="00EC47A0">
        <w:rPr>
          <w:rFonts w:cstheme="minorHAnsi"/>
          <w:b/>
          <w:sz w:val="20"/>
        </w:rPr>
        <w:t xml:space="preserve"> for green ammonia and methanol </w:t>
      </w:r>
      <w:r w:rsidR="00314C61" w:rsidRPr="00EC47A0">
        <w:rPr>
          <w:rFonts w:cstheme="minorHAnsi"/>
          <w:b/>
          <w:sz w:val="20"/>
        </w:rPr>
        <w:t>in Europe</w:t>
      </w:r>
      <w:r w:rsidR="00B92802">
        <w:rPr>
          <w:rFonts w:cstheme="minorHAnsi"/>
          <w:b/>
          <w:sz w:val="20"/>
        </w:rPr>
        <w:t xml:space="preserve"> compared </w:t>
      </w:r>
      <w:r w:rsidR="00FC7231">
        <w:rPr>
          <w:rFonts w:cstheme="minorHAnsi"/>
          <w:b/>
          <w:sz w:val="20"/>
        </w:rPr>
        <w:t>with</w:t>
      </w:r>
      <w:r w:rsidR="00B92802">
        <w:rPr>
          <w:rFonts w:cstheme="minorHAnsi"/>
          <w:b/>
          <w:sz w:val="20"/>
        </w:rPr>
        <w:t xml:space="preserve"> the fossil (natural gas-based) counterpart</w:t>
      </w:r>
      <w:r w:rsidRPr="00EC47A0">
        <w:rPr>
          <w:rFonts w:cstheme="minorHAnsi"/>
          <w:b/>
          <w:sz w:val="20"/>
        </w:rPr>
        <w:t>.</w:t>
      </w:r>
      <w:r w:rsidR="00B60641">
        <w:rPr>
          <w:rFonts w:cstheme="minorHAnsi"/>
          <w:b/>
          <w:sz w:val="20"/>
        </w:rPr>
        <w:t xml:space="preserve"> </w:t>
      </w:r>
      <w:r w:rsidR="00FC7231">
        <w:rPr>
          <w:rFonts w:cstheme="minorHAnsi"/>
          <w:sz w:val="20"/>
        </w:rPr>
        <w:t xml:space="preserve">Green </w:t>
      </w:r>
      <w:r w:rsidR="00B60641" w:rsidRPr="00B60641">
        <w:rPr>
          <w:sz w:val="20"/>
          <w:szCs w:val="20"/>
        </w:rPr>
        <w:t xml:space="preserve">ammonia </w:t>
      </w:r>
      <w:r w:rsidR="00880B41">
        <w:rPr>
          <w:sz w:val="20"/>
          <w:szCs w:val="20"/>
        </w:rPr>
        <w:t>produced</w:t>
      </w:r>
      <w:r w:rsidR="00FC7231">
        <w:rPr>
          <w:sz w:val="20"/>
          <w:szCs w:val="20"/>
        </w:rPr>
        <w:t xml:space="preserve"> </w:t>
      </w:r>
      <w:r w:rsidR="00880B41" w:rsidRPr="00880B41">
        <w:rPr>
          <w:i/>
          <w:sz w:val="20"/>
          <w:szCs w:val="20"/>
        </w:rPr>
        <w:t>via</w:t>
      </w:r>
      <w:r w:rsidR="00FC7231">
        <w:rPr>
          <w:sz w:val="20"/>
          <w:szCs w:val="20"/>
        </w:rPr>
        <w:t xml:space="preserve"> </w:t>
      </w:r>
      <w:r w:rsidR="00B60641" w:rsidRPr="00B60641">
        <w:rPr>
          <w:sz w:val="20"/>
          <w:szCs w:val="20"/>
        </w:rPr>
        <w:t xml:space="preserve">the Haber-Bosch process </w:t>
      </w:r>
      <w:r w:rsidR="005F5CAE">
        <w:rPr>
          <w:sz w:val="20"/>
          <w:szCs w:val="20"/>
        </w:rPr>
        <w:t>with</w:t>
      </w:r>
      <w:r w:rsidR="00B60641" w:rsidRPr="00B60641">
        <w:rPr>
          <w:sz w:val="20"/>
          <w:szCs w:val="20"/>
        </w:rPr>
        <w:t xml:space="preserve"> green hydrogen from water electrolysis using on-shore wind electricity</w:t>
      </w:r>
      <w:r w:rsidR="00FC7231">
        <w:rPr>
          <w:sz w:val="20"/>
          <w:szCs w:val="20"/>
        </w:rPr>
        <w:t xml:space="preserve"> (a) or </w:t>
      </w:r>
      <w:r w:rsidR="00B60641" w:rsidRPr="00B60641">
        <w:rPr>
          <w:sz w:val="20"/>
          <w:szCs w:val="20"/>
        </w:rPr>
        <w:t>solar photovoltaic (PV) electricity</w:t>
      </w:r>
      <w:r w:rsidR="00FC7231">
        <w:rPr>
          <w:sz w:val="20"/>
          <w:szCs w:val="20"/>
        </w:rPr>
        <w:t xml:space="preserve"> (b)</w:t>
      </w:r>
      <w:r w:rsidR="00B60641" w:rsidRPr="00B60641">
        <w:rPr>
          <w:sz w:val="20"/>
          <w:szCs w:val="20"/>
        </w:rPr>
        <w:t xml:space="preserve"> and blue hydrogen from </w:t>
      </w:r>
      <w:r w:rsidR="00FC7231">
        <w:rPr>
          <w:sz w:val="20"/>
          <w:szCs w:val="20"/>
        </w:rPr>
        <w:t>steam methane reforming (</w:t>
      </w:r>
      <w:r w:rsidR="00B60641" w:rsidRPr="00B60641">
        <w:rPr>
          <w:sz w:val="20"/>
          <w:szCs w:val="20"/>
        </w:rPr>
        <w:t>SMR</w:t>
      </w:r>
      <w:r w:rsidR="00FC7231">
        <w:rPr>
          <w:sz w:val="20"/>
          <w:szCs w:val="20"/>
        </w:rPr>
        <w:t>)</w:t>
      </w:r>
      <w:r w:rsidR="00B60641" w:rsidRPr="00B60641">
        <w:rPr>
          <w:sz w:val="20"/>
          <w:szCs w:val="20"/>
        </w:rPr>
        <w:t xml:space="preserve"> coupled with carbon capture and storage (CCS)</w:t>
      </w:r>
      <w:r w:rsidR="00FC7231">
        <w:rPr>
          <w:sz w:val="20"/>
          <w:szCs w:val="20"/>
        </w:rPr>
        <w:t xml:space="preserve"> (c)</w:t>
      </w:r>
      <w:r w:rsidR="00B60641" w:rsidRPr="00B60641">
        <w:rPr>
          <w:sz w:val="20"/>
          <w:szCs w:val="20"/>
        </w:rPr>
        <w:t xml:space="preserve">. </w:t>
      </w:r>
      <w:r w:rsidR="00BE621F">
        <w:rPr>
          <w:sz w:val="20"/>
          <w:szCs w:val="20"/>
        </w:rPr>
        <w:t>M</w:t>
      </w:r>
      <w:r w:rsidR="00B60641" w:rsidRPr="00B60641">
        <w:rPr>
          <w:sz w:val="20"/>
          <w:szCs w:val="20"/>
        </w:rPr>
        <w:t>ethanol</w:t>
      </w:r>
      <w:r w:rsidR="00BE621F">
        <w:rPr>
          <w:sz w:val="20"/>
          <w:szCs w:val="20"/>
        </w:rPr>
        <w:t xml:space="preserve"> </w:t>
      </w:r>
      <w:r w:rsidR="00B60641" w:rsidRPr="00B60641">
        <w:rPr>
          <w:sz w:val="20"/>
          <w:szCs w:val="20"/>
        </w:rPr>
        <w:t>synthesis</w:t>
      </w:r>
      <w:r w:rsidR="00D97643">
        <w:rPr>
          <w:sz w:val="20"/>
          <w:szCs w:val="20"/>
        </w:rPr>
        <w:t>ed</w:t>
      </w:r>
      <w:r w:rsidR="00B60641" w:rsidRPr="00B60641">
        <w:rPr>
          <w:sz w:val="20"/>
          <w:szCs w:val="20"/>
        </w:rPr>
        <w:t xml:space="preserve"> from </w:t>
      </w:r>
      <w:r w:rsidR="00BE621F">
        <w:rPr>
          <w:sz w:val="20"/>
          <w:szCs w:val="20"/>
        </w:rPr>
        <w:t xml:space="preserve">captured </w:t>
      </w:r>
      <w:r w:rsidR="00B60641" w:rsidRPr="00B60641">
        <w:rPr>
          <w:sz w:val="20"/>
          <w:szCs w:val="20"/>
        </w:rPr>
        <w:t>CO</w:t>
      </w:r>
      <w:r w:rsidR="00B60641" w:rsidRPr="00BE621F">
        <w:rPr>
          <w:sz w:val="20"/>
          <w:szCs w:val="20"/>
          <w:vertAlign w:val="subscript"/>
        </w:rPr>
        <w:t>2</w:t>
      </w:r>
      <w:r w:rsidR="00B60641" w:rsidRPr="00B60641">
        <w:rPr>
          <w:sz w:val="20"/>
          <w:szCs w:val="20"/>
        </w:rPr>
        <w:t xml:space="preserve"> and </w:t>
      </w:r>
      <w:bookmarkStart w:id="176" w:name="_Hlk124438456"/>
      <w:r w:rsidR="00B60641" w:rsidRPr="00B60641">
        <w:rPr>
          <w:sz w:val="20"/>
          <w:szCs w:val="20"/>
        </w:rPr>
        <w:t>wind-based electrolytic hydrogen</w:t>
      </w:r>
      <w:r w:rsidR="00BE621F">
        <w:rPr>
          <w:sz w:val="20"/>
          <w:szCs w:val="20"/>
        </w:rPr>
        <w:t xml:space="preserve"> </w:t>
      </w:r>
      <w:bookmarkEnd w:id="176"/>
      <w:r w:rsidR="00BE621F">
        <w:rPr>
          <w:sz w:val="20"/>
          <w:szCs w:val="20"/>
        </w:rPr>
        <w:t xml:space="preserve">(d), </w:t>
      </w:r>
      <w:r w:rsidR="00B60641" w:rsidRPr="00B60641">
        <w:rPr>
          <w:sz w:val="20"/>
          <w:szCs w:val="20"/>
        </w:rPr>
        <w:t>PV-based electrolytic hydrogen</w:t>
      </w:r>
      <w:r w:rsidR="00BE621F">
        <w:rPr>
          <w:sz w:val="20"/>
          <w:szCs w:val="20"/>
        </w:rPr>
        <w:t xml:space="preserve"> (e) or </w:t>
      </w:r>
      <w:r w:rsidR="00B60641" w:rsidRPr="00B60641">
        <w:rPr>
          <w:sz w:val="20"/>
          <w:szCs w:val="20"/>
        </w:rPr>
        <w:t>blue hydrogen –SMR coupled with CCS–</w:t>
      </w:r>
      <w:r w:rsidR="00BE621F">
        <w:rPr>
          <w:sz w:val="20"/>
          <w:szCs w:val="20"/>
        </w:rPr>
        <w:t xml:space="preserve"> (f)</w:t>
      </w:r>
      <w:r w:rsidR="00B60641" w:rsidRPr="00B60641">
        <w:rPr>
          <w:sz w:val="20"/>
          <w:szCs w:val="20"/>
        </w:rPr>
        <w:t xml:space="preserve">. </w:t>
      </w:r>
      <w:ins w:id="177" w:author="Guillén Gosalbez  Gonzalo" w:date="2023-02-15T13:48:00Z">
        <w:r w:rsidR="00666A31">
          <w:rPr>
            <w:sz w:val="20"/>
            <w:szCs w:val="20"/>
          </w:rPr>
          <w:t>As in Fig 1., the calculations are based on rigorous simulations and consider</w:t>
        </w:r>
      </w:ins>
      <w:del w:id="178" w:author="Guillén Gosalbez  Gonzalo" w:date="2023-02-15T13:48:00Z">
        <w:r w:rsidR="00EF3B71" w:rsidRPr="00FB307B" w:rsidDel="00666A31">
          <w:rPr>
            <w:sz w:val="20"/>
          </w:rPr>
          <w:delText xml:space="preserve">The </w:delText>
        </w:r>
        <w:r w:rsidR="00EF3B71" w:rsidRPr="005647DF" w:rsidDel="00666A31">
          <w:rPr>
            <w:sz w:val="20"/>
          </w:rPr>
          <w:delText>estimated production costs consider</w:delText>
        </w:r>
      </w:del>
      <w:r w:rsidR="00EF3B71" w:rsidRPr="005647DF">
        <w:rPr>
          <w:sz w:val="20"/>
        </w:rPr>
        <w:t xml:space="preserve"> the fluctuation</w:t>
      </w:r>
      <w:ins w:id="179" w:author="Guillén Gosalbez  Gonzalo" w:date="2023-02-15T18:47:00Z">
        <w:r w:rsidR="000666BB">
          <w:rPr>
            <w:sz w:val="20"/>
          </w:rPr>
          <w:t>s</w:t>
        </w:r>
      </w:ins>
      <w:r w:rsidR="00EF3B71" w:rsidRPr="005647DF">
        <w:rPr>
          <w:sz w:val="20"/>
        </w:rPr>
        <w:t xml:space="preserve"> in</w:t>
      </w:r>
      <w:ins w:id="180" w:author="Guillén Gosalbez  Gonzalo" w:date="2023-02-15T13:48:00Z">
        <w:r w:rsidR="00666A31">
          <w:rPr>
            <w:sz w:val="20"/>
          </w:rPr>
          <w:t xml:space="preserve"> the price of</w:t>
        </w:r>
      </w:ins>
      <w:r w:rsidR="00EF3B71" w:rsidRPr="005647DF">
        <w:rPr>
          <w:sz w:val="20"/>
        </w:rPr>
        <w:t xml:space="preserve"> natural gas as well as electricity prices due to the global energy crisis (the evolution of electricity</w:t>
      </w:r>
      <w:r w:rsidR="00EF3B71" w:rsidRPr="00EF3B71">
        <w:rPr>
          <w:sz w:val="20"/>
        </w:rPr>
        <w:t xml:space="preserve"> prices in Europe is displayed in </w:t>
      </w:r>
      <w:r w:rsidR="00EF3B71" w:rsidRPr="004E6B57">
        <w:rPr>
          <w:sz w:val="20"/>
          <w:highlight w:val="yellow"/>
        </w:rPr>
        <w:t xml:space="preserve">Supplementary Fig. </w:t>
      </w:r>
      <w:commentRangeStart w:id="181"/>
      <w:r w:rsidR="00632267" w:rsidRPr="004E6B57">
        <w:rPr>
          <w:sz w:val="20"/>
          <w:highlight w:val="yellow"/>
        </w:rPr>
        <w:t>S1</w:t>
      </w:r>
      <w:commentRangeEnd w:id="181"/>
      <w:r w:rsidR="00666A31">
        <w:rPr>
          <w:rStyle w:val="CommentReference"/>
        </w:rPr>
        <w:commentReference w:id="181"/>
      </w:r>
      <w:r w:rsidR="00EF3B71" w:rsidRPr="00EF3B71">
        <w:rPr>
          <w:sz w:val="20"/>
        </w:rPr>
        <w:t>)</w:t>
      </w:r>
      <w:r w:rsidR="00B107DB" w:rsidRPr="00EF3B71">
        <w:rPr>
          <w:rFonts w:cstheme="minorHAnsi"/>
          <w:sz w:val="20"/>
          <w:szCs w:val="20"/>
        </w:rPr>
        <w:t>.</w:t>
      </w:r>
      <w:ins w:id="182" w:author="Guillén Gosalbez  Gonzalo" w:date="2023-02-15T13:49:00Z">
        <w:r w:rsidR="00666A31">
          <w:rPr>
            <w:rFonts w:cstheme="minorHAnsi"/>
            <w:sz w:val="20"/>
            <w:szCs w:val="20"/>
          </w:rPr>
          <w:t xml:space="preserve"> </w:t>
        </w:r>
      </w:ins>
      <w:del w:id="183" w:author="Guillén Gosalbez  Gonzalo" w:date="2023-02-15T13:49:00Z">
        <w:r w:rsidRPr="00B60641" w:rsidDel="00666A31">
          <w:rPr>
            <w:rFonts w:cstheme="minorHAnsi"/>
            <w:sz w:val="20"/>
            <w:szCs w:val="20"/>
          </w:rPr>
          <w:delText xml:space="preserve"> </w:delText>
        </w:r>
      </w:del>
      <w:r w:rsidR="005908B2">
        <w:rPr>
          <w:rFonts w:cstheme="minorHAnsi"/>
          <w:sz w:val="20"/>
          <w:szCs w:val="20"/>
        </w:rPr>
        <w:t>E</w:t>
      </w:r>
      <w:r w:rsidRPr="00B60641">
        <w:rPr>
          <w:rFonts w:cstheme="minorHAnsi"/>
          <w:sz w:val="20"/>
          <w:szCs w:val="20"/>
        </w:rPr>
        <w:t>rror bars display the production cost considering the lower and upper bound for the levelized cost of hydrogen</w:t>
      </w:r>
      <w:r w:rsidRPr="00B60641">
        <w:rPr>
          <w:rFonts w:cstheme="minorHAnsi"/>
          <w:iCs/>
          <w:sz w:val="20"/>
          <w:szCs w:val="20"/>
        </w:rPr>
        <w:t>.</w:t>
      </w:r>
      <w:r w:rsidR="00F75DE1">
        <w:rPr>
          <w:rFonts w:cstheme="minorHAnsi"/>
          <w:iCs/>
          <w:sz w:val="20"/>
          <w:szCs w:val="20"/>
        </w:rPr>
        <w:t xml:space="preserve"> Notably, </w:t>
      </w:r>
      <w:r w:rsidR="00F75DE1" w:rsidRPr="00F75DE1">
        <w:rPr>
          <w:rFonts w:cstheme="minorHAnsi"/>
          <w:iCs/>
          <w:sz w:val="20"/>
          <w:szCs w:val="20"/>
        </w:rPr>
        <w:t xml:space="preserve">ammonia production </w:t>
      </w:r>
      <w:r w:rsidR="00F75DE1" w:rsidRPr="00097071">
        <w:rPr>
          <w:rFonts w:cstheme="minorHAnsi"/>
          <w:i/>
          <w:iCs/>
          <w:sz w:val="20"/>
          <w:szCs w:val="20"/>
        </w:rPr>
        <w:t>via</w:t>
      </w:r>
      <w:r w:rsidR="00F75DE1" w:rsidRPr="00F75DE1">
        <w:rPr>
          <w:rFonts w:cstheme="minorHAnsi"/>
          <w:iCs/>
          <w:sz w:val="20"/>
          <w:szCs w:val="20"/>
        </w:rPr>
        <w:t xml:space="preserve"> wind electrolysis </w:t>
      </w:r>
      <w:r w:rsidR="00064B3A">
        <w:rPr>
          <w:rFonts w:cstheme="minorHAnsi"/>
          <w:iCs/>
          <w:sz w:val="20"/>
          <w:szCs w:val="20"/>
        </w:rPr>
        <w:t xml:space="preserve">arises as the most competitive green route, which </w:t>
      </w:r>
      <w:r w:rsidR="00F75DE1" w:rsidRPr="00F75DE1">
        <w:rPr>
          <w:rFonts w:cstheme="minorHAnsi"/>
          <w:iCs/>
          <w:sz w:val="20"/>
          <w:szCs w:val="20"/>
        </w:rPr>
        <w:t>has been cheaper than or similar to fossil ammonia for six months since December 2021</w:t>
      </w:r>
      <w:r w:rsidR="00F75DE1">
        <w:rPr>
          <w:rFonts w:cstheme="minorHAnsi"/>
          <w:iCs/>
          <w:sz w:val="20"/>
          <w:szCs w:val="20"/>
        </w:rPr>
        <w:t>.</w:t>
      </w:r>
    </w:p>
    <w:p w14:paraId="72B7596D" w14:textId="496F5081" w:rsidR="00AF4CB0" w:rsidRPr="00AF4CB0" w:rsidRDefault="006B685F" w:rsidP="004A5AD1">
      <w:pPr>
        <w:rPr>
          <w:rFonts w:cstheme="minorHAnsi"/>
          <w:lang w:val="en-US"/>
        </w:rPr>
      </w:pPr>
      <w:del w:id="184" w:author="Guillén Gosalbez  Gonzalo" w:date="2023-02-15T13:34:00Z">
        <w:r w:rsidRPr="002D4245" w:rsidDel="000B2615">
          <w:rPr>
            <w:rFonts w:cstheme="minorHAnsi"/>
          </w:rPr>
          <w:lastRenderedPageBreak/>
          <w:delText>To investigate further,</w:delText>
        </w:r>
      </w:del>
      <w:ins w:id="185" w:author="Guillén Gosalbez  Gonzalo" w:date="2023-02-15T13:34:00Z">
        <w:r w:rsidR="000B2615">
          <w:rPr>
            <w:rFonts w:cstheme="minorHAnsi"/>
          </w:rPr>
          <w:t xml:space="preserve">We next analyse the </w:t>
        </w:r>
      </w:ins>
      <w:del w:id="186" w:author="Guillén Gosalbez  Gonzalo" w:date="2023-02-15T13:50:00Z">
        <w:r w:rsidRPr="002D4245" w:rsidDel="00666A31">
          <w:rPr>
            <w:rFonts w:cstheme="minorHAnsi"/>
          </w:rPr>
          <w:delText xml:space="preserve"> </w:delText>
        </w:r>
        <w:r w:rsidRPr="007452C9" w:rsidDel="002701A6">
          <w:rPr>
            <w:rFonts w:cstheme="minorHAnsi"/>
          </w:rPr>
          <w:fldChar w:fldCharType="begin"/>
        </w:r>
        <w:r w:rsidRPr="007452C9" w:rsidDel="002701A6">
          <w:rPr>
            <w:rFonts w:cstheme="minorHAnsi"/>
          </w:rPr>
          <w:delInstrText xml:space="preserve"> REF _Ref124438535 \h  \* MERGEFORMAT </w:delInstrText>
        </w:r>
        <w:r w:rsidRPr="007452C9" w:rsidDel="002701A6">
          <w:rPr>
            <w:rFonts w:cstheme="minorHAnsi"/>
          </w:rPr>
        </w:r>
        <w:r w:rsidRPr="007452C9" w:rsidDel="002701A6">
          <w:rPr>
            <w:rFonts w:cstheme="minorHAnsi"/>
          </w:rPr>
          <w:fldChar w:fldCharType="separate"/>
        </w:r>
        <w:r w:rsidR="00C21911" w:rsidRPr="00C21911" w:rsidDel="002701A6">
          <w:delText xml:space="preserve">Fig. </w:delText>
        </w:r>
        <w:r w:rsidR="00C21911" w:rsidRPr="00C21911" w:rsidDel="002701A6">
          <w:rPr>
            <w:noProof/>
          </w:rPr>
          <w:delText>3</w:delText>
        </w:r>
        <w:r w:rsidRPr="007452C9" w:rsidDel="002701A6">
          <w:rPr>
            <w:rFonts w:cstheme="minorHAnsi"/>
          </w:rPr>
          <w:fldChar w:fldCharType="end"/>
        </w:r>
      </w:del>
      <w:r>
        <w:rPr>
          <w:rFonts w:cstheme="minorHAnsi"/>
        </w:rPr>
        <w:t xml:space="preserve"> </w:t>
      </w:r>
      <w:del w:id="187" w:author="Guillén Gosalbez  Gonzalo" w:date="2023-02-15T13:50:00Z">
        <w:r w:rsidRPr="002D4245" w:rsidDel="002701A6">
          <w:rPr>
            <w:rFonts w:cstheme="minorHAnsi"/>
          </w:rPr>
          <w:delText xml:space="preserve">shows the </w:delText>
        </w:r>
      </w:del>
      <w:r w:rsidRPr="002D4245">
        <w:rPr>
          <w:rFonts w:cstheme="minorHAnsi"/>
        </w:rPr>
        <w:t xml:space="preserve">breakdown of production costs for fossil and wind-based </w:t>
      </w:r>
      <w:r>
        <w:rPr>
          <w:rFonts w:cstheme="minorHAnsi"/>
        </w:rPr>
        <w:t xml:space="preserve">chemicals </w:t>
      </w:r>
      <w:r w:rsidRPr="002D4245">
        <w:rPr>
          <w:rFonts w:cstheme="minorHAnsi"/>
        </w:rPr>
        <w:t>at different time points</w:t>
      </w:r>
      <w:ins w:id="188" w:author="Guillén Gosalbez  Gonzalo" w:date="2023-02-15T13:50:00Z">
        <w:r w:rsidR="002701A6">
          <w:rPr>
            <w:rFonts w:cstheme="minorHAnsi"/>
          </w:rPr>
          <w:t xml:space="preserve"> (</w:t>
        </w:r>
        <w:r w:rsidR="002701A6" w:rsidRPr="007452C9">
          <w:rPr>
            <w:rFonts w:cstheme="minorHAnsi"/>
          </w:rPr>
          <w:fldChar w:fldCharType="begin"/>
        </w:r>
        <w:r w:rsidR="002701A6" w:rsidRPr="007452C9">
          <w:rPr>
            <w:rFonts w:cstheme="minorHAnsi"/>
          </w:rPr>
          <w:instrText xml:space="preserve"> REF _Ref124438535 \h  \* MERGEFORMAT </w:instrText>
        </w:r>
      </w:ins>
      <w:r w:rsidR="002701A6" w:rsidRPr="007452C9">
        <w:rPr>
          <w:rFonts w:cstheme="minorHAnsi"/>
        </w:rPr>
      </w:r>
      <w:ins w:id="189" w:author="Guillén Gosalbez  Gonzalo" w:date="2023-02-15T13:50:00Z">
        <w:r w:rsidR="002701A6" w:rsidRPr="007452C9">
          <w:rPr>
            <w:rFonts w:cstheme="minorHAnsi"/>
          </w:rPr>
          <w:fldChar w:fldCharType="separate"/>
        </w:r>
        <w:r w:rsidR="002701A6" w:rsidRPr="00C21911">
          <w:t xml:space="preserve">Fig. </w:t>
        </w:r>
        <w:r w:rsidR="002701A6" w:rsidRPr="00C21911">
          <w:rPr>
            <w:noProof/>
          </w:rPr>
          <w:t>3</w:t>
        </w:r>
        <w:r w:rsidR="002701A6" w:rsidRPr="007452C9">
          <w:rPr>
            <w:rFonts w:cstheme="minorHAnsi"/>
          </w:rPr>
          <w:fldChar w:fldCharType="end"/>
        </w:r>
        <w:r w:rsidR="002701A6">
          <w:rPr>
            <w:rFonts w:cstheme="minorHAnsi"/>
          </w:rPr>
          <w:t>)</w:t>
        </w:r>
      </w:ins>
      <w:r w:rsidRPr="002D4245">
        <w:rPr>
          <w:rFonts w:cstheme="minorHAnsi"/>
        </w:rPr>
        <w:t xml:space="preserve">. </w:t>
      </w:r>
      <w:r w:rsidR="00D87375">
        <w:rPr>
          <w:rFonts w:cstheme="minorHAnsi"/>
        </w:rPr>
        <w:t xml:space="preserve">We focus </w:t>
      </w:r>
      <w:r w:rsidR="00912474">
        <w:rPr>
          <w:rFonts w:cstheme="minorHAnsi"/>
        </w:rPr>
        <w:t xml:space="preserve">on </w:t>
      </w:r>
      <w:r w:rsidR="00BA43BB" w:rsidRPr="00BA43BB">
        <w:rPr>
          <w:rFonts w:cstheme="minorHAnsi"/>
        </w:rPr>
        <w:t xml:space="preserve">the green production routes based on hydrogen from water electrolysis using on-shore wind electricity, as these were found </w:t>
      </w:r>
      <w:r w:rsidR="003F74CD">
        <w:rPr>
          <w:rFonts w:cstheme="minorHAnsi"/>
        </w:rPr>
        <w:t>to be</w:t>
      </w:r>
      <w:r w:rsidR="00BA43BB" w:rsidRPr="00BA43BB">
        <w:rPr>
          <w:rFonts w:cstheme="minorHAnsi"/>
        </w:rPr>
        <w:t xml:space="preserve"> the most promising </w:t>
      </w:r>
      <w:r w:rsidR="00BA43BB" w:rsidRPr="00484A22">
        <w:rPr>
          <w:rFonts w:cstheme="minorHAnsi"/>
        </w:rPr>
        <w:t>routes</w:t>
      </w:r>
      <w:r w:rsidR="00063026" w:rsidRPr="00484A22">
        <w:rPr>
          <w:rFonts w:cstheme="minorHAnsi"/>
        </w:rPr>
        <w:t xml:space="preserve"> </w:t>
      </w:r>
      <w:r w:rsidR="00484A22" w:rsidRPr="00E260DC">
        <w:rPr>
          <w:rFonts w:cstheme="minorHAnsi"/>
        </w:rPr>
        <w:t>(</w:t>
      </w:r>
      <w:del w:id="190" w:author="Guillén Gosalbez  Gonzalo" w:date="2023-02-15T13:50:00Z">
        <w:r w:rsidR="00484A22" w:rsidRPr="00E260DC" w:rsidDel="002701A6">
          <w:delText xml:space="preserve">the results for </w:delText>
        </w:r>
      </w:del>
      <w:r w:rsidR="00484A22" w:rsidRPr="00E260DC">
        <w:t xml:space="preserve">other green routes </w:t>
      </w:r>
      <w:del w:id="191" w:author="Guillén Gosalbez  Gonzalo" w:date="2023-02-15T13:50:00Z">
        <w:r w:rsidR="00484A22" w:rsidRPr="00E260DC" w:rsidDel="002701A6">
          <w:delText>can be found</w:delText>
        </w:r>
      </w:del>
      <w:ins w:id="192" w:author="Guillén Gosalbez  Gonzalo" w:date="2023-02-15T13:50:00Z">
        <w:r w:rsidR="002701A6">
          <w:t>discussed</w:t>
        </w:r>
      </w:ins>
      <w:r w:rsidR="00484A22" w:rsidRPr="00E260DC">
        <w:t xml:space="preserve"> in the </w:t>
      </w:r>
      <w:r w:rsidR="00484A22" w:rsidRPr="004E6B57">
        <w:rPr>
          <w:highlight w:val="yellow"/>
        </w:rPr>
        <w:t xml:space="preserve">Supplementary Fig. </w:t>
      </w:r>
      <w:r w:rsidR="00E260DC" w:rsidRPr="004E6B57">
        <w:rPr>
          <w:highlight w:val="yellow"/>
        </w:rPr>
        <w:t>S2</w:t>
      </w:r>
      <w:r w:rsidR="00484A22" w:rsidRPr="00E260DC">
        <w:t>).</w:t>
      </w:r>
      <w:r w:rsidR="008A65D4">
        <w:t xml:space="preserve"> </w:t>
      </w:r>
      <w:r w:rsidR="002C4240">
        <w:t>Moreover, w</w:t>
      </w:r>
      <w:r w:rsidRPr="002D4245">
        <w:rPr>
          <w:rFonts w:cstheme="minorHAnsi"/>
        </w:rPr>
        <w:t xml:space="preserve">e take average values for the years 2019 and 2020 as the natural gas and electricity prices before July 2021 were </w:t>
      </w:r>
      <w:del w:id="193" w:author="Guillén Gosalbez  Gonzalo" w:date="2023-02-15T13:50:00Z">
        <w:r w:rsidRPr="002D4245" w:rsidDel="002701A6">
          <w:rPr>
            <w:rFonts w:cstheme="minorHAnsi"/>
          </w:rPr>
          <w:delText xml:space="preserve">approximately </w:delText>
        </w:r>
      </w:del>
      <w:ins w:id="194" w:author="Guillén Gosalbez  Gonzalo" w:date="2023-02-15T13:50:00Z">
        <w:r w:rsidR="002701A6">
          <w:rPr>
            <w:rFonts w:cstheme="minorHAnsi"/>
          </w:rPr>
          <w:t>almost</w:t>
        </w:r>
        <w:r w:rsidR="002701A6" w:rsidRPr="002D4245">
          <w:rPr>
            <w:rFonts w:cstheme="minorHAnsi"/>
          </w:rPr>
          <w:t xml:space="preserve"> </w:t>
        </w:r>
      </w:ins>
      <w:r w:rsidRPr="002D4245">
        <w:rPr>
          <w:rFonts w:cstheme="minorHAnsi"/>
        </w:rPr>
        <w:t>constant</w:t>
      </w:r>
      <w:r>
        <w:rPr>
          <w:rFonts w:cstheme="minorHAnsi"/>
        </w:rPr>
        <w:t>.</w:t>
      </w:r>
    </w:p>
    <w:p w14:paraId="65511C7E" w14:textId="1C5A0454" w:rsidR="001B33C0" w:rsidRDefault="008405B5" w:rsidP="00D353BE">
      <w:pPr>
        <w:keepNext/>
        <w:spacing w:after="0"/>
        <w:jc w:val="center"/>
      </w:pPr>
      <w:r>
        <w:rPr>
          <w:noProof/>
          <w:lang w:val="en-US"/>
        </w:rPr>
        <w:drawing>
          <wp:inline distT="0" distB="0" distL="0" distR="0" wp14:anchorId="4464C662" wp14:editId="7422D664">
            <wp:extent cx="6547104" cy="6630924"/>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07400452" w14:textId="1B4AD205" w:rsidR="001B33C0" w:rsidRDefault="001B33C0" w:rsidP="001B33C0">
      <w:pPr>
        <w:pStyle w:val="Caption"/>
        <w:jc w:val="both"/>
        <w:rPr>
          <w:i w:val="0"/>
          <w:color w:val="auto"/>
          <w:sz w:val="20"/>
        </w:rPr>
      </w:pPr>
      <w:bookmarkStart w:id="195" w:name="_Ref124438535"/>
      <w:r w:rsidRPr="00636D98">
        <w:rPr>
          <w:b/>
          <w:i w:val="0"/>
          <w:color w:val="auto"/>
          <w:sz w:val="20"/>
        </w:rPr>
        <w:t xml:space="preserve">Fig. </w:t>
      </w:r>
      <w:r w:rsidRPr="00636D98">
        <w:rPr>
          <w:b/>
          <w:i w:val="0"/>
          <w:color w:val="auto"/>
          <w:sz w:val="20"/>
        </w:rPr>
        <w:fldChar w:fldCharType="begin"/>
      </w:r>
      <w:r w:rsidRPr="00636D98">
        <w:rPr>
          <w:b/>
          <w:i w:val="0"/>
          <w:color w:val="auto"/>
          <w:sz w:val="20"/>
        </w:rPr>
        <w:instrText xml:space="preserve"> SEQ Fig. \* ARABIC </w:instrText>
      </w:r>
      <w:r w:rsidRPr="00636D98">
        <w:rPr>
          <w:b/>
          <w:i w:val="0"/>
          <w:color w:val="auto"/>
          <w:sz w:val="20"/>
        </w:rPr>
        <w:fldChar w:fldCharType="separate"/>
      </w:r>
      <w:r w:rsidR="00AE6B35" w:rsidRPr="00636D98">
        <w:rPr>
          <w:b/>
          <w:i w:val="0"/>
          <w:noProof/>
          <w:color w:val="auto"/>
          <w:sz w:val="20"/>
        </w:rPr>
        <w:t>3</w:t>
      </w:r>
      <w:r w:rsidRPr="00636D98">
        <w:rPr>
          <w:b/>
          <w:i w:val="0"/>
          <w:color w:val="auto"/>
          <w:sz w:val="20"/>
        </w:rPr>
        <w:fldChar w:fldCharType="end"/>
      </w:r>
      <w:bookmarkEnd w:id="195"/>
      <w:r w:rsidR="00C21911" w:rsidRPr="00636D98">
        <w:rPr>
          <w:b/>
          <w:i w:val="0"/>
          <w:color w:val="auto"/>
          <w:sz w:val="20"/>
        </w:rPr>
        <w:t>.</w:t>
      </w:r>
      <w:r w:rsidRPr="00636D98">
        <w:rPr>
          <w:b/>
          <w:i w:val="0"/>
          <w:color w:val="auto"/>
          <w:sz w:val="20"/>
        </w:rPr>
        <w:t xml:space="preserve"> Breakdown of production costs for fossil and green ammonia (a) and methanol (b). </w:t>
      </w:r>
      <w:r w:rsidR="00E60345" w:rsidRPr="00636D98">
        <w:rPr>
          <w:i w:val="0"/>
          <w:color w:val="auto"/>
          <w:sz w:val="20"/>
        </w:rPr>
        <w:t xml:space="preserve">Only the </w:t>
      </w:r>
      <w:r w:rsidR="00F02982" w:rsidRPr="00636D98">
        <w:rPr>
          <w:i w:val="0"/>
          <w:color w:val="auto"/>
          <w:sz w:val="20"/>
        </w:rPr>
        <w:t>g</w:t>
      </w:r>
      <w:r w:rsidRPr="00636D98">
        <w:rPr>
          <w:i w:val="0"/>
          <w:color w:val="auto"/>
          <w:sz w:val="20"/>
        </w:rPr>
        <w:t xml:space="preserve">reen </w:t>
      </w:r>
      <w:r w:rsidR="007971CF" w:rsidRPr="00636D98">
        <w:rPr>
          <w:i w:val="0"/>
          <w:color w:val="auto"/>
          <w:sz w:val="20"/>
        </w:rPr>
        <w:t xml:space="preserve">production </w:t>
      </w:r>
      <w:r w:rsidRPr="00636D98">
        <w:rPr>
          <w:i w:val="0"/>
          <w:color w:val="auto"/>
          <w:sz w:val="20"/>
        </w:rPr>
        <w:t>route</w:t>
      </w:r>
      <w:r w:rsidR="004D0C12" w:rsidRPr="00636D98">
        <w:rPr>
          <w:i w:val="0"/>
          <w:color w:val="auto"/>
          <w:sz w:val="20"/>
        </w:rPr>
        <w:t>s</w:t>
      </w:r>
      <w:r w:rsidRPr="00636D98">
        <w:rPr>
          <w:i w:val="0"/>
          <w:color w:val="auto"/>
          <w:sz w:val="20"/>
        </w:rPr>
        <w:t xml:space="preserve"> </w:t>
      </w:r>
      <w:r w:rsidR="007971CF" w:rsidRPr="00636D98">
        <w:rPr>
          <w:i w:val="0"/>
          <w:color w:val="auto"/>
          <w:sz w:val="20"/>
        </w:rPr>
        <w:t>based on</w:t>
      </w:r>
      <w:r w:rsidRPr="00636D98">
        <w:rPr>
          <w:i w:val="0"/>
          <w:color w:val="auto"/>
          <w:sz w:val="20"/>
        </w:rPr>
        <w:t xml:space="preserve"> hydrogen from water electrolysis using on-shore wind electricity</w:t>
      </w:r>
      <w:r w:rsidR="004D0C12" w:rsidRPr="00636D98">
        <w:rPr>
          <w:i w:val="0"/>
          <w:color w:val="auto"/>
          <w:sz w:val="20"/>
        </w:rPr>
        <w:t xml:space="preserve"> </w:t>
      </w:r>
      <w:r w:rsidR="008E72A0" w:rsidRPr="00636D98">
        <w:rPr>
          <w:i w:val="0"/>
          <w:color w:val="auto"/>
          <w:sz w:val="20"/>
        </w:rPr>
        <w:t>are</w:t>
      </w:r>
      <w:r w:rsidR="004D0C12" w:rsidRPr="00636D98">
        <w:rPr>
          <w:i w:val="0"/>
          <w:color w:val="auto"/>
          <w:sz w:val="20"/>
        </w:rPr>
        <w:t xml:space="preserve"> displayed, as these were found </w:t>
      </w:r>
      <w:r w:rsidR="003F74CD" w:rsidRPr="00636D98">
        <w:rPr>
          <w:i w:val="0"/>
          <w:color w:val="auto"/>
          <w:sz w:val="20"/>
        </w:rPr>
        <w:t>to be</w:t>
      </w:r>
      <w:r w:rsidR="004D0C12" w:rsidRPr="00636D98">
        <w:rPr>
          <w:i w:val="0"/>
          <w:color w:val="auto"/>
          <w:sz w:val="20"/>
        </w:rPr>
        <w:t xml:space="preserve"> the most promising routes</w:t>
      </w:r>
      <w:r w:rsidR="00F14F3D" w:rsidRPr="00636D98">
        <w:rPr>
          <w:i w:val="0"/>
          <w:color w:val="auto"/>
          <w:sz w:val="20"/>
        </w:rPr>
        <w:t xml:space="preserve"> (the results for other green routes can be found in the </w:t>
      </w:r>
      <w:r w:rsidR="00F14F3D" w:rsidRPr="004E6B57">
        <w:rPr>
          <w:i w:val="0"/>
          <w:color w:val="auto"/>
          <w:sz w:val="20"/>
          <w:highlight w:val="yellow"/>
        </w:rPr>
        <w:t xml:space="preserve">Supplementary </w:t>
      </w:r>
      <w:r w:rsidR="00063026" w:rsidRPr="004E6B57">
        <w:rPr>
          <w:i w:val="0"/>
          <w:color w:val="auto"/>
          <w:sz w:val="20"/>
          <w:highlight w:val="yellow"/>
        </w:rPr>
        <w:t>Fig.</w:t>
      </w:r>
      <w:r w:rsidR="00636D98" w:rsidRPr="004E6B57">
        <w:rPr>
          <w:i w:val="0"/>
          <w:color w:val="auto"/>
          <w:sz w:val="20"/>
          <w:highlight w:val="yellow"/>
        </w:rPr>
        <w:t xml:space="preserve"> S2</w:t>
      </w:r>
      <w:r w:rsidR="00F14F3D" w:rsidRPr="00636D98">
        <w:rPr>
          <w:i w:val="0"/>
          <w:color w:val="auto"/>
          <w:sz w:val="20"/>
        </w:rPr>
        <w:t>)</w:t>
      </w:r>
      <w:r w:rsidR="00CC483F" w:rsidRPr="00636D98">
        <w:rPr>
          <w:i w:val="0"/>
          <w:color w:val="auto"/>
          <w:sz w:val="20"/>
        </w:rPr>
        <w:t xml:space="preserve">. </w:t>
      </w:r>
      <w:r w:rsidR="005F5CAE" w:rsidRPr="00636D98">
        <w:rPr>
          <w:i w:val="0"/>
          <w:color w:val="auto"/>
          <w:sz w:val="20"/>
        </w:rPr>
        <w:t>E</w:t>
      </w:r>
      <w:r w:rsidRPr="00636D98">
        <w:rPr>
          <w:i w:val="0"/>
          <w:color w:val="auto"/>
          <w:sz w:val="20"/>
        </w:rPr>
        <w:t>rror bars display the production cost considering the lower and upper bound for the levelized cost of hydrogen.</w:t>
      </w:r>
      <w:r w:rsidR="00381EC4" w:rsidRPr="00636D98">
        <w:rPr>
          <w:i w:val="0"/>
          <w:color w:val="auto"/>
          <w:sz w:val="20"/>
        </w:rPr>
        <w:t xml:space="preserve"> The contribution of natural gas to the average production costs </w:t>
      </w:r>
      <w:r w:rsidR="007D5F2A" w:rsidRPr="00636D98">
        <w:rPr>
          <w:i w:val="0"/>
          <w:color w:val="auto"/>
          <w:sz w:val="20"/>
        </w:rPr>
        <w:t>has</w:t>
      </w:r>
      <w:r w:rsidR="00381EC4" w:rsidRPr="00636D98">
        <w:rPr>
          <w:i w:val="0"/>
          <w:color w:val="auto"/>
          <w:sz w:val="20"/>
        </w:rPr>
        <w:t xml:space="preserve"> increased notably, from 21% in 2020 to 63% in November 2022 for ammonia and from 48% in 2020 to 88% in November 2022 for methanol.</w:t>
      </w:r>
      <w:r w:rsidR="002824A2" w:rsidRPr="00636D98">
        <w:rPr>
          <w:i w:val="0"/>
          <w:color w:val="auto"/>
          <w:sz w:val="20"/>
        </w:rPr>
        <w:t xml:space="preserve"> </w:t>
      </w:r>
      <w:r w:rsidR="00064C9F" w:rsidRPr="00636D98">
        <w:rPr>
          <w:i w:val="0"/>
          <w:color w:val="auto"/>
          <w:sz w:val="20"/>
        </w:rPr>
        <w:t>H</w:t>
      </w:r>
      <w:r w:rsidR="002824A2" w:rsidRPr="00636D98">
        <w:rPr>
          <w:i w:val="0"/>
          <w:color w:val="auto"/>
          <w:sz w:val="20"/>
        </w:rPr>
        <w:t>ydrogen has the highest contribution</w:t>
      </w:r>
      <w:r w:rsidR="00064C9F" w:rsidRPr="00636D98">
        <w:rPr>
          <w:i w:val="0"/>
          <w:color w:val="auto"/>
          <w:sz w:val="20"/>
        </w:rPr>
        <w:t xml:space="preserve"> to the average production cost of green chemicals</w:t>
      </w:r>
      <w:r w:rsidR="00D87BF1">
        <w:rPr>
          <w:i w:val="0"/>
          <w:color w:val="auto"/>
          <w:sz w:val="20"/>
        </w:rPr>
        <w:t>.</w:t>
      </w:r>
    </w:p>
    <w:p w14:paraId="7EE9E2CE" w14:textId="10F41514" w:rsidR="006B685F" w:rsidRPr="005E32C2" w:rsidRDefault="006B685F" w:rsidP="006B685F">
      <w:pPr>
        <w:rPr>
          <w:rFonts w:cstheme="minorHAnsi"/>
        </w:rPr>
      </w:pPr>
      <w:commentRangeStart w:id="196"/>
      <w:del w:id="197" w:author="Guillén Gosalbez  Gonzalo" w:date="2023-02-15T13:53:00Z">
        <w:r w:rsidRPr="002D4245" w:rsidDel="00064C7D">
          <w:rPr>
            <w:rFonts w:cstheme="minorHAnsi"/>
          </w:rPr>
          <w:lastRenderedPageBreak/>
          <w:delText>Notably,</w:delText>
        </w:r>
      </w:del>
      <w:ins w:id="198" w:author="Guillén Gosalbez  Gonzalo" w:date="2023-02-15T13:53:00Z">
        <w:r w:rsidR="00064C7D">
          <w:rPr>
            <w:rFonts w:cstheme="minorHAnsi"/>
          </w:rPr>
          <w:t>Our results show that</w:t>
        </w:r>
      </w:ins>
      <w:r w:rsidRPr="002D4245">
        <w:rPr>
          <w:rFonts w:cstheme="minorHAnsi"/>
        </w:rPr>
        <w:t xml:space="preserve"> the contribution of natural gas to the average production cost for fossil ammonia increased from 2</w:t>
      </w:r>
      <w:r>
        <w:rPr>
          <w:rFonts w:cstheme="minorHAnsi"/>
        </w:rPr>
        <w:t>1</w:t>
      </w:r>
      <w:r w:rsidRPr="002D4245">
        <w:rPr>
          <w:rFonts w:cstheme="minorHAnsi"/>
        </w:rPr>
        <w:t>% in 2020 to 44% in July 2021 and up to 6</w:t>
      </w:r>
      <w:r>
        <w:rPr>
          <w:rFonts w:cstheme="minorHAnsi"/>
        </w:rPr>
        <w:t>3</w:t>
      </w:r>
      <w:r w:rsidRPr="002D4245">
        <w:rPr>
          <w:rFonts w:cstheme="minorHAnsi"/>
        </w:rPr>
        <w:t xml:space="preserve">% in </w:t>
      </w:r>
      <w:r>
        <w:rPr>
          <w:rFonts w:cstheme="minorHAnsi"/>
        </w:rPr>
        <w:t>November</w:t>
      </w:r>
      <w:r w:rsidRPr="002D4245">
        <w:rPr>
          <w:rFonts w:cstheme="minorHAnsi"/>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00C21911" w:rsidRPr="00C21911">
        <w:t xml:space="preserve">Fig. </w:t>
      </w:r>
      <w:r w:rsidR="00C21911" w:rsidRPr="00C21911">
        <w:rPr>
          <w:noProof/>
        </w:rPr>
        <w:t>3</w:t>
      </w:r>
      <w:r w:rsidRPr="007452C9">
        <w:rPr>
          <w:rFonts w:cstheme="minorHAnsi"/>
        </w:rPr>
        <w:fldChar w:fldCharType="end"/>
      </w:r>
      <w:r w:rsidRPr="002D4245">
        <w:rPr>
          <w:rFonts w:cstheme="minorHAnsi"/>
        </w:rPr>
        <w:t xml:space="preserve">a). Similarly, the </w:t>
      </w:r>
      <w:del w:id="199" w:author="Guillén Gosalbez  Gonzalo" w:date="2023-02-15T13:53:00Z">
        <w:r w:rsidRPr="002D4245" w:rsidDel="00064C7D">
          <w:rPr>
            <w:rFonts w:cstheme="minorHAnsi"/>
          </w:rPr>
          <w:delText xml:space="preserve">contribution of </w:delText>
        </w:r>
      </w:del>
      <w:r w:rsidRPr="002D4245">
        <w:rPr>
          <w:rFonts w:cstheme="minorHAnsi"/>
        </w:rPr>
        <w:t>electricity</w:t>
      </w:r>
      <w:ins w:id="200" w:author="Guillén Gosalbez  Gonzalo" w:date="2023-02-15T13:53:00Z">
        <w:r w:rsidR="00064C7D">
          <w:rPr>
            <w:rFonts w:cstheme="minorHAnsi"/>
          </w:rPr>
          <w:t xml:space="preserve"> cost share</w:t>
        </w:r>
      </w:ins>
      <w:r w:rsidRPr="002D4245">
        <w:rPr>
          <w:rFonts w:cstheme="minorHAnsi"/>
        </w:rPr>
        <w:t xml:space="preserve"> increased from 8% in 2020 to 1</w:t>
      </w:r>
      <w:r>
        <w:rPr>
          <w:rFonts w:cstheme="minorHAnsi"/>
        </w:rPr>
        <w:t>2</w:t>
      </w:r>
      <w:r w:rsidRPr="002D4245">
        <w:rPr>
          <w:rFonts w:cstheme="minorHAnsi"/>
        </w:rPr>
        <w:t xml:space="preserve">% in </w:t>
      </w:r>
      <w:r>
        <w:rPr>
          <w:rFonts w:cstheme="minorHAnsi"/>
        </w:rPr>
        <w:t>November</w:t>
      </w:r>
      <w:r w:rsidRPr="002D4245">
        <w:rPr>
          <w:rFonts w:cstheme="minorHAnsi"/>
        </w:rPr>
        <w:t xml:space="preserve"> 2022. </w:t>
      </w:r>
      <w:r>
        <w:rPr>
          <w:rFonts w:cstheme="minorHAnsi"/>
        </w:rPr>
        <w:t xml:space="preserve">For green ammonia, </w:t>
      </w:r>
      <w:r w:rsidRPr="002D4245">
        <w:rPr>
          <w:rFonts w:cstheme="minorHAnsi"/>
        </w:rPr>
        <w:t xml:space="preserve">wind-based </w:t>
      </w:r>
      <w:r>
        <w:rPr>
          <w:rFonts w:cstheme="minorHAnsi"/>
        </w:rPr>
        <w:t xml:space="preserve">electrolytic </w:t>
      </w:r>
      <w:r w:rsidRPr="002D4245">
        <w:rPr>
          <w:rFonts w:cstheme="minorHAnsi"/>
        </w:rPr>
        <w:t>hydrogen</w:t>
      </w:r>
      <w:r>
        <w:rPr>
          <w:rFonts w:cstheme="minorHAnsi"/>
        </w:rPr>
        <w:t xml:space="preserve"> </w:t>
      </w:r>
      <w:del w:id="201" w:author="Guillén Gosalbez  Gonzalo" w:date="2023-02-15T13:54:00Z">
        <w:r w:rsidRPr="002D4245" w:rsidDel="00064C7D">
          <w:rPr>
            <w:rFonts w:cstheme="minorHAnsi"/>
          </w:rPr>
          <w:delText xml:space="preserve">has </w:delText>
        </w:r>
      </w:del>
      <w:ins w:id="202" w:author="Guillén Gosalbez  Gonzalo" w:date="2023-02-15T13:54:00Z">
        <w:r w:rsidR="00064C7D">
          <w:rPr>
            <w:rFonts w:cstheme="minorHAnsi"/>
          </w:rPr>
          <w:t>represents</w:t>
        </w:r>
        <w:r w:rsidR="00064C7D" w:rsidRPr="002D4245">
          <w:rPr>
            <w:rFonts w:cstheme="minorHAnsi"/>
          </w:rPr>
          <w:t xml:space="preserve"> </w:t>
        </w:r>
      </w:ins>
      <w:r w:rsidRPr="002D4245">
        <w:rPr>
          <w:rFonts w:cstheme="minorHAnsi"/>
        </w:rPr>
        <w:t>the highest share of the production cost (6</w:t>
      </w:r>
      <w:r>
        <w:rPr>
          <w:rFonts w:cstheme="minorHAnsi"/>
        </w:rPr>
        <w:t>9</w:t>
      </w:r>
      <w:r w:rsidRPr="002D4245">
        <w:rPr>
          <w:rFonts w:cstheme="minorHAnsi"/>
        </w:rPr>
        <w:t>% to 8</w:t>
      </w:r>
      <w:r>
        <w:rPr>
          <w:rFonts w:cstheme="minorHAnsi"/>
        </w:rPr>
        <w:t>5</w:t>
      </w:r>
      <w:r w:rsidRPr="002D4245">
        <w:rPr>
          <w:rFonts w:cstheme="minorHAnsi"/>
        </w:rPr>
        <w:t>%).</w:t>
      </w:r>
      <w:r>
        <w:rPr>
          <w:rFonts w:cstheme="minorHAnsi"/>
        </w:rPr>
        <w:t xml:space="preserve"> </w:t>
      </w:r>
      <w:ins w:id="203" w:author="Guillén Gosalbez  Gonzalo" w:date="2023-02-15T13:54:00Z">
        <w:r w:rsidR="00064C7D">
          <w:rPr>
            <w:rFonts w:cstheme="minorHAnsi"/>
          </w:rPr>
          <w:t xml:space="preserve">Here, </w:t>
        </w:r>
      </w:ins>
      <w:del w:id="204" w:author="Guillén Gosalbez  Gonzalo" w:date="2023-02-15T13:54:00Z">
        <w:r w:rsidDel="00064C7D">
          <w:rPr>
            <w:rFonts w:cstheme="minorHAnsi"/>
          </w:rPr>
          <w:delText>Moreover,</w:delText>
        </w:r>
        <w:r w:rsidRPr="002D4245" w:rsidDel="00064C7D">
          <w:rPr>
            <w:rFonts w:cstheme="minorHAnsi"/>
          </w:rPr>
          <w:delText xml:space="preserve"> </w:delText>
        </w:r>
        <w:r w:rsidDel="00064C7D">
          <w:rPr>
            <w:rFonts w:cstheme="minorHAnsi"/>
          </w:rPr>
          <w:delText>s</w:delText>
        </w:r>
        <w:r w:rsidRPr="002D4245" w:rsidDel="00064C7D">
          <w:rPr>
            <w:rFonts w:cstheme="minorHAnsi"/>
          </w:rPr>
          <w:delText xml:space="preserve">ince </w:delText>
        </w:r>
      </w:del>
      <w:r w:rsidRPr="002D4245">
        <w:rPr>
          <w:rFonts w:cstheme="minorHAnsi"/>
        </w:rPr>
        <w:t>wind electricity is used only for the electrolyzer, whereas for the compressors</w:t>
      </w:r>
      <w:r>
        <w:rPr>
          <w:rFonts w:cstheme="minorHAnsi"/>
        </w:rPr>
        <w:t>,</w:t>
      </w:r>
      <w:r w:rsidRPr="002D4245">
        <w:rPr>
          <w:rFonts w:cstheme="minorHAnsi"/>
        </w:rPr>
        <w:t xml:space="preserve"> we consider grid electricity, </w:t>
      </w:r>
      <w:ins w:id="205" w:author="Guillén Gosalbez  Gonzalo" w:date="2023-02-15T13:54:00Z">
        <w:r w:rsidR="00064C7D">
          <w:rPr>
            <w:rFonts w:cstheme="minorHAnsi"/>
          </w:rPr>
          <w:t xml:space="preserve">with a </w:t>
        </w:r>
      </w:ins>
      <w:del w:id="206" w:author="Guillén Gosalbez  Gonzalo" w:date="2023-02-15T13:54:00Z">
        <w:r w:rsidRPr="002D4245" w:rsidDel="00064C7D">
          <w:rPr>
            <w:rFonts w:cstheme="minorHAnsi"/>
          </w:rPr>
          <w:delText xml:space="preserve">the </w:delText>
        </w:r>
      </w:del>
      <w:r w:rsidRPr="002D4245">
        <w:rPr>
          <w:rFonts w:cstheme="minorHAnsi"/>
        </w:rPr>
        <w:t xml:space="preserve">share of grid electricity </w:t>
      </w:r>
      <w:del w:id="207" w:author="Guillén Gosalbez  Gonzalo" w:date="2023-02-15T13:54:00Z">
        <w:r w:rsidRPr="002D4245" w:rsidDel="00064C7D">
          <w:rPr>
            <w:rFonts w:cstheme="minorHAnsi"/>
          </w:rPr>
          <w:delText xml:space="preserve">rose </w:delText>
        </w:r>
      </w:del>
      <w:ins w:id="208" w:author="Guillén Gosalbez  Gonzalo" w:date="2023-02-15T13:54:00Z">
        <w:r w:rsidR="00064C7D">
          <w:rPr>
            <w:rFonts w:cstheme="minorHAnsi"/>
          </w:rPr>
          <w:t>growing</w:t>
        </w:r>
        <w:r w:rsidR="00064C7D" w:rsidRPr="002D4245">
          <w:rPr>
            <w:rFonts w:cstheme="minorHAnsi"/>
          </w:rPr>
          <w:t xml:space="preserve"> </w:t>
        </w:r>
      </w:ins>
      <w:r w:rsidRPr="002D4245">
        <w:rPr>
          <w:rFonts w:cstheme="minorHAnsi"/>
        </w:rPr>
        <w:t xml:space="preserve">from </w:t>
      </w:r>
      <w:r w:rsidRPr="002D4245">
        <w:rPr>
          <w:rFonts w:cstheme="minorHAnsi"/>
        </w:rPr>
        <w:sym w:font="Symbol" w:char="F07E"/>
      </w:r>
      <w:r w:rsidRPr="002D4245">
        <w:rPr>
          <w:rFonts w:cstheme="minorHAnsi"/>
        </w:rPr>
        <w:t xml:space="preserve">1% in 2020 to </w:t>
      </w:r>
      <w:r>
        <w:rPr>
          <w:rFonts w:cstheme="minorHAnsi"/>
        </w:rPr>
        <w:t>6</w:t>
      </w:r>
      <w:r w:rsidRPr="002D4245">
        <w:rPr>
          <w:rFonts w:cstheme="minorHAnsi"/>
        </w:rPr>
        <w:t xml:space="preserve">% in </w:t>
      </w:r>
      <w:r>
        <w:rPr>
          <w:rFonts w:cstheme="minorHAnsi"/>
        </w:rPr>
        <w:t>November</w:t>
      </w:r>
      <w:r w:rsidRPr="002D4245">
        <w:rPr>
          <w:rFonts w:cstheme="minorHAnsi"/>
        </w:rPr>
        <w:t xml:space="preserve"> 2022.</w:t>
      </w:r>
      <w:r w:rsidR="005E32C2">
        <w:rPr>
          <w:rFonts w:cstheme="minorHAnsi"/>
        </w:rPr>
        <w:t xml:space="preserve"> </w:t>
      </w:r>
      <w:r w:rsidRPr="002D4245">
        <w:rPr>
          <w:rFonts w:cstheme="minorHAnsi"/>
          <w:lang w:val="en-US"/>
        </w:rPr>
        <w:t xml:space="preserve">Similarly, for the production of fossil methanol, the share of natural gas increased from </w:t>
      </w:r>
      <w:r>
        <w:rPr>
          <w:rFonts w:cstheme="minorHAnsi"/>
          <w:lang w:val="en-US"/>
        </w:rPr>
        <w:t>48</w:t>
      </w:r>
      <w:r w:rsidRPr="002D4245">
        <w:rPr>
          <w:rFonts w:cstheme="minorHAnsi"/>
          <w:lang w:val="en-US"/>
        </w:rPr>
        <w:t xml:space="preserve">% in 2020 to </w:t>
      </w:r>
      <w:r>
        <w:rPr>
          <w:rFonts w:cstheme="minorHAnsi"/>
          <w:lang w:val="en-US"/>
        </w:rPr>
        <w:t>76</w:t>
      </w:r>
      <w:r w:rsidRPr="002D4245">
        <w:rPr>
          <w:rFonts w:cstheme="minorHAnsi"/>
          <w:lang w:val="en-US"/>
        </w:rPr>
        <w:t xml:space="preserve">% in July 2021 and </w:t>
      </w:r>
      <w:r>
        <w:rPr>
          <w:rFonts w:cstheme="minorHAnsi"/>
          <w:lang w:val="en-US"/>
        </w:rPr>
        <w:t>88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00C21911" w:rsidRPr="00C21911">
        <w:t xml:space="preserve">Fig. </w:t>
      </w:r>
      <w:r w:rsidR="00C21911" w:rsidRPr="00C21911">
        <w:rPr>
          <w:noProof/>
        </w:rPr>
        <w:t>3</w:t>
      </w:r>
      <w:r w:rsidRPr="007452C9">
        <w:rPr>
          <w:rFonts w:cstheme="minorHAnsi"/>
        </w:rPr>
        <w:fldChar w:fldCharType="end"/>
      </w:r>
      <w:r w:rsidRPr="002D4245">
        <w:rPr>
          <w:rFonts w:cstheme="minorHAnsi"/>
          <w:lang w:val="en-US"/>
        </w:rPr>
        <w:t xml:space="preserve">b). </w:t>
      </w:r>
      <w:r>
        <w:rPr>
          <w:rFonts w:cstheme="minorHAnsi"/>
          <w:lang w:val="en-US"/>
        </w:rPr>
        <w:t>The</w:t>
      </w:r>
      <w:r w:rsidRPr="002D4245">
        <w:rPr>
          <w:rFonts w:cstheme="minorHAnsi"/>
          <w:lang w:val="en-US"/>
        </w:rPr>
        <w:t xml:space="preserve"> contribution of electricity </w:t>
      </w:r>
      <w:r>
        <w:rPr>
          <w:rFonts w:cstheme="minorHAnsi"/>
          <w:lang w:val="en-US"/>
        </w:rPr>
        <w:t>stood at around</w:t>
      </w:r>
      <w:r w:rsidRPr="002D4245">
        <w:rPr>
          <w:rFonts w:cstheme="minorHAnsi"/>
          <w:lang w:val="en-US"/>
        </w:rPr>
        <w:t xml:space="preserve"> </w:t>
      </w:r>
      <w:r w:rsidRPr="002D4245">
        <w:rPr>
          <w:rFonts w:cstheme="minorHAnsi"/>
        </w:rPr>
        <w:sym w:font="Symbol" w:char="F07E"/>
      </w:r>
      <w:r w:rsidRPr="002D4245">
        <w:rPr>
          <w:rFonts w:cstheme="minorHAnsi"/>
        </w:rPr>
        <w:t xml:space="preserve">1% </w:t>
      </w:r>
      <w:r>
        <w:rPr>
          <w:rFonts w:cstheme="minorHAnsi"/>
        </w:rPr>
        <w:t>during the entire period considered in our analysis</w:t>
      </w:r>
      <w:r w:rsidRPr="002D4245">
        <w:rPr>
          <w:rFonts w:cstheme="minorHAnsi"/>
          <w:lang w:val="en-US"/>
        </w:rPr>
        <w:t xml:space="preserve">. </w:t>
      </w:r>
      <w:r>
        <w:rPr>
          <w:rFonts w:cstheme="minorHAnsi"/>
          <w:lang w:val="en-US"/>
        </w:rPr>
        <w:t>F</w:t>
      </w:r>
      <w:r w:rsidRPr="002D4245">
        <w:rPr>
          <w:rFonts w:cstheme="minorHAnsi"/>
          <w:lang w:val="en-US"/>
        </w:rPr>
        <w:t>or the green methanol production route</w:t>
      </w:r>
      <w:r>
        <w:rPr>
          <w:rFonts w:cstheme="minorHAnsi"/>
          <w:lang w:val="en-US"/>
        </w:rPr>
        <w:t>,</w:t>
      </w:r>
      <w:r w:rsidRPr="002D4245">
        <w:rPr>
          <w:rFonts w:cstheme="minorHAnsi"/>
          <w:lang w:val="en-US"/>
        </w:rPr>
        <w:t xml:space="preserve"> </w:t>
      </w:r>
      <w:r>
        <w:rPr>
          <w:rFonts w:cstheme="minorHAnsi"/>
          <w:lang w:val="en-US"/>
        </w:rPr>
        <w:t>h</w:t>
      </w:r>
      <w:r w:rsidRPr="002D4245">
        <w:rPr>
          <w:rFonts w:cstheme="minorHAnsi"/>
          <w:lang w:val="en-US"/>
        </w:rPr>
        <w:t>ydrogen from wind electrolysis ha</w:t>
      </w:r>
      <w:r>
        <w:rPr>
          <w:rFonts w:cstheme="minorHAnsi"/>
          <w:lang w:val="en-US"/>
        </w:rPr>
        <w:t>d</w:t>
      </w:r>
      <w:r w:rsidRPr="002D4245">
        <w:rPr>
          <w:rFonts w:cstheme="minorHAnsi"/>
          <w:lang w:val="en-US"/>
        </w:rPr>
        <w:t xml:space="preserve"> the highest share of around 6</w:t>
      </w:r>
      <w:r>
        <w:rPr>
          <w:rFonts w:cstheme="minorHAnsi"/>
          <w:lang w:val="en-US"/>
        </w:rPr>
        <w:t>7</w:t>
      </w:r>
      <w:r w:rsidRPr="002D4245">
        <w:rPr>
          <w:rFonts w:cstheme="minorHAnsi"/>
          <w:lang w:val="en-US"/>
        </w:rPr>
        <w:t>% in July 2021</w:t>
      </w:r>
      <w:r>
        <w:rPr>
          <w:rFonts w:cstheme="minorHAnsi"/>
          <w:lang w:val="en-US"/>
        </w:rPr>
        <w:t>,</w:t>
      </w:r>
      <w:r w:rsidRPr="002D4245">
        <w:rPr>
          <w:rFonts w:cstheme="minorHAnsi"/>
          <w:lang w:val="en-US"/>
        </w:rPr>
        <w:t xml:space="preserve"> which decreased to </w:t>
      </w:r>
      <w:r>
        <w:rPr>
          <w:rFonts w:cstheme="minorHAnsi"/>
          <w:lang w:val="en-US"/>
        </w:rPr>
        <w:t>61</w:t>
      </w:r>
      <w:r w:rsidRPr="002D4245">
        <w:rPr>
          <w:rFonts w:cstheme="minorHAnsi"/>
          <w:lang w:val="en-US"/>
        </w:rPr>
        <w:t xml:space="preserve">% in </w:t>
      </w:r>
      <w:r>
        <w:rPr>
          <w:rFonts w:cstheme="minorHAnsi"/>
          <w:lang w:val="en-US"/>
        </w:rPr>
        <w:t>November</w:t>
      </w:r>
      <w:r w:rsidRPr="002D4245">
        <w:rPr>
          <w:rFonts w:cstheme="minorHAnsi"/>
          <w:lang w:val="en-US"/>
        </w:rPr>
        <w:t xml:space="preserve"> 2022. The share of CO</w:t>
      </w:r>
      <w:r w:rsidRPr="002D4245">
        <w:rPr>
          <w:rFonts w:cstheme="minorHAnsi"/>
          <w:vertAlign w:val="subscript"/>
          <w:lang w:val="en-US"/>
        </w:rPr>
        <w:t>2</w:t>
      </w:r>
      <w:r w:rsidRPr="002D4245">
        <w:rPr>
          <w:rFonts w:cstheme="minorHAnsi"/>
          <w:lang w:val="en-US"/>
        </w:rPr>
        <w:t xml:space="preserve"> from DAC was about 1</w:t>
      </w:r>
      <w:r>
        <w:rPr>
          <w:rFonts w:cstheme="minorHAnsi"/>
          <w:lang w:val="en-US"/>
        </w:rPr>
        <w:t>6</w:t>
      </w:r>
      <w:r w:rsidRPr="002D4245">
        <w:rPr>
          <w:rFonts w:cstheme="minorHAnsi"/>
          <w:lang w:val="en-US"/>
        </w:rPr>
        <w:t xml:space="preserve">% in 2020 and increased to </w:t>
      </w:r>
      <w:r>
        <w:rPr>
          <w:rFonts w:cstheme="minorHAnsi"/>
          <w:lang w:val="en-US"/>
        </w:rPr>
        <w:t>28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t>This increase can be attributed to the increase in natural gas prices required to capture CO</w:t>
      </w:r>
      <w:r w:rsidRPr="00AE7DFC">
        <w:rPr>
          <w:vertAlign w:val="subscript"/>
        </w:rPr>
        <w:t>2</w:t>
      </w:r>
      <w:r>
        <w:t> </w:t>
      </w:r>
      <w:r>
        <w:rPr>
          <w:rStyle w:val="Emphasis"/>
          <w:color w:val="0E101A"/>
        </w:rPr>
        <w:t>via</w:t>
      </w:r>
      <w:r>
        <w:t> DAC.</w:t>
      </w:r>
      <w:commentRangeEnd w:id="196"/>
      <w:r w:rsidR="00064C7D">
        <w:rPr>
          <w:rStyle w:val="CommentReference"/>
        </w:rPr>
        <w:commentReference w:id="196"/>
      </w:r>
    </w:p>
    <w:p w14:paraId="1D1AE6F8" w14:textId="7371FA8D" w:rsidR="00C2118D" w:rsidRPr="002D4245" w:rsidRDefault="00064C7D" w:rsidP="00D25DE2">
      <w:pPr>
        <w:pStyle w:val="Heading3"/>
        <w:rPr>
          <w:lang w:val="en-US"/>
        </w:rPr>
      </w:pPr>
      <w:ins w:id="209" w:author="Guillén Gosalbez  Gonzalo" w:date="2023-02-15T13:59:00Z">
        <w:r w:rsidRPr="000666BB">
          <w:rPr>
            <w:lang w:val="en-US"/>
          </w:rPr>
          <w:t>C</w:t>
        </w:r>
      </w:ins>
      <w:ins w:id="210" w:author="Guillén Gosalbez  Gonzalo" w:date="2023-02-15T13:58:00Z">
        <w:r w:rsidRPr="000666BB">
          <w:rPr>
            <w:lang w:val="en-US"/>
            <w:rPrChange w:id="211" w:author="Guillén Gosalbez  Gonzalo" w:date="2023-02-15T18:47:00Z">
              <w:rPr>
                <w:highlight w:val="yellow"/>
                <w:lang w:val="en-US"/>
              </w:rPr>
            </w:rPrChange>
          </w:rPr>
          <w:t xml:space="preserve">arbon </w:t>
        </w:r>
      </w:ins>
      <w:del w:id="212" w:author="Guillén Gosalbez  Gonzalo" w:date="2023-02-15T13:58:00Z">
        <w:r w:rsidR="00CF068F" w:rsidRPr="000666BB" w:rsidDel="00064C7D">
          <w:rPr>
            <w:lang w:val="en-US"/>
          </w:rPr>
          <w:delText>A</w:delText>
        </w:r>
        <w:r w:rsidR="00C2118D" w:rsidRPr="000666BB" w:rsidDel="00064C7D">
          <w:rPr>
            <w:lang w:val="en-US"/>
          </w:rPr>
          <w:delText>voidance costs</w:delText>
        </w:r>
      </w:del>
      <w:ins w:id="213" w:author="Guillén Gosalbez  Gonzalo" w:date="2023-02-15T13:58:00Z">
        <w:r w:rsidRPr="00233DE2">
          <w:rPr>
            <w:lang w:val="en-US"/>
          </w:rPr>
          <w:t>mitigation</w:t>
        </w:r>
      </w:ins>
      <w:ins w:id="214" w:author="Guillén Gosalbez  Gonzalo" w:date="2023-02-15T13:59:00Z">
        <w:r w:rsidRPr="00233DE2">
          <w:rPr>
            <w:lang w:val="en-US"/>
          </w:rPr>
          <w:t xml:space="preserve"> becomes economically appealing</w:t>
        </w:r>
      </w:ins>
      <w:ins w:id="215" w:author="Guillén Gosalbez  Gonzalo" w:date="2023-02-15T13:58:00Z">
        <w:r w:rsidRPr="000666BB">
          <w:rPr>
            <w:lang w:val="en-US"/>
            <w:rPrChange w:id="216" w:author="Guillén Gosalbez  Gonzalo" w:date="2023-02-15T18:47:00Z">
              <w:rPr>
                <w:lang w:val="en-US"/>
              </w:rPr>
            </w:rPrChange>
          </w:rPr>
          <w:t xml:space="preserve"> due to expensive fossil feedstock</w:t>
        </w:r>
        <w:r w:rsidRPr="00064C7D">
          <w:rPr>
            <w:lang w:val="en-US"/>
          </w:rPr>
          <w:t xml:space="preserve"> </w:t>
        </w:r>
      </w:ins>
    </w:p>
    <w:p w14:paraId="37DA1996" w14:textId="45586B8D" w:rsidR="00C2118D" w:rsidRDefault="00620DA7" w:rsidP="00775133">
      <w:pPr>
        <w:rPr>
          <w:rFonts w:cstheme="minorHAnsi"/>
        </w:rPr>
      </w:pPr>
      <w:del w:id="217" w:author="Guillén Gosalbez  Gonzalo" w:date="2023-02-15T18:04:00Z">
        <w:r w:rsidDel="00F013A8">
          <w:rPr>
            <w:rFonts w:cstheme="minorHAnsi"/>
          </w:rPr>
          <w:delText xml:space="preserve">After </w:delText>
        </w:r>
        <w:r w:rsidR="004E6A1C" w:rsidDel="00F013A8">
          <w:rPr>
            <w:rFonts w:cstheme="minorHAnsi"/>
          </w:rPr>
          <w:delText>realizing</w:delText>
        </w:r>
        <w:r w:rsidR="009649BF" w:rsidDel="00F013A8">
          <w:rPr>
            <w:rFonts w:cstheme="minorHAnsi"/>
          </w:rPr>
          <w:delText xml:space="preserve"> </w:delText>
        </w:r>
        <w:r w:rsidR="00956250" w:rsidDel="00F013A8">
          <w:rPr>
            <w:rFonts w:cstheme="minorHAnsi"/>
          </w:rPr>
          <w:delText>that green chemical production routes could be economically appealing</w:delText>
        </w:r>
        <w:r w:rsidR="009E57C5" w:rsidDel="00F013A8">
          <w:rPr>
            <w:rFonts w:cstheme="minorHAnsi"/>
          </w:rPr>
          <w:delText>,</w:delText>
        </w:r>
        <w:r w:rsidR="00956250" w:rsidDel="00F013A8">
          <w:rPr>
            <w:rFonts w:cstheme="minorHAnsi"/>
          </w:rPr>
          <w:delText xml:space="preserve"> </w:delText>
        </w:r>
        <w:r w:rsidR="003F768C" w:rsidDel="00F013A8">
          <w:rPr>
            <w:rFonts w:cstheme="minorHAnsi"/>
          </w:rPr>
          <w:delText>w</w:delText>
        </w:r>
      </w:del>
      <w:ins w:id="218" w:author="Guillén Gosalbez  Gonzalo" w:date="2023-02-15T18:04:00Z">
        <w:r w:rsidR="00F013A8">
          <w:rPr>
            <w:rFonts w:cstheme="minorHAnsi"/>
          </w:rPr>
          <w:t>W</w:t>
        </w:r>
      </w:ins>
      <w:r w:rsidR="003F768C">
        <w:rPr>
          <w:rFonts w:cstheme="minorHAnsi"/>
        </w:rPr>
        <w:t xml:space="preserve">e next </w:t>
      </w:r>
      <w:r w:rsidR="000238FA">
        <w:rPr>
          <w:rFonts w:cstheme="minorHAnsi"/>
        </w:rPr>
        <w:t>analyse</w:t>
      </w:r>
      <w:r w:rsidR="003F768C">
        <w:rPr>
          <w:rFonts w:cstheme="minorHAnsi"/>
        </w:rPr>
        <w:t xml:space="preserve"> </w:t>
      </w:r>
      <w:r w:rsidR="009E57C5">
        <w:rPr>
          <w:rFonts w:cstheme="minorHAnsi"/>
        </w:rPr>
        <w:t>the</w:t>
      </w:r>
      <w:r w:rsidR="003F768C">
        <w:rPr>
          <w:rFonts w:cstheme="minorHAnsi"/>
        </w:rPr>
        <w:t xml:space="preserve"> avoidance cost</w:t>
      </w:r>
      <w:ins w:id="219" w:author="Guillén Gosalbez  Gonzalo" w:date="2023-02-15T18:04:00Z">
        <w:r w:rsidR="00F013A8">
          <w:rPr>
            <w:rFonts w:cstheme="minorHAnsi"/>
          </w:rPr>
          <w:t xml:space="preserve"> of green ammonia and methanol</w:t>
        </w:r>
      </w:ins>
      <w:r w:rsidR="00C0526F">
        <w:rPr>
          <w:rFonts w:cstheme="minorHAnsi"/>
        </w:rPr>
        <w:t xml:space="preserve">, </w:t>
      </w:r>
      <w:ins w:id="220" w:author="Guillén Gosalbez  Gonzalo" w:date="2023-02-15T18:05:00Z">
        <w:r w:rsidR="00F013A8">
          <w:rPr>
            <w:rFonts w:cstheme="minorHAnsi"/>
          </w:rPr>
          <w:t xml:space="preserve">that is, </w:t>
        </w:r>
      </w:ins>
      <w:del w:id="221" w:author="Guillén Gosalbez  Gonzalo" w:date="2023-02-15T18:05:00Z">
        <w:r w:rsidR="00C0526F" w:rsidDel="00F013A8">
          <w:rPr>
            <w:rFonts w:cstheme="minorHAnsi"/>
          </w:rPr>
          <w:delText>which provide</w:delText>
        </w:r>
        <w:r w:rsidR="00077882" w:rsidDel="00F013A8">
          <w:rPr>
            <w:rFonts w:cstheme="minorHAnsi"/>
          </w:rPr>
          <w:delText>s</w:delText>
        </w:r>
        <w:r w:rsidR="00C0526F" w:rsidDel="00F013A8">
          <w:rPr>
            <w:rFonts w:cstheme="minorHAnsi"/>
          </w:rPr>
          <w:delText xml:space="preserve"> </w:delText>
        </w:r>
      </w:del>
      <w:ins w:id="222" w:author="Guillén Gosalbez  Gonzalo" w:date="2023-02-15T18:05:00Z">
        <w:r w:rsidR="00F013A8">
          <w:rPr>
            <w:rFonts w:cstheme="minorHAnsi"/>
          </w:rPr>
          <w:t xml:space="preserve">to shed light on </w:t>
        </w:r>
      </w:ins>
      <w:r w:rsidR="00C0526F">
        <w:rPr>
          <w:rFonts w:cstheme="minorHAnsi"/>
        </w:rPr>
        <w:t xml:space="preserve">the economic </w:t>
      </w:r>
      <w:del w:id="223" w:author="Guillén Gosalbez  Gonzalo" w:date="2023-02-15T18:05:00Z">
        <w:r w:rsidR="00C0526F" w:rsidDel="00F013A8">
          <w:rPr>
            <w:rFonts w:cstheme="minorHAnsi"/>
          </w:rPr>
          <w:delText xml:space="preserve">viability </w:delText>
        </w:r>
      </w:del>
      <w:ins w:id="224" w:author="Guillén Gosalbez  Gonzalo" w:date="2023-02-15T18:05:00Z">
        <w:r w:rsidR="00F013A8">
          <w:rPr>
            <w:rFonts w:cstheme="minorHAnsi"/>
          </w:rPr>
          <w:t xml:space="preserve">appeal </w:t>
        </w:r>
      </w:ins>
      <w:r w:rsidR="00C0526F">
        <w:rPr>
          <w:rFonts w:cstheme="minorHAnsi"/>
        </w:rPr>
        <w:t>of climate change mitigation</w:t>
      </w:r>
      <w:ins w:id="225" w:author="Guillén Gosalbez  Gonzalo" w:date="2023-02-15T18:05:00Z">
        <w:r w:rsidR="00F013A8">
          <w:rPr>
            <w:rFonts w:cstheme="minorHAnsi"/>
          </w:rPr>
          <w:t xml:space="preserve"> under high fossil feedstock prices</w:t>
        </w:r>
      </w:ins>
      <w:r w:rsidR="00C0526F">
        <w:rPr>
          <w:rFonts w:cstheme="minorHAnsi"/>
        </w:rPr>
        <w:t>.</w:t>
      </w:r>
      <w:r w:rsidR="004F3DEE">
        <w:rPr>
          <w:rFonts w:cstheme="minorHAnsi"/>
        </w:rPr>
        <w:t xml:space="preserve"> </w:t>
      </w:r>
      <w:del w:id="226" w:author="Guillén Gosalbez  Gonzalo" w:date="2023-02-15T18:05:00Z">
        <w:r w:rsidR="00C2118D" w:rsidRPr="00775133" w:rsidDel="00F013A8">
          <w:rPr>
            <w:rFonts w:cstheme="minorHAnsi"/>
          </w:rPr>
          <w:delText xml:space="preserve">The avoidance cost follows an inverse trend to the natural gas price. </w:delText>
        </w:r>
      </w:del>
      <w:r w:rsidR="00C2118D" w:rsidRPr="00775133">
        <w:rPr>
          <w:rFonts w:cstheme="minorHAnsi"/>
        </w:rPr>
        <w:t>In 2020 at an average natural gas price of 145 USD t</w:t>
      </w:r>
      <w:r w:rsidR="00C2118D" w:rsidRPr="002B1555">
        <w:rPr>
          <w:rFonts w:cstheme="minorHAnsi"/>
          <w:vertAlign w:val="superscript"/>
        </w:rPr>
        <w:t>−1</w:t>
      </w:r>
      <w:r w:rsidR="00C2118D" w:rsidRPr="00775133">
        <w:rPr>
          <w:rFonts w:cstheme="minorHAnsi"/>
        </w:rPr>
        <w:t>, wind- and solar-based ammonia result</w:t>
      </w:r>
      <w:r w:rsidR="00077882">
        <w:rPr>
          <w:rFonts w:cstheme="minorHAnsi"/>
        </w:rPr>
        <w:t>ed</w:t>
      </w:r>
      <w:r w:rsidR="00C2118D" w:rsidRPr="00775133">
        <w:rPr>
          <w:rFonts w:cstheme="minorHAnsi"/>
        </w:rPr>
        <w:t xml:space="preserve"> in an avoidance cost of 5</w:t>
      </w:r>
      <w:r w:rsidR="00B82F09">
        <w:rPr>
          <w:rFonts w:cstheme="minorHAnsi"/>
        </w:rPr>
        <w:t>72</w:t>
      </w:r>
      <w:r w:rsidR="00C2118D" w:rsidRPr="00775133">
        <w:rPr>
          <w:rFonts w:cstheme="minorHAnsi"/>
        </w:rPr>
        <w:t xml:space="preserve"> and 1,</w:t>
      </w:r>
      <w:r w:rsidR="00B82F09">
        <w:rPr>
          <w:rFonts w:cstheme="minorHAnsi"/>
        </w:rPr>
        <w:t>388</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CF068F" w:rsidRPr="00CF068F">
        <w:rPr>
          <w:rFonts w:cstheme="minorHAnsi"/>
        </w:rPr>
        <w:t>-eq</w:t>
      </w:r>
      <w:r w:rsidR="00C2118D" w:rsidRPr="00775133">
        <w:rPr>
          <w:rFonts w:cstheme="minorHAnsi"/>
        </w:rPr>
        <w:t>, respectively</w:t>
      </w:r>
      <w:r w:rsidR="00112828">
        <w:rPr>
          <w:rFonts w:cstheme="minorHAnsi"/>
        </w:rPr>
        <w:t xml:space="preserve"> </w:t>
      </w:r>
      <w:r w:rsidR="00112828" w:rsidRPr="00775133">
        <w:rPr>
          <w:rFonts w:cstheme="minorHAnsi"/>
        </w:rPr>
        <w:t>(</w:t>
      </w:r>
      <w:r w:rsidR="00112828" w:rsidRPr="00767A96">
        <w:rPr>
          <w:rFonts w:cstheme="minorHAnsi"/>
        </w:rPr>
        <w:fldChar w:fldCharType="begin"/>
      </w:r>
      <w:r w:rsidR="00112828" w:rsidRPr="00767A96">
        <w:rPr>
          <w:rFonts w:cstheme="minorHAnsi"/>
        </w:rPr>
        <w:instrText xml:space="preserve"> REF _Ref124438738 \h  \* MERGEFORMAT </w:instrText>
      </w:r>
      <w:r w:rsidR="00112828" w:rsidRPr="00767A96">
        <w:rPr>
          <w:rFonts w:cstheme="minorHAnsi"/>
        </w:rPr>
      </w:r>
      <w:r w:rsidR="00112828" w:rsidRPr="00767A96">
        <w:rPr>
          <w:rFonts w:cstheme="minorHAnsi"/>
        </w:rPr>
        <w:fldChar w:fldCharType="separate"/>
      </w:r>
      <w:r w:rsidR="0068071C" w:rsidRPr="0068071C">
        <w:t xml:space="preserve">Fig. </w:t>
      </w:r>
      <w:r w:rsidR="0068071C" w:rsidRPr="0068071C">
        <w:rPr>
          <w:noProof/>
        </w:rPr>
        <w:t>4</w:t>
      </w:r>
      <w:r w:rsidR="00112828" w:rsidRPr="00767A96">
        <w:rPr>
          <w:rFonts w:cstheme="minorHAnsi"/>
        </w:rPr>
        <w:fldChar w:fldCharType="end"/>
      </w:r>
      <w:r w:rsidR="00112828">
        <w:rPr>
          <w:rFonts w:cstheme="minorHAnsi"/>
        </w:rPr>
        <w:t>a</w:t>
      </w:r>
      <w:r w:rsidR="00112828" w:rsidRPr="00775133">
        <w:rPr>
          <w:rFonts w:cstheme="minorHAnsi"/>
        </w:rPr>
        <w:t>)</w:t>
      </w:r>
      <w:r w:rsidR="00C2118D" w:rsidRPr="00775133">
        <w:rPr>
          <w:rFonts w:cstheme="minorHAnsi"/>
        </w:rPr>
        <w:t xml:space="preserve">. This cost </w:t>
      </w:r>
      <w:del w:id="227" w:author="Guillén Gosalbez  Gonzalo" w:date="2023-02-15T18:06:00Z">
        <w:r w:rsidR="00C2118D" w:rsidRPr="00775133" w:rsidDel="00F013A8">
          <w:rPr>
            <w:rFonts w:cstheme="minorHAnsi"/>
          </w:rPr>
          <w:delText xml:space="preserve">is </w:delText>
        </w:r>
      </w:del>
      <w:ins w:id="228" w:author="Guillén Gosalbez  Gonzalo" w:date="2023-02-15T18:06:00Z">
        <w:r w:rsidR="00F013A8">
          <w:rPr>
            <w:rFonts w:cstheme="minorHAnsi"/>
          </w:rPr>
          <w:t>was</w:t>
        </w:r>
        <w:r w:rsidR="00F013A8" w:rsidRPr="00775133">
          <w:rPr>
            <w:rFonts w:cstheme="minorHAnsi"/>
          </w:rPr>
          <w:t xml:space="preserve"> </w:t>
        </w:r>
      </w:ins>
      <w:r w:rsidR="00C2118D" w:rsidRPr="00775133">
        <w:rPr>
          <w:rFonts w:cstheme="minorHAnsi"/>
        </w:rPr>
        <w:t>substantially higher for methanol</w:t>
      </w:r>
      <w:del w:id="229" w:author="Guillén Gosalbez  Gonzalo" w:date="2023-02-15T18:06:00Z">
        <w:r w:rsidR="00C2118D" w:rsidRPr="00775133" w:rsidDel="00F013A8">
          <w:rPr>
            <w:rFonts w:cstheme="minorHAnsi"/>
          </w:rPr>
          <w:delText xml:space="preserve"> with </w:delText>
        </w:r>
      </w:del>
      <w:ins w:id="230" w:author="Guillén Gosalbez  Gonzalo" w:date="2023-02-15T18:06:00Z">
        <w:r w:rsidR="00F013A8">
          <w:rPr>
            <w:rFonts w:cstheme="minorHAnsi"/>
          </w:rPr>
          <w:t xml:space="preserve">, i.e., </w:t>
        </w:r>
      </w:ins>
      <w:r w:rsidR="00C2118D" w:rsidRPr="00775133">
        <w:rPr>
          <w:rFonts w:cstheme="minorHAnsi"/>
        </w:rPr>
        <w:t>1,</w:t>
      </w:r>
      <w:r w:rsidR="004C5F8B">
        <w:rPr>
          <w:rFonts w:cstheme="minorHAnsi"/>
        </w:rPr>
        <w:t>435</w:t>
      </w:r>
      <w:r w:rsidR="00C2118D" w:rsidRPr="00775133">
        <w:rPr>
          <w:rFonts w:cstheme="minorHAnsi"/>
        </w:rPr>
        <w:t xml:space="preserve"> and 7,</w:t>
      </w:r>
      <w:r w:rsidR="004C5F8B">
        <w:rPr>
          <w:rFonts w:cstheme="minorHAnsi"/>
        </w:rPr>
        <w:t>696</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DF0E77" w:rsidRPr="00CF068F">
        <w:rPr>
          <w:rFonts w:cstheme="minorHAnsi"/>
        </w:rPr>
        <w:t>-eq</w:t>
      </w:r>
      <w:r w:rsidR="00C2118D" w:rsidRPr="00775133">
        <w:rPr>
          <w:rFonts w:cstheme="minorHAnsi"/>
        </w:rPr>
        <w:t>, respectively</w:t>
      </w:r>
      <w:r w:rsidR="00817228">
        <w:rPr>
          <w:rFonts w:cstheme="minorHAnsi"/>
        </w:rPr>
        <w:t xml:space="preserve"> </w:t>
      </w:r>
      <w:r w:rsidR="00817228" w:rsidRPr="00775133">
        <w:rPr>
          <w:rFonts w:cstheme="minorHAnsi"/>
        </w:rPr>
        <w:t>(</w:t>
      </w:r>
      <w:r w:rsidR="00817228" w:rsidRPr="00767A96">
        <w:rPr>
          <w:rFonts w:cstheme="minorHAnsi"/>
        </w:rPr>
        <w:fldChar w:fldCharType="begin"/>
      </w:r>
      <w:r w:rsidR="00817228" w:rsidRPr="00767A96">
        <w:rPr>
          <w:rFonts w:cstheme="minorHAnsi"/>
        </w:rPr>
        <w:instrText xml:space="preserve"> REF _Ref124438738 \h  \* MERGEFORMAT </w:instrText>
      </w:r>
      <w:r w:rsidR="00817228" w:rsidRPr="00767A96">
        <w:rPr>
          <w:rFonts w:cstheme="minorHAnsi"/>
        </w:rPr>
      </w:r>
      <w:r w:rsidR="00817228" w:rsidRPr="00767A96">
        <w:rPr>
          <w:rFonts w:cstheme="minorHAnsi"/>
        </w:rPr>
        <w:fldChar w:fldCharType="separate"/>
      </w:r>
      <w:r w:rsidR="0068071C" w:rsidRPr="0068071C">
        <w:t xml:space="preserve">Fig. </w:t>
      </w:r>
      <w:r w:rsidR="0068071C" w:rsidRPr="0068071C">
        <w:rPr>
          <w:noProof/>
        </w:rPr>
        <w:t>4</w:t>
      </w:r>
      <w:r w:rsidR="00817228" w:rsidRPr="00767A96">
        <w:rPr>
          <w:rFonts w:cstheme="minorHAnsi"/>
        </w:rPr>
        <w:fldChar w:fldCharType="end"/>
      </w:r>
      <w:r w:rsidR="00817228">
        <w:rPr>
          <w:rFonts w:cstheme="minorHAnsi"/>
        </w:rPr>
        <w:t>b</w:t>
      </w:r>
      <w:r w:rsidR="00817228" w:rsidRPr="00775133">
        <w:rPr>
          <w:rFonts w:cstheme="minorHAnsi"/>
        </w:rPr>
        <w:t>)</w:t>
      </w:r>
      <w:ins w:id="231" w:author="Guillén Gosalbez  Gonzalo" w:date="2023-02-15T18:06:00Z">
        <w:r w:rsidR="00F013A8">
          <w:rPr>
            <w:rFonts w:cstheme="minorHAnsi"/>
          </w:rPr>
          <w:t xml:space="preserve"> in the same period</w:t>
        </w:r>
      </w:ins>
      <w:r w:rsidR="00C2118D" w:rsidRPr="00775133">
        <w:rPr>
          <w:rFonts w:cstheme="minorHAnsi"/>
        </w:rPr>
        <w:t xml:space="preserve">, primarily due to </w:t>
      </w:r>
      <w:del w:id="232" w:author="Guillén Gosalbez  Gonzalo" w:date="2023-02-15T18:06:00Z">
        <w:r w:rsidR="00C2118D" w:rsidRPr="00775133" w:rsidDel="00F013A8">
          <w:rPr>
            <w:rFonts w:cstheme="minorHAnsi"/>
          </w:rPr>
          <w:delText>a</w:delText>
        </w:r>
      </w:del>
      <w:ins w:id="233" w:author="Guillén Gosalbez  Gonzalo" w:date="2023-02-15T18:06:00Z">
        <w:r w:rsidR="00F013A8">
          <w:rPr>
            <w:rFonts w:cstheme="minorHAnsi"/>
          </w:rPr>
          <w:t>the</w:t>
        </w:r>
      </w:ins>
      <w:r w:rsidR="00C2118D" w:rsidRPr="00775133">
        <w:rPr>
          <w:rFonts w:cstheme="minorHAnsi"/>
        </w:rPr>
        <w:t xml:space="preserve"> </w:t>
      </w:r>
      <w:del w:id="234" w:author="Guillén Gosalbez  Gonzalo" w:date="2023-02-15T18:06:00Z">
        <w:r w:rsidR="00C2118D" w:rsidRPr="00775133" w:rsidDel="00F013A8">
          <w:rPr>
            <w:rFonts w:cstheme="minorHAnsi"/>
          </w:rPr>
          <w:delText xml:space="preserve">higher </w:delText>
        </w:r>
      </w:del>
      <w:ins w:id="235" w:author="Guillén Gosalbez  Gonzalo" w:date="2023-02-15T18:06:00Z">
        <w:r w:rsidR="00F013A8">
          <w:rPr>
            <w:rFonts w:cstheme="minorHAnsi"/>
          </w:rPr>
          <w:t>wider</w:t>
        </w:r>
        <w:r w:rsidR="00F013A8" w:rsidRPr="00775133">
          <w:rPr>
            <w:rFonts w:cstheme="minorHAnsi"/>
          </w:rPr>
          <w:t xml:space="preserve"> </w:t>
        </w:r>
        <w:r w:rsidR="00F013A8">
          <w:rPr>
            <w:rFonts w:cstheme="minorHAnsi"/>
          </w:rPr>
          <w:t xml:space="preserve">economic </w:t>
        </w:r>
      </w:ins>
      <w:del w:id="236" w:author="Guillén Gosalbez  Gonzalo" w:date="2023-02-15T18:06:00Z">
        <w:r w:rsidR="00C2118D" w:rsidRPr="00775133" w:rsidDel="00F013A8">
          <w:rPr>
            <w:rFonts w:cstheme="minorHAnsi"/>
          </w:rPr>
          <w:delText xml:space="preserve">difference between </w:delText>
        </w:r>
      </w:del>
      <w:ins w:id="237" w:author="Guillén Gosalbez  Gonzalo" w:date="2023-02-15T18:06:00Z">
        <w:r w:rsidR="00F013A8">
          <w:rPr>
            <w:rFonts w:cstheme="minorHAnsi"/>
          </w:rPr>
          <w:t xml:space="preserve">gap between </w:t>
        </w:r>
      </w:ins>
      <w:del w:id="238" w:author="Guillén Gosalbez  Gonzalo" w:date="2023-02-15T18:06:00Z">
        <w:r w:rsidR="00C2118D" w:rsidRPr="00775133" w:rsidDel="00F013A8">
          <w:rPr>
            <w:rFonts w:cstheme="minorHAnsi"/>
          </w:rPr>
          <w:delText xml:space="preserve">the production costs of </w:delText>
        </w:r>
      </w:del>
      <w:r w:rsidR="00C2118D" w:rsidRPr="00775133">
        <w:rPr>
          <w:rFonts w:cstheme="minorHAnsi"/>
        </w:rPr>
        <w:t xml:space="preserve">fossil and green methanol. </w:t>
      </w:r>
      <w:del w:id="239" w:author="Guillén Gosalbez  Gonzalo" w:date="2023-02-15T18:07:00Z">
        <w:r w:rsidR="00C2118D" w:rsidRPr="00775133" w:rsidDel="00F013A8">
          <w:rPr>
            <w:rFonts w:cstheme="minorHAnsi"/>
          </w:rPr>
          <w:delText>Notably</w:delText>
        </w:r>
      </w:del>
      <w:ins w:id="240" w:author="Guillén Gosalbez  Gonzalo" w:date="2023-02-15T18:07:00Z">
        <w:r w:rsidR="00F013A8">
          <w:rPr>
            <w:rFonts w:cstheme="minorHAnsi"/>
          </w:rPr>
          <w:t>Hence</w:t>
        </w:r>
      </w:ins>
      <w:r w:rsidR="00C2118D" w:rsidRPr="00775133">
        <w:rPr>
          <w:rFonts w:cstheme="minorHAnsi"/>
        </w:rPr>
        <w:t xml:space="preserve">, the avoidance cost of green ammonia and methanol in 2020 </w:t>
      </w:r>
      <w:del w:id="241" w:author="Guillén Gosalbez  Gonzalo" w:date="2023-02-15T18:07:00Z">
        <w:r w:rsidR="005D733E" w:rsidDel="00F013A8">
          <w:rPr>
            <w:rFonts w:cstheme="minorHAnsi"/>
          </w:rPr>
          <w:delText>essentially</w:delText>
        </w:r>
        <w:r w:rsidR="00C2118D" w:rsidRPr="00775133" w:rsidDel="00F013A8">
          <w:rPr>
            <w:rFonts w:cstheme="minorHAnsi"/>
          </w:rPr>
          <w:delText xml:space="preserve"> surpasses the</w:delText>
        </w:r>
      </w:del>
      <w:ins w:id="242" w:author="Guillén Gosalbez  Gonzalo" w:date="2023-02-15T18:07:00Z">
        <w:r w:rsidR="00F013A8">
          <w:rPr>
            <w:rFonts w:cstheme="minorHAnsi"/>
          </w:rPr>
          <w:t>was way above the</w:t>
        </w:r>
      </w:ins>
      <w:r w:rsidR="00C2118D" w:rsidRPr="00775133">
        <w:rPr>
          <w:rFonts w:cstheme="minorHAnsi"/>
        </w:rPr>
        <w:t xml:space="preserve"> removal cost of bioenergy with carbon capture and storage (BECCS) and DAC with carbon capture and storage (DACCS), </w:t>
      </w:r>
      <w:ins w:id="243" w:author="Guillén Gosalbez  Gonzalo" w:date="2023-02-15T18:07:00Z">
        <w:r w:rsidR="00F013A8">
          <w:rPr>
            <w:rFonts w:cstheme="minorHAnsi"/>
          </w:rPr>
          <w:t xml:space="preserve">two of the most prominent negative emissions technologies (NETs), </w:t>
        </w:r>
      </w:ins>
      <w:r w:rsidR="00C2118D" w:rsidRPr="00775133">
        <w:rPr>
          <w:rFonts w:cstheme="minorHAnsi"/>
        </w:rPr>
        <w:t>forecasted at 100</w:t>
      </w:r>
      <w:r w:rsidR="00C2118D" w:rsidRPr="00775133">
        <w:rPr>
          <w:rFonts w:cstheme="minorHAnsi"/>
        </w:rPr>
        <w:noBreakHyphen/>
        <w:t>200 USD t</w:t>
      </w:r>
      <w:r w:rsidR="00C81C46" w:rsidRPr="002B1555">
        <w:rPr>
          <w:rFonts w:cstheme="minorHAnsi"/>
          <w:vertAlign w:val="superscript"/>
        </w:rPr>
        <w:t>−1</w:t>
      </w:r>
      <w:r w:rsidR="00C2118D" w:rsidRPr="00775133">
        <w:rPr>
          <w:rFonts w:cstheme="minorHAnsi"/>
        </w:rPr>
        <w:t xml:space="preserve"> CO</w:t>
      </w:r>
      <w:r w:rsidR="00C81C46" w:rsidRPr="00C81C46">
        <w:rPr>
          <w:rFonts w:cstheme="minorHAnsi"/>
          <w:vertAlign w:val="subscript"/>
        </w:rPr>
        <w:t>2</w:t>
      </w:r>
      <w:r w:rsidR="00C2118D" w:rsidRPr="00775133">
        <w:rPr>
          <w:rFonts w:cstheme="minorHAnsi"/>
        </w:rPr>
        <w:t xml:space="preserve"> and 100-300 USD t</w:t>
      </w:r>
      <w:r w:rsidR="00C81C46" w:rsidRPr="002B1555">
        <w:rPr>
          <w:rFonts w:cstheme="minorHAnsi"/>
          <w:vertAlign w:val="superscript"/>
        </w:rPr>
        <w:t>−1</w:t>
      </w:r>
      <w:r w:rsidR="00C2118D" w:rsidRPr="00775133">
        <w:rPr>
          <w:rFonts w:cstheme="minorHAnsi"/>
        </w:rPr>
        <w:t xml:space="preserve"> CO</w:t>
      </w:r>
      <w:r w:rsidR="00C2118D" w:rsidRPr="00C81C46">
        <w:rPr>
          <w:rFonts w:cstheme="minorHAnsi"/>
          <w:vertAlign w:val="subscript"/>
        </w:rPr>
        <w:t>2</w:t>
      </w:r>
      <w:r w:rsidR="00C2118D" w:rsidRPr="00775133">
        <w:rPr>
          <w:rFonts w:cstheme="minorHAnsi"/>
        </w:rPr>
        <w:t>, respectively</w:t>
      </w:r>
      <w:r w:rsidR="00C64493">
        <w:rPr>
          <w:rFonts w:cstheme="minorHAnsi"/>
        </w:rPr>
        <w:fldChar w:fldCharType="begin"/>
      </w:r>
      <w:r w:rsidR="0001575A">
        <w:rPr>
          <w:rFonts w:cstheme="minorHAnsi"/>
        </w:rPr>
        <w:instrText xml:space="preserve"> ADDIN ZOTERO_ITEM CSL_CITATION {"citationID":"93EyLiHn","properties":{"formattedCitation":"\\super 25\\nosupersub{}","plainCitation":"25","noteIndex":0},"citationItems":[{"id":26709,"uris":["http://zotero.org/users/9157291/items/BW5WQTNZ"],"itemData":{"id":26709,"type":"article-journal","abstract":"The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C64493">
        <w:rPr>
          <w:rFonts w:cstheme="minorHAnsi"/>
        </w:rPr>
        <w:fldChar w:fldCharType="separate"/>
      </w:r>
      <w:r w:rsidR="0001575A" w:rsidRPr="0001575A">
        <w:rPr>
          <w:rFonts w:ascii="Calibri" w:hAnsi="Calibri" w:cs="Calibri"/>
          <w:szCs w:val="24"/>
          <w:vertAlign w:val="superscript"/>
        </w:rPr>
        <w:t>25</w:t>
      </w:r>
      <w:r w:rsidR="00C64493">
        <w:rPr>
          <w:rFonts w:cstheme="minorHAnsi"/>
        </w:rPr>
        <w:fldChar w:fldCharType="end"/>
      </w:r>
      <w:r w:rsidR="00C2118D" w:rsidRPr="00775133">
        <w:rPr>
          <w:rFonts w:cstheme="minorHAnsi"/>
        </w:rPr>
        <w:t xml:space="preserve">. However, </w:t>
      </w:r>
      <w:del w:id="244" w:author="Guillén Gosalbez  Gonzalo" w:date="2023-02-15T18:08:00Z">
        <w:r w:rsidR="00C2118D" w:rsidRPr="00775133" w:rsidDel="00F013A8">
          <w:rPr>
            <w:rFonts w:cstheme="minorHAnsi"/>
          </w:rPr>
          <w:delText>as natural gas prices increase, less money is required for every ton of CO</w:delText>
        </w:r>
        <w:r w:rsidR="00C2118D" w:rsidRPr="00CF08F9" w:rsidDel="00F013A8">
          <w:rPr>
            <w:rFonts w:cstheme="minorHAnsi"/>
            <w:vertAlign w:val="subscript"/>
          </w:rPr>
          <w:delText>2</w:delText>
        </w:r>
        <w:r w:rsidR="00C2118D" w:rsidRPr="00775133" w:rsidDel="00F013A8">
          <w:rPr>
            <w:rFonts w:cstheme="minorHAnsi"/>
          </w:rPr>
          <w:delText xml:space="preserve"> emission avoided by switching from fossil to green chemicals. A</w:delText>
        </w:r>
      </w:del>
      <w:ins w:id="245" w:author="Guillén Gosalbez  Gonzalo" w:date="2023-02-15T18:08:00Z">
        <w:r w:rsidR="00F013A8">
          <w:rPr>
            <w:rFonts w:cstheme="minorHAnsi"/>
          </w:rPr>
          <w:t>a</w:t>
        </w:r>
      </w:ins>
      <w:r w:rsidR="00C2118D" w:rsidRPr="00775133">
        <w:rPr>
          <w:rFonts w:cstheme="minorHAnsi"/>
        </w:rPr>
        <w:t xml:space="preserve">t the peak of natural gas prices in 2022, the avoidance cost of green ammonia and methanol </w:t>
      </w:r>
      <w:del w:id="246" w:author="Guillén Gosalbez  Gonzalo" w:date="2023-02-15T18:08:00Z">
        <w:r w:rsidR="00C2118D" w:rsidRPr="00775133" w:rsidDel="00F013A8">
          <w:rPr>
            <w:rFonts w:cstheme="minorHAnsi"/>
          </w:rPr>
          <w:delText xml:space="preserve">becomes </w:delText>
        </w:r>
      </w:del>
      <w:ins w:id="247" w:author="Guillén Gosalbez  Gonzalo" w:date="2023-02-15T18:08:00Z">
        <w:r w:rsidR="00F013A8" w:rsidRPr="00775133">
          <w:rPr>
            <w:rFonts w:cstheme="minorHAnsi"/>
          </w:rPr>
          <w:t>bec</w:t>
        </w:r>
        <w:r w:rsidR="00F013A8">
          <w:rPr>
            <w:rFonts w:cstheme="minorHAnsi"/>
          </w:rPr>
          <w:t>ame</w:t>
        </w:r>
        <w:r w:rsidR="00F013A8" w:rsidRPr="00775133">
          <w:rPr>
            <w:rFonts w:cstheme="minorHAnsi"/>
          </w:rPr>
          <w:t xml:space="preserve"> </w:t>
        </w:r>
      </w:ins>
      <w:r w:rsidR="00C2118D" w:rsidRPr="00775133">
        <w:rPr>
          <w:rFonts w:cstheme="minorHAnsi"/>
        </w:rPr>
        <w:t xml:space="preserve">negative, </w:t>
      </w:r>
      <w:del w:id="248" w:author="Guillén Gosalbez  Gonzalo" w:date="2023-02-15T18:08:00Z">
        <w:r w:rsidR="00C2118D" w:rsidRPr="00775133" w:rsidDel="00F013A8">
          <w:rPr>
            <w:rFonts w:cstheme="minorHAnsi"/>
          </w:rPr>
          <w:delText xml:space="preserve">meaning </w:delText>
        </w:r>
      </w:del>
      <w:ins w:id="249" w:author="Guillén Gosalbez  Gonzalo" w:date="2023-02-15T18:08:00Z">
        <w:r w:rsidR="00F013A8">
          <w:rPr>
            <w:rFonts w:cstheme="minorHAnsi"/>
          </w:rPr>
          <w:t>implying</w:t>
        </w:r>
        <w:r w:rsidR="00F013A8" w:rsidRPr="00775133">
          <w:rPr>
            <w:rFonts w:cstheme="minorHAnsi"/>
          </w:rPr>
          <w:t xml:space="preserve"> </w:t>
        </w:r>
      </w:ins>
      <w:r w:rsidR="00C2118D" w:rsidRPr="00775133">
        <w:rPr>
          <w:rFonts w:cstheme="minorHAnsi"/>
        </w:rPr>
        <w:t xml:space="preserve">that </w:t>
      </w:r>
      <w:ins w:id="250" w:author="Guillén Gosalbez  Gonzalo" w:date="2023-02-15T18:08:00Z">
        <w:r w:rsidR="00F013A8">
          <w:rPr>
            <w:rFonts w:cstheme="minorHAnsi"/>
          </w:rPr>
          <w:t xml:space="preserve">mitigating carbon emissions via green ammonia and methanol became </w:t>
        </w:r>
      </w:ins>
      <w:del w:id="251" w:author="Guillén Gosalbez  Gonzalo" w:date="2023-02-15T18:08:00Z">
        <w:r w:rsidR="00C2118D" w:rsidRPr="00775133" w:rsidDel="00F013A8">
          <w:rPr>
            <w:rFonts w:cstheme="minorHAnsi"/>
          </w:rPr>
          <w:delText xml:space="preserve">the industry could simultaneously reduce costs and </w:delText>
        </w:r>
        <w:r w:rsidR="00A11251" w:rsidDel="00F013A8">
          <w:rPr>
            <w:rFonts w:cstheme="minorHAnsi"/>
          </w:rPr>
          <w:delText>GHG</w:delText>
        </w:r>
        <w:r w:rsidR="00C2118D" w:rsidRPr="00775133" w:rsidDel="00F013A8">
          <w:rPr>
            <w:rFonts w:cstheme="minorHAnsi"/>
          </w:rPr>
          <w:delText xml:space="preserve"> emissions</w:delText>
        </w:r>
      </w:del>
      <w:ins w:id="252" w:author="Guillén Gosalbez  Gonzalo" w:date="2023-02-15T18:08:00Z">
        <w:r w:rsidR="00F013A8">
          <w:rPr>
            <w:rFonts w:cstheme="minorHAnsi"/>
          </w:rPr>
          <w:t>economically appealing</w:t>
        </w:r>
      </w:ins>
      <w:r w:rsidR="00C2118D" w:rsidRPr="00775133">
        <w:rPr>
          <w:rFonts w:cstheme="minorHAnsi"/>
        </w:rPr>
        <w:t xml:space="preserve">. </w:t>
      </w:r>
      <w:ins w:id="253" w:author="Guillén Gosalbez  Gonzalo" w:date="2023-02-15T18:09:00Z">
        <w:r w:rsidR="005B5764">
          <w:rPr>
            <w:rFonts w:cstheme="minorHAnsi"/>
          </w:rPr>
          <w:t>Specifically, the win-win scenario (economic and environmental competitiveness) emerged in</w:t>
        </w:r>
      </w:ins>
      <w:del w:id="254" w:author="Guillén Gosalbez  Gonzalo" w:date="2023-02-15T18:09:00Z">
        <w:r w:rsidR="00C2118D" w:rsidRPr="00775133" w:rsidDel="005B5764">
          <w:rPr>
            <w:rFonts w:cstheme="minorHAnsi"/>
          </w:rPr>
          <w:delText>Since</w:delText>
        </w:r>
      </w:del>
      <w:r w:rsidR="00C2118D" w:rsidRPr="00775133">
        <w:rPr>
          <w:rFonts w:cstheme="minorHAnsi"/>
        </w:rPr>
        <w:t xml:space="preserve"> July 2021, </w:t>
      </w:r>
      <w:del w:id="255" w:author="Guillén Gosalbez  Gonzalo" w:date="2023-02-15T18:09:00Z">
        <w:r w:rsidR="00C2118D" w:rsidRPr="00775133" w:rsidDel="005B5764">
          <w:rPr>
            <w:rFonts w:cstheme="minorHAnsi"/>
          </w:rPr>
          <w:delText xml:space="preserve">the industry could </w:delText>
        </w:r>
      </w:del>
      <w:ins w:id="256" w:author="Guillén Gosalbez  Gonzalo" w:date="2023-02-15T18:09:00Z">
        <w:r w:rsidR="005B5764">
          <w:rPr>
            <w:rFonts w:cstheme="minorHAnsi"/>
          </w:rPr>
          <w:t xml:space="preserve">reaching potential economic </w:t>
        </w:r>
      </w:ins>
      <w:r w:rsidR="00C2118D" w:rsidRPr="00775133">
        <w:rPr>
          <w:rFonts w:cstheme="minorHAnsi"/>
        </w:rPr>
        <w:t>sav</w:t>
      </w:r>
      <w:del w:id="257" w:author="Guillén Gosalbez  Gonzalo" w:date="2023-02-15T18:10:00Z">
        <w:r w:rsidR="00C2118D" w:rsidRPr="00775133" w:rsidDel="005B5764">
          <w:rPr>
            <w:rFonts w:cstheme="minorHAnsi"/>
          </w:rPr>
          <w:delText>e</w:delText>
        </w:r>
      </w:del>
      <w:ins w:id="258" w:author="Guillén Gosalbez  Gonzalo" w:date="2023-02-15T18:10:00Z">
        <w:r w:rsidR="005B5764">
          <w:rPr>
            <w:rFonts w:cstheme="minorHAnsi"/>
          </w:rPr>
          <w:t>ings of</w:t>
        </w:r>
      </w:ins>
      <w:del w:id="259" w:author="Guillén Gosalbez  Gonzalo" w:date="2023-02-15T18:10:00Z">
        <w:r w:rsidR="00C2118D" w:rsidRPr="00775133" w:rsidDel="005B5764">
          <w:rPr>
            <w:rFonts w:cstheme="minorHAnsi"/>
          </w:rPr>
          <w:delText xml:space="preserve"> around</w:delText>
        </w:r>
      </w:del>
      <w:r w:rsidR="00C2118D" w:rsidRPr="00775133">
        <w:rPr>
          <w:rFonts w:cstheme="minorHAnsi"/>
        </w:rPr>
        <w:t xml:space="preserve"> </w:t>
      </w:r>
      <w:r w:rsidR="004C5F8B">
        <w:rPr>
          <w:rFonts w:cstheme="minorHAnsi"/>
        </w:rPr>
        <w:t>56</w:t>
      </w:r>
      <w:r w:rsidR="00C2118D" w:rsidRPr="00775133">
        <w:rPr>
          <w:rFonts w:cstheme="minorHAnsi"/>
        </w:rPr>
        <w:t xml:space="preserve"> to </w:t>
      </w:r>
      <w:r w:rsidR="004C5F8B">
        <w:rPr>
          <w:rFonts w:cstheme="minorHAnsi"/>
        </w:rPr>
        <w:t>558</w:t>
      </w:r>
      <w:r w:rsidR="00C2118D" w:rsidRPr="00775133">
        <w:rPr>
          <w:rFonts w:cstheme="minorHAnsi"/>
        </w:rPr>
        <w:t xml:space="preserve"> USD t</w:t>
      </w:r>
      <w:r w:rsidR="00C2118D" w:rsidRPr="00CF08F9">
        <w:rPr>
          <w:rFonts w:cstheme="minorHAnsi"/>
          <w:vertAlign w:val="superscript"/>
        </w:rPr>
        <w:t>−1</w:t>
      </w:r>
      <w:r w:rsidR="00C2118D" w:rsidRPr="00775133">
        <w:rPr>
          <w:rFonts w:cstheme="minorHAnsi"/>
        </w:rPr>
        <w:t xml:space="preserve"> CO</w:t>
      </w:r>
      <w:r w:rsidR="00C2118D" w:rsidRPr="00CF08F9">
        <w:rPr>
          <w:rFonts w:cstheme="minorHAnsi"/>
          <w:vertAlign w:val="subscript"/>
        </w:rPr>
        <w:t>2</w:t>
      </w:r>
      <w:r w:rsidR="001F3D1E" w:rsidRPr="00CF068F">
        <w:rPr>
          <w:rFonts w:cstheme="minorHAnsi"/>
        </w:rPr>
        <w:t>-eq</w:t>
      </w:r>
      <w:r w:rsidR="00C2118D" w:rsidRPr="00775133">
        <w:rPr>
          <w:rFonts w:cstheme="minorHAnsi"/>
        </w:rPr>
        <w:t xml:space="preserve"> avoided </w:t>
      </w:r>
      <w:r w:rsidR="00C2118D" w:rsidRPr="002E6830">
        <w:rPr>
          <w:rFonts w:cstheme="minorHAnsi"/>
          <w:i/>
        </w:rPr>
        <w:t>via</w:t>
      </w:r>
      <w:r w:rsidR="00C2118D" w:rsidRPr="00775133">
        <w:rPr>
          <w:rFonts w:cstheme="minorHAnsi"/>
        </w:rPr>
        <w:t xml:space="preserve"> the wind-based route for ammonia production</w:t>
      </w:r>
      <w:ins w:id="260" w:author="Guillén Gosalbez  Gonzalo" w:date="2023-02-15T18:10:00Z">
        <w:r w:rsidR="005B5764">
          <w:rPr>
            <w:rFonts w:cstheme="minorHAnsi"/>
          </w:rPr>
          <w:t xml:space="preserve">, and </w:t>
        </w:r>
      </w:ins>
      <w:del w:id="261" w:author="Guillén Gosalbez  Gonzalo" w:date="2023-02-15T18:10:00Z">
        <w:r w:rsidR="00C2118D" w:rsidRPr="00775133" w:rsidDel="005B5764">
          <w:rPr>
            <w:rFonts w:cstheme="minorHAnsi"/>
          </w:rPr>
          <w:delText xml:space="preserve">. Similarly, </w:delText>
        </w:r>
      </w:del>
      <w:r w:rsidR="00C2118D" w:rsidRPr="00775133">
        <w:rPr>
          <w:rFonts w:cstheme="minorHAnsi"/>
        </w:rPr>
        <w:t>in August 2022</w:t>
      </w:r>
      <w:del w:id="262" w:author="Guillén Gosalbez  Gonzalo" w:date="2023-02-15T18:10:00Z">
        <w:r w:rsidR="00704063" w:rsidDel="005B5764">
          <w:rPr>
            <w:rFonts w:cstheme="minorHAnsi"/>
          </w:rPr>
          <w:delText>,</w:delText>
        </w:r>
      </w:del>
      <w:r w:rsidR="00C2118D" w:rsidRPr="00775133">
        <w:rPr>
          <w:rFonts w:cstheme="minorHAnsi"/>
        </w:rPr>
        <w:t xml:space="preserve"> for methanol </w:t>
      </w:r>
      <w:r w:rsidR="00C2118D" w:rsidRPr="002E6830">
        <w:rPr>
          <w:rFonts w:cstheme="minorHAnsi"/>
          <w:i/>
        </w:rPr>
        <w:t>via</w:t>
      </w:r>
      <w:r w:rsidR="00C2118D" w:rsidRPr="00775133">
        <w:rPr>
          <w:rFonts w:cstheme="minorHAnsi"/>
        </w:rPr>
        <w:t xml:space="preserve"> wind, </w:t>
      </w:r>
      <w:ins w:id="263" w:author="Guillén Gosalbez  Gonzalo" w:date="2023-02-15T18:10:00Z">
        <w:r w:rsidR="005B5764">
          <w:rPr>
            <w:rFonts w:cstheme="minorHAnsi"/>
          </w:rPr>
          <w:t xml:space="preserve">with potential </w:t>
        </w:r>
      </w:ins>
      <w:r w:rsidR="00C2118D" w:rsidRPr="00775133">
        <w:rPr>
          <w:rFonts w:cstheme="minorHAnsi"/>
        </w:rPr>
        <w:t xml:space="preserve">savings </w:t>
      </w:r>
      <w:del w:id="264" w:author="Guillén Gosalbez  Gonzalo" w:date="2023-02-15T18:10:00Z">
        <w:r w:rsidR="00C2118D" w:rsidRPr="00775133" w:rsidDel="005B5764">
          <w:rPr>
            <w:rFonts w:cstheme="minorHAnsi"/>
          </w:rPr>
          <w:delText>stood at around</w:delText>
        </w:r>
      </w:del>
      <w:ins w:id="265" w:author="Guillén Gosalbez  Gonzalo" w:date="2023-02-15T18:10:00Z">
        <w:r w:rsidR="005B5764">
          <w:rPr>
            <w:rFonts w:cstheme="minorHAnsi"/>
          </w:rPr>
          <w:t>of</w:t>
        </w:r>
      </w:ins>
      <w:r w:rsidR="00C2118D" w:rsidRPr="00775133">
        <w:rPr>
          <w:rFonts w:cstheme="minorHAnsi"/>
        </w:rPr>
        <w:t xml:space="preserve"> </w:t>
      </w:r>
      <w:r w:rsidR="00AE4D44">
        <w:rPr>
          <w:rFonts w:cstheme="minorHAnsi"/>
        </w:rPr>
        <w:t>298</w:t>
      </w:r>
      <w:r w:rsidR="00C2118D" w:rsidRPr="00775133">
        <w:rPr>
          <w:rFonts w:cstheme="minorHAnsi"/>
        </w:rPr>
        <w:t> USD t</w:t>
      </w:r>
      <w:r w:rsidR="00C2118D" w:rsidRPr="00A441A5">
        <w:rPr>
          <w:rFonts w:cstheme="minorHAnsi"/>
          <w:vertAlign w:val="superscript"/>
        </w:rPr>
        <w:t>−1</w:t>
      </w:r>
      <w:r w:rsidR="00C2118D" w:rsidRPr="00775133">
        <w:rPr>
          <w:rFonts w:cstheme="minorHAnsi"/>
        </w:rPr>
        <w:t xml:space="preserve"> CO</w:t>
      </w:r>
      <w:r w:rsidR="00C2118D" w:rsidRPr="00A441A5">
        <w:rPr>
          <w:rFonts w:cstheme="minorHAnsi"/>
          <w:vertAlign w:val="subscript"/>
        </w:rPr>
        <w:t>2</w:t>
      </w:r>
      <w:r w:rsidR="001F3D1E" w:rsidRPr="00CF068F">
        <w:rPr>
          <w:rFonts w:cstheme="minorHAnsi"/>
        </w:rPr>
        <w:t>-eq</w:t>
      </w:r>
      <w:r w:rsidR="00C2118D" w:rsidRPr="00775133">
        <w:rPr>
          <w:rFonts w:cstheme="minorHAnsi"/>
        </w:rPr>
        <w:t xml:space="preserve"> avoided</w:t>
      </w:r>
      <w:r w:rsidR="00AE4D44" w:rsidRPr="00AE4D44">
        <w:rPr>
          <w:rFonts w:cstheme="minorHAnsi"/>
        </w:rPr>
        <w:t xml:space="preserve"> </w:t>
      </w:r>
      <w:r w:rsidR="00AE4D44" w:rsidRPr="00996D9A">
        <w:rPr>
          <w:rFonts w:cstheme="minorHAnsi"/>
        </w:rPr>
        <w:t>if considering the lower end of the hydrogen cost range</w:t>
      </w:r>
      <w:r w:rsidR="00C2118D" w:rsidRPr="00775133">
        <w:rPr>
          <w:rFonts w:cstheme="minorHAnsi"/>
        </w:rPr>
        <w:t>.</w:t>
      </w:r>
    </w:p>
    <w:p w14:paraId="1006F498" w14:textId="2C1F7124" w:rsidR="00AE6B35" w:rsidRDefault="0047337E" w:rsidP="00345C04">
      <w:pPr>
        <w:keepNext/>
        <w:spacing w:after="0"/>
        <w:jc w:val="center"/>
      </w:pPr>
      <w:r>
        <w:rPr>
          <w:noProof/>
          <w:lang w:val="en-US"/>
        </w:rPr>
        <w:lastRenderedPageBreak/>
        <w:drawing>
          <wp:inline distT="0" distB="0" distL="0" distR="0" wp14:anchorId="4D4444CC" wp14:editId="34D1EA80">
            <wp:extent cx="6547104" cy="663244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5C878F85" w14:textId="1F66E159" w:rsidR="00AE6B35" w:rsidRPr="00AE6B35" w:rsidRDefault="00AE6B35" w:rsidP="00C02D79">
      <w:pPr>
        <w:pStyle w:val="Caption"/>
        <w:jc w:val="both"/>
        <w:rPr>
          <w:rFonts w:cstheme="minorHAnsi"/>
          <w:i w:val="0"/>
          <w:color w:val="auto"/>
          <w:sz w:val="20"/>
        </w:rPr>
      </w:pPr>
      <w:bookmarkStart w:id="266"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266"/>
      <w:r w:rsidR="0068071C">
        <w:rPr>
          <w:b/>
          <w:i w:val="0"/>
          <w:color w:val="auto"/>
          <w:sz w:val="20"/>
        </w:rPr>
        <w:t>.</w:t>
      </w:r>
      <w:r w:rsidRPr="00AE6B35">
        <w:rPr>
          <w:i w:val="0"/>
          <w:color w:val="auto"/>
          <w:sz w:val="20"/>
        </w:rPr>
        <w:t xml:space="preserve"> </w:t>
      </w:r>
      <w:r w:rsidR="00726857" w:rsidRPr="00726857">
        <w:rPr>
          <w:b/>
          <w:i w:val="0"/>
          <w:color w:val="auto"/>
          <w:sz w:val="20"/>
        </w:rPr>
        <w:t>A</w:t>
      </w:r>
      <w:r w:rsidRPr="00AE6B35">
        <w:rPr>
          <w:b/>
          <w:i w:val="0"/>
          <w:color w:val="auto"/>
          <w:sz w:val="20"/>
        </w:rPr>
        <w:t xml:space="preserve">voidance costs for green ammonia </w:t>
      </w:r>
      <w:r w:rsidR="004738C8">
        <w:rPr>
          <w:b/>
          <w:i w:val="0"/>
          <w:color w:val="auto"/>
          <w:sz w:val="20"/>
        </w:rPr>
        <w:t xml:space="preserve">(a) </w:t>
      </w:r>
      <w:r w:rsidRPr="00AE6B35">
        <w:rPr>
          <w:b/>
          <w:i w:val="0"/>
          <w:color w:val="auto"/>
          <w:sz w:val="20"/>
        </w:rPr>
        <w:t>and methanol</w:t>
      </w:r>
      <w:r w:rsidR="004738C8">
        <w:rPr>
          <w:b/>
          <w:i w:val="0"/>
          <w:color w:val="auto"/>
          <w:sz w:val="20"/>
        </w:rPr>
        <w:t xml:space="preserve"> (b)</w:t>
      </w:r>
      <w:r w:rsidR="00C02D79">
        <w:rPr>
          <w:b/>
          <w:i w:val="0"/>
          <w:color w:val="auto"/>
          <w:sz w:val="20"/>
        </w:rPr>
        <w:t xml:space="preserve"> production routes</w:t>
      </w:r>
      <w:r w:rsidRPr="00AE6B35">
        <w:rPr>
          <w:b/>
          <w:i w:val="0"/>
          <w:color w:val="auto"/>
          <w:sz w:val="20"/>
        </w:rPr>
        <w:t>.</w:t>
      </w:r>
      <w:r w:rsidRPr="00AE6B35">
        <w:rPr>
          <w:i w:val="0"/>
          <w:color w:val="auto"/>
          <w:sz w:val="20"/>
        </w:rPr>
        <w:t xml:space="preserve"> </w:t>
      </w:r>
      <w:r w:rsidR="00DC30DE">
        <w:rPr>
          <w:i w:val="0"/>
          <w:color w:val="auto"/>
          <w:sz w:val="20"/>
        </w:rPr>
        <w:t>E</w:t>
      </w:r>
      <w:r w:rsidRPr="00AE6B35">
        <w:rPr>
          <w:i w:val="0"/>
          <w:color w:val="auto"/>
          <w:sz w:val="20"/>
        </w:rPr>
        <w:t>rror bars display the production cost considering the lower and upper bound for the levelized cost of hydrogen.</w:t>
      </w:r>
      <w:r w:rsidR="004029B8" w:rsidRPr="004029B8">
        <w:t xml:space="preserve"> </w:t>
      </w:r>
      <w:r w:rsidR="004029B8">
        <w:rPr>
          <w:i w:val="0"/>
          <w:color w:val="auto"/>
          <w:sz w:val="20"/>
        </w:rPr>
        <w:t>A negative avoidance cost</w:t>
      </w:r>
      <w:r w:rsidR="004029B8" w:rsidRPr="004029B8">
        <w:rPr>
          <w:i w:val="0"/>
          <w:color w:val="auto"/>
          <w:sz w:val="20"/>
        </w:rPr>
        <w:t xml:space="preserve"> </w:t>
      </w:r>
      <w:r w:rsidR="004029B8">
        <w:rPr>
          <w:i w:val="0"/>
          <w:color w:val="auto"/>
          <w:sz w:val="20"/>
        </w:rPr>
        <w:t xml:space="preserve">means </w:t>
      </w:r>
      <w:r w:rsidR="004029B8" w:rsidRPr="004029B8">
        <w:rPr>
          <w:i w:val="0"/>
          <w:color w:val="auto"/>
          <w:sz w:val="20"/>
        </w:rPr>
        <w:t xml:space="preserve">that </w:t>
      </w:r>
      <w:r w:rsidR="004029B8">
        <w:rPr>
          <w:i w:val="0"/>
          <w:color w:val="auto"/>
          <w:sz w:val="20"/>
        </w:rPr>
        <w:t>costs and greenhouse gas (GHG) emissions</w:t>
      </w:r>
      <w:r w:rsidR="004029B8" w:rsidRPr="004029B8">
        <w:rPr>
          <w:i w:val="0"/>
          <w:color w:val="auto"/>
          <w:sz w:val="20"/>
        </w:rPr>
        <w:t xml:space="preserve"> could</w:t>
      </w:r>
      <w:r w:rsidR="004029B8">
        <w:rPr>
          <w:i w:val="0"/>
          <w:color w:val="auto"/>
          <w:sz w:val="20"/>
        </w:rPr>
        <w:t xml:space="preserve"> be reduced</w:t>
      </w:r>
      <w:r w:rsidR="004029B8" w:rsidRPr="004029B8">
        <w:rPr>
          <w:i w:val="0"/>
          <w:color w:val="auto"/>
          <w:sz w:val="20"/>
        </w:rPr>
        <w:t xml:space="preserve"> simultaneously</w:t>
      </w:r>
      <w:r w:rsidR="004029B8">
        <w:rPr>
          <w:i w:val="0"/>
          <w:color w:val="auto"/>
          <w:sz w:val="20"/>
        </w:rPr>
        <w:t xml:space="preserve">. </w:t>
      </w:r>
    </w:p>
    <w:p w14:paraId="08F30286" w14:textId="7772EE25" w:rsidR="001E7F75" w:rsidRPr="002D4245" w:rsidRDefault="001E7F75" w:rsidP="001D2B7D">
      <w:pPr>
        <w:pStyle w:val="Heading2"/>
      </w:pPr>
      <w:r w:rsidRPr="002D4245">
        <w:t>Discussion</w:t>
      </w:r>
    </w:p>
    <w:p w14:paraId="68FA9ADC" w14:textId="4739974C" w:rsidR="008D4964" w:rsidRDefault="005B5764" w:rsidP="003C184A">
      <w:pPr>
        <w:rPr>
          <w:ins w:id="267" w:author="Guillén Gosalbez  Gonzalo" w:date="2023-02-15T18:20:00Z"/>
          <w:rFonts w:cstheme="minorHAnsi"/>
        </w:rPr>
      </w:pPr>
      <w:ins w:id="268" w:author="Guillén Gosalbez  Gonzalo" w:date="2023-02-15T18:10:00Z">
        <w:r>
          <w:rPr>
            <w:rFonts w:cstheme="minorHAnsi"/>
          </w:rPr>
          <w:t>The chemical sector is regarded as a hard-to-abate sector due to its strong reliance</w:t>
        </w:r>
      </w:ins>
      <w:ins w:id="269" w:author="Guillén Gosalbez  Gonzalo" w:date="2023-02-15T18:14:00Z">
        <w:r>
          <w:rPr>
            <w:rFonts w:cstheme="minorHAnsi"/>
          </w:rPr>
          <w:t xml:space="preserve"> on fossil feedstock. There is currently a strong motivation to shift to renewable carbon, i.e., biomass, captured CO2 and plastics waste, yet the alternative routes, particularly those based on carbon capture and utilization</w:t>
        </w:r>
      </w:ins>
      <w:ins w:id="270" w:author="Guillén Gosalbez  Gonzalo" w:date="2023-02-15T18:47:00Z">
        <w:r w:rsidR="000666BB">
          <w:rPr>
            <w:rFonts w:cstheme="minorHAnsi"/>
          </w:rPr>
          <w:t>,</w:t>
        </w:r>
      </w:ins>
      <w:ins w:id="271" w:author="Guillén Gosalbez  Gonzalo" w:date="2023-02-15T18:14:00Z">
        <w:r>
          <w:rPr>
            <w:rFonts w:cstheme="minorHAnsi"/>
          </w:rPr>
          <w:t xml:space="preserve"> are very expensive due to the electrolytic hydrogen needs.</w:t>
        </w:r>
      </w:ins>
      <w:ins w:id="272" w:author="Guillén Gosalbez  Gonzalo" w:date="2023-02-15T18:10:00Z">
        <w:r>
          <w:rPr>
            <w:rFonts w:cstheme="minorHAnsi"/>
          </w:rPr>
          <w:t xml:space="preserve"> </w:t>
        </w:r>
      </w:ins>
      <w:r w:rsidR="00251FB6">
        <w:rPr>
          <w:rFonts w:cstheme="minorHAnsi"/>
        </w:rPr>
        <w:t xml:space="preserve">Here we </w:t>
      </w:r>
      <w:del w:id="273" w:author="Guillén Gosalbez  Gonzalo" w:date="2023-02-15T18:15:00Z">
        <w:r w:rsidR="00251FB6" w:rsidDel="005B5764">
          <w:rPr>
            <w:rFonts w:cstheme="minorHAnsi"/>
          </w:rPr>
          <w:delText xml:space="preserve">have shown </w:delText>
        </w:r>
        <w:r w:rsidR="0083099E" w:rsidDel="005B5764">
          <w:rPr>
            <w:rFonts w:cstheme="minorHAnsi"/>
          </w:rPr>
          <w:delText>how</w:delText>
        </w:r>
      </w:del>
      <w:ins w:id="274" w:author="Guillén Gosalbez  Gonzalo" w:date="2023-02-15T18:15:00Z">
        <w:r>
          <w:rPr>
            <w:rFonts w:cstheme="minorHAnsi"/>
          </w:rPr>
          <w:t>show how</w:t>
        </w:r>
      </w:ins>
      <w:r w:rsidR="0083099E">
        <w:rPr>
          <w:rFonts w:cstheme="minorHAnsi"/>
        </w:rPr>
        <w:t xml:space="preserve"> </w:t>
      </w:r>
      <w:r w:rsidR="005260C6" w:rsidRPr="005260C6">
        <w:rPr>
          <w:rFonts w:cstheme="minorHAnsi"/>
        </w:rPr>
        <w:t xml:space="preserve">an unprecedented crisis of soaring natural gas and electricity prices </w:t>
      </w:r>
      <w:r w:rsidR="007E4086">
        <w:rPr>
          <w:rFonts w:cstheme="minorHAnsi"/>
        </w:rPr>
        <w:t xml:space="preserve">in Europe </w:t>
      </w:r>
      <w:ins w:id="275" w:author="Guillén Gosalbez  Gonzalo" w:date="2023-02-15T18:15:00Z">
        <w:r>
          <w:rPr>
            <w:rFonts w:cstheme="minorHAnsi"/>
          </w:rPr>
          <w:t xml:space="preserve">could radically change the current landscape and </w:t>
        </w:r>
      </w:ins>
      <w:del w:id="276" w:author="Guillén Gosalbez  Gonzalo" w:date="2023-02-15T18:15:00Z">
        <w:r w:rsidR="0083099E" w:rsidDel="005B5764">
          <w:rPr>
            <w:rFonts w:cstheme="minorHAnsi"/>
          </w:rPr>
          <w:delText xml:space="preserve">has </w:delText>
        </w:r>
      </w:del>
      <w:r w:rsidR="0083099E">
        <w:rPr>
          <w:rFonts w:cstheme="minorHAnsi"/>
        </w:rPr>
        <w:t>improve</w:t>
      </w:r>
      <w:del w:id="277" w:author="Guillén Gosalbez  Gonzalo" w:date="2023-02-15T18:15:00Z">
        <w:r w:rsidR="0083099E" w:rsidDel="005B5764">
          <w:rPr>
            <w:rFonts w:cstheme="minorHAnsi"/>
          </w:rPr>
          <w:delText>d</w:delText>
        </w:r>
      </w:del>
      <w:r w:rsidR="0083099E">
        <w:rPr>
          <w:rFonts w:cstheme="minorHAnsi"/>
        </w:rPr>
        <w:t xml:space="preserve"> the economic competitiveness of</w:t>
      </w:r>
      <w:r w:rsidR="00AF6997">
        <w:rPr>
          <w:rFonts w:cstheme="minorHAnsi"/>
        </w:rPr>
        <w:t xml:space="preserve"> </w:t>
      </w:r>
      <w:del w:id="278" w:author="Guillén Gosalbez  Gonzalo" w:date="2023-02-15T18:16:00Z">
        <w:r w:rsidR="009D0181" w:rsidDel="005B5764">
          <w:rPr>
            <w:rFonts w:cstheme="minorHAnsi"/>
          </w:rPr>
          <w:delText>green</w:delText>
        </w:r>
        <w:r w:rsidR="00BB2526" w:rsidDel="005B5764">
          <w:rPr>
            <w:rFonts w:cstheme="minorHAnsi"/>
          </w:rPr>
          <w:delText xml:space="preserve"> </w:delText>
        </w:r>
      </w:del>
      <w:ins w:id="279" w:author="Guillén Gosalbez  Gonzalo" w:date="2023-02-15T18:16:00Z">
        <w:r>
          <w:rPr>
            <w:rFonts w:cstheme="minorHAnsi"/>
          </w:rPr>
          <w:t xml:space="preserve">low carbon </w:t>
        </w:r>
      </w:ins>
      <w:r w:rsidR="00492272">
        <w:rPr>
          <w:rFonts w:cstheme="minorHAnsi"/>
        </w:rPr>
        <w:t>chemicals</w:t>
      </w:r>
      <w:r w:rsidR="00BB2526">
        <w:rPr>
          <w:rFonts w:cstheme="minorHAnsi"/>
        </w:rPr>
        <w:t xml:space="preserve"> </w:t>
      </w:r>
      <w:del w:id="280" w:author="Guillén Gosalbez  Gonzalo" w:date="2023-02-15T18:16:00Z">
        <w:r w:rsidR="00EB3EB2" w:rsidDel="005B5764">
          <w:rPr>
            <w:rFonts w:cstheme="minorHAnsi"/>
          </w:rPr>
          <w:delText>production</w:delText>
        </w:r>
      </w:del>
      <w:ins w:id="281" w:author="Guillén Gosalbez  Gonzalo" w:date="2023-02-15T18:16:00Z">
        <w:r>
          <w:rPr>
            <w:rFonts w:cstheme="minorHAnsi"/>
          </w:rPr>
          <w:t>based on green hydrogen</w:t>
        </w:r>
      </w:ins>
      <w:del w:id="282" w:author="Guillén Gosalbez  Gonzalo" w:date="2023-02-15T18:18:00Z">
        <w:r w:rsidR="0083099E" w:rsidDel="005B5764">
          <w:rPr>
            <w:rFonts w:cstheme="minorHAnsi"/>
          </w:rPr>
          <w:delText>.</w:delText>
        </w:r>
        <w:r w:rsidR="00091FFC" w:rsidDel="005B5764">
          <w:rPr>
            <w:rFonts w:cstheme="minorHAnsi"/>
          </w:rPr>
          <w:delText xml:space="preserve"> </w:delText>
        </w:r>
        <w:r w:rsidR="00014713" w:rsidDel="005B5764">
          <w:rPr>
            <w:rFonts w:cstheme="minorHAnsi"/>
          </w:rPr>
          <w:delText xml:space="preserve">Notably, </w:delText>
        </w:r>
      </w:del>
      <w:del w:id="283" w:author="Guillén Gosalbez  Gonzalo" w:date="2023-02-15T18:17:00Z">
        <w:r w:rsidR="00014713" w:rsidDel="005B5764">
          <w:rPr>
            <w:rFonts w:cstheme="minorHAnsi"/>
          </w:rPr>
          <w:delText xml:space="preserve">we found that </w:delText>
        </w:r>
      </w:del>
      <w:del w:id="284" w:author="Guillén Gosalbez  Gonzalo" w:date="2023-02-15T18:18:00Z">
        <w:r w:rsidR="00014713" w:rsidRPr="002D4245" w:rsidDel="005B5764">
          <w:rPr>
            <w:rFonts w:cstheme="minorHAnsi"/>
          </w:rPr>
          <w:delText xml:space="preserve">ammonia production </w:delText>
        </w:r>
        <w:r w:rsidR="00014713" w:rsidRPr="002E6830" w:rsidDel="005B5764">
          <w:rPr>
            <w:rFonts w:cstheme="minorHAnsi"/>
            <w:i/>
          </w:rPr>
          <w:delText>via</w:delText>
        </w:r>
        <w:r w:rsidR="00EE3B6F" w:rsidDel="005B5764">
          <w:rPr>
            <w:rFonts w:cstheme="minorHAnsi"/>
          </w:rPr>
          <w:delText xml:space="preserve"> hydrogen from </w:delText>
        </w:r>
        <w:r w:rsidR="00EE3B6F" w:rsidRPr="002D4245" w:rsidDel="005B5764">
          <w:rPr>
            <w:rFonts w:cstheme="minorHAnsi"/>
          </w:rPr>
          <w:delText xml:space="preserve">water electrolysis </w:delText>
        </w:r>
      </w:del>
      <w:del w:id="285" w:author="Guillén Gosalbez  Gonzalo" w:date="2023-02-15T18:17:00Z">
        <w:r w:rsidR="00EE3B6F" w:rsidRPr="002D4245" w:rsidDel="005B5764">
          <w:rPr>
            <w:rFonts w:cstheme="minorHAnsi"/>
          </w:rPr>
          <w:delText xml:space="preserve">using </w:delText>
        </w:r>
      </w:del>
      <w:del w:id="286" w:author="Guillén Gosalbez  Gonzalo" w:date="2023-02-15T18:18:00Z">
        <w:r w:rsidR="00EE3B6F" w:rsidRPr="002D4245" w:rsidDel="005B5764">
          <w:rPr>
            <w:rFonts w:cstheme="minorHAnsi"/>
          </w:rPr>
          <w:delText>on-shore wind electricity</w:delText>
        </w:r>
        <w:r w:rsidR="00251F8E" w:rsidDel="005B5764">
          <w:rPr>
            <w:rFonts w:cstheme="minorHAnsi"/>
          </w:rPr>
          <w:delText xml:space="preserve"> has generally outperformed </w:delText>
        </w:r>
        <w:r w:rsidR="00F73E6A" w:rsidDel="005B5764">
          <w:rPr>
            <w:rFonts w:cstheme="minorHAnsi"/>
          </w:rPr>
          <w:delText>natural gas-based</w:delText>
        </w:r>
        <w:r w:rsidR="00251F8E" w:rsidDel="005B5764">
          <w:rPr>
            <w:rFonts w:cstheme="minorHAnsi"/>
          </w:rPr>
          <w:delText xml:space="preserve"> ammonia </w:delText>
        </w:r>
        <w:r w:rsidR="00014713" w:rsidRPr="002D4245" w:rsidDel="005B5764">
          <w:rPr>
            <w:rFonts w:cstheme="minorHAnsi"/>
          </w:rPr>
          <w:delText xml:space="preserve">since </w:delText>
        </w:r>
        <w:r w:rsidR="00BD15BE" w:rsidDel="005B5764">
          <w:rPr>
            <w:rFonts w:cstheme="minorHAnsi"/>
          </w:rPr>
          <w:delText>December</w:delText>
        </w:r>
        <w:r w:rsidR="00014713" w:rsidRPr="002D4245" w:rsidDel="005B5764">
          <w:rPr>
            <w:rFonts w:cstheme="minorHAnsi"/>
          </w:rPr>
          <w:delText xml:space="preserve"> 2021</w:delText>
        </w:r>
      </w:del>
      <w:ins w:id="287" w:author="Guillén Gosalbez  Gonzalo" w:date="2023-02-15T18:18:00Z">
        <w:r>
          <w:rPr>
            <w:rFonts w:cstheme="minorHAnsi"/>
          </w:rPr>
          <w:t xml:space="preserve">, with green ammonia becoming </w:t>
        </w:r>
      </w:ins>
      <w:ins w:id="288" w:author="Guillén Gosalbez  Gonzalo" w:date="2023-02-15T18:19:00Z">
        <w:r w:rsidR="008D4964">
          <w:rPr>
            <w:rFonts w:cstheme="minorHAnsi"/>
          </w:rPr>
          <w:t xml:space="preserve">xx% </w:t>
        </w:r>
      </w:ins>
      <w:ins w:id="289" w:author="Guillén Gosalbez  Gonzalo" w:date="2023-02-15T18:18:00Z">
        <w:r>
          <w:rPr>
            <w:rFonts w:cstheme="minorHAnsi"/>
          </w:rPr>
          <w:t>cheaper than its fossil counterpart and green meth</w:t>
        </w:r>
      </w:ins>
      <w:ins w:id="290" w:author="Guillén Gosalbez  Gonzalo" w:date="2023-02-15T18:19:00Z">
        <w:r>
          <w:rPr>
            <w:rFonts w:cstheme="minorHAnsi"/>
          </w:rPr>
          <w:t xml:space="preserve">anol </w:t>
        </w:r>
        <w:r w:rsidR="008D4964">
          <w:rPr>
            <w:rFonts w:cstheme="minorHAnsi"/>
          </w:rPr>
          <w:t>slightly more expensive (+xx%</w:t>
        </w:r>
      </w:ins>
      <w:ins w:id="291" w:author="Guillén Gosalbez  Gonzalo" w:date="2023-02-15T18:48:00Z">
        <w:r w:rsidR="000666BB">
          <w:rPr>
            <w:rFonts w:cstheme="minorHAnsi"/>
          </w:rPr>
          <w:t xml:space="preserve"> above grey methanol</w:t>
        </w:r>
      </w:ins>
      <w:ins w:id="292" w:author="Guillén Gosalbez  Gonzalo" w:date="2023-02-15T18:19:00Z">
        <w:r w:rsidR="008D4964">
          <w:rPr>
            <w:rFonts w:cstheme="minorHAnsi"/>
          </w:rPr>
          <w:t>).</w:t>
        </w:r>
        <w:r>
          <w:rPr>
            <w:rFonts w:cstheme="minorHAnsi"/>
          </w:rPr>
          <w:t xml:space="preserve"> </w:t>
        </w:r>
      </w:ins>
      <w:ins w:id="293" w:author="Guillén Gosalbez  Gonzalo" w:date="2023-02-15T18:18:00Z">
        <w:r>
          <w:rPr>
            <w:rFonts w:cstheme="minorHAnsi"/>
          </w:rPr>
          <w:t xml:space="preserve"> </w:t>
        </w:r>
      </w:ins>
    </w:p>
    <w:p w14:paraId="31345942" w14:textId="47026449" w:rsidR="003C184A" w:rsidRDefault="008D4964" w:rsidP="003C184A">
      <w:pPr>
        <w:rPr>
          <w:rFonts w:cstheme="minorHAnsi"/>
        </w:rPr>
      </w:pPr>
      <w:ins w:id="294" w:author="Guillén Gosalbez  Gonzalo" w:date="2023-02-15T18:20:00Z">
        <w:r>
          <w:rPr>
            <w:rFonts w:cstheme="minorHAnsi"/>
          </w:rPr>
          <w:lastRenderedPageBreak/>
          <w:t xml:space="preserve">Whether this situation will persist </w:t>
        </w:r>
      </w:ins>
      <w:ins w:id="295" w:author="Guillén Gosalbez  Gonzalo" w:date="2023-02-15T18:48:00Z">
        <w:r w:rsidR="000666BB">
          <w:rPr>
            <w:rFonts w:cstheme="minorHAnsi"/>
          </w:rPr>
          <w:t xml:space="preserve">will </w:t>
        </w:r>
      </w:ins>
      <w:ins w:id="296" w:author="Guillén Gosalbez  Gonzalo" w:date="2023-02-15T18:20:00Z">
        <w:r>
          <w:rPr>
            <w:rFonts w:cstheme="minorHAnsi"/>
          </w:rPr>
          <w:t xml:space="preserve">depend on </w:t>
        </w:r>
      </w:ins>
      <w:del w:id="297" w:author="Guillén Gosalbez  Gonzalo" w:date="2023-02-15T18:18:00Z">
        <w:r w:rsidR="00251F8E" w:rsidDel="005B5764">
          <w:rPr>
            <w:rFonts w:cstheme="minorHAnsi"/>
          </w:rPr>
          <w:delText xml:space="preserve">. </w:delText>
        </w:r>
      </w:del>
      <w:del w:id="298" w:author="Guillén Gosalbez  Gonzalo" w:date="2023-02-15T18:20:00Z">
        <w:r w:rsidR="009757A3" w:rsidDel="008D4964">
          <w:rPr>
            <w:rFonts w:cstheme="minorHAnsi"/>
          </w:rPr>
          <w:delText xml:space="preserve">Whether green ammonia will remain economically </w:delText>
        </w:r>
        <w:r w:rsidR="00C554E8" w:rsidDel="008D4964">
          <w:rPr>
            <w:rFonts w:cstheme="minorHAnsi"/>
          </w:rPr>
          <w:delText>competitive</w:delText>
        </w:r>
        <w:r w:rsidR="009757A3" w:rsidDel="008D4964">
          <w:rPr>
            <w:rFonts w:cstheme="minorHAnsi"/>
          </w:rPr>
          <w:delText xml:space="preserve"> will depend </w:delText>
        </w:r>
        <w:r w:rsidR="006B28D3" w:rsidDel="008D4964">
          <w:rPr>
            <w:rFonts w:cstheme="minorHAnsi"/>
          </w:rPr>
          <w:delText xml:space="preserve">mainly </w:delText>
        </w:r>
        <w:r w:rsidR="009757A3" w:rsidDel="008D4964">
          <w:rPr>
            <w:rFonts w:cstheme="minorHAnsi"/>
          </w:rPr>
          <w:delText>on the evolution of natural gas prices</w:delText>
        </w:r>
        <w:r w:rsidR="00C554E8" w:rsidDel="008D4964">
          <w:rPr>
            <w:rFonts w:cstheme="minorHAnsi"/>
          </w:rPr>
          <w:delText xml:space="preserve">, which in turn </w:delText>
        </w:r>
        <w:r w:rsidR="00046F5B" w:rsidDel="008D4964">
          <w:rPr>
            <w:rFonts w:cstheme="minorHAnsi"/>
          </w:rPr>
          <w:delText>depend on</w:delText>
        </w:r>
        <w:r w:rsidR="00C554E8" w:rsidDel="008D4964">
          <w:rPr>
            <w:rFonts w:cstheme="minorHAnsi"/>
          </w:rPr>
          <w:delText xml:space="preserve"> </w:delText>
        </w:r>
      </w:del>
      <w:r w:rsidR="00C554E8">
        <w:rPr>
          <w:rFonts w:cstheme="minorHAnsi"/>
        </w:rPr>
        <w:t>the</w:t>
      </w:r>
      <w:ins w:id="299" w:author="Guillén Gosalbez  Gonzalo" w:date="2023-02-15T18:20:00Z">
        <w:r>
          <w:rPr>
            <w:rFonts w:cstheme="minorHAnsi"/>
          </w:rPr>
          <w:t xml:space="preserve"> evolution of the</w:t>
        </w:r>
      </w:ins>
      <w:r w:rsidR="00C554E8">
        <w:rPr>
          <w:rFonts w:cstheme="minorHAnsi"/>
        </w:rPr>
        <w:t xml:space="preserve"> </w:t>
      </w:r>
      <w:del w:id="300" w:author="Guillén Gosalbez  Gonzalo" w:date="2023-02-15T18:23:00Z">
        <w:r w:rsidR="00C554E8" w:rsidDel="005B110E">
          <w:rPr>
            <w:rFonts w:cstheme="minorHAnsi"/>
          </w:rPr>
          <w:delText>duration of the war</w:delText>
        </w:r>
      </w:del>
      <w:ins w:id="301" w:author="Guillén Gosalbez  Gonzalo" w:date="2023-02-15T18:23:00Z">
        <w:r w:rsidR="005B110E">
          <w:rPr>
            <w:rFonts w:cstheme="minorHAnsi"/>
          </w:rPr>
          <w:t>situation</w:t>
        </w:r>
      </w:ins>
      <w:r w:rsidR="00C554E8">
        <w:rPr>
          <w:rFonts w:cstheme="minorHAnsi"/>
        </w:rPr>
        <w:t xml:space="preserve"> in Ukraine and the adopted measures to diversify gas suppliers (</w:t>
      </w:r>
      <w:r w:rsidR="00C554E8" w:rsidRPr="00C7310E">
        <w:rPr>
          <w:rFonts w:cstheme="minorHAnsi"/>
          <w:i/>
          <w:iCs/>
        </w:rPr>
        <w:t>e.g.</w:t>
      </w:r>
      <w:r w:rsidR="00C554E8">
        <w:rPr>
          <w:rFonts w:cstheme="minorHAnsi"/>
        </w:rPr>
        <w:t>, increased imports of more expensive liquified natural gas)</w:t>
      </w:r>
      <w:r w:rsidR="00046F5B">
        <w:rPr>
          <w:rFonts w:cstheme="minorHAnsi"/>
        </w:rPr>
        <w:t>.</w:t>
      </w:r>
      <w:r w:rsidR="006B28D3">
        <w:rPr>
          <w:rFonts w:cstheme="minorHAnsi"/>
        </w:rPr>
        <w:t xml:space="preserve"> </w:t>
      </w:r>
      <w:r w:rsidR="00D01032">
        <w:rPr>
          <w:rFonts w:cstheme="minorHAnsi"/>
        </w:rPr>
        <w:t>Between December</w:t>
      </w:r>
      <w:r w:rsidR="00BD15BE">
        <w:rPr>
          <w:rFonts w:cstheme="minorHAnsi"/>
        </w:rPr>
        <w:t> </w:t>
      </w:r>
      <w:r w:rsidR="00D01032">
        <w:rPr>
          <w:rFonts w:cstheme="minorHAnsi"/>
        </w:rPr>
        <w:t>2022 and January 2023, f</w:t>
      </w:r>
      <w:r w:rsidR="00D01032" w:rsidRPr="00155243">
        <w:rPr>
          <w:rFonts w:cstheme="minorHAnsi"/>
        </w:rPr>
        <w:t xml:space="preserve">avourable weather and lower demand from the industry have </w:t>
      </w:r>
      <w:del w:id="302" w:author="Guillén Gosalbez  Gonzalo" w:date="2023-02-15T18:23:00Z">
        <w:r w:rsidR="00D01032" w:rsidRPr="00155243" w:rsidDel="005B110E">
          <w:rPr>
            <w:rFonts w:cstheme="minorHAnsi"/>
          </w:rPr>
          <w:delText>helped reduce the</w:delText>
        </w:r>
      </w:del>
      <w:ins w:id="303" w:author="Guillén Gosalbez  Gonzalo" w:date="2023-02-15T18:23:00Z">
        <w:r w:rsidR="005B110E">
          <w:rPr>
            <w:rFonts w:cstheme="minorHAnsi"/>
          </w:rPr>
          <w:t>led to a decline of the</w:t>
        </w:r>
      </w:ins>
      <w:r w:rsidR="00D01032" w:rsidRPr="00155243">
        <w:rPr>
          <w:rFonts w:cstheme="minorHAnsi"/>
        </w:rPr>
        <w:t xml:space="preserve"> natural gas prices back to levels before the Russian </w:t>
      </w:r>
      <w:r w:rsidR="00D01032" w:rsidRPr="001D7691">
        <w:rPr>
          <w:rFonts w:cstheme="minorHAnsi"/>
        </w:rPr>
        <w:t>invasion of Ukraine</w:t>
      </w:r>
      <w:r w:rsidR="00D01032" w:rsidRPr="001D7691">
        <w:rPr>
          <w:rFonts w:cstheme="minorHAnsi"/>
        </w:rPr>
        <w:fldChar w:fldCharType="begin"/>
      </w:r>
      <w:r w:rsidR="0001575A" w:rsidRPr="001D7691">
        <w:rPr>
          <w:rFonts w:cstheme="minorHAnsi"/>
        </w:rPr>
        <w:instrText xml:space="preserve"> ADDIN ZOTERO_ITEM CSL_CITATION {"citationID":"zbkhZIWQ","properties":{"formattedCitation":"\\super 26\\nosupersub{}","plainCitation":"26","noteIndex":0},"citationItems":[{"id":29867,"uris":["http://zotero.org/users/9157291/items/MG9RRELQ"],"itemData":{"id":29867,"type":"webpage","abstract":"Commodity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00D01032" w:rsidRPr="001D7691">
        <w:rPr>
          <w:rFonts w:cstheme="minorHAnsi"/>
        </w:rPr>
        <w:fldChar w:fldCharType="separate"/>
      </w:r>
      <w:r w:rsidR="0001575A" w:rsidRPr="001D7691">
        <w:rPr>
          <w:rFonts w:ascii="Calibri" w:hAnsi="Calibri" w:cs="Calibri"/>
          <w:szCs w:val="24"/>
          <w:vertAlign w:val="superscript"/>
        </w:rPr>
        <w:t>26</w:t>
      </w:r>
      <w:r w:rsidR="00D01032" w:rsidRPr="001D7691">
        <w:rPr>
          <w:rFonts w:cstheme="minorHAnsi"/>
        </w:rPr>
        <w:fldChar w:fldCharType="end"/>
      </w:r>
      <w:r w:rsidR="00D01032" w:rsidRPr="001D7691">
        <w:rPr>
          <w:rFonts w:cstheme="minorHAnsi"/>
        </w:rPr>
        <w:t>.</w:t>
      </w:r>
      <w:r w:rsidR="00196D07">
        <w:rPr>
          <w:rFonts w:cstheme="minorHAnsi"/>
        </w:rPr>
        <w:t xml:space="preserve"> </w:t>
      </w:r>
      <w:r w:rsidR="000C30D0" w:rsidRPr="001D7691">
        <w:rPr>
          <w:rFonts w:cstheme="minorHAnsi"/>
        </w:rPr>
        <w:t>I</w:t>
      </w:r>
      <w:r w:rsidR="002F74AE" w:rsidRPr="001D7691">
        <w:rPr>
          <w:rFonts w:cstheme="minorHAnsi"/>
        </w:rPr>
        <w:t>n 2023, considering zero supp</w:t>
      </w:r>
      <w:r w:rsidR="002F74AE" w:rsidRPr="002F74AE">
        <w:rPr>
          <w:rFonts w:cstheme="minorHAnsi"/>
        </w:rPr>
        <w:t xml:space="preserve">ly from Russia, unpredictable weather conditions, and increasing competition </w:t>
      </w:r>
      <w:r w:rsidR="0065511D">
        <w:rPr>
          <w:rFonts w:cstheme="minorHAnsi"/>
        </w:rPr>
        <w:t>for liquified natural gas</w:t>
      </w:r>
      <w:r w:rsidR="002F74AE" w:rsidRPr="002F74AE">
        <w:rPr>
          <w:rFonts w:cstheme="minorHAnsi"/>
        </w:rPr>
        <w:t xml:space="preserve">, securing natural gas supplies could be a </w:t>
      </w:r>
      <w:commentRangeStart w:id="304"/>
      <w:r w:rsidR="002F74AE" w:rsidRPr="002F74AE">
        <w:rPr>
          <w:rFonts w:cstheme="minorHAnsi"/>
        </w:rPr>
        <w:t>conundrum</w:t>
      </w:r>
      <w:commentRangeEnd w:id="304"/>
      <w:r w:rsidR="005B110E">
        <w:rPr>
          <w:rStyle w:val="CommentReference"/>
        </w:rPr>
        <w:commentReference w:id="304"/>
      </w:r>
      <w:r w:rsidR="000C30D0">
        <w:rPr>
          <w:rFonts w:cstheme="minorHAnsi"/>
        </w:rPr>
        <w:fldChar w:fldCharType="begin"/>
      </w:r>
      <w:r w:rsidR="0001575A">
        <w:rPr>
          <w:rFonts w:cstheme="minorHAnsi"/>
        </w:rPr>
        <w:instrText xml:space="preserve"> ADDIN ZOTERO_ITEM CSL_CITATION {"citationID":"qgXxSmwb","properties":{"formattedCitation":"\\super 27\\nosupersub{}","plainCitation":"27","noteIndex":0},"citationItems":[{"id":28640,"uris":["http://zotero.org/users/9157291/items/FRW5K29Y"],"itemData":{"id":28640,"type":"report","abstract":"Summary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000C30D0">
        <w:rPr>
          <w:rFonts w:cstheme="minorHAnsi"/>
        </w:rPr>
        <w:fldChar w:fldCharType="separate"/>
      </w:r>
      <w:r w:rsidR="0001575A" w:rsidRPr="0001575A">
        <w:rPr>
          <w:rFonts w:ascii="Calibri" w:hAnsi="Calibri" w:cs="Calibri"/>
          <w:szCs w:val="24"/>
          <w:vertAlign w:val="superscript"/>
        </w:rPr>
        <w:t>27</w:t>
      </w:r>
      <w:r w:rsidR="000C30D0">
        <w:rPr>
          <w:rFonts w:cstheme="minorHAnsi"/>
        </w:rPr>
        <w:fldChar w:fldCharType="end"/>
      </w:r>
      <w:r w:rsidR="0065511D">
        <w:rPr>
          <w:rFonts w:cstheme="minorHAnsi"/>
        </w:rPr>
        <w:t xml:space="preserve">. </w:t>
      </w:r>
      <w:del w:id="305" w:author="Guillén Gosalbez  Gonzalo" w:date="2023-02-15T18:24:00Z">
        <w:r w:rsidR="008826E3" w:rsidRPr="008826E3" w:rsidDel="005B110E">
          <w:rPr>
            <w:rFonts w:cstheme="minorHAnsi"/>
          </w:rPr>
          <w:delText>Hence, t</w:delText>
        </w:r>
      </w:del>
      <w:ins w:id="306" w:author="Guillén Gosalbez  Gonzalo" w:date="2023-02-15T18:24:00Z">
        <w:r w:rsidR="005B110E">
          <w:rPr>
            <w:rFonts w:cstheme="minorHAnsi"/>
          </w:rPr>
          <w:t>T</w:t>
        </w:r>
      </w:ins>
      <w:r w:rsidR="008826E3" w:rsidRPr="008826E3">
        <w:rPr>
          <w:rFonts w:cstheme="minorHAnsi"/>
        </w:rPr>
        <w:t>he World Bank forecasts that natural gas prices will moderate in 2023 but remain well above the average prices registered before 2020</w:t>
      </w:r>
      <w:r w:rsidR="00AC0C34">
        <w:rPr>
          <w:rFonts w:cstheme="minorHAnsi"/>
        </w:rPr>
        <w:fldChar w:fldCharType="begin"/>
      </w:r>
      <w:r w:rsidR="0001575A">
        <w:rPr>
          <w:rFonts w:cstheme="minorHAnsi"/>
        </w:rPr>
        <w:instrText xml:space="preserve"> ADDIN ZOTERO_ITEM CSL_CITATION {"citationID":"9c8zRxp9","properties":{"formattedCitation":"\\super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AC0C34">
        <w:rPr>
          <w:rFonts w:cstheme="minorHAnsi"/>
        </w:rPr>
        <w:fldChar w:fldCharType="separate"/>
      </w:r>
      <w:r w:rsidR="0001575A" w:rsidRPr="0001575A">
        <w:rPr>
          <w:rFonts w:ascii="Calibri" w:hAnsi="Calibri" w:cs="Calibri"/>
          <w:szCs w:val="24"/>
          <w:vertAlign w:val="superscript"/>
        </w:rPr>
        <w:t>20</w:t>
      </w:r>
      <w:r w:rsidR="00AC0C34">
        <w:rPr>
          <w:rFonts w:cstheme="minorHAnsi"/>
        </w:rPr>
        <w:fldChar w:fldCharType="end"/>
      </w:r>
      <w:r w:rsidR="00AC0C34">
        <w:rPr>
          <w:rFonts w:cstheme="minorHAnsi"/>
        </w:rPr>
        <w:t>.</w:t>
      </w:r>
      <w:r w:rsidR="00653D36">
        <w:rPr>
          <w:rFonts w:cstheme="minorHAnsi"/>
        </w:rPr>
        <w:t xml:space="preserve"> </w:t>
      </w:r>
      <w:r w:rsidR="003C184A">
        <w:rPr>
          <w:rFonts w:cstheme="minorHAnsi"/>
        </w:rPr>
        <w:t>Other</w:t>
      </w:r>
      <w:r w:rsidR="00D51EE7">
        <w:rPr>
          <w:rFonts w:cstheme="minorHAnsi"/>
        </w:rPr>
        <w:t xml:space="preserve"> source</w:t>
      </w:r>
      <w:ins w:id="307" w:author="Guillén Gosalbez  Gonzalo" w:date="2023-02-15T18:24:00Z">
        <w:r w:rsidR="005B110E">
          <w:rPr>
            <w:rFonts w:cstheme="minorHAnsi"/>
          </w:rPr>
          <w:t>s</w:t>
        </w:r>
      </w:ins>
      <w:r w:rsidR="00D51EE7">
        <w:rPr>
          <w:rFonts w:cstheme="minorHAnsi"/>
        </w:rPr>
        <w:fldChar w:fldCharType="begin"/>
      </w:r>
      <w:r w:rsidR="0001575A">
        <w:rPr>
          <w:rFonts w:cstheme="minorHAnsi"/>
        </w:rPr>
        <w:instrText xml:space="preserve"> ADDIN ZOTERO_ITEM CSL_CITATION {"citationID":"iwRAdlta","properties":{"formattedCitation":"\\super 28\\nosupersub{}","plainCitation":"28","noteIndex":0},"citationItems":[{"id":29758,"uris":["http://zotero.org/users/9157291/items/NH3G8LGZ"],"itemData":{"id":29758,"type":"webpage","abstract":"Find information for Dutch TTF Natural Gas Calendar Month Futures Quotes provided by CME Group. View Quotes","language":"en","title":"Dutch TTF Natural Gas Calendar Month Futures Quotes","URL":"https://www.cmegroup.com/markets/energy/natural-gas/dutch-ttf-natural-gas-calendar-month.quotes.html","author":[{"family":"CME Group","given":""}],"accessed":{"date-parts":[["2023",1,9]]},"issued":{"date-parts":[["2023",1,9]]}}}],"schema":"https://github.com/citation-style-language/schema/raw/master/csl-citation.json"} </w:instrText>
      </w:r>
      <w:r w:rsidR="00D51EE7">
        <w:rPr>
          <w:rFonts w:cstheme="minorHAnsi"/>
        </w:rPr>
        <w:fldChar w:fldCharType="separate"/>
      </w:r>
      <w:r w:rsidR="0001575A" w:rsidRPr="0001575A">
        <w:rPr>
          <w:rFonts w:ascii="Calibri" w:hAnsi="Calibri" w:cs="Calibri"/>
          <w:szCs w:val="24"/>
          <w:vertAlign w:val="superscript"/>
        </w:rPr>
        <w:t>28</w:t>
      </w:r>
      <w:r w:rsidR="00D51EE7">
        <w:rPr>
          <w:rFonts w:cstheme="minorHAnsi"/>
        </w:rPr>
        <w:fldChar w:fldCharType="end"/>
      </w:r>
      <w:r w:rsidR="00D51EE7">
        <w:rPr>
          <w:rFonts w:cstheme="minorHAnsi"/>
        </w:rPr>
        <w:t xml:space="preserve"> </w:t>
      </w:r>
      <w:r w:rsidR="00D31D2B" w:rsidRPr="00D31D2B">
        <w:rPr>
          <w:rFonts w:cstheme="minorHAnsi"/>
        </w:rPr>
        <w:t>predict</w:t>
      </w:r>
      <w:del w:id="308" w:author="Guillén Gosalbez  Gonzalo" w:date="2023-02-15T18:24:00Z">
        <w:r w:rsidR="00D31D2B" w:rsidRPr="00D31D2B" w:rsidDel="005B110E">
          <w:rPr>
            <w:rFonts w:cstheme="minorHAnsi"/>
          </w:rPr>
          <w:delText>s</w:delText>
        </w:r>
      </w:del>
      <w:r w:rsidR="00D31D2B" w:rsidRPr="00D31D2B">
        <w:rPr>
          <w:rFonts w:cstheme="minorHAnsi"/>
        </w:rPr>
        <w:t xml:space="preserve"> that Europe's natural gas spot price will remain in the range of</w:t>
      </w:r>
      <w:r w:rsidR="00392796">
        <w:rPr>
          <w:rFonts w:cstheme="minorHAnsi"/>
        </w:rPr>
        <w:t xml:space="preserve"> </w:t>
      </w:r>
      <w:r w:rsidR="00D51EE7" w:rsidRPr="002D4245">
        <w:rPr>
          <w:rFonts w:cstheme="minorHAnsi"/>
        </w:rPr>
        <w:t xml:space="preserve">1,579 </w:t>
      </w:r>
      <w:r w:rsidR="00D51EE7" w:rsidRPr="002D4245">
        <w:rPr>
          <w:rFonts w:cstheme="minorHAnsi"/>
        </w:rPr>
        <w:noBreakHyphen/>
        <w:t xml:space="preserve"> 2,216 USD t</w:t>
      </w:r>
      <w:r w:rsidR="00D51EE7">
        <w:rPr>
          <w:rFonts w:cstheme="minorHAnsi"/>
          <w:vertAlign w:val="superscript"/>
        </w:rPr>
        <w:t>−1</w:t>
      </w:r>
      <w:r w:rsidR="00D51EE7">
        <w:rPr>
          <w:rFonts w:cstheme="minorHAnsi"/>
        </w:rPr>
        <w:t>.</w:t>
      </w:r>
      <w:r w:rsidR="003C184A" w:rsidRPr="003C184A">
        <w:rPr>
          <w:rFonts w:cstheme="minorHAnsi"/>
        </w:rPr>
        <w:t xml:space="preserve"> </w:t>
      </w:r>
      <w:r w:rsidR="00D07A5C">
        <w:rPr>
          <w:rFonts w:cstheme="minorHAnsi"/>
        </w:rPr>
        <w:t>At the same time</w:t>
      </w:r>
      <w:r w:rsidR="003C184A" w:rsidRPr="002D4245">
        <w:rPr>
          <w:rFonts w:cstheme="minorHAnsi"/>
        </w:rPr>
        <w:t xml:space="preserve">, the costs of renewable energy technologies </w:t>
      </w:r>
      <w:r w:rsidR="003C184A" w:rsidRPr="002D4245">
        <w:rPr>
          <w:rFonts w:cstheme="minorHAnsi"/>
          <w:lang w:val="en-US"/>
        </w:rPr>
        <w:t>–</w:t>
      </w:r>
      <w:r w:rsidR="003C184A">
        <w:rPr>
          <w:rFonts w:cstheme="minorHAnsi"/>
        </w:rPr>
        <w:t xml:space="preserve">including wind power and </w:t>
      </w:r>
      <w:r w:rsidR="00F4051B">
        <w:rPr>
          <w:rFonts w:cstheme="minorHAnsi"/>
        </w:rPr>
        <w:t>electrolyzers</w:t>
      </w:r>
      <w:r w:rsidR="003C184A" w:rsidRPr="002D4245">
        <w:rPr>
          <w:rFonts w:cstheme="minorHAnsi"/>
          <w:lang w:val="en-US"/>
        </w:rPr>
        <w:t>–</w:t>
      </w:r>
      <w:r w:rsidR="003C184A">
        <w:rPr>
          <w:rFonts w:cstheme="minorHAnsi"/>
        </w:rPr>
        <w:t xml:space="preserve"> </w:t>
      </w:r>
      <w:r w:rsidR="003C184A" w:rsidRPr="002D4245">
        <w:rPr>
          <w:rFonts w:cstheme="minorHAnsi"/>
        </w:rPr>
        <w:t>are expected to d</w:t>
      </w:r>
      <w:r w:rsidR="004452B4">
        <w:rPr>
          <w:rFonts w:cstheme="minorHAnsi"/>
        </w:rPr>
        <w:t>ecline</w:t>
      </w:r>
      <w:r w:rsidR="00BC446C">
        <w:rPr>
          <w:rFonts w:cstheme="minorHAnsi"/>
        </w:rPr>
        <w:t xml:space="preserve"> </w:t>
      </w:r>
      <w:r w:rsidR="000F0BBD">
        <w:rPr>
          <w:rFonts w:cstheme="minorHAnsi"/>
        </w:rPr>
        <w:t>due to</w:t>
      </w:r>
      <w:r w:rsidR="00BC446C">
        <w:rPr>
          <w:rFonts w:cstheme="minorHAnsi"/>
        </w:rPr>
        <w:t xml:space="preserve"> the experience effect</w:t>
      </w:r>
      <w:r w:rsidR="003C184A">
        <w:rPr>
          <w:rFonts w:cstheme="minorHAnsi"/>
        </w:rPr>
        <w:fldChar w:fldCharType="begin"/>
      </w:r>
      <w:r w:rsidR="0001575A">
        <w:rPr>
          <w:rFonts w:cstheme="minorHAnsi"/>
        </w:rPr>
        <w:instrText xml:space="preserve"> ADDIN ZOTERO_ITEM CSL_CITATION {"citationID":"SIBpthvb","properties":{"formattedCitation":"\\super 29\\nosupersub{}","plainCitation":"29","noteIndex":0},"citationItems":[{"id":21507,"uris":["http://zotero.org/users/9157291/items/ASFLIA5W"],"itemData":{"id":21507,"type":"article-journal","container-title":"Joule","DOI":"10.1016/j.joule.2022.08.009","ISSN":"2542-4785,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3C184A">
        <w:rPr>
          <w:rFonts w:cstheme="minorHAnsi"/>
        </w:rPr>
        <w:fldChar w:fldCharType="separate"/>
      </w:r>
      <w:r w:rsidR="0001575A" w:rsidRPr="0001575A">
        <w:rPr>
          <w:rFonts w:ascii="Calibri" w:hAnsi="Calibri" w:cs="Calibri"/>
          <w:szCs w:val="24"/>
          <w:vertAlign w:val="superscript"/>
        </w:rPr>
        <w:t>29</w:t>
      </w:r>
      <w:r w:rsidR="003C184A">
        <w:rPr>
          <w:rFonts w:cstheme="minorHAnsi"/>
        </w:rPr>
        <w:fldChar w:fldCharType="end"/>
      </w:r>
      <w:r w:rsidR="003C184A" w:rsidRPr="002D4245">
        <w:rPr>
          <w:rFonts w:cstheme="minorHAnsi"/>
        </w:rPr>
        <w:t xml:space="preserve">. </w:t>
      </w:r>
      <w:ins w:id="309" w:author="Guillén Gosalbez  Gonzalo" w:date="2023-02-15T18:24:00Z">
        <w:r w:rsidR="005B110E">
          <w:rPr>
            <w:rFonts w:cstheme="minorHAnsi"/>
          </w:rPr>
          <w:t xml:space="preserve">Hence, it </w:t>
        </w:r>
      </w:ins>
      <w:ins w:id="310" w:author="Guillén Gosalbez  Gonzalo" w:date="2023-02-15T18:25:00Z">
        <w:r w:rsidR="005B110E">
          <w:rPr>
            <w:rFonts w:cstheme="minorHAnsi"/>
          </w:rPr>
          <w:t>seems</w:t>
        </w:r>
      </w:ins>
      <w:ins w:id="311" w:author="Guillén Gosalbez  Gonzalo" w:date="2023-02-15T18:24:00Z">
        <w:r w:rsidR="005B110E">
          <w:rPr>
            <w:rFonts w:cstheme="minorHAnsi"/>
          </w:rPr>
          <w:t xml:space="preserve"> sensible to think that </w:t>
        </w:r>
      </w:ins>
      <w:del w:id="312" w:author="Guillén Gosalbez  Gonzalo" w:date="2023-02-15T18:25:00Z">
        <w:r w:rsidR="003C184A" w:rsidRPr="002D4245" w:rsidDel="005B110E">
          <w:rPr>
            <w:rFonts w:cstheme="minorHAnsi"/>
          </w:rPr>
          <w:delText xml:space="preserve">For </w:delText>
        </w:r>
        <w:r w:rsidR="003C184A" w:rsidDel="005B110E">
          <w:rPr>
            <w:rFonts w:cstheme="minorHAnsi"/>
          </w:rPr>
          <w:delText>these</w:delText>
        </w:r>
        <w:r w:rsidR="003C184A" w:rsidRPr="002D4245" w:rsidDel="005B110E">
          <w:rPr>
            <w:rFonts w:cstheme="minorHAnsi"/>
          </w:rPr>
          <w:delText xml:space="preserve"> reason</w:delText>
        </w:r>
        <w:r w:rsidR="003C184A" w:rsidDel="005B110E">
          <w:rPr>
            <w:rFonts w:cstheme="minorHAnsi"/>
          </w:rPr>
          <w:delText>s</w:delText>
        </w:r>
        <w:r w:rsidR="003C184A" w:rsidRPr="002D4245" w:rsidDel="005B110E">
          <w:rPr>
            <w:rFonts w:cstheme="minorHAnsi"/>
          </w:rPr>
          <w:delText xml:space="preserve">, </w:delText>
        </w:r>
        <w:r w:rsidR="003C184A" w:rsidDel="005B110E">
          <w:rPr>
            <w:rFonts w:cstheme="minorHAnsi"/>
          </w:rPr>
          <w:delText xml:space="preserve">we argue that </w:delText>
        </w:r>
      </w:del>
      <w:r w:rsidR="00D77174">
        <w:rPr>
          <w:rFonts w:cstheme="minorHAnsi"/>
        </w:rPr>
        <w:t>a</w:t>
      </w:r>
      <w:r w:rsidR="003C184A" w:rsidRPr="002D4245">
        <w:rPr>
          <w:rFonts w:cstheme="minorHAnsi"/>
        </w:rPr>
        <w:t>mmonia production from wind</w:t>
      </w:r>
      <w:r w:rsidR="003C184A">
        <w:rPr>
          <w:rFonts w:cstheme="minorHAnsi"/>
        </w:rPr>
        <w:t>-based electrolytic hydrogen</w:t>
      </w:r>
      <w:r w:rsidR="003C184A" w:rsidRPr="002D4245">
        <w:rPr>
          <w:rFonts w:cstheme="minorHAnsi"/>
        </w:rPr>
        <w:t xml:space="preserve"> </w:t>
      </w:r>
      <w:del w:id="313" w:author="Guillén Gosalbez  Gonzalo" w:date="2023-02-15T18:25:00Z">
        <w:r w:rsidR="003C184A" w:rsidRPr="002D4245" w:rsidDel="005B110E">
          <w:rPr>
            <w:rFonts w:cstheme="minorHAnsi"/>
          </w:rPr>
          <w:delText>is expected to be</w:delText>
        </w:r>
      </w:del>
      <w:ins w:id="314" w:author="Guillén Gosalbez  Gonzalo" w:date="2023-02-15T18:25:00Z">
        <w:r w:rsidR="005B110E">
          <w:rPr>
            <w:rFonts w:cstheme="minorHAnsi"/>
          </w:rPr>
          <w:t>could be</w:t>
        </w:r>
      </w:ins>
      <w:r w:rsidR="003C184A" w:rsidRPr="002D4245">
        <w:rPr>
          <w:rFonts w:cstheme="minorHAnsi"/>
        </w:rPr>
        <w:t xml:space="preserve"> cost-competitive in the foreseeable future</w:t>
      </w:r>
      <w:ins w:id="315" w:author="Guillén Gosalbez  Gonzalo" w:date="2023-02-15T18:48:00Z">
        <w:r w:rsidR="000666BB">
          <w:rPr>
            <w:rFonts w:cstheme="minorHAnsi"/>
          </w:rPr>
          <w:t xml:space="preserve"> in EU</w:t>
        </w:r>
      </w:ins>
      <w:r w:rsidR="003C184A" w:rsidRPr="002D4245">
        <w:rPr>
          <w:rFonts w:cstheme="minorHAnsi"/>
        </w:rPr>
        <w:t>.</w:t>
      </w:r>
    </w:p>
    <w:p w14:paraId="0270BA86" w14:textId="6CD70FF0" w:rsidR="00E312FA" w:rsidRDefault="00D41351" w:rsidP="001E7F75">
      <w:pPr>
        <w:rPr>
          <w:rFonts w:cstheme="minorHAnsi"/>
        </w:rPr>
      </w:pPr>
      <w:r>
        <w:rPr>
          <w:rFonts w:cstheme="minorHAnsi"/>
        </w:rPr>
        <w:t xml:space="preserve">The production costs of </w:t>
      </w:r>
      <w:r w:rsidR="002E6724">
        <w:rPr>
          <w:rFonts w:cstheme="minorHAnsi"/>
        </w:rPr>
        <w:t>chemicals</w:t>
      </w:r>
      <w:r>
        <w:rPr>
          <w:rFonts w:cstheme="minorHAnsi"/>
        </w:rPr>
        <w:t xml:space="preserve"> have been historically higher </w:t>
      </w:r>
      <w:r w:rsidR="00C23EA9">
        <w:rPr>
          <w:rFonts w:cstheme="minorHAnsi"/>
        </w:rPr>
        <w:t xml:space="preserve">in Europe </w:t>
      </w:r>
      <w:r>
        <w:rPr>
          <w:rFonts w:cstheme="minorHAnsi"/>
        </w:rPr>
        <w:t>tha</w:t>
      </w:r>
      <w:r w:rsidR="00D87E90">
        <w:rPr>
          <w:rFonts w:cstheme="minorHAnsi"/>
        </w:rPr>
        <w:t>n</w:t>
      </w:r>
      <w:r>
        <w:rPr>
          <w:rFonts w:cstheme="minorHAnsi"/>
        </w:rPr>
        <w:t xml:space="preserve"> in other regions </w:t>
      </w:r>
      <w:r w:rsidR="00C23EA9">
        <w:rPr>
          <w:rFonts w:cstheme="minorHAnsi"/>
        </w:rPr>
        <w:t xml:space="preserve">like </w:t>
      </w:r>
      <w:r>
        <w:rPr>
          <w:rFonts w:cstheme="minorHAnsi"/>
        </w:rPr>
        <w:t>U</w:t>
      </w:r>
      <w:r w:rsidR="008722FD">
        <w:rPr>
          <w:rFonts w:cstheme="minorHAnsi"/>
        </w:rPr>
        <w:t>.</w:t>
      </w:r>
      <w:r>
        <w:rPr>
          <w:rFonts w:cstheme="minorHAnsi"/>
        </w:rPr>
        <w:t>S</w:t>
      </w:r>
      <w:r w:rsidR="008722FD">
        <w:rPr>
          <w:rFonts w:cstheme="minorHAnsi"/>
        </w:rPr>
        <w:t>.</w:t>
      </w:r>
      <w:r>
        <w:rPr>
          <w:rFonts w:cstheme="minorHAnsi"/>
        </w:rPr>
        <w:t xml:space="preserve">, Russia, or Saudi Arabia, primarily due to higher </w:t>
      </w:r>
      <w:r w:rsidR="00166F08">
        <w:rPr>
          <w:rFonts w:cstheme="minorHAnsi"/>
        </w:rPr>
        <w:t xml:space="preserve">labour and </w:t>
      </w:r>
      <w:r>
        <w:rPr>
          <w:rFonts w:cstheme="minorHAnsi"/>
        </w:rPr>
        <w:t>feedstock costs</w:t>
      </w:r>
      <w:r>
        <w:rPr>
          <w:rFonts w:cstheme="minorHAnsi"/>
        </w:rPr>
        <w:fldChar w:fldCharType="begin"/>
      </w:r>
      <w:r w:rsidR="0001575A">
        <w:rPr>
          <w:rFonts w:cstheme="minorHAnsi"/>
        </w:rPr>
        <w:instrText xml:space="preserve"> ADDIN ZOTERO_ITEM CSL_CITATION {"citationID":"qowpZTcy","properties":{"formattedCitation":"\\super 30\\nosupersub{}","plainCitation":"30","noteIndex":0},"citationItems":[{"id":17233,"uris":["http://zotero.org/users/9157291/items/97IRYBPV"],"itemData":{"id":17233,"type":"article-journal","abstract":"Our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01575A" w:rsidRPr="0001575A">
        <w:rPr>
          <w:rFonts w:ascii="Calibri" w:hAnsi="Calibri" w:cs="Calibri"/>
          <w:szCs w:val="24"/>
          <w:vertAlign w:val="superscript"/>
        </w:rPr>
        <w:t>30</w:t>
      </w:r>
      <w:r>
        <w:rPr>
          <w:rFonts w:cstheme="minorHAnsi"/>
        </w:rPr>
        <w:fldChar w:fldCharType="end"/>
      </w:r>
      <w:r>
        <w:rPr>
          <w:rFonts w:cstheme="minorHAnsi"/>
        </w:rPr>
        <w:t xml:space="preserve">. </w:t>
      </w:r>
      <w:r w:rsidR="00216AD9">
        <w:rPr>
          <w:rFonts w:cstheme="minorHAnsi"/>
        </w:rPr>
        <w:t xml:space="preserve">The </w:t>
      </w:r>
      <w:r w:rsidR="00216AD9" w:rsidRPr="00216AD9">
        <w:rPr>
          <w:rFonts w:cstheme="minorHAnsi"/>
        </w:rPr>
        <w:t>disruption of the global energy market</w:t>
      </w:r>
      <w:r w:rsidR="00216AD9">
        <w:rPr>
          <w:rFonts w:cstheme="minorHAnsi"/>
        </w:rPr>
        <w:t xml:space="preserve"> in 2022 </w:t>
      </w:r>
      <w:r w:rsidR="00F7763F">
        <w:rPr>
          <w:rFonts w:cstheme="minorHAnsi"/>
        </w:rPr>
        <w:t>ha</w:t>
      </w:r>
      <w:r w:rsidR="0006430D">
        <w:rPr>
          <w:rFonts w:cstheme="minorHAnsi"/>
        </w:rPr>
        <w:t>s</w:t>
      </w:r>
      <w:r w:rsidR="00F7763F">
        <w:rPr>
          <w:rFonts w:cstheme="minorHAnsi"/>
        </w:rPr>
        <w:t xml:space="preserve"> further exacerbate</w:t>
      </w:r>
      <w:r w:rsidR="0006430D">
        <w:rPr>
          <w:rFonts w:cstheme="minorHAnsi"/>
        </w:rPr>
        <w:t>d</w:t>
      </w:r>
      <w:r w:rsidR="00F7763F">
        <w:rPr>
          <w:rFonts w:cstheme="minorHAnsi"/>
        </w:rPr>
        <w:t xml:space="preserve"> this </w:t>
      </w:r>
      <w:r w:rsidR="00C92160">
        <w:rPr>
          <w:rFonts w:cstheme="minorHAnsi"/>
        </w:rPr>
        <w:t>gap</w:t>
      </w:r>
      <w:r w:rsidR="00F7763F">
        <w:rPr>
          <w:rFonts w:cstheme="minorHAnsi"/>
        </w:rPr>
        <w:t xml:space="preserve"> since </w:t>
      </w:r>
      <w:r w:rsidR="00767728">
        <w:rPr>
          <w:rFonts w:cstheme="minorHAnsi"/>
        </w:rPr>
        <w:t xml:space="preserve">other regions </w:t>
      </w:r>
      <w:r w:rsidR="00E1569C">
        <w:rPr>
          <w:rFonts w:cstheme="minorHAnsi"/>
        </w:rPr>
        <w:t xml:space="preserve">have </w:t>
      </w:r>
      <w:r w:rsidR="00767728">
        <w:rPr>
          <w:rFonts w:cstheme="minorHAnsi"/>
        </w:rPr>
        <w:t>faced less</w:t>
      </w:r>
      <w:r w:rsidR="00F7763F">
        <w:rPr>
          <w:rFonts w:cstheme="minorHAnsi"/>
        </w:rPr>
        <w:t xml:space="preserve"> </w:t>
      </w:r>
      <w:r w:rsidR="00F6402D">
        <w:rPr>
          <w:rFonts w:cstheme="minorHAnsi"/>
        </w:rPr>
        <w:t xml:space="preserve">fluctuation in energy prices </w:t>
      </w:r>
      <w:r w:rsidR="00767728">
        <w:rPr>
          <w:rFonts w:cstheme="minorHAnsi"/>
        </w:rPr>
        <w:t>due to lower dependence</w:t>
      </w:r>
      <w:r w:rsidR="00F6402D">
        <w:rPr>
          <w:rFonts w:cstheme="minorHAnsi"/>
        </w:rPr>
        <w:t xml:space="preserve"> on </w:t>
      </w:r>
      <w:r w:rsidR="00483262">
        <w:rPr>
          <w:rFonts w:cstheme="minorHAnsi"/>
        </w:rPr>
        <w:t>imports</w:t>
      </w:r>
      <w:r w:rsidR="00F6402D">
        <w:rPr>
          <w:rFonts w:cstheme="minorHAnsi"/>
        </w:rPr>
        <w:fldChar w:fldCharType="begin"/>
      </w:r>
      <w:r w:rsidR="0001575A">
        <w:rPr>
          <w:rFonts w:cstheme="minorHAnsi"/>
        </w:rPr>
        <w:instrText xml:space="preserve"> ADDIN ZOTERO_ITEM CSL_CITATION {"citationID":"I7dOfOej","properties":{"formattedCitation":"\\super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F6402D">
        <w:rPr>
          <w:rFonts w:cstheme="minorHAnsi"/>
        </w:rPr>
        <w:fldChar w:fldCharType="separate"/>
      </w:r>
      <w:r w:rsidR="0001575A" w:rsidRPr="0001575A">
        <w:rPr>
          <w:rFonts w:ascii="Calibri" w:hAnsi="Calibri" w:cs="Calibri"/>
          <w:szCs w:val="24"/>
          <w:vertAlign w:val="superscript"/>
        </w:rPr>
        <w:t>20</w:t>
      </w:r>
      <w:r w:rsidR="00F6402D">
        <w:rPr>
          <w:rFonts w:cstheme="minorHAnsi"/>
        </w:rPr>
        <w:fldChar w:fldCharType="end"/>
      </w:r>
      <w:r w:rsidR="00F6402D">
        <w:rPr>
          <w:rFonts w:cstheme="minorHAnsi"/>
        </w:rPr>
        <w:t xml:space="preserve">. </w:t>
      </w:r>
      <w:r w:rsidR="008722FD">
        <w:rPr>
          <w:rFonts w:cstheme="minorHAnsi"/>
        </w:rPr>
        <w:t>For example, between 2020 and 2022</w:t>
      </w:r>
      <w:r w:rsidR="002C43CA">
        <w:rPr>
          <w:rFonts w:cstheme="minorHAnsi"/>
        </w:rPr>
        <w:t>,</w:t>
      </w:r>
      <w:r w:rsidR="008722FD">
        <w:rPr>
          <w:rFonts w:cstheme="minorHAnsi"/>
        </w:rPr>
        <w:t xml:space="preserve"> the natural gas price increased by a factor </w:t>
      </w:r>
      <w:r w:rsidR="00A35D46">
        <w:rPr>
          <w:rFonts w:cstheme="minorHAnsi"/>
        </w:rPr>
        <w:t xml:space="preserve">of </w:t>
      </w:r>
      <w:r w:rsidR="008722FD">
        <w:rPr>
          <w:rFonts w:cstheme="minorHAnsi"/>
        </w:rPr>
        <w:t xml:space="preserve">1.6 </w:t>
      </w:r>
      <w:r w:rsidR="00A50C75">
        <w:rPr>
          <w:rFonts w:cstheme="minorHAnsi"/>
        </w:rPr>
        <w:t xml:space="preserve">in the U.S. </w:t>
      </w:r>
      <w:r w:rsidR="008722FD">
        <w:rPr>
          <w:rFonts w:cstheme="minorHAnsi"/>
        </w:rPr>
        <w:t>compared with 9.6 in Europe</w:t>
      </w:r>
      <w:r w:rsidR="008722FD">
        <w:rPr>
          <w:rFonts w:cstheme="minorHAnsi"/>
        </w:rPr>
        <w:fldChar w:fldCharType="begin"/>
      </w:r>
      <w:r w:rsidR="0001575A">
        <w:rPr>
          <w:rFonts w:cstheme="minorHAnsi"/>
        </w:rPr>
        <w:instrText xml:space="preserve"> ADDIN ZOTERO_ITEM CSL_CITATION {"citationID":"2cMQjTh2","properties":{"formattedCitation":"\\super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8722FD">
        <w:rPr>
          <w:rFonts w:cstheme="minorHAnsi"/>
        </w:rPr>
        <w:fldChar w:fldCharType="separate"/>
      </w:r>
      <w:r w:rsidR="0001575A" w:rsidRPr="0001575A">
        <w:rPr>
          <w:rFonts w:ascii="Calibri" w:hAnsi="Calibri" w:cs="Calibri"/>
          <w:szCs w:val="24"/>
          <w:vertAlign w:val="superscript"/>
        </w:rPr>
        <w:t>20</w:t>
      </w:r>
      <w:r w:rsidR="008722FD">
        <w:rPr>
          <w:rFonts w:cstheme="minorHAnsi"/>
        </w:rPr>
        <w:fldChar w:fldCharType="end"/>
      </w:r>
      <w:r w:rsidR="008722FD">
        <w:rPr>
          <w:rFonts w:cstheme="minorHAnsi"/>
        </w:rPr>
        <w:t>.</w:t>
      </w:r>
      <w:r w:rsidR="00A01693">
        <w:rPr>
          <w:rFonts w:cstheme="minorHAnsi"/>
        </w:rPr>
        <w:t xml:space="preserve"> </w:t>
      </w:r>
      <w:commentRangeStart w:id="316"/>
      <w:r w:rsidR="00421ABD">
        <w:rPr>
          <w:rFonts w:cstheme="minorHAnsi"/>
        </w:rPr>
        <w:t xml:space="preserve">Within this context, </w:t>
      </w:r>
      <w:r w:rsidR="00FC575D">
        <w:rPr>
          <w:rFonts w:cstheme="minorHAnsi"/>
        </w:rPr>
        <w:t xml:space="preserve">the chemical industry </w:t>
      </w:r>
      <w:r w:rsidR="00FC575D" w:rsidRPr="00FC575D">
        <w:rPr>
          <w:rFonts w:cstheme="minorHAnsi"/>
        </w:rPr>
        <w:t xml:space="preserve">will </w:t>
      </w:r>
      <w:ins w:id="317" w:author="Guillén Gosalbez  Gonzalo" w:date="2023-02-15T18:26:00Z">
        <w:r w:rsidR="005B110E">
          <w:rPr>
            <w:rFonts w:cstheme="minorHAnsi"/>
          </w:rPr>
          <w:t xml:space="preserve">be forced to </w:t>
        </w:r>
      </w:ins>
      <w:r w:rsidR="00FC575D" w:rsidRPr="00FC575D">
        <w:rPr>
          <w:rFonts w:cstheme="minorHAnsi"/>
        </w:rPr>
        <w:t xml:space="preserve">shift production to </w:t>
      </w:r>
      <w:r w:rsidR="00FC575D">
        <w:rPr>
          <w:rFonts w:cstheme="minorHAnsi"/>
        </w:rPr>
        <w:t>regions</w:t>
      </w:r>
      <w:r w:rsidR="00FC575D" w:rsidRPr="00FC575D">
        <w:rPr>
          <w:rFonts w:cstheme="minorHAnsi"/>
        </w:rPr>
        <w:t xml:space="preserve"> </w:t>
      </w:r>
      <w:r w:rsidR="009F1067">
        <w:rPr>
          <w:rFonts w:cstheme="minorHAnsi"/>
        </w:rPr>
        <w:t>with low-cost</w:t>
      </w:r>
      <w:r w:rsidR="00FC575D" w:rsidRPr="00FC575D">
        <w:rPr>
          <w:rFonts w:cstheme="minorHAnsi"/>
        </w:rPr>
        <w:t xml:space="preserve"> labour and </w:t>
      </w:r>
      <w:r w:rsidR="00FC575D">
        <w:rPr>
          <w:rFonts w:cstheme="minorHAnsi"/>
        </w:rPr>
        <w:t>feedstock</w:t>
      </w:r>
      <w:r w:rsidR="009F1067">
        <w:rPr>
          <w:rFonts w:cstheme="minorHAnsi"/>
        </w:rPr>
        <w:t>s</w:t>
      </w:r>
      <w:r w:rsidR="00AC3CB5">
        <w:rPr>
          <w:rFonts w:cstheme="minorHAnsi"/>
        </w:rPr>
        <w:t xml:space="preserve"> instead of </w:t>
      </w:r>
      <w:del w:id="318" w:author="Guillén Gosalbez  Gonzalo" w:date="2023-02-15T18:26:00Z">
        <w:r w:rsidR="00AC3CB5" w:rsidDel="005B110E">
          <w:rPr>
            <w:rFonts w:cstheme="minorHAnsi"/>
          </w:rPr>
          <w:delText>establishing</w:delText>
        </w:r>
      </w:del>
      <w:ins w:id="319" w:author="Guillén Gosalbez  Gonzalo" w:date="2023-02-15T18:26:00Z">
        <w:r w:rsidR="005B110E">
          <w:rPr>
            <w:rFonts w:cstheme="minorHAnsi"/>
          </w:rPr>
          <w:t>deploying domestic</w:t>
        </w:r>
      </w:ins>
      <w:r w:rsidR="00AC3CB5">
        <w:rPr>
          <w:rFonts w:cstheme="minorHAnsi"/>
        </w:rPr>
        <w:t xml:space="preserve"> green production routes. </w:t>
      </w:r>
      <w:r w:rsidR="00B97867">
        <w:rPr>
          <w:rFonts w:cstheme="minorHAnsi"/>
        </w:rPr>
        <w:t>However, s</w:t>
      </w:r>
      <w:r w:rsidR="00D30B64">
        <w:rPr>
          <w:rFonts w:cstheme="minorHAnsi"/>
        </w:rPr>
        <w:t>uch</w:t>
      </w:r>
      <w:r w:rsidR="005755B3">
        <w:rPr>
          <w:rFonts w:cstheme="minorHAnsi"/>
        </w:rPr>
        <w:t xml:space="preserve"> relocation would </w:t>
      </w:r>
      <w:del w:id="320" w:author="Guillén Gosalbez  Gonzalo" w:date="2023-02-15T18:27:00Z">
        <w:r w:rsidR="005755B3" w:rsidDel="005B110E">
          <w:rPr>
            <w:rFonts w:cstheme="minorHAnsi"/>
          </w:rPr>
          <w:delText xml:space="preserve">come at the expense of </w:delText>
        </w:r>
      </w:del>
      <w:ins w:id="321" w:author="Guillén Gosalbez  Gonzalo" w:date="2023-02-15T18:27:00Z">
        <w:r w:rsidR="005B110E">
          <w:rPr>
            <w:rFonts w:cstheme="minorHAnsi"/>
          </w:rPr>
          <w:t>have very strong</w:t>
        </w:r>
      </w:ins>
      <w:del w:id="322" w:author="Guillén Gosalbez  Gonzalo" w:date="2023-02-15T18:26:00Z">
        <w:r w:rsidR="005755B3" w:rsidDel="005B110E">
          <w:rPr>
            <w:rFonts w:cstheme="minorHAnsi"/>
          </w:rPr>
          <w:delText xml:space="preserve">tremendous </w:delText>
        </w:r>
      </w:del>
      <w:ins w:id="323" w:author="Guillén Gosalbez  Gonzalo" w:date="2023-02-15T18:26:00Z">
        <w:r w:rsidR="005B110E">
          <w:rPr>
            <w:rFonts w:cstheme="minorHAnsi"/>
          </w:rPr>
          <w:t xml:space="preserve"> </w:t>
        </w:r>
      </w:ins>
      <w:r w:rsidR="005755B3">
        <w:rPr>
          <w:rFonts w:cstheme="minorHAnsi"/>
        </w:rPr>
        <w:t xml:space="preserve">socio-economic </w:t>
      </w:r>
      <w:del w:id="324" w:author="Guillén Gosalbez  Gonzalo" w:date="2023-02-15T18:27:00Z">
        <w:r w:rsidR="005755B3" w:rsidDel="005B110E">
          <w:rPr>
            <w:rFonts w:cstheme="minorHAnsi"/>
          </w:rPr>
          <w:delText xml:space="preserve">consequences </w:delText>
        </w:r>
      </w:del>
      <w:ins w:id="325" w:author="Guillén Gosalbez  Gonzalo" w:date="2023-02-15T18:27:00Z">
        <w:r w:rsidR="005B110E">
          <w:rPr>
            <w:rFonts w:cstheme="minorHAnsi"/>
          </w:rPr>
          <w:t xml:space="preserve">implications </w:t>
        </w:r>
      </w:ins>
      <w:r w:rsidR="005755B3">
        <w:rPr>
          <w:rFonts w:cstheme="minorHAnsi"/>
        </w:rPr>
        <w:t>for Europe.</w:t>
      </w:r>
      <w:r w:rsidR="00D30B64">
        <w:rPr>
          <w:rFonts w:cstheme="minorHAnsi"/>
        </w:rPr>
        <w:t xml:space="preserve"> </w:t>
      </w:r>
      <w:r w:rsidR="00E312FA">
        <w:rPr>
          <w:rFonts w:cstheme="minorHAnsi"/>
        </w:rPr>
        <w:t xml:space="preserve">In 2020, Europe </w:t>
      </w:r>
      <w:r w:rsidR="00E23208">
        <w:rPr>
          <w:rFonts w:cstheme="minorHAnsi"/>
        </w:rPr>
        <w:t>was</w:t>
      </w:r>
      <w:r w:rsidR="00E312FA">
        <w:rPr>
          <w:rFonts w:cstheme="minorHAnsi"/>
        </w:rPr>
        <w:t xml:space="preserve"> the second largest chemicals producer in the world</w:t>
      </w:r>
      <w:r w:rsidR="00D30B64">
        <w:rPr>
          <w:rFonts w:cstheme="minorHAnsi"/>
        </w:rPr>
        <w:fldChar w:fldCharType="begin"/>
      </w:r>
      <w:r w:rsidR="0001575A">
        <w:rPr>
          <w:rFonts w:cstheme="minorHAnsi"/>
        </w:rPr>
        <w:instrText xml:space="preserve"> ADDIN ZOTERO_ITEM CSL_CITATION {"citationID":"wmYXx5pI","properties":{"formattedCitation":"\\super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D30B64">
        <w:rPr>
          <w:rFonts w:cstheme="minorHAnsi"/>
        </w:rPr>
        <w:fldChar w:fldCharType="separate"/>
      </w:r>
      <w:r w:rsidR="0001575A" w:rsidRPr="0001575A">
        <w:rPr>
          <w:rFonts w:ascii="Calibri" w:hAnsi="Calibri" w:cs="Calibri"/>
          <w:szCs w:val="24"/>
          <w:vertAlign w:val="superscript"/>
        </w:rPr>
        <w:t>31</w:t>
      </w:r>
      <w:r w:rsidR="00D30B64">
        <w:rPr>
          <w:rFonts w:cstheme="minorHAnsi"/>
        </w:rPr>
        <w:fldChar w:fldCharType="end"/>
      </w:r>
      <w:r w:rsidR="00D30B64">
        <w:rPr>
          <w:rFonts w:cstheme="minorHAnsi"/>
        </w:rPr>
        <w:t>.</w:t>
      </w:r>
      <w:r w:rsidR="00337DDF">
        <w:rPr>
          <w:rFonts w:cstheme="minorHAnsi"/>
        </w:rPr>
        <w:t xml:space="preserve"> </w:t>
      </w:r>
      <w:r w:rsidR="00DE3E54">
        <w:rPr>
          <w:rFonts w:cstheme="minorHAnsi"/>
        </w:rPr>
        <w:t xml:space="preserve">Given the </w:t>
      </w:r>
      <w:r w:rsidR="00B97867">
        <w:rPr>
          <w:rFonts w:cstheme="minorHAnsi"/>
        </w:rPr>
        <w:t xml:space="preserve">pivotal role </w:t>
      </w:r>
      <w:r w:rsidR="00144686">
        <w:rPr>
          <w:rFonts w:cstheme="minorHAnsi"/>
        </w:rPr>
        <w:t>of</w:t>
      </w:r>
      <w:r w:rsidR="00B97867">
        <w:rPr>
          <w:rFonts w:cstheme="minorHAnsi"/>
        </w:rPr>
        <w:t xml:space="preserve"> chemicals across </w:t>
      </w:r>
      <w:r w:rsidR="00670969">
        <w:rPr>
          <w:rFonts w:cstheme="minorHAnsi"/>
        </w:rPr>
        <w:t xml:space="preserve">many </w:t>
      </w:r>
      <w:r w:rsidR="00B97867">
        <w:rPr>
          <w:rFonts w:cstheme="minorHAnsi"/>
        </w:rPr>
        <w:t>supply chains, s</w:t>
      </w:r>
      <w:r w:rsidR="00337DDF">
        <w:rPr>
          <w:rFonts w:cstheme="minorHAnsi"/>
        </w:rPr>
        <w:t xml:space="preserve">hifting production would </w:t>
      </w:r>
      <w:del w:id="326" w:author="Guillén Gosalbez  Gonzalo" w:date="2023-02-15T18:33:00Z">
        <w:r w:rsidR="00337DDF" w:rsidDel="0089103C">
          <w:rPr>
            <w:rFonts w:cstheme="minorHAnsi"/>
          </w:rPr>
          <w:delText xml:space="preserve">mean </w:delText>
        </w:r>
      </w:del>
      <w:ins w:id="327" w:author="Guillén Gosalbez  Gonzalo" w:date="2023-02-15T18:33:00Z">
        <w:r w:rsidR="0089103C">
          <w:rPr>
            <w:rFonts w:cstheme="minorHAnsi"/>
          </w:rPr>
          <w:t xml:space="preserve">likely </w:t>
        </w:r>
      </w:ins>
      <w:del w:id="328" w:author="Guillén Gosalbez  Gonzalo" w:date="2023-02-15T18:27:00Z">
        <w:r w:rsidR="00670969" w:rsidDel="005B110E">
          <w:rPr>
            <w:rFonts w:cstheme="minorHAnsi"/>
          </w:rPr>
          <w:delText>losing</w:delText>
        </w:r>
        <w:r w:rsidR="00337DDF" w:rsidDel="005B110E">
          <w:rPr>
            <w:rFonts w:cstheme="minorHAnsi"/>
          </w:rPr>
          <w:delText xml:space="preserve"> </w:delText>
        </w:r>
      </w:del>
      <w:ins w:id="329" w:author="Guillén Gosalbez  Gonzalo" w:date="2023-02-15T18:27:00Z">
        <w:r w:rsidR="005B110E">
          <w:rPr>
            <w:rFonts w:cstheme="minorHAnsi"/>
          </w:rPr>
          <w:t xml:space="preserve">weaken our </w:t>
        </w:r>
      </w:ins>
      <w:ins w:id="330" w:author="Guillén Gosalbez  Gonzalo" w:date="2023-02-15T18:35:00Z">
        <w:r w:rsidR="0089103C">
          <w:rPr>
            <w:rFonts w:cstheme="minorHAnsi"/>
          </w:rPr>
          <w:t>leading role</w:t>
        </w:r>
      </w:ins>
      <w:del w:id="331" w:author="Guillén Gosalbez  Gonzalo" w:date="2023-02-15T18:27:00Z">
        <w:r w:rsidR="00337DDF" w:rsidDel="005B110E">
          <w:rPr>
            <w:rFonts w:cstheme="minorHAnsi"/>
          </w:rPr>
          <w:delText>a strategic</w:delText>
        </w:r>
      </w:del>
      <w:del w:id="332" w:author="Guillén Gosalbez  Gonzalo" w:date="2023-02-15T18:33:00Z">
        <w:r w:rsidR="00337DDF" w:rsidDel="0089103C">
          <w:rPr>
            <w:rFonts w:cstheme="minorHAnsi"/>
          </w:rPr>
          <w:delText xml:space="preserve"> </w:delText>
        </w:r>
      </w:del>
      <w:del w:id="333" w:author="Guillén Gosalbez  Gonzalo" w:date="2023-02-15T18:35:00Z">
        <w:r w:rsidR="00337DDF" w:rsidDel="0089103C">
          <w:rPr>
            <w:rFonts w:cstheme="minorHAnsi"/>
          </w:rPr>
          <w:delText>position</w:delText>
        </w:r>
      </w:del>
      <w:ins w:id="334" w:author="Guillén Gosalbez  Gonzalo" w:date="2023-02-15T18:34:00Z">
        <w:r w:rsidR="0089103C">
          <w:rPr>
            <w:rFonts w:cstheme="minorHAnsi"/>
          </w:rPr>
          <w:t xml:space="preserve"> in </w:t>
        </w:r>
      </w:ins>
      <w:ins w:id="335" w:author="Guillén Gosalbez  Gonzalo" w:date="2023-02-15T18:35:00Z">
        <w:r w:rsidR="0089103C">
          <w:rPr>
            <w:rFonts w:cstheme="minorHAnsi"/>
          </w:rPr>
          <w:t>chemicals production</w:t>
        </w:r>
      </w:ins>
      <w:r w:rsidR="00337DDF">
        <w:rPr>
          <w:rFonts w:cstheme="minorHAnsi"/>
        </w:rPr>
        <w:t xml:space="preserve"> </w:t>
      </w:r>
      <w:r w:rsidR="00670969">
        <w:rPr>
          <w:rFonts w:cstheme="minorHAnsi"/>
        </w:rPr>
        <w:t xml:space="preserve">while </w:t>
      </w:r>
      <w:r w:rsidR="00144686">
        <w:rPr>
          <w:rFonts w:cstheme="minorHAnsi"/>
        </w:rPr>
        <w:t>exposing</w:t>
      </w:r>
      <w:r w:rsidR="00670969">
        <w:rPr>
          <w:rFonts w:cstheme="minorHAnsi"/>
        </w:rPr>
        <w:t xml:space="preserve"> </w:t>
      </w:r>
      <w:r w:rsidR="00144686">
        <w:rPr>
          <w:rFonts w:cstheme="minorHAnsi"/>
        </w:rPr>
        <w:t xml:space="preserve">Europe to </w:t>
      </w:r>
      <w:r w:rsidR="00486D03">
        <w:rPr>
          <w:rFonts w:cstheme="minorHAnsi"/>
        </w:rPr>
        <w:t xml:space="preserve">the </w:t>
      </w:r>
      <w:r w:rsidR="00144686">
        <w:rPr>
          <w:rFonts w:cstheme="minorHAnsi"/>
        </w:rPr>
        <w:t xml:space="preserve">vulnerability </w:t>
      </w:r>
      <w:r w:rsidR="00486D03">
        <w:rPr>
          <w:rFonts w:cstheme="minorHAnsi"/>
        </w:rPr>
        <w:t>of</w:t>
      </w:r>
      <w:r w:rsidR="00144686">
        <w:rPr>
          <w:rFonts w:cstheme="minorHAnsi"/>
        </w:rPr>
        <w:t xml:space="preserve"> supply disruption</w:t>
      </w:r>
      <w:r w:rsidR="00FA6209">
        <w:rPr>
          <w:rFonts w:cstheme="minorHAnsi"/>
        </w:rPr>
        <w:t xml:space="preserve">. </w:t>
      </w:r>
      <w:r w:rsidR="00967878" w:rsidRPr="00967878">
        <w:rPr>
          <w:rFonts w:cstheme="minorHAnsi"/>
        </w:rPr>
        <w:t xml:space="preserve">This </w:t>
      </w:r>
      <w:ins w:id="336" w:author="Guillén Gosalbez  Gonzalo" w:date="2023-02-15T18:36:00Z">
        <w:r w:rsidR="0089103C">
          <w:rPr>
            <w:rFonts w:cstheme="minorHAnsi"/>
          </w:rPr>
          <w:t xml:space="preserve">would be particularly critical in the case of </w:t>
        </w:r>
      </w:ins>
      <w:del w:id="337" w:author="Guillén Gosalbez  Gonzalo" w:date="2023-02-15T18:36:00Z">
        <w:r w:rsidR="00967878" w:rsidRPr="00967878" w:rsidDel="0089103C">
          <w:rPr>
            <w:rFonts w:cstheme="minorHAnsi"/>
          </w:rPr>
          <w:delText xml:space="preserve">aspect is crucial for </w:delText>
        </w:r>
      </w:del>
      <w:r w:rsidR="00967878" w:rsidRPr="00967878">
        <w:rPr>
          <w:rFonts w:cstheme="minorHAnsi"/>
        </w:rPr>
        <w:t>ammonia</w:t>
      </w:r>
      <w:ins w:id="338" w:author="Guillén Gosalbez  Gonzalo" w:date="2023-02-15T18:36:00Z">
        <w:r w:rsidR="0089103C">
          <w:rPr>
            <w:rFonts w:cstheme="minorHAnsi"/>
          </w:rPr>
          <w:t>, an essential product to</w:t>
        </w:r>
      </w:ins>
      <w:del w:id="339" w:author="Guillén Gosalbez  Gonzalo" w:date="2023-02-15T18:36:00Z">
        <w:r w:rsidR="00967878" w:rsidRPr="00967878" w:rsidDel="0089103C">
          <w:rPr>
            <w:rFonts w:cstheme="minorHAnsi"/>
          </w:rPr>
          <w:delText xml:space="preserve"> because it is paramount in</w:delText>
        </w:r>
      </w:del>
      <w:r w:rsidR="00967878" w:rsidRPr="00967878">
        <w:rPr>
          <w:rFonts w:cstheme="minorHAnsi"/>
        </w:rPr>
        <w:t xml:space="preserve"> ensur</w:t>
      </w:r>
      <w:del w:id="340" w:author="Guillén Gosalbez  Gonzalo" w:date="2023-02-15T18:36:00Z">
        <w:r w:rsidR="00967878" w:rsidRPr="00967878" w:rsidDel="0089103C">
          <w:rPr>
            <w:rFonts w:cstheme="minorHAnsi"/>
          </w:rPr>
          <w:delText>ing</w:delText>
        </w:r>
      </w:del>
      <w:ins w:id="341" w:author="Guillén Gosalbez  Gonzalo" w:date="2023-02-15T18:36:00Z">
        <w:r w:rsidR="0089103C">
          <w:rPr>
            <w:rFonts w:cstheme="minorHAnsi"/>
          </w:rPr>
          <w:t>e</w:t>
        </w:r>
      </w:ins>
      <w:r w:rsidR="00967878" w:rsidRPr="00967878">
        <w:rPr>
          <w:rFonts w:cstheme="minorHAnsi"/>
        </w:rPr>
        <w:t xml:space="preserve"> food security</w:t>
      </w:r>
      <w:r w:rsidR="00D35191">
        <w:rPr>
          <w:rFonts w:cstheme="minorHAnsi"/>
        </w:rPr>
        <w:fldChar w:fldCharType="begin"/>
      </w:r>
      <w:r w:rsidR="00D35191">
        <w:rPr>
          <w:rFonts w:cstheme="minorHAnsi"/>
        </w:rPr>
        <w:instrText xml:space="preserve"> ADDIN ZOTERO_ITEM CSL_CITATION {"citationID":"tA9sOzRN","properties":{"formattedCitation":"\\super 5\\nosupersub{}","plainCitation":"5","noteIndex":0},"citationItems":[{"id":27526,"uris":["http://zotero.org/users/9157291/items/UV7GWX94"],"itemData":{"id":27526,"type":"article-journal","abstract":"By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35191">
        <w:rPr>
          <w:rFonts w:cstheme="minorHAnsi"/>
        </w:rPr>
        <w:fldChar w:fldCharType="separate"/>
      </w:r>
      <w:r w:rsidR="00D35191" w:rsidRPr="00D35191">
        <w:rPr>
          <w:rFonts w:ascii="Calibri" w:hAnsi="Calibri" w:cs="Calibri"/>
          <w:szCs w:val="24"/>
          <w:vertAlign w:val="superscript"/>
        </w:rPr>
        <w:t>5</w:t>
      </w:r>
      <w:r w:rsidR="00D35191">
        <w:rPr>
          <w:rFonts w:cstheme="minorHAnsi"/>
        </w:rPr>
        <w:fldChar w:fldCharType="end"/>
      </w:r>
      <w:r w:rsidR="00DB1FD2">
        <w:rPr>
          <w:rFonts w:cstheme="minorHAnsi"/>
        </w:rPr>
        <w:t>.</w:t>
      </w:r>
      <w:r w:rsidR="00A77C09">
        <w:rPr>
          <w:rFonts w:cstheme="minorHAnsi"/>
        </w:rPr>
        <w:t xml:space="preserve"> </w:t>
      </w:r>
      <w:r w:rsidR="00BA14CB">
        <w:rPr>
          <w:rFonts w:cstheme="minorHAnsi"/>
        </w:rPr>
        <w:t>Moreover</w:t>
      </w:r>
      <w:r w:rsidR="00A77C09">
        <w:rPr>
          <w:rFonts w:cstheme="minorHAnsi"/>
        </w:rPr>
        <w:t xml:space="preserve">, </w:t>
      </w:r>
      <w:r w:rsidR="00FA6209">
        <w:rPr>
          <w:rFonts w:cstheme="minorHAnsi"/>
        </w:rPr>
        <w:t>chemical companies generate about 1.2 million jobs</w:t>
      </w:r>
      <w:r w:rsidR="00A77C09">
        <w:rPr>
          <w:rFonts w:cstheme="minorHAnsi"/>
        </w:rPr>
        <w:t xml:space="preserve"> across Europe</w:t>
      </w:r>
      <w:r w:rsidR="00A77C09">
        <w:rPr>
          <w:rFonts w:cstheme="minorHAnsi"/>
        </w:rPr>
        <w:fldChar w:fldCharType="begin"/>
      </w:r>
      <w:r w:rsidR="0001575A">
        <w:rPr>
          <w:rFonts w:cstheme="minorHAnsi"/>
        </w:rPr>
        <w:instrText xml:space="preserve"> ADDIN ZOTERO_ITEM CSL_CITATION {"citationID":"pJ4R1O14","properties":{"formattedCitation":"\\super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A77C09">
        <w:rPr>
          <w:rFonts w:cstheme="minorHAnsi"/>
        </w:rPr>
        <w:fldChar w:fldCharType="separate"/>
      </w:r>
      <w:r w:rsidR="0001575A" w:rsidRPr="0001575A">
        <w:rPr>
          <w:rFonts w:ascii="Calibri" w:hAnsi="Calibri" w:cs="Calibri"/>
          <w:szCs w:val="24"/>
          <w:vertAlign w:val="superscript"/>
        </w:rPr>
        <w:t>31</w:t>
      </w:r>
      <w:r w:rsidR="00A77C09">
        <w:rPr>
          <w:rFonts w:cstheme="minorHAnsi"/>
        </w:rPr>
        <w:fldChar w:fldCharType="end"/>
      </w:r>
      <w:r w:rsidR="00A77C09">
        <w:rPr>
          <w:rFonts w:cstheme="minorHAnsi"/>
        </w:rPr>
        <w:t xml:space="preserve">, which </w:t>
      </w:r>
      <w:del w:id="342" w:author="Guillén Gosalbez  Gonzalo" w:date="2023-02-15T18:36:00Z">
        <w:r w:rsidR="00A77C09" w:rsidDel="0089103C">
          <w:rPr>
            <w:rFonts w:cstheme="minorHAnsi"/>
          </w:rPr>
          <w:delText>could be lost with production relocation.</w:delText>
        </w:r>
      </w:del>
      <w:ins w:id="343" w:author="Guillén Gosalbez  Gonzalo" w:date="2023-02-15T18:36:00Z">
        <w:r w:rsidR="0089103C">
          <w:rPr>
            <w:rFonts w:cstheme="minorHAnsi"/>
          </w:rPr>
          <w:t>would face an uncertain scenario.</w:t>
        </w:r>
      </w:ins>
      <w:commentRangeEnd w:id="316"/>
      <w:ins w:id="344" w:author="Guillén Gosalbez  Gonzalo" w:date="2023-02-15T18:37:00Z">
        <w:r w:rsidR="0089103C">
          <w:rPr>
            <w:rStyle w:val="CommentReference"/>
          </w:rPr>
          <w:commentReference w:id="316"/>
        </w:r>
      </w:ins>
    </w:p>
    <w:p w14:paraId="277FF83C" w14:textId="3E0BF90B" w:rsidR="0054652C" w:rsidRDefault="0064314B" w:rsidP="001E7F75">
      <w:pPr>
        <w:rPr>
          <w:rFonts w:cstheme="minorHAnsi"/>
        </w:rPr>
      </w:pPr>
      <w:r>
        <w:rPr>
          <w:rFonts w:cstheme="minorHAnsi"/>
        </w:rPr>
        <w:t xml:space="preserve">In accordance with the Paris Climate Accords, Europe has set targets to reduce emissions by 55% by 2030 and become a net-zero </w:t>
      </w:r>
      <w:r w:rsidR="00950F9D">
        <w:rPr>
          <w:rFonts w:cstheme="minorHAnsi"/>
        </w:rPr>
        <w:t>GHG</w:t>
      </w:r>
      <w:r>
        <w:rPr>
          <w:rFonts w:cstheme="minorHAnsi"/>
        </w:rPr>
        <w:t xml:space="preserve"> emitting continent by 2050</w:t>
      </w:r>
      <w:r w:rsidR="0023259B">
        <w:rPr>
          <w:rFonts w:cstheme="minorHAnsi"/>
        </w:rPr>
        <w:fldChar w:fldCharType="begin"/>
      </w:r>
      <w:r w:rsidR="0032053A">
        <w:rPr>
          <w:rFonts w:cstheme="minorHAnsi"/>
        </w:rPr>
        <w:instrText xml:space="preserve"> ADDIN ZOTERO_ITEM CSL_CITATION {"citationID":"fZNn97kP","properties":{"formattedCitation":"\\super 32\\nosupersub{}","plainCitation":"32","noteIndex":0},"citationItems":[{"id":30053,"uris":["http://zotero.org/users/9157291/items/RIWZTV2J"],"itemData":{"id":30053,"type":"report","publisher":"COM(2021)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0023259B">
        <w:rPr>
          <w:rFonts w:cstheme="minorHAnsi"/>
        </w:rPr>
        <w:fldChar w:fldCharType="separate"/>
      </w:r>
      <w:r w:rsidR="0023259B" w:rsidRPr="0023259B">
        <w:rPr>
          <w:rFonts w:ascii="Calibri" w:hAnsi="Calibri" w:cs="Calibri"/>
          <w:szCs w:val="24"/>
          <w:vertAlign w:val="superscript"/>
        </w:rPr>
        <w:t>32</w:t>
      </w:r>
      <w:r w:rsidR="0023259B">
        <w:rPr>
          <w:rFonts w:cstheme="minorHAnsi"/>
        </w:rPr>
        <w:fldChar w:fldCharType="end"/>
      </w:r>
      <w:r w:rsidR="0023259B">
        <w:rPr>
          <w:rFonts w:cstheme="minorHAnsi"/>
        </w:rPr>
        <w:t xml:space="preserve">. </w:t>
      </w:r>
      <w:r w:rsidR="005F4BCC">
        <w:rPr>
          <w:rFonts w:cstheme="minorHAnsi"/>
        </w:rPr>
        <w:t xml:space="preserve">In order to achieve these ambitious targets, </w:t>
      </w:r>
      <w:r w:rsidR="00E90EB8">
        <w:rPr>
          <w:rFonts w:cstheme="minorHAnsi"/>
        </w:rPr>
        <w:t xml:space="preserve">Europe needs to invest majorly in low-carbon infrastructure. </w:t>
      </w:r>
      <w:r w:rsidR="004433BC">
        <w:rPr>
          <w:rFonts w:cstheme="minorHAnsi"/>
        </w:rPr>
        <w:t xml:space="preserve">A recent study found that the current pace of investment and development of these technologies is </w:t>
      </w:r>
      <w:del w:id="345" w:author="Guillén Gosalbez  Gonzalo" w:date="2023-02-15T18:37:00Z">
        <w:r w:rsidR="00551294" w:rsidDel="0089103C">
          <w:rPr>
            <w:rFonts w:cstheme="minorHAnsi"/>
          </w:rPr>
          <w:delText>incompetent</w:delText>
        </w:r>
        <w:r w:rsidR="004433BC" w:rsidDel="0089103C">
          <w:rPr>
            <w:rFonts w:cstheme="minorHAnsi"/>
          </w:rPr>
          <w:delText xml:space="preserve"> </w:delText>
        </w:r>
        <w:r w:rsidR="00441286" w:rsidDel="0089103C">
          <w:rPr>
            <w:rFonts w:cstheme="minorHAnsi"/>
          </w:rPr>
          <w:delText>concerning</w:delText>
        </w:r>
      </w:del>
      <w:ins w:id="346" w:author="Guillén Gosalbez  Gonzalo" w:date="2023-02-15T18:37:00Z">
        <w:r w:rsidR="0089103C">
          <w:rPr>
            <w:rFonts w:cstheme="minorHAnsi"/>
          </w:rPr>
          <w:t>insufficient to meet</w:t>
        </w:r>
      </w:ins>
      <w:r w:rsidR="004433BC">
        <w:rPr>
          <w:rFonts w:cstheme="minorHAnsi"/>
        </w:rPr>
        <w:t xml:space="preserve"> the targets</w:t>
      </w:r>
      <w:bookmarkStart w:id="347" w:name="_Hlk124931906"/>
      <w:r w:rsidR="00CA2A49">
        <w:rPr>
          <w:rFonts w:cstheme="minorHAnsi"/>
        </w:rPr>
        <w:fldChar w:fldCharType="begin"/>
      </w:r>
      <w:r w:rsidR="00CA2A49">
        <w:rPr>
          <w:rFonts w:cstheme="minorHAnsi"/>
        </w:rPr>
        <w:instrText xml:space="preserve"> ADDIN ZOTERO_ITEM CSL_CITATION {"citationID":"NMJEjUZd","properties":{"formattedCitation":"\\super 33\\nosupersub{}","plainCitation":"33","noteIndex":0},"citationItems":[{"id":29217,"uris":["http://zotero.org/users/9157291/items/KAICFIWB"],"itemData":{"id":29217,"type":"article-journal","abstract":"Reaching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CA2A49" w:rsidRPr="00CA2A49">
        <w:rPr>
          <w:rFonts w:ascii="Calibri" w:hAnsi="Calibri" w:cs="Calibri"/>
          <w:szCs w:val="24"/>
          <w:vertAlign w:val="superscript"/>
        </w:rPr>
        <w:t>33</w:t>
      </w:r>
      <w:r w:rsidR="00CA2A49">
        <w:rPr>
          <w:rFonts w:cstheme="minorHAnsi"/>
        </w:rPr>
        <w:fldChar w:fldCharType="end"/>
      </w:r>
      <w:bookmarkEnd w:id="347"/>
      <w:r w:rsidR="00CA2A49">
        <w:rPr>
          <w:rFonts w:cstheme="minorHAnsi"/>
        </w:rPr>
        <w:t>.</w:t>
      </w:r>
      <w:r w:rsidR="004433BC">
        <w:rPr>
          <w:rFonts w:cstheme="minorHAnsi"/>
        </w:rPr>
        <w:t xml:space="preserve"> </w:t>
      </w:r>
      <w:r w:rsidR="004F6611">
        <w:rPr>
          <w:rFonts w:cstheme="minorHAnsi"/>
        </w:rPr>
        <w:t>A</w:t>
      </w:r>
      <w:r w:rsidR="00485880">
        <w:rPr>
          <w:rFonts w:cstheme="minorHAnsi"/>
        </w:rPr>
        <w:t>n</w:t>
      </w:r>
      <w:r w:rsidR="00BA734E">
        <w:rPr>
          <w:rFonts w:cstheme="minorHAnsi"/>
        </w:rPr>
        <w:t xml:space="preserve"> </w:t>
      </w:r>
      <w:r w:rsidR="004F6611">
        <w:rPr>
          <w:rFonts w:cstheme="minorHAnsi"/>
        </w:rPr>
        <w:t>a</w:t>
      </w:r>
      <w:r w:rsidR="004433BC">
        <w:rPr>
          <w:rFonts w:cstheme="minorHAnsi"/>
        </w:rPr>
        <w:t>dditional investment of</w:t>
      </w:r>
      <w:r w:rsidR="00485880">
        <w:rPr>
          <w:rFonts w:cstheme="minorHAnsi"/>
        </w:rPr>
        <w:t xml:space="preserve"> approximately</w:t>
      </w:r>
      <w:r w:rsidR="004433BC">
        <w:rPr>
          <w:rFonts w:cstheme="minorHAnsi"/>
        </w:rPr>
        <w:t xml:space="preserve"> </w:t>
      </w:r>
      <w:r w:rsidR="000A3052">
        <w:rPr>
          <w:rFonts w:cstheme="minorHAnsi"/>
        </w:rPr>
        <w:t>9</w:t>
      </w:r>
      <w:r w:rsidR="007934B4">
        <w:rPr>
          <w:rFonts w:cstheme="minorHAnsi"/>
        </w:rPr>
        <w:t>4</w:t>
      </w:r>
      <w:r w:rsidR="004433BC">
        <w:rPr>
          <w:rFonts w:cstheme="minorHAnsi"/>
        </w:rPr>
        <w:t xml:space="preserve"> billion USD</w:t>
      </w:r>
      <w:r w:rsidR="007934B4">
        <w:rPr>
          <w:rFonts w:cstheme="minorHAnsi"/>
        </w:rPr>
        <w:t> </w:t>
      </w:r>
      <w:r w:rsidR="004433BC">
        <w:rPr>
          <w:rFonts w:cstheme="minorHAnsi"/>
        </w:rPr>
        <w:t>y</w:t>
      </w:r>
      <w:r w:rsidR="007934B4">
        <w:rPr>
          <w:rFonts w:cstheme="minorHAnsi"/>
        </w:rPr>
        <w:t>r</w:t>
      </w:r>
      <w:r w:rsidR="00E15658" w:rsidRPr="00E15658">
        <w:rPr>
          <w:rFonts w:cstheme="minorHAnsi"/>
          <w:vertAlign w:val="superscript"/>
        </w:rPr>
        <w:t>−</w:t>
      </w:r>
      <w:r w:rsidR="007934B4" w:rsidRPr="007934B4">
        <w:rPr>
          <w:rFonts w:cstheme="minorHAnsi"/>
          <w:vertAlign w:val="superscript"/>
        </w:rPr>
        <w:t>1</w:t>
      </w:r>
      <w:r w:rsidR="004433BC">
        <w:rPr>
          <w:rFonts w:cstheme="minorHAnsi"/>
        </w:rPr>
        <w:t xml:space="preserve"> is required in the immediate future</w:t>
      </w:r>
      <w:r w:rsidR="00C34BA8">
        <w:rPr>
          <w:rFonts w:cstheme="minorHAnsi"/>
        </w:rPr>
        <w:t xml:space="preserve"> until 2025 in order to achieve the net-zero target by 2050</w:t>
      </w:r>
      <w:r w:rsidR="004433BC">
        <w:rPr>
          <w:rFonts w:cstheme="minorHAnsi"/>
        </w:rPr>
        <w:t xml:space="preserve">. </w:t>
      </w:r>
      <w:r w:rsidR="00F27D34" w:rsidRPr="00F27D34">
        <w:rPr>
          <w:rFonts w:cstheme="minorHAnsi"/>
        </w:rPr>
        <w:t>It was also found that a tremendous investment increase of 26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xml:space="preserve"> was needed for renewable power plants, especially solar (7.6</w:t>
      </w:r>
      <w:r w:rsidR="000175F0">
        <w:rPr>
          <w:rFonts w:cstheme="minorHAnsi"/>
        </w:rPr>
        <w:t> </w:t>
      </w:r>
      <w:r w:rsidR="00F27D34" w:rsidRPr="00F27D34">
        <w:rPr>
          <w:rFonts w:cstheme="minorHAnsi"/>
        </w:rPr>
        <w:t>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and on-shore wind (17.3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w:t>
      </w:r>
      <w:r w:rsidR="00CA2A49">
        <w:rPr>
          <w:rFonts w:cstheme="minorHAnsi"/>
        </w:rPr>
        <w:fldChar w:fldCharType="begin"/>
      </w:r>
      <w:r w:rsidR="000E7B3C">
        <w:rPr>
          <w:rFonts w:cstheme="minorHAnsi"/>
        </w:rPr>
        <w:instrText xml:space="preserve"> ADDIN ZOTERO_ITEM CSL_CITATION {"citationID":"ahjMIKXT","properties":{"formattedCitation":"\\super 33\\nosupersub{}","plainCitation":"33","noteIndex":0},"citationItems":[{"id":29217,"uris":["http://zotero.org/users/9157291/items/KAICFIWB"],"itemData":{"id":29217,"type":"article-journal","abstract":"Reaching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CA2A49" w:rsidRPr="00CA2A49">
        <w:rPr>
          <w:rFonts w:ascii="Calibri" w:hAnsi="Calibri" w:cs="Calibri"/>
          <w:szCs w:val="24"/>
          <w:vertAlign w:val="superscript"/>
        </w:rPr>
        <w:t>33</w:t>
      </w:r>
      <w:r w:rsidR="00CA2A49">
        <w:rPr>
          <w:rFonts w:cstheme="minorHAnsi"/>
        </w:rPr>
        <w:fldChar w:fldCharType="end"/>
      </w:r>
      <w:r w:rsidR="00CA2A49">
        <w:rPr>
          <w:rFonts w:cstheme="minorHAnsi"/>
        </w:rPr>
        <w:t xml:space="preserve">. </w:t>
      </w:r>
      <w:r w:rsidR="005F4BCC" w:rsidRPr="00F27D34">
        <w:rPr>
          <w:rFonts w:cstheme="minorHAnsi"/>
        </w:rPr>
        <w:t>Therefore, negative mitigation costs associated with the production of green ammonia and methanol (especially on-shore wind</w:t>
      </w:r>
      <w:r w:rsidR="00223E0E" w:rsidRPr="00F27D34">
        <w:rPr>
          <w:rFonts w:cstheme="minorHAnsi"/>
        </w:rPr>
        <w:noBreakHyphen/>
      </w:r>
      <w:r w:rsidR="005F4BCC" w:rsidRPr="00F27D34">
        <w:rPr>
          <w:rFonts w:cstheme="minorHAnsi"/>
        </w:rPr>
        <w:t xml:space="preserve">based ammonia) </w:t>
      </w:r>
      <w:r w:rsidR="00223E0E" w:rsidRPr="00F27D34">
        <w:rPr>
          <w:rFonts w:cstheme="minorHAnsi"/>
        </w:rPr>
        <w:t xml:space="preserve">appear </w:t>
      </w:r>
      <w:ins w:id="348" w:author="Guillén Gosalbez  Gonzalo" w:date="2023-02-15T18:38:00Z">
        <w:r w:rsidR="0089103C">
          <w:rPr>
            <w:rFonts w:cstheme="minorHAnsi"/>
          </w:rPr>
          <w:t>as particularly appealing to</w:t>
        </w:r>
      </w:ins>
      <w:del w:id="349" w:author="Guillén Gosalbez  Gonzalo" w:date="2023-02-15T18:38:00Z">
        <w:r w:rsidR="008220A1" w:rsidDel="0089103C">
          <w:rPr>
            <w:rFonts w:cstheme="minorHAnsi"/>
          </w:rPr>
          <w:delText>a</w:delText>
        </w:r>
        <w:r w:rsidR="005F4BCC" w:rsidRPr="00F27D34" w:rsidDel="0089103C">
          <w:rPr>
            <w:rFonts w:cstheme="minorHAnsi"/>
          </w:rPr>
          <w:delText xml:space="preserve"> </w:delText>
        </w:r>
        <w:r w:rsidR="00E15658" w:rsidRPr="00F27D34" w:rsidDel="0089103C">
          <w:rPr>
            <w:rFonts w:cstheme="minorHAnsi"/>
          </w:rPr>
          <w:delText>lucrative option</w:delText>
        </w:r>
        <w:r w:rsidR="005F4BCC" w:rsidRPr="00F27D34" w:rsidDel="0089103C">
          <w:rPr>
            <w:rFonts w:cstheme="minorHAnsi"/>
          </w:rPr>
          <w:delText xml:space="preserve"> to</w:delText>
        </w:r>
      </w:del>
      <w:r w:rsidR="005F4BCC" w:rsidRPr="00F27D34">
        <w:rPr>
          <w:rFonts w:cstheme="minorHAnsi"/>
        </w:rPr>
        <w:t xml:space="preserve"> lower the</w:t>
      </w:r>
      <w:ins w:id="350" w:author="Guillén Gosalbez  Gonzalo" w:date="2023-02-15T18:38:00Z">
        <w:r w:rsidR="0089103C">
          <w:rPr>
            <w:rFonts w:cstheme="minorHAnsi"/>
          </w:rPr>
          <w:t xml:space="preserve"> carbon</w:t>
        </w:r>
      </w:ins>
      <w:r w:rsidR="005F4BCC" w:rsidRPr="00F27D34">
        <w:rPr>
          <w:rFonts w:cstheme="minorHAnsi"/>
        </w:rPr>
        <w:t xml:space="preserve"> </w:t>
      </w:r>
      <w:ins w:id="351" w:author="Guillén Gosalbez  Gonzalo" w:date="2023-02-15T18:38:00Z">
        <w:r w:rsidR="0089103C">
          <w:rPr>
            <w:rFonts w:cstheme="minorHAnsi"/>
          </w:rPr>
          <w:t>footprint of</w:t>
        </w:r>
      </w:ins>
      <w:del w:id="352" w:author="Guillén Gosalbez  Gonzalo" w:date="2023-02-15T18:38:00Z">
        <w:r w:rsidR="005F4BCC" w:rsidRPr="00F27D34" w:rsidDel="0089103C">
          <w:rPr>
            <w:rFonts w:cstheme="minorHAnsi"/>
          </w:rPr>
          <w:delText>environmental impact of</w:delText>
        </w:r>
      </w:del>
      <w:r w:rsidR="005F4BCC" w:rsidRPr="00F27D34">
        <w:rPr>
          <w:rFonts w:cstheme="minorHAnsi"/>
        </w:rPr>
        <w:t xml:space="preserve"> these </w:t>
      </w:r>
      <w:r w:rsidR="00AE5C81">
        <w:rPr>
          <w:rFonts w:cstheme="minorHAnsi"/>
        </w:rPr>
        <w:t>essential</w:t>
      </w:r>
      <w:r w:rsidR="00B90695" w:rsidRPr="00F27D34">
        <w:rPr>
          <w:rFonts w:cstheme="minorHAnsi"/>
        </w:rPr>
        <w:t xml:space="preserve"> </w:t>
      </w:r>
      <w:r w:rsidR="005F4BCC" w:rsidRPr="00F27D34">
        <w:rPr>
          <w:rFonts w:cstheme="minorHAnsi"/>
        </w:rPr>
        <w:t>chemicals</w:t>
      </w:r>
      <w:ins w:id="353" w:author="Guillén Gosalbez  Gonzalo" w:date="2023-02-15T18:38:00Z">
        <w:r w:rsidR="0089103C">
          <w:rPr>
            <w:rFonts w:cstheme="minorHAnsi"/>
          </w:rPr>
          <w:t xml:space="preserve"> driven by market forces rather than by incentives</w:t>
        </w:r>
      </w:ins>
      <w:r w:rsidR="005F4BCC" w:rsidRPr="00F27D34">
        <w:rPr>
          <w:rFonts w:cstheme="minorHAnsi"/>
        </w:rPr>
        <w:t>.</w:t>
      </w:r>
      <w:ins w:id="354" w:author="Guillén Gosalbez  Gonzalo" w:date="2023-02-15T18:39:00Z">
        <w:r w:rsidR="000666BB">
          <w:rPr>
            <w:rFonts w:cstheme="minorHAnsi"/>
          </w:rPr>
          <w:t xml:space="preserve"> Hence,</w:t>
        </w:r>
      </w:ins>
      <w:r w:rsidR="00223E0E" w:rsidRPr="00F27D34">
        <w:rPr>
          <w:rFonts w:cstheme="minorHAnsi"/>
        </w:rPr>
        <w:t xml:space="preserve"> </w:t>
      </w:r>
      <w:del w:id="355" w:author="Guillén Gosalbez  Gonzalo" w:date="2023-02-15T18:39:00Z">
        <w:r w:rsidR="00223E0E" w:rsidDel="000666BB">
          <w:rPr>
            <w:rFonts w:cstheme="minorHAnsi"/>
          </w:rPr>
          <w:delText>I</w:delText>
        </w:r>
      </w:del>
      <w:ins w:id="356" w:author="Guillén Gosalbez  Gonzalo" w:date="2023-02-15T18:39:00Z">
        <w:r w:rsidR="000666BB">
          <w:rPr>
            <w:rFonts w:cstheme="minorHAnsi"/>
          </w:rPr>
          <w:t>i</w:t>
        </w:r>
      </w:ins>
      <w:r w:rsidR="00223E0E">
        <w:rPr>
          <w:rFonts w:cstheme="minorHAnsi"/>
        </w:rPr>
        <w:t xml:space="preserve">n addition to </w:t>
      </w:r>
      <w:del w:id="357" w:author="Guillén Gosalbez  Gonzalo" w:date="2023-02-15T18:39:00Z">
        <w:r w:rsidR="00223E0E" w:rsidDel="0089103C">
          <w:rPr>
            <w:rFonts w:cstheme="minorHAnsi"/>
          </w:rPr>
          <w:delText xml:space="preserve">ensuring </w:delText>
        </w:r>
      </w:del>
      <w:ins w:id="358" w:author="Guillén Gosalbez  Gonzalo" w:date="2023-02-15T18:39:00Z">
        <w:r w:rsidR="0089103C">
          <w:rPr>
            <w:rFonts w:cstheme="minorHAnsi"/>
          </w:rPr>
          <w:t xml:space="preserve">improving </w:t>
        </w:r>
      </w:ins>
      <w:r w:rsidR="00223E0E">
        <w:rPr>
          <w:rFonts w:cstheme="minorHAnsi"/>
        </w:rPr>
        <w:t xml:space="preserve">supply security, green ammonia and methanol could help the European chemical industry </w:t>
      </w:r>
      <w:del w:id="359" w:author="Guillén Gosalbez  Gonzalo" w:date="2023-02-15T18:39:00Z">
        <w:r w:rsidR="00223E0E" w:rsidDel="0089103C">
          <w:rPr>
            <w:rFonts w:cstheme="minorHAnsi"/>
          </w:rPr>
          <w:delText>to reduce</w:delText>
        </w:r>
      </w:del>
      <w:ins w:id="360" w:author="Guillén Gosalbez  Gonzalo" w:date="2023-02-15T18:39:00Z">
        <w:r w:rsidR="0089103C">
          <w:rPr>
            <w:rFonts w:cstheme="minorHAnsi"/>
          </w:rPr>
          <w:t>curb</w:t>
        </w:r>
      </w:ins>
      <w:r w:rsidR="00223E0E">
        <w:rPr>
          <w:rFonts w:cstheme="minorHAnsi"/>
        </w:rPr>
        <w:t xml:space="preserve"> GHG emissions at a negative mitigation cost</w:t>
      </w:r>
      <w:r w:rsidR="00223E0E" w:rsidRPr="000666BB">
        <w:rPr>
          <w:rFonts w:cstheme="minorHAnsi"/>
        </w:rPr>
        <w:t xml:space="preserve">, </w:t>
      </w:r>
      <w:del w:id="361" w:author="Guillén Gosalbez  Gonzalo" w:date="2023-02-15T18:39:00Z">
        <w:r w:rsidR="00223E0E" w:rsidRPr="000666BB" w:rsidDel="000666BB">
          <w:rPr>
            <w:rFonts w:cstheme="minorHAnsi"/>
            <w:iCs/>
            <w:rPrChange w:id="362" w:author="Guillén Gosalbez  Gonzalo" w:date="2023-02-15T18:39:00Z">
              <w:rPr>
                <w:rFonts w:cstheme="minorHAnsi"/>
                <w:i/>
                <w:iCs/>
              </w:rPr>
            </w:rPrChange>
          </w:rPr>
          <w:delText>i.e.</w:delText>
        </w:r>
        <w:r w:rsidR="00223E0E" w:rsidRPr="000666BB" w:rsidDel="000666BB">
          <w:rPr>
            <w:rFonts w:cstheme="minorHAnsi"/>
          </w:rPr>
          <w:delText>, the industry could save money per unit of CO</w:delText>
        </w:r>
        <w:r w:rsidR="00223E0E" w:rsidRPr="000666BB" w:rsidDel="000666BB">
          <w:rPr>
            <w:rFonts w:cstheme="minorHAnsi"/>
            <w:vertAlign w:val="subscript"/>
          </w:rPr>
          <w:delText>2</w:delText>
        </w:r>
        <w:r w:rsidR="00B90695" w:rsidRPr="000666BB" w:rsidDel="000666BB">
          <w:rPr>
            <w:rFonts w:cstheme="minorHAnsi"/>
          </w:rPr>
          <w:noBreakHyphen/>
        </w:r>
        <w:r w:rsidR="00223E0E" w:rsidRPr="000666BB" w:rsidDel="000666BB">
          <w:rPr>
            <w:rFonts w:cstheme="minorHAnsi"/>
          </w:rPr>
          <w:delText>eq avoided.</w:delText>
        </w:r>
      </w:del>
      <w:ins w:id="363" w:author="Guillén Gosalbez  Gonzalo" w:date="2023-02-15T18:39:00Z">
        <w:r w:rsidR="000666BB">
          <w:rPr>
            <w:rFonts w:cstheme="minorHAnsi"/>
            <w:iCs/>
          </w:rPr>
          <w:t>in contrast to expensive NETs</w:t>
        </w:r>
      </w:ins>
      <w:ins w:id="364" w:author="Guillén Gosalbez  Gonzalo" w:date="2023-02-15T18:40:00Z">
        <w:r w:rsidR="000666BB">
          <w:rPr>
            <w:rFonts w:cstheme="minorHAnsi"/>
            <w:iCs/>
          </w:rPr>
          <w:t>, which also</w:t>
        </w:r>
      </w:ins>
      <w:ins w:id="365" w:author="Guillén Gosalbez  Gonzalo" w:date="2023-02-15T18:39:00Z">
        <w:r w:rsidR="000666BB">
          <w:rPr>
            <w:rFonts w:cstheme="minorHAnsi"/>
            <w:iCs/>
          </w:rPr>
          <w:t xml:space="preserve"> fac</w:t>
        </w:r>
      </w:ins>
      <w:ins w:id="366" w:author="Guillén Gosalbez  Gonzalo" w:date="2023-02-15T18:40:00Z">
        <w:r w:rsidR="000666BB">
          <w:rPr>
            <w:rFonts w:cstheme="minorHAnsi"/>
            <w:iCs/>
          </w:rPr>
          <w:t xml:space="preserve">e </w:t>
        </w:r>
      </w:ins>
      <w:ins w:id="367" w:author="Guillén Gosalbez  Gonzalo" w:date="2023-02-15T18:39:00Z">
        <w:r w:rsidR="000666BB">
          <w:rPr>
            <w:rFonts w:cstheme="minorHAnsi"/>
            <w:iCs/>
          </w:rPr>
          <w:t>socio-political challenges.</w:t>
        </w:r>
        <w:r w:rsidR="000666BB" w:rsidRPr="000666BB">
          <w:rPr>
            <w:rFonts w:cstheme="minorHAnsi"/>
            <w:iCs/>
            <w:rPrChange w:id="368" w:author="Guillén Gosalbez  Gonzalo" w:date="2023-02-15T18:39:00Z">
              <w:rPr>
                <w:rFonts w:cstheme="minorHAnsi"/>
                <w:i/>
                <w:iCs/>
              </w:rPr>
            </w:rPrChange>
          </w:rPr>
          <w:t xml:space="preserve"> </w:t>
        </w:r>
      </w:ins>
    </w:p>
    <w:p w14:paraId="4A1DB7A4" w14:textId="0F34D11F" w:rsidR="005F6893" w:rsidRPr="00547463" w:rsidRDefault="005F6893" w:rsidP="001E7F75">
      <w:pPr>
        <w:rPr>
          <w:rFonts w:cstheme="minorHAnsi"/>
        </w:rPr>
      </w:pPr>
      <w:commentRangeStart w:id="369"/>
      <w:r>
        <w:rPr>
          <w:rFonts w:cstheme="minorHAnsi"/>
        </w:rPr>
        <w:t xml:space="preserve">Overall, </w:t>
      </w:r>
      <w:r w:rsidR="00B40017">
        <w:rPr>
          <w:rFonts w:cstheme="minorHAnsi"/>
        </w:rPr>
        <w:t xml:space="preserve">our </w:t>
      </w:r>
      <w:r w:rsidR="004D4B9E">
        <w:rPr>
          <w:rFonts w:cstheme="minorHAnsi"/>
        </w:rPr>
        <w:t>findings</w:t>
      </w:r>
      <w:r w:rsidR="00B40017">
        <w:rPr>
          <w:rFonts w:cstheme="minorHAnsi"/>
        </w:rPr>
        <w:t xml:space="preserve"> </w:t>
      </w:r>
      <w:r w:rsidR="006B3388">
        <w:rPr>
          <w:rFonts w:cstheme="minorHAnsi"/>
        </w:rPr>
        <w:t>suggest</w:t>
      </w:r>
      <w:r w:rsidR="00B40017">
        <w:rPr>
          <w:rFonts w:cstheme="minorHAnsi"/>
        </w:rPr>
        <w:t xml:space="preserve"> </w:t>
      </w:r>
      <w:r w:rsidR="00291194">
        <w:rPr>
          <w:rFonts w:cstheme="minorHAnsi"/>
        </w:rPr>
        <w:t xml:space="preserve">that </w:t>
      </w:r>
      <w:r w:rsidR="0010597B">
        <w:rPr>
          <w:rFonts w:cstheme="minorHAnsi"/>
        </w:rPr>
        <w:t xml:space="preserve">rising energy prices in Europe can make </w:t>
      </w:r>
      <w:r w:rsidR="00CE582F">
        <w:rPr>
          <w:rFonts w:cstheme="minorHAnsi"/>
        </w:rPr>
        <w:t xml:space="preserve">green </w:t>
      </w:r>
      <w:r w:rsidR="0010597B">
        <w:rPr>
          <w:rFonts w:cstheme="minorHAnsi"/>
        </w:rPr>
        <w:t xml:space="preserve">ammonia and methanol production </w:t>
      </w:r>
      <w:r w:rsidR="00CE582F">
        <w:rPr>
          <w:rFonts w:cstheme="minorHAnsi"/>
        </w:rPr>
        <w:t>routes</w:t>
      </w:r>
      <w:r w:rsidR="0010597B">
        <w:rPr>
          <w:rFonts w:cstheme="minorHAnsi"/>
        </w:rPr>
        <w:t xml:space="preserve"> cost-competitive</w:t>
      </w:r>
      <w:r w:rsidR="00BF5C85">
        <w:rPr>
          <w:rFonts w:cstheme="minorHAnsi"/>
        </w:rPr>
        <w:t xml:space="preserve">, </w:t>
      </w:r>
      <w:r w:rsidR="008F66E3">
        <w:rPr>
          <w:rFonts w:cstheme="minorHAnsi"/>
        </w:rPr>
        <w:t>thereby</w:t>
      </w:r>
      <w:r w:rsidR="00BF5C85">
        <w:rPr>
          <w:rFonts w:cstheme="minorHAnsi"/>
        </w:rPr>
        <w:t xml:space="preserve"> overcoming the </w:t>
      </w:r>
      <w:r w:rsidR="00421D38">
        <w:rPr>
          <w:rFonts w:cstheme="minorHAnsi"/>
        </w:rPr>
        <w:t>primary</w:t>
      </w:r>
      <w:r w:rsidR="00BF5C85">
        <w:rPr>
          <w:rFonts w:cstheme="minorHAnsi"/>
        </w:rPr>
        <w:t xml:space="preserve"> barrier </w:t>
      </w:r>
      <w:r w:rsidR="00DE5AB4">
        <w:rPr>
          <w:rFonts w:cstheme="minorHAnsi"/>
        </w:rPr>
        <w:t>to their implementation</w:t>
      </w:r>
      <w:del w:id="370" w:author="Guillén Gosalbez  Gonzalo" w:date="2023-02-15T18:40:00Z">
        <w:r w:rsidR="00DE5AB4" w:rsidDel="000666BB">
          <w:rPr>
            <w:rFonts w:cstheme="minorHAnsi"/>
          </w:rPr>
          <w:delText xml:space="preserve"> (</w:delText>
        </w:r>
        <w:r w:rsidR="00DE5AB4" w:rsidRPr="00C7310E" w:rsidDel="000666BB">
          <w:rPr>
            <w:rFonts w:cstheme="minorHAnsi"/>
            <w:i/>
            <w:iCs/>
          </w:rPr>
          <w:delText>i.e.</w:delText>
        </w:r>
        <w:r w:rsidR="00DE5AB4" w:rsidRPr="00C7310E" w:rsidDel="000666BB">
          <w:rPr>
            <w:rFonts w:cstheme="minorHAnsi"/>
          </w:rPr>
          <w:delText>,</w:delText>
        </w:r>
        <w:r w:rsidR="00DE5AB4" w:rsidDel="000666BB">
          <w:rPr>
            <w:rFonts w:cstheme="minorHAnsi"/>
          </w:rPr>
          <w:delText xml:space="preserve"> the high costs compared with </w:delText>
        </w:r>
        <w:r w:rsidR="00FD3CFC" w:rsidDel="000666BB">
          <w:rPr>
            <w:rFonts w:cstheme="minorHAnsi"/>
          </w:rPr>
          <w:delText>fossil</w:delText>
        </w:r>
        <w:r w:rsidR="00DE5AB4" w:rsidDel="000666BB">
          <w:rPr>
            <w:rFonts w:cstheme="minorHAnsi"/>
          </w:rPr>
          <w:delText xml:space="preserve"> routes)</w:delText>
        </w:r>
      </w:del>
      <w:r w:rsidR="0010597B">
        <w:rPr>
          <w:rFonts w:cstheme="minorHAnsi"/>
        </w:rPr>
        <w:t>.</w:t>
      </w:r>
      <w:r w:rsidR="00CE582F">
        <w:rPr>
          <w:rFonts w:cstheme="minorHAnsi"/>
        </w:rPr>
        <w:t xml:space="preserve"> </w:t>
      </w:r>
      <w:r w:rsidR="007545F1" w:rsidRPr="007545F1">
        <w:rPr>
          <w:rFonts w:cstheme="minorHAnsi"/>
        </w:rPr>
        <w:t xml:space="preserve">The current scenario represents a unique opportunity for the European chemical industry to </w:t>
      </w:r>
      <w:ins w:id="371" w:author="Guillén Gosalbez  Gonzalo" w:date="2023-02-15T18:40:00Z">
        <w:r w:rsidR="000666BB">
          <w:rPr>
            <w:rFonts w:cstheme="minorHAnsi"/>
          </w:rPr>
          <w:t xml:space="preserve">start </w:t>
        </w:r>
      </w:ins>
      <w:r w:rsidR="007545F1" w:rsidRPr="007545F1">
        <w:rPr>
          <w:rFonts w:cstheme="minorHAnsi"/>
        </w:rPr>
        <w:t>shift</w:t>
      </w:r>
      <w:ins w:id="372" w:author="Guillén Gosalbez  Gonzalo" w:date="2023-02-15T18:40:00Z">
        <w:r w:rsidR="000666BB">
          <w:rPr>
            <w:rFonts w:cstheme="minorHAnsi"/>
          </w:rPr>
          <w:t>ing</w:t>
        </w:r>
      </w:ins>
      <w:r w:rsidR="007545F1" w:rsidRPr="007545F1">
        <w:rPr>
          <w:rFonts w:cstheme="minorHAnsi"/>
        </w:rPr>
        <w:t xml:space="preserve"> to renewable feedstocks to reduce costs and GHG emissions simultaneously.</w:t>
      </w:r>
      <w:r w:rsidR="001F6399">
        <w:rPr>
          <w:rFonts w:cstheme="minorHAnsi"/>
        </w:rPr>
        <w:t xml:space="preserve"> Such</w:t>
      </w:r>
      <w:r w:rsidR="009F4281">
        <w:rPr>
          <w:rFonts w:cstheme="minorHAnsi"/>
        </w:rPr>
        <w:t xml:space="preserve"> a</w:t>
      </w:r>
      <w:r w:rsidR="001F6399">
        <w:rPr>
          <w:rFonts w:cstheme="minorHAnsi"/>
        </w:rPr>
        <w:t xml:space="preserve"> transition would </w:t>
      </w:r>
      <w:r w:rsidR="00B75A96">
        <w:rPr>
          <w:rFonts w:cstheme="minorHAnsi"/>
        </w:rPr>
        <w:t xml:space="preserve">also </w:t>
      </w:r>
      <w:r w:rsidR="00A9409D">
        <w:rPr>
          <w:rFonts w:cstheme="minorHAnsi"/>
        </w:rPr>
        <w:t xml:space="preserve">have </w:t>
      </w:r>
      <w:r w:rsidR="009F4281">
        <w:rPr>
          <w:rFonts w:cstheme="minorHAnsi"/>
        </w:rPr>
        <w:t>significant</w:t>
      </w:r>
      <w:r w:rsidR="00A9409D">
        <w:rPr>
          <w:rFonts w:cstheme="minorHAnsi"/>
        </w:rPr>
        <w:t xml:space="preserve"> benefits for</w:t>
      </w:r>
      <w:r w:rsidR="001F6399">
        <w:rPr>
          <w:rFonts w:cstheme="minorHAnsi"/>
        </w:rPr>
        <w:t xml:space="preserve"> </w:t>
      </w:r>
      <w:r w:rsidR="00993C05">
        <w:rPr>
          <w:rFonts w:cstheme="minorHAnsi"/>
        </w:rPr>
        <w:t>Europe</w:t>
      </w:r>
      <w:r w:rsidR="00DB3ACA">
        <w:rPr>
          <w:rFonts w:cstheme="minorHAnsi"/>
        </w:rPr>
        <w:t>an economies</w:t>
      </w:r>
      <w:r w:rsidR="00993C05">
        <w:rPr>
          <w:rFonts w:cstheme="minorHAnsi"/>
        </w:rPr>
        <w:t xml:space="preserve"> </w:t>
      </w:r>
      <w:r w:rsidR="00A9409D">
        <w:rPr>
          <w:rFonts w:cstheme="minorHAnsi"/>
        </w:rPr>
        <w:t xml:space="preserve">by </w:t>
      </w:r>
      <w:commentRangeStart w:id="373"/>
      <w:r w:rsidR="00993C05">
        <w:rPr>
          <w:rFonts w:cstheme="minorHAnsi"/>
        </w:rPr>
        <w:t>scurrying</w:t>
      </w:r>
      <w:commentRangeEnd w:id="373"/>
      <w:r w:rsidR="000666BB">
        <w:rPr>
          <w:rStyle w:val="CommentReference"/>
        </w:rPr>
        <w:commentReference w:id="373"/>
      </w:r>
      <w:r w:rsidR="00993C05">
        <w:rPr>
          <w:rFonts w:cstheme="minorHAnsi"/>
        </w:rPr>
        <w:t xml:space="preserve"> the supply of </w:t>
      </w:r>
      <w:r w:rsidR="001021A7">
        <w:rPr>
          <w:rFonts w:cstheme="minorHAnsi"/>
        </w:rPr>
        <w:t>essential</w:t>
      </w:r>
      <w:r w:rsidR="00993C05">
        <w:rPr>
          <w:rFonts w:cstheme="minorHAnsi"/>
        </w:rPr>
        <w:t xml:space="preserve"> commodit</w:t>
      </w:r>
      <w:r w:rsidR="00474FC5">
        <w:rPr>
          <w:rFonts w:cstheme="minorHAnsi"/>
        </w:rPr>
        <w:t xml:space="preserve">ies </w:t>
      </w:r>
      <w:del w:id="374" w:author="Guillén Gosalbez  Gonzalo" w:date="2023-02-15T18:42:00Z">
        <w:r w:rsidR="00474FC5" w:rsidDel="000666BB">
          <w:rPr>
            <w:rFonts w:cstheme="minorHAnsi"/>
          </w:rPr>
          <w:delText xml:space="preserve">that are </w:delText>
        </w:r>
        <w:r w:rsidR="0083787A" w:rsidDel="000666BB">
          <w:rPr>
            <w:rFonts w:cstheme="minorHAnsi"/>
          </w:rPr>
          <w:delText>imperative</w:delText>
        </w:r>
        <w:r w:rsidR="00474FC5" w:rsidDel="000666BB">
          <w:rPr>
            <w:rFonts w:cstheme="minorHAnsi"/>
          </w:rPr>
          <w:delText xml:space="preserve"> to </w:delText>
        </w:r>
        <w:r w:rsidR="0083787A" w:rsidDel="000666BB">
          <w:rPr>
            <w:rFonts w:cstheme="minorHAnsi"/>
          </w:rPr>
          <w:delText xml:space="preserve">ensure food security </w:delText>
        </w:r>
      </w:del>
      <w:r w:rsidR="0083787A">
        <w:rPr>
          <w:rFonts w:cstheme="minorHAnsi"/>
        </w:rPr>
        <w:t>(</w:t>
      </w:r>
      <w:r w:rsidR="0083787A" w:rsidRPr="00C7310E">
        <w:rPr>
          <w:rFonts w:cstheme="minorHAnsi"/>
          <w:i/>
          <w:iCs/>
        </w:rPr>
        <w:t>i.e.</w:t>
      </w:r>
      <w:r w:rsidR="0083787A" w:rsidRPr="00C7310E">
        <w:rPr>
          <w:rFonts w:cstheme="minorHAnsi"/>
        </w:rPr>
        <w:t>,</w:t>
      </w:r>
      <w:r w:rsidR="0083787A">
        <w:rPr>
          <w:rFonts w:cstheme="minorHAnsi"/>
        </w:rPr>
        <w:t xml:space="preserve"> ammonia) </w:t>
      </w:r>
      <w:r w:rsidR="00D11283">
        <w:rPr>
          <w:rFonts w:cstheme="minorHAnsi"/>
        </w:rPr>
        <w:t>and</w:t>
      </w:r>
      <w:r w:rsidR="0083787A">
        <w:rPr>
          <w:rFonts w:cstheme="minorHAnsi"/>
        </w:rPr>
        <w:t xml:space="preserve"> to support the energy transition (</w:t>
      </w:r>
      <w:r w:rsidR="0083787A" w:rsidRPr="00C7310E">
        <w:rPr>
          <w:rFonts w:cstheme="minorHAnsi"/>
          <w:i/>
          <w:iCs/>
        </w:rPr>
        <w:t>i.e.</w:t>
      </w:r>
      <w:r w:rsidR="0083787A">
        <w:rPr>
          <w:rFonts w:cstheme="minorHAnsi"/>
        </w:rPr>
        <w:t>, methanol)</w:t>
      </w:r>
      <w:r w:rsidR="00993C05">
        <w:rPr>
          <w:rFonts w:cstheme="minorHAnsi"/>
        </w:rPr>
        <w:t>.</w:t>
      </w:r>
      <w:r w:rsidR="00E77734">
        <w:rPr>
          <w:rFonts w:cstheme="minorHAnsi"/>
        </w:rPr>
        <w:t xml:space="preserve"> </w:t>
      </w:r>
      <w:r w:rsidR="001C3CF5">
        <w:t>Moreover, by locally producing renewable feedstocks (</w:t>
      </w:r>
      <w:r w:rsidR="001C3CF5">
        <w:rPr>
          <w:rStyle w:val="Emphasis"/>
          <w:color w:val="0E101A"/>
        </w:rPr>
        <w:t>i.e.</w:t>
      </w:r>
      <w:r w:rsidR="001C3CF5">
        <w:t>, hydrogen and captured CO</w:t>
      </w:r>
      <w:r w:rsidR="001C3CF5" w:rsidRPr="001C3CF5">
        <w:rPr>
          <w:vertAlign w:val="subscript"/>
        </w:rPr>
        <w:t>2</w:t>
      </w:r>
      <w:r w:rsidR="001C3CF5">
        <w:t>), Europe would further reduce its dependence on imports and its vulnerability to market shocks.</w:t>
      </w:r>
      <w:r w:rsidR="0032779E">
        <w:rPr>
          <w:rFonts w:cstheme="minorHAnsi"/>
        </w:rPr>
        <w:t xml:space="preserve"> However, </w:t>
      </w:r>
      <w:r w:rsidR="003B515C">
        <w:rPr>
          <w:rFonts w:cstheme="minorHAnsi"/>
        </w:rPr>
        <w:t>the debate remains open concerning the</w:t>
      </w:r>
      <w:r w:rsidR="00822C60">
        <w:rPr>
          <w:rFonts w:cstheme="minorHAnsi"/>
        </w:rPr>
        <w:t xml:space="preserve"> potential</w:t>
      </w:r>
      <w:r w:rsidR="003B515C">
        <w:rPr>
          <w:rFonts w:cstheme="minorHAnsi"/>
        </w:rPr>
        <w:t xml:space="preserve"> future dependence of</w:t>
      </w:r>
      <w:r w:rsidR="0032779E">
        <w:rPr>
          <w:rFonts w:cstheme="minorHAnsi"/>
        </w:rPr>
        <w:t xml:space="preserve"> Europe </w:t>
      </w:r>
      <w:r w:rsidR="003B515C">
        <w:rPr>
          <w:rFonts w:cstheme="minorHAnsi"/>
        </w:rPr>
        <w:t xml:space="preserve">on </w:t>
      </w:r>
      <w:r w:rsidR="0032779E">
        <w:rPr>
          <w:rFonts w:cstheme="minorHAnsi"/>
        </w:rPr>
        <w:t xml:space="preserve">critical </w:t>
      </w:r>
      <w:r w:rsidR="00E5706A">
        <w:rPr>
          <w:rFonts w:cstheme="minorHAnsi"/>
        </w:rPr>
        <w:t xml:space="preserve">raw </w:t>
      </w:r>
      <w:r w:rsidR="0032779E">
        <w:rPr>
          <w:rFonts w:cstheme="minorHAnsi"/>
        </w:rPr>
        <w:t xml:space="preserve">material </w:t>
      </w:r>
      <w:r w:rsidR="00822C60">
        <w:rPr>
          <w:rFonts w:cstheme="minorHAnsi"/>
        </w:rPr>
        <w:t xml:space="preserve">imports to </w:t>
      </w:r>
      <w:del w:id="375" w:author="Guillén Gosalbez  Gonzalo" w:date="2023-02-15T18:41:00Z">
        <w:r w:rsidR="00EC1B25" w:rsidDel="000666BB">
          <w:rPr>
            <w:rFonts w:cstheme="minorHAnsi"/>
          </w:rPr>
          <w:delText xml:space="preserve">materialize </w:delText>
        </w:r>
      </w:del>
      <w:ins w:id="376" w:author="Guillén Gosalbez  Gonzalo" w:date="2023-02-15T18:41:00Z">
        <w:r w:rsidR="000666BB">
          <w:rPr>
            <w:rFonts w:cstheme="minorHAnsi"/>
          </w:rPr>
          <w:t>realize</w:t>
        </w:r>
        <w:r w:rsidR="000666BB">
          <w:rPr>
            <w:rFonts w:cstheme="minorHAnsi"/>
          </w:rPr>
          <w:t xml:space="preserve"> </w:t>
        </w:r>
      </w:ins>
      <w:r w:rsidR="00EC1B25">
        <w:rPr>
          <w:rFonts w:cstheme="minorHAnsi"/>
        </w:rPr>
        <w:t>a</w:t>
      </w:r>
      <w:r w:rsidR="00822C60">
        <w:rPr>
          <w:rFonts w:cstheme="minorHAnsi"/>
        </w:rPr>
        <w:t xml:space="preserve"> </w:t>
      </w:r>
      <w:r w:rsidR="004D53EA">
        <w:rPr>
          <w:rFonts w:cstheme="minorHAnsi"/>
        </w:rPr>
        <w:t>complete</w:t>
      </w:r>
      <w:r w:rsidR="00822C60">
        <w:rPr>
          <w:rFonts w:cstheme="minorHAnsi"/>
        </w:rPr>
        <w:t xml:space="preserve"> transition towards</w:t>
      </w:r>
      <w:r w:rsidR="0032779E">
        <w:rPr>
          <w:rFonts w:cstheme="minorHAnsi"/>
        </w:rPr>
        <w:t xml:space="preserve"> renewable energy technologies</w:t>
      </w:r>
      <w:r w:rsidR="00E5706A">
        <w:rPr>
          <w:rFonts w:cstheme="minorHAnsi"/>
        </w:rPr>
        <w:fldChar w:fldCharType="begin"/>
      </w:r>
      <w:r w:rsidR="00CA2A49">
        <w:rPr>
          <w:rFonts w:cstheme="minorHAnsi"/>
        </w:rPr>
        <w:instrText xml:space="preserve"> ADDIN ZOTERO_ITEM CSL_CITATION {"citationID":"enOLGjIM","properties":{"formattedCitation":"\\super 34\\nosupersub{}","plainCitation":"34","noteIndex":0},"citationItems":[{"id":23188,"uris":["http://zotero.org/users/9157291/items/B94W6S4W"],"itemData":{"id":23188,"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sidR="00E5706A">
        <w:rPr>
          <w:rFonts w:cstheme="minorHAnsi"/>
        </w:rPr>
        <w:fldChar w:fldCharType="separate"/>
      </w:r>
      <w:r w:rsidR="00CA2A49" w:rsidRPr="00CA2A49">
        <w:rPr>
          <w:rFonts w:ascii="Calibri" w:hAnsi="Calibri" w:cs="Calibri"/>
          <w:szCs w:val="24"/>
          <w:vertAlign w:val="superscript"/>
        </w:rPr>
        <w:t>34</w:t>
      </w:r>
      <w:r w:rsidR="00E5706A">
        <w:rPr>
          <w:rFonts w:cstheme="minorHAnsi"/>
        </w:rPr>
        <w:fldChar w:fldCharType="end"/>
      </w:r>
      <w:r w:rsidR="00EE3BB5">
        <w:rPr>
          <w:rFonts w:cstheme="minorHAnsi"/>
        </w:rPr>
        <w:t>.</w:t>
      </w:r>
      <w:commentRangeEnd w:id="369"/>
      <w:r w:rsidR="000666BB">
        <w:rPr>
          <w:rStyle w:val="CommentReference"/>
        </w:rPr>
        <w:commentReference w:id="369"/>
      </w:r>
    </w:p>
    <w:p w14:paraId="76519DB6" w14:textId="2E564093" w:rsidR="00F30BBF" w:rsidRPr="002D4245" w:rsidRDefault="00F30BBF" w:rsidP="001D2B7D">
      <w:pPr>
        <w:pStyle w:val="Heading2"/>
      </w:pPr>
      <w:r w:rsidRPr="002D4245">
        <w:t>Experimental procedures</w:t>
      </w:r>
    </w:p>
    <w:p w14:paraId="0A8EF6BB" w14:textId="47148592" w:rsidR="000F0C08" w:rsidRDefault="00D22E21" w:rsidP="00DC13A3">
      <w:pPr>
        <w:autoSpaceDE w:val="0"/>
        <w:autoSpaceDN w:val="0"/>
        <w:adjustRightInd w:val="0"/>
        <w:spacing w:line="240" w:lineRule="auto"/>
        <w:rPr>
          <w:rFonts w:cstheme="minorHAnsi"/>
        </w:rPr>
      </w:pPr>
      <w:commentRangeStart w:id="377"/>
      <w:r>
        <w:rPr>
          <w:rFonts w:cstheme="minorHAnsi"/>
          <w:b/>
          <w:bCs/>
        </w:rPr>
        <w:t>Ammonia p</w:t>
      </w:r>
      <w:r w:rsidR="00793752">
        <w:rPr>
          <w:rFonts w:cstheme="minorHAnsi"/>
          <w:b/>
          <w:bCs/>
        </w:rPr>
        <w:t>roduction routes</w:t>
      </w:r>
      <w:commentRangeEnd w:id="377"/>
      <w:r w:rsidR="00F377C5">
        <w:rPr>
          <w:rStyle w:val="CommentReference"/>
        </w:rPr>
        <w:commentReference w:id="377"/>
      </w:r>
      <w:r w:rsidR="00F30BBF" w:rsidRPr="000F0C08">
        <w:rPr>
          <w:rFonts w:cstheme="minorHAnsi"/>
          <w:b/>
          <w:bCs/>
        </w:rPr>
        <w:t>.</w:t>
      </w:r>
      <w:r w:rsidR="002D224F">
        <w:rPr>
          <w:rFonts w:cstheme="minorHAnsi"/>
          <w:b/>
          <w:bCs/>
        </w:rPr>
        <w:t xml:space="preserve"> </w:t>
      </w:r>
      <w:r w:rsidR="000E7B3C">
        <w:rPr>
          <w:rFonts w:cstheme="minorHAnsi"/>
        </w:rPr>
        <w:t xml:space="preserve">The fossil and green </w:t>
      </w:r>
      <w:del w:id="378" w:author="Guillén Gosalbez  Gonzalo" w:date="2023-02-15T18:11:00Z">
        <w:r w:rsidR="000E7B3C" w:rsidDel="005B5764">
          <w:rPr>
            <w:rFonts w:cstheme="minorHAnsi"/>
          </w:rPr>
          <w:delText xml:space="preserve">production routes for </w:delText>
        </w:r>
      </w:del>
      <w:r w:rsidR="000E7B3C">
        <w:rPr>
          <w:rFonts w:cstheme="minorHAnsi"/>
        </w:rPr>
        <w:t xml:space="preserve">ammonia </w:t>
      </w:r>
      <w:ins w:id="379" w:author="Guillén Gosalbez  Gonzalo" w:date="2023-02-15T18:11:00Z">
        <w:r w:rsidR="005B5764">
          <w:rPr>
            <w:rFonts w:cstheme="minorHAnsi"/>
          </w:rPr>
          <w:t xml:space="preserve">routes </w:t>
        </w:r>
      </w:ins>
      <w:r w:rsidR="000E7B3C">
        <w:rPr>
          <w:rFonts w:cstheme="minorHAnsi"/>
        </w:rPr>
        <w:t>are based on</w:t>
      </w:r>
      <w:r w:rsidR="000F0C08" w:rsidRPr="000F0C08">
        <w:rPr>
          <w:rFonts w:cstheme="minorHAnsi"/>
        </w:rPr>
        <w:t xml:space="preserve"> </w:t>
      </w:r>
      <w:r w:rsidR="000F0C08" w:rsidRPr="000E7B3C">
        <w:rPr>
          <w:rFonts w:cstheme="minorHAnsi"/>
        </w:rPr>
        <w:t xml:space="preserve">D’Angelo </w:t>
      </w:r>
      <w:r w:rsidR="000F0C08" w:rsidRPr="000E7B3C">
        <w:rPr>
          <w:rFonts w:cstheme="minorHAnsi"/>
          <w:i/>
        </w:rPr>
        <w:t>et al.</w:t>
      </w:r>
      <w:r w:rsidR="000E7B3C">
        <w:rPr>
          <w:rFonts w:cstheme="minorHAnsi"/>
          <w:i/>
        </w:rPr>
        <w:fldChar w:fldCharType="begin"/>
      </w:r>
      <w:r w:rsidR="000E7B3C">
        <w:rPr>
          <w:rFonts w:cstheme="minorHAnsi"/>
          <w:i/>
        </w:rPr>
        <w:instrText xml:space="preserve"> ADDIN ZOTERO_ITEM CSL_CITATION {"citationID":"jw3WHYLI","properties":{"formattedCitation":"\\super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E7B3C">
        <w:rPr>
          <w:rFonts w:cstheme="minorHAnsi"/>
          <w:i/>
        </w:rPr>
        <w:fldChar w:fldCharType="separate"/>
      </w:r>
      <w:r w:rsidR="000E7B3C" w:rsidRPr="000E7B3C">
        <w:rPr>
          <w:rFonts w:ascii="Calibri" w:hAnsi="Calibri" w:cs="Calibri"/>
          <w:szCs w:val="24"/>
          <w:vertAlign w:val="superscript"/>
        </w:rPr>
        <w:t>9</w:t>
      </w:r>
      <w:r w:rsidR="000E7B3C">
        <w:rPr>
          <w:rFonts w:cstheme="minorHAnsi"/>
          <w:i/>
        </w:rPr>
        <w:fldChar w:fldCharType="end"/>
      </w:r>
      <w:r w:rsidR="000F0C08" w:rsidRPr="000E7B3C">
        <w:rPr>
          <w:rFonts w:cstheme="minorHAnsi"/>
        </w:rPr>
        <w:t>.</w:t>
      </w:r>
      <w:r w:rsidR="000F0C08">
        <w:rPr>
          <w:rFonts w:cstheme="minorHAnsi"/>
          <w:b/>
          <w:bCs/>
        </w:rPr>
        <w:t xml:space="preserve"> </w:t>
      </w:r>
      <w:r>
        <w:rPr>
          <w:rFonts w:cstheme="minorHAnsi"/>
        </w:rPr>
        <w:t xml:space="preserve">For </w:t>
      </w:r>
      <w:del w:id="380" w:author="Guillén Gosalbez  Gonzalo" w:date="2023-02-15T18:11:00Z">
        <w:r w:rsidDel="005B5764">
          <w:rPr>
            <w:rFonts w:cstheme="minorHAnsi"/>
          </w:rPr>
          <w:delText xml:space="preserve">the production of </w:delText>
        </w:r>
      </w:del>
      <w:r>
        <w:rPr>
          <w:rFonts w:cstheme="minorHAnsi"/>
        </w:rPr>
        <w:t>fossil ammonia, natural gas and water are mixed and heated to 858</w:t>
      </w:r>
      <w:r w:rsidR="000C35A9">
        <w:rPr>
          <w:rFonts w:cstheme="minorHAnsi"/>
        </w:rPr>
        <w:t xml:space="preserve"> </w:t>
      </w:r>
      <w:r w:rsidR="00364248">
        <w:rPr>
          <w:rFonts w:ascii="Calibri" w:hAnsi="Calibri" w:cs="Calibri"/>
          <w:sz w:val="24"/>
          <w:szCs w:val="24"/>
          <w:lang w:val="en-US"/>
        </w:rPr>
        <w:t>°</w:t>
      </w:r>
      <w:r>
        <w:rPr>
          <w:rFonts w:cstheme="minorHAnsi"/>
        </w:rPr>
        <w:t>C</w:t>
      </w:r>
      <w:ins w:id="381" w:author="Guillén Gosalbez  Gonzalo" w:date="2023-02-15T18:11:00Z">
        <w:r w:rsidR="005B5764">
          <w:rPr>
            <w:rFonts w:cstheme="minorHAnsi"/>
          </w:rPr>
          <w:t xml:space="preserve"> and </w:t>
        </w:r>
      </w:ins>
      <w:del w:id="382" w:author="Guillén Gosalbez  Gonzalo" w:date="2023-02-15T18:11:00Z">
        <w:r w:rsidDel="005B5764">
          <w:rPr>
            <w:rFonts w:cstheme="minorHAnsi"/>
          </w:rPr>
          <w:delText xml:space="preserve">. This stream is then </w:delText>
        </w:r>
      </w:del>
      <w:r>
        <w:rPr>
          <w:rFonts w:cstheme="minorHAnsi"/>
        </w:rPr>
        <w:t xml:space="preserve">fed to a </w:t>
      </w:r>
      <w:r w:rsidR="00F51ACB">
        <w:rPr>
          <w:rFonts w:cstheme="minorHAnsi"/>
        </w:rPr>
        <w:t>SMR</w:t>
      </w:r>
      <w:r>
        <w:rPr>
          <w:rFonts w:cstheme="minorHAnsi"/>
        </w:rPr>
        <w:t xml:space="preserve"> unit</w:t>
      </w:r>
      <w:r w:rsidR="00180B01">
        <w:rPr>
          <w:rFonts w:cstheme="minorHAnsi"/>
        </w:rPr>
        <w:t xml:space="preserve"> where natural gas is converted </w:t>
      </w:r>
      <w:r>
        <w:rPr>
          <w:rFonts w:cstheme="minorHAnsi"/>
        </w:rPr>
        <w:t xml:space="preserve">to </w:t>
      </w:r>
      <w:r w:rsidR="00140FAC">
        <w:rPr>
          <w:rFonts w:cstheme="minorHAnsi"/>
        </w:rPr>
        <w:t>carbon monoxide and hydrogen</w:t>
      </w:r>
      <w:r w:rsidR="000F0C08">
        <w:rPr>
          <w:rFonts w:cstheme="minorHAnsi"/>
        </w:rPr>
        <w:t xml:space="preserve"> (syngas)</w:t>
      </w:r>
      <w:r>
        <w:rPr>
          <w:rFonts w:cstheme="minorHAnsi"/>
        </w:rPr>
        <w:t xml:space="preserve">. The output from the SMR </w:t>
      </w:r>
      <w:r w:rsidR="00B80955">
        <w:rPr>
          <w:rFonts w:cstheme="minorHAnsi"/>
        </w:rPr>
        <w:t xml:space="preserve">is </w:t>
      </w:r>
      <w:r w:rsidR="00DB17AF">
        <w:rPr>
          <w:rFonts w:cstheme="minorHAnsi"/>
        </w:rPr>
        <w:t xml:space="preserve">then </w:t>
      </w:r>
      <w:r w:rsidR="00B80955">
        <w:rPr>
          <w:rFonts w:cstheme="minorHAnsi"/>
        </w:rPr>
        <w:t>fed</w:t>
      </w:r>
      <w:r>
        <w:rPr>
          <w:rFonts w:cstheme="minorHAnsi"/>
        </w:rPr>
        <w:t xml:space="preserve"> </w:t>
      </w:r>
      <w:r w:rsidR="00B80955">
        <w:rPr>
          <w:rFonts w:cstheme="minorHAnsi"/>
        </w:rPr>
        <w:t xml:space="preserve">into </w:t>
      </w:r>
      <w:r>
        <w:rPr>
          <w:rFonts w:cstheme="minorHAnsi"/>
        </w:rPr>
        <w:t xml:space="preserve">an autothermal reformer (ATR) along with </w:t>
      </w:r>
      <w:r>
        <w:rPr>
          <w:rFonts w:cstheme="minorHAnsi"/>
        </w:rPr>
        <w:lastRenderedPageBreak/>
        <w:t xml:space="preserve">air (78% nitrogen, 21% oxygen, and 1% argon). The oxygen in the air reacts with the </w:t>
      </w:r>
      <w:r w:rsidR="00B80955">
        <w:rPr>
          <w:rFonts w:cstheme="minorHAnsi"/>
        </w:rPr>
        <w:t>residual</w:t>
      </w:r>
      <w:r>
        <w:rPr>
          <w:rFonts w:cstheme="minorHAnsi"/>
        </w:rPr>
        <w:t xml:space="preserve"> </w:t>
      </w:r>
      <w:r w:rsidR="00140FAC">
        <w:rPr>
          <w:rFonts w:cstheme="minorHAnsi"/>
        </w:rPr>
        <w:t>methane</w:t>
      </w:r>
      <w:r>
        <w:rPr>
          <w:rFonts w:cstheme="minorHAnsi"/>
        </w:rPr>
        <w:t xml:space="preserve"> and </w:t>
      </w:r>
      <w:r w:rsidR="00B80955">
        <w:rPr>
          <w:rFonts w:cstheme="minorHAnsi"/>
        </w:rPr>
        <w:t>increases</w:t>
      </w:r>
      <w:r>
        <w:rPr>
          <w:rFonts w:cstheme="minorHAnsi"/>
        </w:rPr>
        <w:t xml:space="preserve"> the temperature to 1200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inside the ATR. The output from the ATR is cooled to 400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and sent to a series of water</w:t>
      </w:r>
      <w:r w:rsidR="00DB17AF">
        <w:rPr>
          <w:rFonts w:cstheme="minorHAnsi"/>
        </w:rPr>
        <w:noBreakHyphen/>
      </w:r>
      <w:r>
        <w:rPr>
          <w:rFonts w:cstheme="minorHAnsi"/>
        </w:rPr>
        <w:t>gas</w:t>
      </w:r>
      <w:r w:rsidR="00DB17AF">
        <w:rPr>
          <w:rFonts w:cstheme="minorHAnsi"/>
        </w:rPr>
        <w:noBreakHyphen/>
      </w:r>
      <w:r>
        <w:rPr>
          <w:rFonts w:cstheme="minorHAnsi"/>
        </w:rPr>
        <w:t xml:space="preserve">shift (WGS) reactors to convert carbon monoxide to </w:t>
      </w:r>
      <w:r w:rsidR="00140FAC">
        <w:rPr>
          <w:rFonts w:cstheme="minorHAnsi"/>
        </w:rPr>
        <w:t>CO</w:t>
      </w:r>
      <w:r w:rsidR="00140FAC" w:rsidRPr="00140FAC">
        <w:rPr>
          <w:rFonts w:cstheme="minorHAnsi"/>
          <w:vertAlign w:val="subscript"/>
        </w:rPr>
        <w:t>2</w:t>
      </w:r>
      <w:r>
        <w:rPr>
          <w:rFonts w:cstheme="minorHAnsi"/>
        </w:rPr>
        <w:t xml:space="preserve">. </w:t>
      </w:r>
      <w:del w:id="383" w:author="Guillén Gosalbez  Gonzalo" w:date="2023-02-15T18:12:00Z">
        <w:r w:rsidDel="005B5764">
          <w:rPr>
            <w:rFonts w:cstheme="minorHAnsi"/>
          </w:rPr>
          <w:delText xml:space="preserve">The two WGS reactors can be differentiated by their operating temperatures. </w:delText>
        </w:r>
      </w:del>
      <w:r>
        <w:rPr>
          <w:rFonts w:cstheme="minorHAnsi"/>
        </w:rPr>
        <w:t>The first one operates at a high temperature (261</w:t>
      </w:r>
      <w:r w:rsidR="00C72B15">
        <w:rPr>
          <w:rFonts w:cstheme="minorHAnsi"/>
        </w:rPr>
        <w:t> </w:t>
      </w:r>
      <w:r w:rsidR="00364248">
        <w:rPr>
          <w:rFonts w:ascii="Calibri" w:hAnsi="Calibri" w:cs="Calibri"/>
          <w:sz w:val="24"/>
          <w:szCs w:val="24"/>
          <w:lang w:val="en-US"/>
        </w:rPr>
        <w:t>°</w:t>
      </w:r>
      <w:r w:rsidR="00364248">
        <w:rPr>
          <w:rFonts w:cstheme="minorHAnsi"/>
        </w:rPr>
        <w:t>C</w:t>
      </w:r>
      <w:r>
        <w:rPr>
          <w:rFonts w:cstheme="minorHAnsi"/>
        </w:rPr>
        <w:t>)</w:t>
      </w:r>
      <w:ins w:id="384" w:author="Guillén Gosalbez  Gonzalo" w:date="2023-02-15T18:12:00Z">
        <w:r w:rsidR="005B5764">
          <w:rPr>
            <w:rFonts w:cstheme="minorHAnsi"/>
          </w:rPr>
          <w:t xml:space="preserve">, i.e., </w:t>
        </w:r>
      </w:ins>
      <w:del w:id="385" w:author="Guillén Gosalbez  Gonzalo" w:date="2023-02-15T18:12:00Z">
        <w:r w:rsidDel="005B5764">
          <w:rPr>
            <w:rFonts w:cstheme="minorHAnsi"/>
          </w:rPr>
          <w:delText xml:space="preserve"> and is called the </w:delText>
        </w:r>
      </w:del>
      <w:r>
        <w:rPr>
          <w:rFonts w:cstheme="minorHAnsi"/>
        </w:rPr>
        <w:t xml:space="preserve">high-temperature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 xml:space="preserve">(HTWGS) reactor. The output stream from the HTWGS is fed to a low-temperature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(LTWGS) reactor</w:t>
      </w:r>
      <w:r w:rsidR="00012910">
        <w:rPr>
          <w:rFonts w:cstheme="minorHAnsi"/>
        </w:rPr>
        <w:t>,</w:t>
      </w:r>
      <w:r>
        <w:rPr>
          <w:rFonts w:cstheme="minorHAnsi"/>
        </w:rPr>
        <w:t xml:space="preserve"> which operates at 50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The </w:t>
      </w:r>
      <w:r w:rsidR="00B80955">
        <w:rPr>
          <w:rFonts w:cstheme="minorHAnsi"/>
        </w:rPr>
        <w:t xml:space="preserve">output </w:t>
      </w:r>
      <w:r>
        <w:rPr>
          <w:rFonts w:cstheme="minorHAnsi"/>
        </w:rPr>
        <w:t xml:space="preserve">stream </w:t>
      </w:r>
      <w:r w:rsidR="00B80955">
        <w:rPr>
          <w:rFonts w:cstheme="minorHAnsi"/>
        </w:rPr>
        <w:t>from</w:t>
      </w:r>
      <w:r>
        <w:rPr>
          <w:rFonts w:cstheme="minorHAnsi"/>
        </w:rPr>
        <w:t xml:space="preserve"> the WGS react</w:t>
      </w:r>
      <w:r w:rsidR="00DB17AF">
        <w:rPr>
          <w:rFonts w:cstheme="minorHAnsi"/>
        </w:rPr>
        <w:t>ors</w:t>
      </w:r>
      <w:r>
        <w:rPr>
          <w:rFonts w:cstheme="minorHAnsi"/>
        </w:rPr>
        <w:t xml:space="preserve"> is rich in </w:t>
      </w:r>
      <w:r w:rsidR="00712959">
        <w:rPr>
          <w:rFonts w:cstheme="minorHAnsi"/>
        </w:rPr>
        <w:t>CO</w:t>
      </w:r>
      <w:r w:rsidR="00712959" w:rsidRPr="00712959">
        <w:rPr>
          <w:rFonts w:cstheme="minorHAnsi"/>
          <w:vertAlign w:val="subscript"/>
        </w:rPr>
        <w:t>2</w:t>
      </w:r>
      <w:r w:rsidR="00E54B68">
        <w:rPr>
          <w:rFonts w:cstheme="minorHAnsi"/>
        </w:rPr>
        <w:t>,</w:t>
      </w:r>
      <w:r>
        <w:rPr>
          <w:rFonts w:cstheme="minorHAnsi"/>
        </w:rPr>
        <w:t xml:space="preserve"> which needs to be removed. </w:t>
      </w:r>
      <w:del w:id="386" w:author="Guillén Gosalbez  Gonzalo" w:date="2023-02-15T18:12:00Z">
        <w:r w:rsidDel="005B5764">
          <w:rPr>
            <w:rFonts w:cstheme="minorHAnsi"/>
          </w:rPr>
          <w:delText>To achieve this, it is sent to an</w:delText>
        </w:r>
      </w:del>
      <w:ins w:id="387" w:author="Guillén Gosalbez  Gonzalo" w:date="2023-02-15T18:12:00Z">
        <w:r w:rsidR="005B5764">
          <w:rPr>
            <w:rFonts w:cstheme="minorHAnsi"/>
          </w:rPr>
          <w:t>This is done in an</w:t>
        </w:r>
      </w:ins>
      <w:r>
        <w:rPr>
          <w:rFonts w:cstheme="minorHAnsi"/>
        </w:rPr>
        <w:t xml:space="preserve"> a</w:t>
      </w:r>
      <w:r w:rsidR="00B36B52">
        <w:rPr>
          <w:rFonts w:cstheme="minorHAnsi"/>
        </w:rPr>
        <w:t>b</w:t>
      </w:r>
      <w:r>
        <w:rPr>
          <w:rFonts w:cstheme="minorHAnsi"/>
        </w:rPr>
        <w:t xml:space="preserve">sorption column </w:t>
      </w:r>
      <w:del w:id="388" w:author="Guillén Gosalbez  Gonzalo" w:date="2023-02-15T18:12:00Z">
        <w:r w:rsidR="00B36B52" w:rsidDel="005B5764">
          <w:rPr>
            <w:rFonts w:cstheme="minorHAnsi"/>
          </w:rPr>
          <w:delText xml:space="preserve">along </w:delText>
        </w:r>
      </w:del>
      <w:ins w:id="389" w:author="Guillén Gosalbez  Gonzalo" w:date="2023-02-15T18:12:00Z">
        <w:r w:rsidR="005B5764">
          <w:rPr>
            <w:rFonts w:cstheme="minorHAnsi"/>
          </w:rPr>
          <w:t xml:space="preserve">using </w:t>
        </w:r>
      </w:ins>
      <w:r w:rsidR="00B36B52">
        <w:rPr>
          <w:rFonts w:cstheme="minorHAnsi"/>
        </w:rPr>
        <w:t xml:space="preserve">a lean solvent stream with a composition of 90% water and 10% </w:t>
      </w:r>
      <w:r w:rsidR="00C039B9" w:rsidRPr="00C039B9">
        <w:rPr>
          <w:rFonts w:cstheme="minorHAnsi"/>
        </w:rPr>
        <w:t xml:space="preserve">monoethanolamine </w:t>
      </w:r>
      <w:r w:rsidR="00C039B9">
        <w:rPr>
          <w:rFonts w:cstheme="minorHAnsi"/>
        </w:rPr>
        <w:t>(</w:t>
      </w:r>
      <w:r w:rsidR="00B36B52">
        <w:rPr>
          <w:rFonts w:cstheme="minorHAnsi"/>
        </w:rPr>
        <w:t>MEA</w:t>
      </w:r>
      <w:r w:rsidR="00C039B9">
        <w:rPr>
          <w:rFonts w:cstheme="minorHAnsi"/>
        </w:rPr>
        <w:t>)</w:t>
      </w:r>
      <w:r w:rsidR="00DB17AF">
        <w:rPr>
          <w:rFonts w:cstheme="minorHAnsi"/>
        </w:rPr>
        <w:t xml:space="preserve"> where</w:t>
      </w:r>
      <w:r w:rsidR="00B36B52">
        <w:rPr>
          <w:rFonts w:cstheme="minorHAnsi"/>
        </w:rPr>
        <w:t xml:space="preserve"> 99.</w:t>
      </w:r>
      <w:r w:rsidR="00E70F3B">
        <w:rPr>
          <w:rFonts w:cstheme="minorHAnsi"/>
        </w:rPr>
        <w:t>7</w:t>
      </w:r>
      <w:r w:rsidR="00B36B52">
        <w:rPr>
          <w:rFonts w:cstheme="minorHAnsi"/>
        </w:rPr>
        <w:t xml:space="preserve">% of the input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B36B52">
        <w:rPr>
          <w:rFonts w:cstheme="minorHAnsi"/>
        </w:rPr>
        <w:t xml:space="preserve">is absorbed and removed in the liquid stream. The residual carbon monoxide and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del w:id="390" w:author="Guillén Gosalbez  Gonzalo" w:date="2023-02-15T18:13:00Z">
        <w:r w:rsidR="00B36B52" w:rsidDel="005B5764">
          <w:rPr>
            <w:rFonts w:cstheme="minorHAnsi"/>
          </w:rPr>
          <w:delText>need to be</w:delText>
        </w:r>
      </w:del>
      <w:ins w:id="391" w:author="Guillén Gosalbez  Gonzalo" w:date="2023-02-15T18:13:00Z">
        <w:r w:rsidR="005B5764">
          <w:rPr>
            <w:rFonts w:cstheme="minorHAnsi"/>
          </w:rPr>
          <w:t>are</w:t>
        </w:r>
      </w:ins>
      <w:r w:rsidR="00B36B52">
        <w:rPr>
          <w:rFonts w:cstheme="minorHAnsi"/>
        </w:rPr>
        <w:t xml:space="preserve"> </w:t>
      </w:r>
      <w:r w:rsidR="00DB17AF">
        <w:rPr>
          <w:rFonts w:cstheme="minorHAnsi"/>
        </w:rPr>
        <w:t>eliminated</w:t>
      </w:r>
      <w:del w:id="392" w:author="Guillén Gosalbez  Gonzalo" w:date="2023-02-15T18:13:00Z">
        <w:r w:rsidR="009F7856" w:rsidDel="005B5764">
          <w:rPr>
            <w:rFonts w:cstheme="minorHAnsi"/>
          </w:rPr>
          <w:delText>,</w:delText>
        </w:r>
        <w:r w:rsidR="00B36B52" w:rsidDel="005B5764">
          <w:rPr>
            <w:rFonts w:cstheme="minorHAnsi"/>
          </w:rPr>
          <w:delText xml:space="preserve"> so they do not</w:delText>
        </w:r>
      </w:del>
      <w:ins w:id="393" w:author="Guillén Gosalbez  Gonzalo" w:date="2023-02-15T18:13:00Z">
        <w:r w:rsidR="005B5764">
          <w:rPr>
            <w:rFonts w:cstheme="minorHAnsi"/>
          </w:rPr>
          <w:t xml:space="preserve"> to avoid</w:t>
        </w:r>
      </w:ins>
      <w:r w:rsidR="00B36B52">
        <w:rPr>
          <w:rFonts w:cstheme="minorHAnsi"/>
        </w:rPr>
        <w:t xml:space="preserve"> poison</w:t>
      </w:r>
      <w:ins w:id="394" w:author="Guillén Gosalbez  Gonzalo" w:date="2023-02-15T18:13:00Z">
        <w:r w:rsidR="005B5764">
          <w:rPr>
            <w:rFonts w:cstheme="minorHAnsi"/>
          </w:rPr>
          <w:t>ing</w:t>
        </w:r>
      </w:ins>
      <w:r w:rsidR="00B36B52">
        <w:rPr>
          <w:rFonts w:cstheme="minorHAnsi"/>
        </w:rPr>
        <w:t xml:space="preserve"> the catalyst in the Haber-Bosch process</w:t>
      </w:r>
      <w:r w:rsidR="00B76EAE">
        <w:rPr>
          <w:rFonts w:cstheme="minorHAnsi"/>
        </w:rPr>
        <w:fldChar w:fldCharType="begin"/>
      </w:r>
      <w:r w:rsidR="006320CF">
        <w:rPr>
          <w:rFonts w:cstheme="minorHAnsi"/>
        </w:rPr>
        <w:instrText xml:space="preserve"> ADDIN ZOTERO_ITEM CSL_CITATION {"citationID":"ClXMHYM5","properties":{"formattedCitation":"\\super 35\\nosupersub{}","plainCitation":"35","noteIndex":0},"citationItems":[{"id":30056,"uris":["http://zotero.org/users/9157291/items/PBSG2UJD"],"itemData":{"id":30056,"type":"chapter","abstract":"The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instrText>
      </w:r>
      <w:r w:rsidR="00B76EAE">
        <w:rPr>
          <w:rFonts w:cstheme="minorHAnsi"/>
        </w:rPr>
        <w:fldChar w:fldCharType="separate"/>
      </w:r>
      <w:r w:rsidR="00B76EAE" w:rsidRPr="00B76EAE">
        <w:rPr>
          <w:rFonts w:ascii="Calibri" w:hAnsi="Calibri" w:cs="Calibri"/>
          <w:szCs w:val="24"/>
          <w:vertAlign w:val="superscript"/>
        </w:rPr>
        <w:t>35</w:t>
      </w:r>
      <w:r w:rsidR="00B76EAE">
        <w:rPr>
          <w:rFonts w:cstheme="minorHAnsi"/>
        </w:rPr>
        <w:fldChar w:fldCharType="end"/>
      </w:r>
      <w:r w:rsidR="00B76EAE">
        <w:rPr>
          <w:rFonts w:cstheme="minorHAnsi"/>
        </w:rPr>
        <w:t xml:space="preserve">. </w:t>
      </w:r>
      <w:del w:id="395" w:author="Guillén Gosalbez  Gonzalo" w:date="2023-02-15T18:13:00Z">
        <w:r w:rsidR="00B36B52" w:rsidDel="005B5764">
          <w:rPr>
            <w:rFonts w:cstheme="minorHAnsi"/>
          </w:rPr>
          <w:delText>Therefore</w:delText>
        </w:r>
      </w:del>
      <w:ins w:id="396" w:author="Guillén Gosalbez  Gonzalo" w:date="2023-02-15T18:13:00Z">
        <w:r w:rsidR="005B5764">
          <w:rPr>
            <w:rFonts w:cstheme="minorHAnsi"/>
          </w:rPr>
          <w:t>Accordingly</w:t>
        </w:r>
      </w:ins>
      <w:r w:rsidR="00B36B52">
        <w:rPr>
          <w:rFonts w:cstheme="minorHAnsi"/>
        </w:rPr>
        <w:t xml:space="preserve">, a </w:t>
      </w:r>
      <w:r w:rsidR="00364248">
        <w:rPr>
          <w:rFonts w:cstheme="minorHAnsi"/>
        </w:rPr>
        <w:t>methanation unit</w:t>
      </w:r>
      <w:r w:rsidR="00A42AE9">
        <w:rPr>
          <w:rFonts w:cstheme="minorHAnsi"/>
        </w:rPr>
        <w:t xml:space="preserve"> </w:t>
      </w:r>
      <w:r w:rsidR="009F7856">
        <w:rPr>
          <w:rFonts w:cstheme="minorHAnsi"/>
        </w:rPr>
        <w:t xml:space="preserve">converts </w:t>
      </w:r>
      <w:r w:rsidR="00B36B52">
        <w:rPr>
          <w:rFonts w:cstheme="minorHAnsi"/>
        </w:rPr>
        <w:t xml:space="preserve">the residual carbon </w:t>
      </w:r>
      <w:r w:rsidR="00364248">
        <w:rPr>
          <w:rFonts w:cstheme="minorHAnsi"/>
        </w:rPr>
        <w:t>oxides</w:t>
      </w:r>
      <w:r w:rsidR="00B36B52">
        <w:rPr>
          <w:rFonts w:cstheme="minorHAnsi"/>
        </w:rPr>
        <w:t xml:space="preserve"> to methane.</w:t>
      </w:r>
      <w:r w:rsidR="00364248">
        <w:rPr>
          <w:rFonts w:cstheme="minorHAnsi"/>
        </w:rPr>
        <w:t xml:space="preserve"> </w:t>
      </w:r>
      <w:r w:rsidR="00DB17AF">
        <w:rPr>
          <w:rFonts w:cstheme="minorHAnsi"/>
        </w:rPr>
        <w:t>In the Haber-Bosch process, t</w:t>
      </w:r>
      <w:r w:rsidR="00364248">
        <w:rPr>
          <w:rFonts w:cstheme="minorHAnsi"/>
        </w:rPr>
        <w:t xml:space="preserve">he </w:t>
      </w:r>
      <w:r w:rsidR="00D86CCB">
        <w:rPr>
          <w:rFonts w:cstheme="minorHAnsi"/>
        </w:rPr>
        <w:t>CO</w:t>
      </w:r>
      <w:r w:rsidR="00D86CCB" w:rsidRPr="00712959">
        <w:rPr>
          <w:rFonts w:cstheme="minorHAnsi"/>
          <w:vertAlign w:val="subscript"/>
        </w:rPr>
        <w:t>2</w:t>
      </w:r>
      <w:r w:rsidR="00D86CCB">
        <w:rPr>
          <w:rFonts w:cstheme="minorHAnsi"/>
          <w:vertAlign w:val="subscript"/>
        </w:rPr>
        <w:t xml:space="preserve"> </w:t>
      </w:r>
      <w:r w:rsidR="00364248">
        <w:rPr>
          <w:rFonts w:cstheme="minorHAnsi"/>
        </w:rPr>
        <w:t xml:space="preserve">and carbon monoxide free stream </w:t>
      </w:r>
      <w:r w:rsidR="009E27CF">
        <w:rPr>
          <w:rFonts w:cstheme="minorHAnsi"/>
        </w:rPr>
        <w:t>are</w:t>
      </w:r>
      <w:r w:rsidR="00364248">
        <w:rPr>
          <w:rFonts w:cstheme="minorHAnsi"/>
        </w:rPr>
        <w:t xml:space="preserve"> then compressed to 196 </w:t>
      </w:r>
      <w:r w:rsidR="00E8291D">
        <w:rPr>
          <w:rFonts w:cstheme="minorHAnsi"/>
        </w:rPr>
        <w:t>bar</w:t>
      </w:r>
      <w:r w:rsidR="00364248">
        <w:rPr>
          <w:rFonts w:cstheme="minorHAnsi"/>
        </w:rPr>
        <w:t>, mixed with the recycle stream</w:t>
      </w:r>
      <w:r w:rsidR="00982B57">
        <w:rPr>
          <w:rFonts w:cstheme="minorHAnsi"/>
        </w:rPr>
        <w:t>,</w:t>
      </w:r>
      <w:r w:rsidR="00364248">
        <w:rPr>
          <w:rFonts w:cstheme="minorHAnsi"/>
        </w:rPr>
        <w:t xml:space="preserve"> and sent to a flash separator. This stream is then sent to a series of three reactors where nitrogen and hydrogen react to produce ammonia. </w:t>
      </w:r>
      <w:r w:rsidR="00B45DFE" w:rsidRPr="00B45DFE">
        <w:rPr>
          <w:rFonts w:cstheme="minorHAnsi"/>
        </w:rPr>
        <w:t>As mentioned previously, the outlet stream from these three reactors is cooled and mixed with the fresh feed and sent to a flash unit</w:t>
      </w:r>
      <w:r w:rsidR="00B45DFE">
        <w:rPr>
          <w:rFonts w:cstheme="minorHAnsi"/>
        </w:rPr>
        <w:t xml:space="preserve">. </w:t>
      </w:r>
      <w:r w:rsidR="00364248">
        <w:rPr>
          <w:rFonts w:cstheme="minorHAnsi"/>
        </w:rPr>
        <w:t>The liquid stream from this flash is rich in ammonia</w:t>
      </w:r>
      <w:ins w:id="397" w:author="Guillén Gosalbez  Gonzalo" w:date="2023-02-15T18:13:00Z">
        <w:r w:rsidR="005B5764">
          <w:rPr>
            <w:rFonts w:cstheme="minorHAnsi"/>
          </w:rPr>
          <w:t>,</w:t>
        </w:r>
      </w:ins>
      <w:r w:rsidR="00364248">
        <w:rPr>
          <w:rFonts w:cstheme="minorHAnsi"/>
        </w:rPr>
        <w:t xml:space="preserve"> which is further purified with a </w:t>
      </w:r>
      <w:r w:rsidR="00A94AA0">
        <w:rPr>
          <w:rFonts w:cstheme="minorHAnsi"/>
        </w:rPr>
        <w:t xml:space="preserve">pair of </w:t>
      </w:r>
      <w:r w:rsidR="00364248">
        <w:rPr>
          <w:rFonts w:cstheme="minorHAnsi"/>
        </w:rPr>
        <w:t>flash separators to meet industrial standards (99.6%)</w:t>
      </w:r>
      <w:r w:rsidR="00A94AA0">
        <w:rPr>
          <w:rFonts w:cstheme="minorHAnsi"/>
        </w:rPr>
        <w:t>.</w:t>
      </w:r>
      <w:r w:rsidR="00CE77F3">
        <w:rPr>
          <w:rFonts w:cstheme="minorHAnsi"/>
        </w:rPr>
        <w:t xml:space="preserve"> </w:t>
      </w:r>
      <w:r w:rsidR="00DB17AF">
        <w:rPr>
          <w:rFonts w:cstheme="minorHAnsi"/>
        </w:rPr>
        <w:t>For the production of ammonia using green hydrogen (</w:t>
      </w:r>
      <w:r w:rsidR="00D86CCB">
        <w:rPr>
          <w:rFonts w:cstheme="minorHAnsi"/>
        </w:rPr>
        <w:t>electrolytic hydrogen using wind or solar electricity</w:t>
      </w:r>
      <w:r w:rsidR="00DB17AF">
        <w:rPr>
          <w:rFonts w:cstheme="minorHAnsi"/>
        </w:rPr>
        <w:t xml:space="preserve">) and blue hydrogen (SMR coupled with CCS), nitrogen </w:t>
      </w:r>
      <w:r w:rsidR="007078EB">
        <w:rPr>
          <w:rFonts w:cstheme="minorHAnsi"/>
        </w:rPr>
        <w:t xml:space="preserve">from cryogenic air separation </w:t>
      </w:r>
      <w:r w:rsidR="00DB17AF">
        <w:rPr>
          <w:rFonts w:cstheme="minorHAnsi"/>
        </w:rPr>
        <w:t xml:space="preserve">and hydrogen </w:t>
      </w:r>
      <w:r w:rsidR="00982B57">
        <w:rPr>
          <w:rFonts w:cstheme="minorHAnsi"/>
        </w:rPr>
        <w:t>is</w:t>
      </w:r>
      <w:r w:rsidR="00DB17AF">
        <w:rPr>
          <w:rFonts w:cstheme="minorHAnsi"/>
        </w:rPr>
        <w:t xml:space="preserve"> mixed in the ratio 1:3 </w:t>
      </w:r>
      <w:r w:rsidR="00E8291D">
        <w:rPr>
          <w:rFonts w:cstheme="minorHAnsi"/>
        </w:rPr>
        <w:t>and sent to the Haber-Bosch process</w:t>
      </w:r>
      <w:r w:rsidR="00D42A1F">
        <w:rPr>
          <w:rFonts w:cstheme="minorHAnsi"/>
        </w:rPr>
        <w:t xml:space="preserve"> described earlier</w:t>
      </w:r>
      <w:r w:rsidR="00E8291D">
        <w:rPr>
          <w:rFonts w:cstheme="minorHAnsi"/>
        </w:rPr>
        <w:t xml:space="preserve">. </w:t>
      </w:r>
      <w:r w:rsidR="000F0C08">
        <w:rPr>
          <w:rFonts w:cstheme="minorHAnsi"/>
        </w:rPr>
        <w:t>A Proton Exchange Membrane (PEM) electrolyzer with a stack lifetime of 60</w:t>
      </w:r>
      <w:r w:rsidR="00CE77F3">
        <w:rPr>
          <w:rFonts w:cstheme="minorHAnsi"/>
        </w:rPr>
        <w:t>,</w:t>
      </w:r>
      <w:r w:rsidR="000F0C08">
        <w:rPr>
          <w:rFonts w:cstheme="minorHAnsi"/>
        </w:rPr>
        <w:t xml:space="preserve">000 hours is considered for </w:t>
      </w:r>
      <w:r w:rsidR="00D07E10">
        <w:rPr>
          <w:rFonts w:cstheme="minorHAnsi"/>
        </w:rPr>
        <w:t>producing</w:t>
      </w:r>
      <w:r w:rsidR="000F0C08">
        <w:rPr>
          <w:rFonts w:cstheme="minorHAnsi"/>
        </w:rPr>
        <w:t xml:space="preserve"> green hydrogen </w:t>
      </w:r>
      <w:r w:rsidR="000F0C08" w:rsidRPr="000F0C08">
        <w:rPr>
          <w:rFonts w:cstheme="minorHAnsi"/>
          <w:i/>
          <w:iCs/>
        </w:rPr>
        <w:t>via</w:t>
      </w:r>
      <w:r w:rsidR="000F0C08">
        <w:rPr>
          <w:rFonts w:cstheme="minorHAnsi"/>
        </w:rPr>
        <w:t xml:space="preserve"> water electrolysis. </w:t>
      </w:r>
    </w:p>
    <w:p w14:paraId="62FEB70A" w14:textId="01CE8BD9" w:rsidR="000F0C08" w:rsidRPr="000F0C08" w:rsidRDefault="000F0C08" w:rsidP="00364248">
      <w:pPr>
        <w:autoSpaceDE w:val="0"/>
        <w:autoSpaceDN w:val="0"/>
        <w:adjustRightInd w:val="0"/>
        <w:spacing w:after="0" w:line="240" w:lineRule="auto"/>
        <w:rPr>
          <w:rFonts w:cstheme="minorHAnsi"/>
        </w:rPr>
      </w:pPr>
      <w:r w:rsidRPr="000666BB">
        <w:rPr>
          <w:rFonts w:cstheme="minorHAnsi"/>
          <w:b/>
          <w:bCs/>
        </w:rPr>
        <w:t>Methanol production routes.</w:t>
      </w:r>
      <w:r w:rsidR="002D224F" w:rsidRPr="000666BB">
        <w:rPr>
          <w:rFonts w:cstheme="minorHAnsi"/>
          <w:b/>
          <w:bCs/>
        </w:rPr>
        <w:t xml:space="preserve"> </w:t>
      </w:r>
      <w:r w:rsidR="00C6226B" w:rsidRPr="000666BB">
        <w:rPr>
          <w:rFonts w:cstheme="minorHAnsi"/>
        </w:rPr>
        <w:t>The fossil and green production routes for methanol are based on</w:t>
      </w:r>
      <w:r w:rsidRPr="000666BB">
        <w:rPr>
          <w:rFonts w:cstheme="minorHAnsi"/>
        </w:rPr>
        <w:t xml:space="preserve"> González-Garay </w:t>
      </w:r>
      <w:r w:rsidRPr="000666BB">
        <w:rPr>
          <w:rFonts w:cstheme="minorHAnsi"/>
          <w:i/>
        </w:rPr>
        <w:t>et al.</w:t>
      </w:r>
      <w:r w:rsidR="00C6226B" w:rsidRPr="000666BB">
        <w:rPr>
          <w:rFonts w:cstheme="minorHAnsi"/>
          <w:i/>
        </w:rPr>
        <w:fldChar w:fldCharType="begin"/>
      </w:r>
      <w:r w:rsidR="00C6226B" w:rsidRPr="000666BB">
        <w:rPr>
          <w:rFonts w:cstheme="minorHAnsi"/>
          <w:i/>
          <w:rPrChange w:id="398" w:author="Guillén Gosalbez  Gonzalo" w:date="2023-02-15T18:42:00Z">
            <w:rPr>
              <w:rFonts w:cstheme="minorHAnsi"/>
              <w:i/>
            </w:rPr>
          </w:rPrChange>
        </w:rPr>
        <w:instrText xml:space="preserve"> ADDIN ZOTERO_ITEM CSL_CITATION {"citationID":"CJuxdWDb","properties":{"formattedCitation":"\\super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226B" w:rsidRPr="000666BB">
        <w:rPr>
          <w:rFonts w:cstheme="minorHAnsi"/>
          <w:i/>
          <w:rPrChange w:id="399" w:author="Guillén Gosalbez  Gonzalo" w:date="2023-02-15T18:42:00Z">
            <w:rPr>
              <w:rFonts w:cstheme="minorHAnsi"/>
              <w:i/>
            </w:rPr>
          </w:rPrChange>
        </w:rPr>
        <w:fldChar w:fldCharType="separate"/>
      </w:r>
      <w:r w:rsidR="00C6226B" w:rsidRPr="000666BB">
        <w:rPr>
          <w:rFonts w:ascii="Calibri" w:hAnsi="Calibri" w:cs="Calibri"/>
          <w:szCs w:val="24"/>
          <w:vertAlign w:val="superscript"/>
        </w:rPr>
        <w:t>10</w:t>
      </w:r>
      <w:r w:rsidR="00C6226B" w:rsidRPr="000666BB">
        <w:rPr>
          <w:rFonts w:cstheme="minorHAnsi"/>
          <w:i/>
        </w:rPr>
        <w:fldChar w:fldCharType="end"/>
      </w:r>
      <w:r w:rsidRPr="000666BB">
        <w:rPr>
          <w:rFonts w:cstheme="minorHAnsi"/>
        </w:rPr>
        <w:t>.</w:t>
      </w:r>
      <w:r w:rsidRPr="004351AE">
        <w:rPr>
          <w:rFonts w:cstheme="minorHAnsi"/>
        </w:rPr>
        <w:t xml:space="preserve"> </w:t>
      </w:r>
      <w:del w:id="400" w:author="Guillén Gosalbez  Gonzalo" w:date="2023-02-15T18:42:00Z">
        <w:r w:rsidR="00C6226B" w:rsidDel="000666BB">
          <w:rPr>
            <w:rFonts w:cstheme="minorHAnsi"/>
          </w:rPr>
          <w:delText>T</w:delText>
        </w:r>
        <w:r w:rsidR="0065587B" w:rsidDel="000666BB">
          <w:rPr>
            <w:rFonts w:cstheme="minorHAnsi"/>
          </w:rPr>
          <w:delText>he production of f</w:delText>
        </w:r>
      </w:del>
      <w:ins w:id="401" w:author="Guillén Gosalbez  Gonzalo" w:date="2023-02-15T18:42:00Z">
        <w:r w:rsidR="000666BB">
          <w:rPr>
            <w:rFonts w:cstheme="minorHAnsi"/>
          </w:rPr>
          <w:t>F</w:t>
        </w:r>
      </w:ins>
      <w:r w:rsidR="0065587B">
        <w:rPr>
          <w:rFonts w:cstheme="minorHAnsi"/>
        </w:rPr>
        <w:t xml:space="preserve">ossil methanol </w:t>
      </w:r>
      <w:del w:id="402" w:author="Guillén Gosalbez  Gonzalo" w:date="2023-02-15T18:42:00Z">
        <w:r w:rsidR="0065587B" w:rsidDel="000666BB">
          <w:rPr>
            <w:rFonts w:cstheme="minorHAnsi"/>
          </w:rPr>
          <w:delText>begins with the production</w:delText>
        </w:r>
      </w:del>
      <w:ins w:id="403" w:author="Guillén Gosalbez  Gonzalo" w:date="2023-02-15T18:42:00Z">
        <w:r w:rsidR="000666BB">
          <w:rPr>
            <w:rFonts w:cstheme="minorHAnsi"/>
          </w:rPr>
          <w:t>is produced from</w:t>
        </w:r>
      </w:ins>
      <w:del w:id="404" w:author="Guillén Gosalbez  Gonzalo" w:date="2023-02-15T18:42:00Z">
        <w:r w:rsidR="0065587B" w:rsidDel="000666BB">
          <w:rPr>
            <w:rFonts w:cstheme="minorHAnsi"/>
          </w:rPr>
          <w:delText xml:space="preserve"> of</w:delText>
        </w:r>
      </w:del>
      <w:r w:rsidR="0065587B">
        <w:rPr>
          <w:rFonts w:cstheme="minorHAnsi"/>
        </w:rPr>
        <w:t xml:space="preserve"> syngas from natural gas </w:t>
      </w:r>
      <w:r w:rsidR="0065587B" w:rsidRPr="0065587B">
        <w:rPr>
          <w:rFonts w:cstheme="minorHAnsi"/>
          <w:i/>
          <w:iCs/>
        </w:rPr>
        <w:t>via</w:t>
      </w:r>
      <w:r w:rsidR="0065587B">
        <w:rPr>
          <w:rFonts w:cstheme="minorHAnsi"/>
        </w:rPr>
        <w:t xml:space="preserve"> SMR.</w:t>
      </w:r>
      <w:r w:rsidR="00D47258">
        <w:rPr>
          <w:rFonts w:cstheme="minorHAnsi"/>
        </w:rPr>
        <w:t xml:space="preserve"> </w:t>
      </w:r>
      <w:del w:id="405" w:author="Guillén Gosalbez  Gonzalo" w:date="2023-02-15T18:42:00Z">
        <w:r w:rsidR="009E5BA3" w:rsidDel="000666BB">
          <w:rPr>
            <w:rFonts w:cstheme="minorHAnsi"/>
          </w:rPr>
          <w:delText>The</w:delText>
        </w:r>
        <w:r w:rsidR="00D47258" w:rsidDel="000666BB">
          <w:rPr>
            <w:rFonts w:cstheme="minorHAnsi"/>
          </w:rPr>
          <w:delText xml:space="preserve"> s</w:delText>
        </w:r>
      </w:del>
      <w:ins w:id="406" w:author="Guillén Gosalbez  Gonzalo" w:date="2023-02-15T18:42:00Z">
        <w:r w:rsidR="000666BB">
          <w:rPr>
            <w:rFonts w:cstheme="minorHAnsi"/>
          </w:rPr>
          <w:t>S</w:t>
        </w:r>
      </w:ins>
      <w:r w:rsidR="00D47258">
        <w:rPr>
          <w:rFonts w:cstheme="minorHAnsi"/>
        </w:rPr>
        <w:t>yngas is then compressed to 110 bar, mixed with the recycle stream</w:t>
      </w:r>
      <w:r w:rsidR="00E55C4B">
        <w:rPr>
          <w:rFonts w:cstheme="minorHAnsi"/>
        </w:rPr>
        <w:t>s</w:t>
      </w:r>
      <w:r w:rsidR="00D47258">
        <w:rPr>
          <w:rFonts w:cstheme="minorHAnsi"/>
        </w:rPr>
        <w:t xml:space="preserve"> and then heated to 150</w:t>
      </w:r>
      <w:r w:rsidR="000C35A9">
        <w:rPr>
          <w:rFonts w:cstheme="minorHAnsi"/>
        </w:rPr>
        <w:t xml:space="preserve"> </w:t>
      </w:r>
      <w:r w:rsidR="009E5BA3">
        <w:rPr>
          <w:rFonts w:ascii="Calibri" w:hAnsi="Calibri" w:cs="Calibri"/>
          <w:sz w:val="24"/>
          <w:szCs w:val="24"/>
          <w:lang w:val="en-US"/>
        </w:rPr>
        <w:t>°</w:t>
      </w:r>
      <w:r w:rsidR="009E5BA3">
        <w:rPr>
          <w:rFonts w:cstheme="minorHAnsi"/>
        </w:rPr>
        <w:t>C</w:t>
      </w:r>
      <w:ins w:id="407" w:author="Guillén Gosalbez  Gonzalo" w:date="2023-02-15T18:43:00Z">
        <w:r w:rsidR="000666BB">
          <w:rPr>
            <w:rFonts w:cstheme="minorHAnsi"/>
          </w:rPr>
          <w:t xml:space="preserve"> before being fed </w:t>
        </w:r>
      </w:ins>
      <w:del w:id="408" w:author="Guillén Gosalbez  Gonzalo" w:date="2023-02-15T18:43:00Z">
        <w:r w:rsidR="00D47258" w:rsidDel="000666BB">
          <w:rPr>
            <w:rFonts w:cstheme="minorHAnsi"/>
          </w:rPr>
          <w:delText xml:space="preserve">. This stream is fed </w:delText>
        </w:r>
      </w:del>
      <w:r w:rsidR="00D47258">
        <w:rPr>
          <w:rFonts w:cstheme="minorHAnsi"/>
        </w:rPr>
        <w:t>to a plug-flow reactor where syngas is converted to methanol</w:t>
      </w:r>
      <w:ins w:id="409" w:author="Guillén Gosalbez  Gonzalo" w:date="2023-02-15T18:43:00Z">
        <w:r w:rsidR="000666BB">
          <w:rPr>
            <w:rFonts w:cstheme="minorHAnsi"/>
          </w:rPr>
          <w:t xml:space="preserve"> following</w:t>
        </w:r>
      </w:ins>
      <w:r w:rsidR="00D47258">
        <w:rPr>
          <w:rFonts w:cstheme="minorHAnsi"/>
        </w:rPr>
        <w:t xml:space="preserve"> </w:t>
      </w:r>
      <w:del w:id="410" w:author="Guillén Gosalbez  Gonzalo" w:date="2023-02-15T18:43:00Z">
        <w:r w:rsidR="00D47258" w:rsidDel="000666BB">
          <w:rPr>
            <w:rFonts w:cstheme="minorHAnsi"/>
          </w:rPr>
          <w:delText xml:space="preserve">according to </w:delText>
        </w:r>
      </w:del>
      <w:r w:rsidR="00D47258">
        <w:rPr>
          <w:rFonts w:cstheme="minorHAnsi"/>
        </w:rPr>
        <w:t>the kinetic</w:t>
      </w:r>
      <w:del w:id="411" w:author="Guillén Gosalbez  Gonzalo" w:date="2023-02-15T18:43:00Z">
        <w:r w:rsidR="00D47258" w:rsidDel="000666BB">
          <w:rPr>
            <w:rFonts w:cstheme="minorHAnsi"/>
          </w:rPr>
          <w:delText>s</w:delText>
        </w:r>
      </w:del>
      <w:ins w:id="412" w:author="Guillén Gosalbez  Gonzalo" w:date="2023-02-15T18:43:00Z">
        <w:r w:rsidR="000666BB">
          <w:rPr>
            <w:rFonts w:cstheme="minorHAnsi"/>
          </w:rPr>
          <w:t xml:space="preserve"> model</w:t>
        </w:r>
      </w:ins>
      <w:r w:rsidR="00D47258">
        <w:rPr>
          <w:rFonts w:cstheme="minorHAnsi"/>
        </w:rPr>
        <w:t xml:space="preserve"> </w:t>
      </w:r>
      <w:del w:id="413" w:author="Guillén Gosalbez  Gonzalo" w:date="2023-02-15T18:43:00Z">
        <w:r w:rsidR="00D47258" w:rsidDel="000666BB">
          <w:rPr>
            <w:rFonts w:cstheme="minorHAnsi"/>
          </w:rPr>
          <w:delText>extracted from the work done by</w:delText>
        </w:r>
      </w:del>
      <w:ins w:id="414" w:author="Guillén Gosalbez  Gonzalo" w:date="2023-02-15T18:43:00Z">
        <w:r w:rsidR="000666BB">
          <w:rPr>
            <w:rFonts w:cstheme="minorHAnsi"/>
          </w:rPr>
          <w:t>in</w:t>
        </w:r>
      </w:ins>
      <w:r w:rsidR="00D47258">
        <w:rPr>
          <w:rFonts w:cstheme="minorHAnsi"/>
        </w:rPr>
        <w:t xml:space="preserve"> </w:t>
      </w:r>
      <w:r w:rsidR="006320CF">
        <w:rPr>
          <w:rFonts w:cstheme="minorHAnsi"/>
        </w:rPr>
        <w:t>Bussche and Froment</w:t>
      </w:r>
      <w:r w:rsidR="006320CF">
        <w:rPr>
          <w:rFonts w:cstheme="minorHAnsi"/>
        </w:rPr>
        <w:fldChar w:fldCharType="begin"/>
      </w:r>
      <w:r w:rsidR="006320CF">
        <w:rPr>
          <w:rFonts w:cstheme="minorHAnsi"/>
        </w:rPr>
        <w:instrText xml:space="preserve"> ADDIN ZOTERO_ITEM CSL_CITATION {"citationID":"fh0TZc9f","properties":{"formattedCitation":"\\super 36\\nosupersub{}","plainCitation":"36","noteIndex":0},"citationItems":[{"id":30058,"uris":["http://zotero.org/users/9157291/items/HTPTDDNY"],"itemData":{"id":30058,"type":"article-journal","abstract":"A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instrText>
      </w:r>
      <w:r w:rsidR="006320CF">
        <w:rPr>
          <w:rFonts w:cstheme="minorHAnsi"/>
        </w:rPr>
        <w:fldChar w:fldCharType="separate"/>
      </w:r>
      <w:r w:rsidR="006320CF" w:rsidRPr="006320CF">
        <w:rPr>
          <w:rFonts w:ascii="Calibri" w:hAnsi="Calibri" w:cs="Calibri"/>
          <w:szCs w:val="24"/>
          <w:vertAlign w:val="superscript"/>
        </w:rPr>
        <w:t>36</w:t>
      </w:r>
      <w:r w:rsidR="006320CF">
        <w:rPr>
          <w:rFonts w:cstheme="minorHAnsi"/>
        </w:rPr>
        <w:fldChar w:fldCharType="end"/>
      </w:r>
      <w:r w:rsidR="006320CF">
        <w:rPr>
          <w:rFonts w:cstheme="minorHAnsi"/>
        </w:rPr>
        <w:t>.</w:t>
      </w:r>
      <w:r w:rsidR="00D47258">
        <w:rPr>
          <w:rFonts w:cstheme="minorHAnsi"/>
        </w:rPr>
        <w:t xml:space="preserve"> The output stream from the reactor is cooled to 38</w:t>
      </w:r>
      <w:r w:rsidR="000C35A9">
        <w:rPr>
          <w:rFonts w:cstheme="minorHAnsi"/>
        </w:rPr>
        <w:t xml:space="preserve"> </w:t>
      </w:r>
      <w:r w:rsidR="009E5BA3">
        <w:rPr>
          <w:rFonts w:ascii="Calibri" w:hAnsi="Calibri" w:cs="Calibri"/>
          <w:sz w:val="24"/>
          <w:szCs w:val="24"/>
          <w:lang w:val="en-US"/>
        </w:rPr>
        <w:t>°</w:t>
      </w:r>
      <w:r w:rsidR="009E5BA3">
        <w:rPr>
          <w:rFonts w:cstheme="minorHAnsi"/>
        </w:rPr>
        <w:t xml:space="preserve">C </w:t>
      </w:r>
      <w:r w:rsidR="00D47258">
        <w:rPr>
          <w:rFonts w:cstheme="minorHAnsi"/>
        </w:rPr>
        <w:t xml:space="preserve">and sent to a flash separator. A small portion of the gas stream from the flash separator is purged whereas the rest is pressurized to 110 bar and recycled. The liquid stream from the flash separator is expanded to 2 bar and sent to a second flash </w:t>
      </w:r>
      <w:r w:rsidR="009E5BA3">
        <w:rPr>
          <w:rFonts w:cstheme="minorHAnsi"/>
        </w:rPr>
        <w:t>unit</w:t>
      </w:r>
      <w:r w:rsidR="00591C6B">
        <w:rPr>
          <w:rFonts w:cstheme="minorHAnsi"/>
        </w:rPr>
        <w:t>,</w:t>
      </w:r>
      <w:r w:rsidR="00D47258">
        <w:rPr>
          <w:rFonts w:cstheme="minorHAnsi"/>
        </w:rPr>
        <w:t xml:space="preserve"> where the gas stream is </w:t>
      </w:r>
      <w:r w:rsidR="009E5BA3">
        <w:rPr>
          <w:rFonts w:cstheme="minorHAnsi"/>
        </w:rPr>
        <w:t xml:space="preserve">again </w:t>
      </w:r>
      <w:r w:rsidR="00D47258">
        <w:rPr>
          <w:rFonts w:cstheme="minorHAnsi"/>
        </w:rPr>
        <w:t xml:space="preserve">pressurized to 110 bar and recycled, </w:t>
      </w:r>
      <w:r w:rsidR="009E5BA3">
        <w:rPr>
          <w:rFonts w:cstheme="minorHAnsi"/>
        </w:rPr>
        <w:t>and</w:t>
      </w:r>
      <w:r w:rsidR="00D47258">
        <w:rPr>
          <w:rFonts w:cstheme="minorHAnsi"/>
        </w:rPr>
        <w:t xml:space="preserve"> the liquid stream is sent to a distillation column. The distillation column separates liquid methanol (at the condenser)</w:t>
      </w:r>
      <w:r w:rsidR="009E5BA3">
        <w:rPr>
          <w:rFonts w:cstheme="minorHAnsi"/>
        </w:rPr>
        <w:t xml:space="preserve"> with a purity of 99.9% and </w:t>
      </w:r>
      <w:r w:rsidR="004A55D2">
        <w:rPr>
          <w:rFonts w:cstheme="minorHAnsi"/>
        </w:rPr>
        <w:t>water (at the bottom)</w:t>
      </w:r>
      <w:r w:rsidR="009E5BA3">
        <w:rPr>
          <w:rFonts w:cstheme="minorHAnsi"/>
        </w:rPr>
        <w:t>.</w:t>
      </w:r>
      <w:r w:rsidR="004A55D2">
        <w:rPr>
          <w:rFonts w:cstheme="minorHAnsi"/>
        </w:rPr>
        <w:t xml:space="preserve"> </w:t>
      </w:r>
      <w:r w:rsidR="00591C6B">
        <w:rPr>
          <w:rFonts w:cstheme="minorHAnsi"/>
        </w:rPr>
        <w:t>To produce</w:t>
      </w:r>
      <w:r w:rsidR="00F04B3A">
        <w:rPr>
          <w:rFonts w:cstheme="minorHAnsi"/>
        </w:rPr>
        <w:t xml:space="preserve"> methanol using green and blue hydrogen, </w:t>
      </w:r>
      <w:r w:rsidR="00DC1595">
        <w:rPr>
          <w:rFonts w:cstheme="minorHAnsi"/>
        </w:rPr>
        <w:t>CO</w:t>
      </w:r>
      <w:r w:rsidR="00DC1595" w:rsidRPr="00712959">
        <w:rPr>
          <w:rFonts w:cstheme="minorHAnsi"/>
          <w:vertAlign w:val="subscript"/>
        </w:rPr>
        <w:t>2</w:t>
      </w:r>
      <w:r w:rsidR="00DC1595">
        <w:rPr>
          <w:rFonts w:cstheme="minorHAnsi"/>
          <w:vertAlign w:val="subscript"/>
        </w:rPr>
        <w:t xml:space="preserve"> </w:t>
      </w:r>
      <w:r w:rsidR="002C572F">
        <w:rPr>
          <w:rFonts w:cstheme="minorHAnsi"/>
        </w:rPr>
        <w:t xml:space="preserve">from DAC </w:t>
      </w:r>
      <w:r w:rsidR="00F04B3A">
        <w:rPr>
          <w:rFonts w:cstheme="minorHAnsi"/>
        </w:rPr>
        <w:t xml:space="preserve">and hydrogen </w:t>
      </w:r>
      <w:r w:rsidR="004D14FD">
        <w:rPr>
          <w:rFonts w:cstheme="minorHAnsi"/>
        </w:rPr>
        <w:t>is</w:t>
      </w:r>
      <w:r w:rsidR="00982B57">
        <w:rPr>
          <w:rFonts w:cstheme="minorHAnsi"/>
        </w:rPr>
        <w:t xml:space="preserve"> mixed with the recycle streams, compressed to 50 bar</w:t>
      </w:r>
      <w:r w:rsidR="00E55C4B">
        <w:rPr>
          <w:rFonts w:cstheme="minorHAnsi"/>
        </w:rPr>
        <w:t>,</w:t>
      </w:r>
      <w:r w:rsidR="00982B57">
        <w:rPr>
          <w:rFonts w:cstheme="minorHAnsi"/>
        </w:rPr>
        <w:t xml:space="preserve"> and heated to 180-280</w:t>
      </w:r>
      <w:r w:rsidR="007520A2">
        <w:rPr>
          <w:rFonts w:cstheme="minorHAnsi"/>
        </w:rPr>
        <w:t xml:space="preserve"> </w:t>
      </w:r>
      <w:r w:rsidR="00982B57">
        <w:rPr>
          <w:rFonts w:ascii="Calibri" w:hAnsi="Calibri" w:cs="Calibri"/>
          <w:sz w:val="24"/>
          <w:szCs w:val="24"/>
          <w:lang w:val="en-US"/>
        </w:rPr>
        <w:t>°</w:t>
      </w:r>
      <w:r w:rsidR="00982B57">
        <w:rPr>
          <w:rFonts w:cstheme="minorHAnsi"/>
        </w:rPr>
        <w:t xml:space="preserve">C. </w:t>
      </w:r>
      <w:r w:rsidR="003662E1">
        <w:rPr>
          <w:rFonts w:cstheme="minorHAnsi"/>
        </w:rPr>
        <w:t xml:space="preserve">This stream is then sent to a reactor where, </w:t>
      </w:r>
      <w:r w:rsidR="00E55C4B">
        <w:rPr>
          <w:rFonts w:cstheme="minorHAnsi"/>
        </w:rPr>
        <w:t xml:space="preserve">the </w:t>
      </w:r>
      <w:r w:rsidR="003662E1">
        <w:rPr>
          <w:rFonts w:cstheme="minorHAnsi"/>
        </w:rPr>
        <w:t xml:space="preserve">reverse water-gas-shift (RWGS) </w:t>
      </w:r>
      <w:r w:rsidR="00E55C4B">
        <w:rPr>
          <w:rFonts w:cstheme="minorHAnsi"/>
        </w:rPr>
        <w:t>reaction takes place</w:t>
      </w:r>
      <w:r w:rsidR="003662E1">
        <w:rPr>
          <w:rFonts w:cstheme="minorHAnsi"/>
        </w:rPr>
        <w:t xml:space="preserve">, </w:t>
      </w:r>
      <w:r w:rsidR="00E55C4B">
        <w:rPr>
          <w:rFonts w:cstheme="minorHAnsi"/>
        </w:rPr>
        <w:t xml:space="preserve">converting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3662E1">
        <w:rPr>
          <w:rFonts w:cstheme="minorHAnsi"/>
        </w:rPr>
        <w:t>to carbon monoxide</w:t>
      </w:r>
      <w:r w:rsidR="00B27883">
        <w:rPr>
          <w:rFonts w:cstheme="minorHAnsi"/>
        </w:rPr>
        <w:t>,</w:t>
      </w:r>
      <w:r w:rsidR="003662E1">
        <w:rPr>
          <w:rFonts w:cstheme="minorHAnsi"/>
        </w:rPr>
        <w:t xml:space="preserve"> which is </w:t>
      </w:r>
      <w:r w:rsidR="00CE29EE">
        <w:rPr>
          <w:rFonts w:cstheme="minorHAnsi"/>
        </w:rPr>
        <w:t>consequently</w:t>
      </w:r>
      <w:r w:rsidR="003662E1">
        <w:rPr>
          <w:rFonts w:cstheme="minorHAnsi"/>
        </w:rPr>
        <w:t xml:space="preserve"> hydrogenated to methanol. </w:t>
      </w:r>
      <w:r w:rsidR="00D42A1F">
        <w:rPr>
          <w:rFonts w:cstheme="minorHAnsi"/>
        </w:rPr>
        <w:t xml:space="preserve">Similar to fossil methanol, the outlet from the reactor is sent to a series of two flash separators where the gas stream from the first flash is recycled (with a purge). </w:t>
      </w:r>
      <w:r w:rsidR="007D2A8A">
        <w:rPr>
          <w:rFonts w:cstheme="minorHAnsi"/>
        </w:rPr>
        <w:t xml:space="preserve">The liquid stream from the second flash unit is sent to a distillation column which recovers methanol </w:t>
      </w:r>
      <w:r w:rsidR="00A10583">
        <w:rPr>
          <w:rFonts w:cstheme="minorHAnsi"/>
        </w:rPr>
        <w:t xml:space="preserve">at a </w:t>
      </w:r>
      <w:r w:rsidR="007D2A8A">
        <w:rPr>
          <w:rFonts w:cstheme="minorHAnsi"/>
        </w:rPr>
        <w:t>purity of 99.9%.</w:t>
      </w:r>
      <w:r w:rsidR="00D42A1F">
        <w:rPr>
          <w:rFonts w:cstheme="minorHAnsi"/>
        </w:rPr>
        <w:t xml:space="preserve"> </w:t>
      </w:r>
      <w:r w:rsidR="00EF6F11">
        <w:rPr>
          <w:rFonts w:cstheme="minorHAnsi"/>
        </w:rPr>
        <w:t xml:space="preserve">The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EF6F11">
        <w:rPr>
          <w:rFonts w:cstheme="minorHAnsi"/>
        </w:rPr>
        <w:t>fed</w:t>
      </w:r>
      <w:r w:rsidR="0065405E">
        <w:rPr>
          <w:rFonts w:cstheme="minorHAnsi"/>
        </w:rPr>
        <w:t xml:space="preserve"> to the reactor</w:t>
      </w:r>
      <w:r w:rsidR="00EF6F11">
        <w:rPr>
          <w:rFonts w:cstheme="minorHAnsi"/>
        </w:rPr>
        <w:t xml:space="preserve"> is obtained </w:t>
      </w:r>
      <w:r w:rsidR="00EF6F11" w:rsidRPr="00097071">
        <w:rPr>
          <w:rFonts w:cstheme="minorHAnsi"/>
          <w:i/>
        </w:rPr>
        <w:t>via</w:t>
      </w:r>
      <w:r w:rsidR="00EF6F11">
        <w:rPr>
          <w:rFonts w:cstheme="minorHAnsi"/>
        </w:rPr>
        <w:t xml:space="preserve"> the </w:t>
      </w:r>
      <w:r w:rsidR="00561841">
        <w:rPr>
          <w:rFonts w:cstheme="minorHAnsi"/>
        </w:rPr>
        <w:t>DAC</w:t>
      </w:r>
      <w:r w:rsidR="00EF6F11">
        <w:rPr>
          <w:rFonts w:cstheme="minorHAnsi"/>
        </w:rPr>
        <w:t xml:space="preserve"> technology a</w:t>
      </w:r>
      <w:r w:rsidR="00DE2916">
        <w:rPr>
          <w:rFonts w:cstheme="minorHAnsi"/>
        </w:rPr>
        <w:t xml:space="preserve">dapted from the work </w:t>
      </w:r>
      <w:del w:id="415" w:author="Guillén Gosalbez  Gonzalo" w:date="2023-02-15T18:44:00Z">
        <w:r w:rsidR="00DE2916" w:rsidDel="000666BB">
          <w:rPr>
            <w:rFonts w:cstheme="minorHAnsi"/>
          </w:rPr>
          <w:delText xml:space="preserve">done </w:delText>
        </w:r>
      </w:del>
      <w:r w:rsidR="00DE2916">
        <w:rPr>
          <w:rFonts w:cstheme="minorHAnsi"/>
        </w:rPr>
        <w:t>by</w:t>
      </w:r>
      <w:r w:rsidR="00AE189C">
        <w:rPr>
          <w:rFonts w:cstheme="minorHAnsi"/>
        </w:rPr>
        <w:t xml:space="preserve"> Keith </w:t>
      </w:r>
      <w:r w:rsidR="00AE189C" w:rsidRPr="00AE189C">
        <w:rPr>
          <w:rFonts w:cstheme="minorHAnsi"/>
          <w:i/>
        </w:rPr>
        <w:t>et al.</w:t>
      </w:r>
      <w:r w:rsidR="00AE189C">
        <w:rPr>
          <w:rFonts w:cstheme="minorHAnsi"/>
        </w:rPr>
        <w:fldChar w:fldCharType="begin"/>
      </w:r>
      <w:r w:rsidR="00AE189C">
        <w:rPr>
          <w:rFonts w:cstheme="minorHAnsi"/>
        </w:rPr>
        <w:instrText xml:space="preserve"> ADDIN ZOTERO_ITEM CSL_CITATION {"citationID":"buA3tSxp","properties":{"formattedCitation":"\\super 37\\nosupersub{}","plainCitation":"37","noteIndex":0},"citationItems":[{"id":9964,"uris":["http://zotero.org/users/9157291/items/SHKUDHUW"],"itemData":{"id":9964,"type":"article-journal","abstract":"We describe a process for capturing CO2 from the atmosphere in an industrial plant. The design captures </w:instrText>
      </w:r>
      <w:r w:rsidR="00AE189C">
        <w:rPr>
          <w:rFonts w:ascii="Cambria Math" w:hAnsi="Cambria Math" w:cs="Cambria Math"/>
        </w:rPr>
        <w:instrText>∼</w:instrText>
      </w:r>
      <w:r w:rsidR="00AE189C">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AE189C">
        <w:rPr>
          <w:rFonts w:cstheme="minorHAnsi"/>
        </w:rPr>
        <w:fldChar w:fldCharType="separate"/>
      </w:r>
      <w:r w:rsidR="00AE189C" w:rsidRPr="00AE189C">
        <w:rPr>
          <w:rFonts w:ascii="Calibri" w:hAnsi="Calibri" w:cs="Calibri"/>
          <w:szCs w:val="24"/>
          <w:vertAlign w:val="superscript"/>
        </w:rPr>
        <w:t>37</w:t>
      </w:r>
      <w:r w:rsidR="00AE189C">
        <w:rPr>
          <w:rFonts w:cstheme="minorHAnsi"/>
        </w:rPr>
        <w:fldChar w:fldCharType="end"/>
      </w:r>
      <w:r w:rsidR="00AE189C">
        <w:rPr>
          <w:rFonts w:cstheme="minorHAnsi"/>
        </w:rPr>
        <w:t>.</w:t>
      </w:r>
      <w:r w:rsidR="003C09B1">
        <w:rPr>
          <w:rFonts w:cstheme="minorHAnsi"/>
        </w:rPr>
        <w:t xml:space="preserve"> </w:t>
      </w:r>
      <w:r w:rsidR="00AE189C">
        <w:rPr>
          <w:rFonts w:cstheme="minorHAnsi"/>
        </w:rPr>
        <w:t xml:space="preserve">Here, </w:t>
      </w:r>
      <w:r w:rsidR="00E73EFE">
        <w:rPr>
          <w:rFonts w:cstheme="minorHAnsi"/>
        </w:rPr>
        <w:t>a</w:t>
      </w:r>
      <w:r w:rsidR="00DE2916">
        <w:rPr>
          <w:rFonts w:cstheme="minorHAnsi"/>
        </w:rPr>
        <w:t xml:space="preserve">queous potassium hydroxide (KOH) is used as a sorbent and a caustic </w:t>
      </w:r>
      <w:r w:rsidR="00E73EFE">
        <w:rPr>
          <w:rFonts w:cstheme="minorHAnsi"/>
        </w:rPr>
        <w:t xml:space="preserve">calcium cycle is implemented for the regeneration of KOH. </w:t>
      </w:r>
      <w:r w:rsidR="003C09B1">
        <w:rPr>
          <w:rFonts w:cstheme="minorHAnsi"/>
        </w:rPr>
        <w:t xml:space="preserve">However, energy </w:t>
      </w:r>
      <w:r w:rsidR="00D33F3B">
        <w:rPr>
          <w:rFonts w:cstheme="minorHAnsi"/>
        </w:rPr>
        <w:t>from</w:t>
      </w:r>
      <w:r w:rsidR="003C09B1">
        <w:rPr>
          <w:rFonts w:cstheme="minorHAnsi"/>
        </w:rPr>
        <w:t xml:space="preserve"> natural gas is required</w:t>
      </w:r>
      <w:r w:rsidR="0065405E">
        <w:rPr>
          <w:rFonts w:cstheme="minorHAnsi"/>
        </w:rPr>
        <w:t xml:space="preserve"> for the calciner in the recovery cycle. Around 0.11 tons of natural gas is required per ton of </w:t>
      </w:r>
      <w:r w:rsidR="002D6005">
        <w:rPr>
          <w:rFonts w:cstheme="minorHAnsi"/>
        </w:rPr>
        <w:t>CO</w:t>
      </w:r>
      <w:r w:rsidR="002D6005" w:rsidRPr="00712959">
        <w:rPr>
          <w:rFonts w:cstheme="minorHAnsi"/>
          <w:vertAlign w:val="subscript"/>
        </w:rPr>
        <w:t>2</w:t>
      </w:r>
      <w:r w:rsidR="002D6005">
        <w:rPr>
          <w:rFonts w:cstheme="minorHAnsi"/>
          <w:vertAlign w:val="subscript"/>
        </w:rPr>
        <w:t xml:space="preserve"> </w:t>
      </w:r>
      <w:r w:rsidR="0065405E">
        <w:rPr>
          <w:rFonts w:cstheme="minorHAnsi"/>
        </w:rPr>
        <w:t>captured</w:t>
      </w:r>
      <w:r w:rsidR="007336A6">
        <w:rPr>
          <w:rFonts w:cstheme="minorHAnsi"/>
        </w:rPr>
        <w:fldChar w:fldCharType="begin"/>
      </w:r>
      <w:r w:rsidR="00AC1393">
        <w:rPr>
          <w:rFonts w:cstheme="minorHAnsi"/>
        </w:rPr>
        <w:instrText xml:space="preserve"> ADDIN ZOTERO_ITEM CSL_CITATION {"citationID":"I0djXns0","properties":{"formattedCitation":"\\super 37\\nosupersub{}","plainCitation":"37","noteIndex":0},"citationItems":[{"id":9964,"uris":["http://zotero.org/users/9157291/items/SHKUDHUW"],"itemData":{"id":9964,"type":"article-journal","abstract":"We describe a process for capturing CO2 from the atmosphere in an industrial plant. The design captures </w:instrText>
      </w:r>
      <w:r w:rsidR="00AC1393">
        <w:rPr>
          <w:rFonts w:ascii="Cambria Math" w:hAnsi="Cambria Math" w:cs="Cambria Math"/>
        </w:rPr>
        <w:instrText>∼</w:instrText>
      </w:r>
      <w:r w:rsidR="00AC1393">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7336A6">
        <w:rPr>
          <w:rFonts w:cstheme="minorHAnsi"/>
        </w:rPr>
        <w:fldChar w:fldCharType="separate"/>
      </w:r>
      <w:r w:rsidR="007336A6" w:rsidRPr="00AE189C">
        <w:rPr>
          <w:rFonts w:ascii="Calibri" w:hAnsi="Calibri" w:cs="Calibri"/>
          <w:szCs w:val="24"/>
          <w:vertAlign w:val="superscript"/>
        </w:rPr>
        <w:t>37</w:t>
      </w:r>
      <w:r w:rsidR="007336A6">
        <w:rPr>
          <w:rFonts w:cstheme="minorHAnsi"/>
        </w:rPr>
        <w:fldChar w:fldCharType="end"/>
      </w:r>
      <w:r w:rsidR="007336A6">
        <w:rPr>
          <w:rFonts w:cstheme="minorHAnsi"/>
        </w:rPr>
        <w:t>.</w:t>
      </w:r>
    </w:p>
    <w:p w14:paraId="6678FAE0" w14:textId="77777777" w:rsidR="00364248" w:rsidRPr="007044AF" w:rsidRDefault="00364248" w:rsidP="00364248">
      <w:pPr>
        <w:autoSpaceDE w:val="0"/>
        <w:autoSpaceDN w:val="0"/>
        <w:adjustRightInd w:val="0"/>
        <w:spacing w:after="0" w:line="240" w:lineRule="auto"/>
        <w:rPr>
          <w:rFonts w:ascii="MS Shell Dlg 2" w:hAnsi="MS Shell Dlg 2" w:cs="MS Shell Dlg 2"/>
          <w:sz w:val="16"/>
          <w:szCs w:val="16"/>
        </w:rPr>
      </w:pPr>
    </w:p>
    <w:p w14:paraId="0911BC65" w14:textId="1930C4DE" w:rsidR="001E7F75" w:rsidRPr="007E3D45" w:rsidRDefault="00547380" w:rsidP="001E7F75">
      <w:pPr>
        <w:rPr>
          <w:rFonts w:cstheme="minorHAnsi"/>
          <w:bCs/>
        </w:rPr>
      </w:pPr>
      <w:r w:rsidRPr="002D4245">
        <w:rPr>
          <w:rFonts w:cstheme="minorHAnsi"/>
          <w:b/>
          <w:bCs/>
        </w:rPr>
        <w:t xml:space="preserve">Economic assessment. </w:t>
      </w:r>
      <w:r w:rsidR="004E6A61" w:rsidRPr="004E6A61">
        <w:rPr>
          <w:rFonts w:cstheme="minorHAnsi"/>
          <w:bCs/>
        </w:rPr>
        <w:t>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labour and maintenance costs in addition to overhead expenses and interest. The detailed procedure adapted for the economic assessment is described in detail in</w:t>
      </w:r>
      <w:r w:rsidR="004E6A61">
        <w:rPr>
          <w:rFonts w:cstheme="minorHAnsi"/>
          <w:bCs/>
        </w:rPr>
        <w:t xml:space="preserve"> </w:t>
      </w:r>
      <w:r w:rsidR="007E3D45" w:rsidRPr="003A5152">
        <w:rPr>
          <w:rFonts w:cstheme="minorHAnsi"/>
          <w:highlight w:val="yellow"/>
        </w:rPr>
        <w:t>Supplementary section 1</w:t>
      </w:r>
      <w:r w:rsidR="00103B90">
        <w:rPr>
          <w:rFonts w:cstheme="minorHAnsi"/>
        </w:rPr>
        <w:t>.</w:t>
      </w:r>
    </w:p>
    <w:p w14:paraId="659CAA6C" w14:textId="3005C5E0" w:rsidR="002D3AE5" w:rsidRDefault="00240B68" w:rsidP="002D3AE5">
      <w:pPr>
        <w:jc w:val="both"/>
        <w:rPr>
          <w:rFonts w:cstheme="minorHAnsi"/>
        </w:rPr>
      </w:pPr>
      <w:r>
        <w:rPr>
          <w:b/>
          <w:lang w:val="en-US"/>
        </w:rPr>
        <w:t>A</w:t>
      </w:r>
      <w:r w:rsidR="002D3AE5" w:rsidRPr="005E073F">
        <w:rPr>
          <w:b/>
          <w:lang w:val="en-US"/>
        </w:rPr>
        <w:t>voidance costs</w:t>
      </w:r>
      <w:r w:rsidR="002D3AE5">
        <w:rPr>
          <w:lang w:val="en-US"/>
        </w:rPr>
        <w:t xml:space="preserve">. </w:t>
      </w:r>
      <w:r w:rsidR="002D3AE5">
        <w:rPr>
          <w:rFonts w:cstheme="minorHAnsi"/>
        </w:rPr>
        <w:t>The avoidance cost</w:t>
      </w:r>
      <w:r w:rsidR="003A5152">
        <w:rPr>
          <w:rFonts w:cstheme="minorHAnsi"/>
        </w:rPr>
        <w:t xml:space="preserve"> for each green chemical </w:t>
      </w:r>
      <w:r w:rsidR="002D3AE5">
        <w:rPr>
          <w:rFonts w:cstheme="minorHAnsi"/>
        </w:rPr>
        <w:t>in as follows:</w:t>
      </w:r>
    </w:p>
    <w:p w14:paraId="4642CBE6" w14:textId="438DC302" w:rsidR="002D3AE5" w:rsidRPr="003B1EFF" w:rsidRDefault="003A5152" w:rsidP="002D3AE5">
      <w:pPr>
        <w:jc w:val="both"/>
        <w:rPr>
          <w:rFonts w:eastAsiaTheme="minorEastAsia" w:cstheme="minorHAnsi"/>
          <w:i/>
        </w:rPr>
      </w:pPr>
      <m:oMathPara>
        <m:oMathParaPr>
          <m:jc m:val="center"/>
        </m:oMathParaPr>
        <m:oMath>
          <m:r>
            <m:rPr>
              <m:nor/>
            </m:rPr>
            <w:rPr>
              <w:rFonts w:ascii="Cambria Math" w:hAnsi="Cambria Math" w:cstheme="minorHAnsi"/>
              <w:i/>
            </w:rPr>
            <m:t>AC</m:t>
          </m:r>
          <m:r>
            <m:rPr>
              <m:nor/>
            </m:rPr>
            <w:rPr>
              <w:rFonts w:cstheme="minorHAnsi"/>
            </w:rPr>
            <m:t xml:space="preserve"> </m:t>
          </m:r>
          <m:r>
            <m:rPr>
              <m:nor/>
            </m:rPr>
            <w:rPr>
              <w:rFonts w:ascii="Cambria Math" w:cstheme="minorHAnsi"/>
            </w:rPr>
            <m:t xml:space="preserve"> </m:t>
          </m:r>
          <m:r>
            <m:rPr>
              <m:nor/>
            </m:rPr>
            <w:rPr>
              <w:rFonts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Green</m:t>
                  </m:r>
                </m:sub>
              </m:sSub>
              <m:r>
                <m:rPr>
                  <m:nor/>
                </m:rPr>
                <w:rPr>
                  <w:rFonts w:cstheme="minorHAnsi"/>
                </w:rPr>
                <m:t xml:space="preserve"> - </m:t>
              </m:r>
              <m:sSub>
                <m:sSubPr>
                  <m:ctrlPr>
                    <w:rPr>
                      <w:rFonts w:ascii="Cambria Math" w:hAnsi="Cambria Math" w:cstheme="minorHAnsi"/>
                    </w:rPr>
                  </m:ctrlPr>
                </m:sSubPr>
                <m:e>
                  <m:r>
                    <m:rPr>
                      <m:nor/>
                    </m:rPr>
                    <w:rPr>
                      <w:rFonts w:cstheme="minorHAnsi"/>
                    </w:rPr>
                    <m:t>PC</m:t>
                  </m:r>
                </m:e>
                <m:sub>
                  <m:r>
                    <m:rPr>
                      <m:nor/>
                    </m:rPr>
                    <w:rPr>
                      <w:rFonts w:cstheme="minorHAnsi"/>
                    </w:rPr>
                    <m:t>Fossil</m:t>
                  </m:r>
                </m:sub>
              </m:sSub>
            </m:num>
            <m:den>
              <m:sSub>
                <m:sSubPr>
                  <m:ctrlPr>
                    <w:rPr>
                      <w:rFonts w:ascii="Cambria Math" w:hAnsi="Cambria Math" w:cstheme="minorHAnsi"/>
                    </w:rPr>
                  </m:ctrlPr>
                </m:sSubPr>
                <m:e>
                  <m:r>
                    <m:rPr>
                      <m:nor/>
                    </m:rPr>
                    <w:rPr>
                      <w:rFonts w:cstheme="minorHAnsi"/>
                    </w:rPr>
                    <m:t>CF</m:t>
                  </m:r>
                </m:e>
                <m:sub>
                  <m:r>
                    <m:rPr>
                      <m:nor/>
                    </m:rPr>
                    <w:rPr>
                      <w:rFonts w:cstheme="minorHAnsi"/>
                    </w:rPr>
                    <m:t>Fossil</m:t>
                  </m:r>
                </m:sub>
              </m:sSub>
              <m:r>
                <m:rPr>
                  <m:nor/>
                </m:rPr>
                <w:rPr>
                  <w:rFonts w:cstheme="minorHAnsi"/>
                </w:rPr>
                <m:t xml:space="preserve"> - </m:t>
              </m:r>
              <m:sSub>
                <m:sSubPr>
                  <m:ctrlPr>
                    <w:rPr>
                      <w:rFonts w:ascii="Cambria Math" w:hAnsi="Cambria Math" w:cstheme="minorHAnsi"/>
                    </w:rPr>
                  </m:ctrlPr>
                </m:sSubPr>
                <m:e>
                  <m:r>
                    <m:rPr>
                      <m:nor/>
                    </m:rPr>
                    <w:rPr>
                      <w:rFonts w:cstheme="minorHAnsi"/>
                    </w:rPr>
                    <m:t>CF</m:t>
                  </m:r>
                </m:e>
                <m:sub>
                  <m:r>
                    <m:rPr>
                      <m:nor/>
                    </m:rPr>
                    <w:rPr>
                      <w:rFonts w:cstheme="minorHAnsi"/>
                    </w:rPr>
                    <m:t>Green</m:t>
                  </m:r>
                </m:sub>
              </m:sSub>
            </m:den>
          </m:f>
          <m:r>
            <m:rPr>
              <m:nor/>
            </m:rPr>
            <w:rPr>
              <w:rFonts w:cstheme="minorHAnsi"/>
            </w:rPr>
            <m:t xml:space="preserve">              (Equation 1)</m:t>
          </m:r>
        </m:oMath>
      </m:oMathPara>
    </w:p>
    <w:p w14:paraId="48489E8F" w14:textId="77777777" w:rsidR="009B5A37" w:rsidRDefault="003A5152" w:rsidP="002D3AE5">
      <w:pPr>
        <w:rPr>
          <w:rFonts w:eastAsiaTheme="minorEastAsia" w:cstheme="minorHAnsi"/>
          <w:iCs/>
        </w:rPr>
      </w:pPr>
      <w:r>
        <w:rPr>
          <w:rFonts w:eastAsiaTheme="minorEastAsia" w:cstheme="minorHAnsi"/>
          <w:iCs/>
        </w:rPr>
        <w:t xml:space="preserve">where </w:t>
      </w:r>
      <m:oMath>
        <m:r>
          <m:rPr>
            <m:sty m:val="p"/>
          </m:rPr>
          <w:rPr>
            <w:rFonts w:ascii="Cambria Math" w:hAnsi="Cambria Math" w:cs="Calibri"/>
          </w:rPr>
          <m:t>AC</m:t>
        </m:r>
      </m:oMath>
      <w:r w:rsidRPr="00D16B4C">
        <w:rPr>
          <w:rFonts w:eastAsiaTheme="minorEastAsia" w:cstheme="minorHAnsi"/>
          <w:iCs/>
        </w:rPr>
        <w:t xml:space="preserve"> </w:t>
      </w:r>
      <w:r>
        <w:rPr>
          <w:rFonts w:eastAsiaTheme="minorEastAsia" w:cstheme="minorHAnsi"/>
          <w:iCs/>
        </w:rPr>
        <w:t xml:space="preserve">is the avoidance cost in </w:t>
      </w:r>
      <w:r>
        <w:rPr>
          <w:rFonts w:cstheme="minorHAnsi"/>
        </w:rPr>
        <w:t>USD t</w:t>
      </w:r>
      <w:r>
        <w:rPr>
          <w:rFonts w:cstheme="minorHAnsi"/>
          <w:vertAlign w:val="superscript"/>
        </w:rPr>
        <w:t xml:space="preserve">−1 </w:t>
      </w:r>
      <w:r w:rsidRPr="003A5152">
        <w:rPr>
          <w:rFonts w:cstheme="minorHAnsi"/>
        </w:rPr>
        <w:t>CO</w:t>
      </w:r>
      <w:r w:rsidRPr="003A5152">
        <w:rPr>
          <w:rFonts w:cstheme="minorHAnsi"/>
          <w:sz w:val="16"/>
          <w:szCs w:val="16"/>
          <w:vertAlign w:val="subscript"/>
        </w:rPr>
        <w:t>2</w:t>
      </w:r>
      <w:r w:rsidRPr="003A5152">
        <w:rPr>
          <w:rFonts w:cstheme="minorHAnsi"/>
        </w:rPr>
        <w:t>-eq</w:t>
      </w:r>
      <w:r>
        <w:rPr>
          <w:rFonts w:cstheme="minorHAnsi"/>
          <w:sz w:val="18"/>
          <w:szCs w:val="18"/>
        </w:rPr>
        <w:t xml:space="preserve">, </w:t>
      </w:r>
      <m:oMath>
        <m:sSub>
          <m:sSubPr>
            <m:ctrlPr>
              <w:rPr>
                <w:rFonts w:ascii="Cambria Math" w:hAnsi="Cambria Math" w:cstheme="minorHAnsi"/>
              </w:rPr>
            </m:ctrlPr>
          </m:sSubPr>
          <m:e>
            <m:r>
              <m:rPr>
                <m:nor/>
              </m:rPr>
              <w:rPr>
                <w:rFonts w:cstheme="minorHAnsi"/>
              </w:rPr>
              <m:t>PC</m:t>
            </m:r>
          </m:e>
          <m:sub>
            <m:r>
              <m:rPr>
                <m:nor/>
              </m:rPr>
              <w:rPr>
                <w:rFonts w:ascii="Cambria Math" w:cstheme="minorHAnsi"/>
              </w:rPr>
              <m:t>Fossil/</m:t>
            </m:r>
            <m:r>
              <m:rPr>
                <m:nor/>
              </m:rPr>
              <w:rPr>
                <w:rFonts w:cstheme="minorHAnsi"/>
              </w:rPr>
              <m:t>Green</m:t>
            </m:r>
          </m:sub>
        </m:sSub>
      </m:oMath>
      <w:r w:rsidR="002D3AE5">
        <w:rPr>
          <w:rFonts w:eastAsiaTheme="minorEastAsia" w:cstheme="minorHAnsi"/>
          <w:iCs/>
        </w:rPr>
        <w:t>represents the production cost in USD t</w:t>
      </w:r>
      <w:r w:rsidR="008B43B8">
        <w:rPr>
          <w:rFonts w:eastAsiaTheme="minorEastAsia" w:cstheme="minorHAnsi"/>
          <w:iCs/>
          <w:vertAlign w:val="superscript"/>
        </w:rPr>
        <w:t>−1</w:t>
      </w:r>
      <w:r w:rsidR="002D3AE5">
        <w:rPr>
          <w:rFonts w:eastAsiaTheme="minorEastAsia" w:cstheme="minorHAnsi"/>
          <w:iCs/>
          <w:vertAlign w:val="superscript"/>
        </w:rPr>
        <w:t xml:space="preserve"> </w:t>
      </w:r>
      <w:r w:rsidR="002D3AE5">
        <w:rPr>
          <w:rFonts w:eastAsiaTheme="minorEastAsia" w:cstheme="minorHAnsi"/>
          <w:iCs/>
        </w:rPr>
        <w:t xml:space="preserve">for the fossil and </w:t>
      </w:r>
      <w:r w:rsidR="00B01566">
        <w:rPr>
          <w:rFonts w:eastAsiaTheme="minorEastAsia" w:cstheme="minorHAnsi"/>
          <w:iCs/>
        </w:rPr>
        <w:t>green</w:t>
      </w:r>
      <w:r w:rsidR="002D3AE5">
        <w:rPr>
          <w:rFonts w:eastAsiaTheme="minorEastAsia" w:cstheme="minorHAnsi"/>
          <w:iCs/>
        </w:rPr>
        <w:t xml:space="preserve"> routes, </w:t>
      </w:r>
      <w:r w:rsidR="00B01566">
        <w:rPr>
          <w:rFonts w:eastAsiaTheme="minorEastAsia" w:cstheme="minorHAnsi"/>
          <w:iCs/>
        </w:rPr>
        <w:t xml:space="preserve">and </w:t>
      </w:r>
      <m:oMath>
        <m:sSub>
          <m:sSubPr>
            <m:ctrlPr>
              <w:rPr>
                <w:rFonts w:ascii="Cambria Math" w:hAnsi="Cambria Math" w:cstheme="minorHAnsi"/>
              </w:rPr>
            </m:ctrlPr>
          </m:sSubPr>
          <m:e>
            <m:r>
              <m:rPr>
                <m:nor/>
              </m:rPr>
              <w:rPr>
                <w:rFonts w:cstheme="minorHAnsi"/>
              </w:rPr>
              <m:t>CF</m:t>
            </m:r>
          </m:e>
          <m:sub>
            <m:r>
              <m:rPr>
                <m:nor/>
              </m:rPr>
              <w:rPr>
                <w:rFonts w:ascii="Cambria Math" w:cstheme="minorHAnsi"/>
              </w:rPr>
              <m:t>Fossil/</m:t>
            </m:r>
            <m:r>
              <m:rPr>
                <m:nor/>
              </m:rPr>
              <w:rPr>
                <w:rFonts w:cstheme="minorHAnsi"/>
              </w:rPr>
              <m:t>Green</m:t>
            </m:r>
          </m:sub>
        </m:sSub>
      </m:oMath>
      <w:r w:rsidR="002D3AE5">
        <w:rPr>
          <w:rFonts w:eastAsiaTheme="minorEastAsia" w:cstheme="minorHAnsi"/>
          <w:iCs/>
          <w:vertAlign w:val="subscript"/>
        </w:rPr>
        <w:t xml:space="preserve"> </w:t>
      </w:r>
      <w:r w:rsidR="002D3AE5">
        <w:rPr>
          <w:rFonts w:eastAsiaTheme="minorEastAsia" w:cstheme="minorHAnsi"/>
          <w:iCs/>
        </w:rPr>
        <w:t xml:space="preserve">represents the </w:t>
      </w:r>
      <w:r w:rsidR="00015CEB">
        <w:rPr>
          <w:rFonts w:eastAsiaTheme="minorEastAsia" w:cstheme="minorHAnsi"/>
          <w:iCs/>
        </w:rPr>
        <w:t>carbon footprint</w:t>
      </w:r>
      <w:r w:rsidR="002D3AE5">
        <w:rPr>
          <w:rFonts w:eastAsiaTheme="minorEastAsia" w:cstheme="minorHAnsi"/>
          <w:iCs/>
        </w:rPr>
        <w:t xml:space="preserve"> in t</w:t>
      </w:r>
      <w:r w:rsidR="00015CEB">
        <w:rPr>
          <w:rFonts w:eastAsiaTheme="minorEastAsia" w:cstheme="minorHAnsi"/>
          <w:iCs/>
        </w:rPr>
        <w:t xml:space="preserve"> </w:t>
      </w:r>
      <w:r w:rsidR="00015CEB" w:rsidRPr="003A5152">
        <w:rPr>
          <w:rFonts w:cstheme="minorHAnsi"/>
        </w:rPr>
        <w:t>CO</w:t>
      </w:r>
      <w:r w:rsidR="00015CEB" w:rsidRPr="003A5152">
        <w:rPr>
          <w:rFonts w:cstheme="minorHAnsi"/>
          <w:sz w:val="16"/>
          <w:szCs w:val="16"/>
          <w:vertAlign w:val="subscript"/>
        </w:rPr>
        <w:t>2</w:t>
      </w:r>
      <w:r w:rsidR="00015CEB" w:rsidRPr="003A5152">
        <w:rPr>
          <w:rFonts w:cstheme="minorHAnsi"/>
        </w:rPr>
        <w:t>-eq</w:t>
      </w:r>
      <w:r w:rsidR="002D3AE5">
        <w:rPr>
          <w:rFonts w:eastAsiaTheme="minorEastAsia" w:cstheme="minorHAnsi"/>
          <w:iCs/>
        </w:rPr>
        <w:t xml:space="preserve"> t</w:t>
      </w:r>
      <w:r w:rsidR="008B43B8">
        <w:rPr>
          <w:rFonts w:eastAsiaTheme="minorEastAsia" w:cstheme="minorHAnsi"/>
          <w:iCs/>
          <w:vertAlign w:val="superscript"/>
        </w:rPr>
        <w:t>−1</w:t>
      </w:r>
      <w:r w:rsidR="002D3AE5">
        <w:rPr>
          <w:rFonts w:eastAsiaTheme="minorEastAsia" w:cstheme="minorHAnsi"/>
          <w:iCs/>
        </w:rPr>
        <w:t>.</w:t>
      </w:r>
    </w:p>
    <w:p w14:paraId="590A0670" w14:textId="0C737B34" w:rsidR="00135ADB" w:rsidRPr="00E2198A" w:rsidRDefault="009B5A37" w:rsidP="002D3AE5">
      <w:r>
        <w:rPr>
          <w:rFonts w:eastAsiaTheme="minorEastAsia" w:cstheme="minorHAnsi"/>
          <w:iCs/>
        </w:rPr>
        <w:lastRenderedPageBreak/>
        <w:t xml:space="preserve">We </w:t>
      </w:r>
      <w:r w:rsidR="00707E54">
        <w:rPr>
          <w:rFonts w:eastAsiaTheme="minorEastAsia" w:cstheme="minorHAnsi"/>
          <w:iCs/>
        </w:rPr>
        <w:t xml:space="preserve">estimate the chemicals carbon footprint </w:t>
      </w:r>
      <w:del w:id="416" w:author="Guillén Gosalbez  Gonzalo" w:date="2023-02-15T18:45:00Z">
        <w:r w:rsidR="00524222" w:rsidDel="000666BB">
          <w:rPr>
            <w:rFonts w:eastAsiaTheme="minorEastAsia" w:cstheme="minorHAnsi"/>
            <w:iCs/>
          </w:rPr>
          <w:delText xml:space="preserve">performed </w:delText>
        </w:r>
      </w:del>
      <w:ins w:id="417" w:author="Guillén Gosalbez  Gonzalo" w:date="2023-02-15T18:45:00Z">
        <w:r w:rsidR="000666BB">
          <w:rPr>
            <w:rFonts w:eastAsiaTheme="minorEastAsia" w:cstheme="minorHAnsi"/>
            <w:iCs/>
          </w:rPr>
          <w:t xml:space="preserve">with </w:t>
        </w:r>
      </w:ins>
      <w:r w:rsidR="00524222">
        <w:rPr>
          <w:rFonts w:eastAsiaTheme="minorEastAsia" w:cstheme="minorHAnsi"/>
          <w:iCs/>
        </w:rPr>
        <w:t xml:space="preserve">an attributional life cycle assessment (LCA) </w:t>
      </w:r>
      <w:r w:rsidR="00707E54" w:rsidRPr="00707E54">
        <w:rPr>
          <w:rFonts w:eastAsiaTheme="minorEastAsia" w:cstheme="minorHAnsi"/>
          <w:iCs/>
        </w:rPr>
        <w:t>in accordance with the ISO 14040/14044 standards</w:t>
      </w:r>
      <w:r w:rsidR="006C6AA7" w:rsidRPr="000733F9">
        <w:rPr>
          <w:lang w:val="en-US"/>
        </w:rPr>
        <w:fldChar w:fldCharType="begin"/>
      </w:r>
      <w:r w:rsidR="00E2198A">
        <w:rPr>
          <w:lang w:val="en-US"/>
        </w:rPr>
        <w:instrText xml:space="preserve"> ADDIN ZOTERO_ITEM CSL_CITATION {"citationID":"YqA10csG","properties":{"formattedCitation":"\\super 38,39\\nosupersub{}","plainCitation":"38,39","noteIndex":0},"citationItems":[{"id":23878,"uris":["http://zotero.org/users/9157291/items/8THP7CZS"],"itemData":{"id":23878,"type":"report","page":"2020","title":"Environmental management — Life cycle assessment — Principles and framework","author":[{"family":"ISO 14040:2006","given":""}]}},{"id":23877,"uris":["http://zotero.org/users/9157291/items/LVIHQH94"],"itemData":{"id":23877,"type":"report","page":"2020","title":"Environmental management — Life cycle assessment — Requirements and guidelines","author":[{"family":"ISO 14044:2006","given":""}]}}],"schema":"https://github.com/citation-style-language/schema/raw/master/csl-citation.json"} </w:instrText>
      </w:r>
      <w:r w:rsidR="006C6AA7" w:rsidRPr="000733F9">
        <w:rPr>
          <w:lang w:val="en-US"/>
        </w:rPr>
        <w:fldChar w:fldCharType="separate"/>
      </w:r>
      <w:r w:rsidR="00E2198A" w:rsidRPr="00E2198A">
        <w:rPr>
          <w:rFonts w:ascii="Calibri" w:hAnsi="Calibri" w:cs="Calibri"/>
          <w:szCs w:val="24"/>
          <w:vertAlign w:val="superscript"/>
        </w:rPr>
        <w:t>38,39</w:t>
      </w:r>
      <w:r w:rsidR="006C6AA7" w:rsidRPr="000733F9">
        <w:rPr>
          <w:lang w:val="en-US"/>
        </w:rPr>
        <w:fldChar w:fldCharType="end"/>
      </w:r>
      <w:r w:rsidR="00AC1393">
        <w:rPr>
          <w:rFonts w:eastAsiaTheme="minorEastAsia" w:cstheme="minorHAnsi"/>
          <w:iCs/>
        </w:rPr>
        <w:t xml:space="preserve">. LCA </w:t>
      </w:r>
      <w:del w:id="418" w:author="Guillén Gosalbez  Gonzalo" w:date="2023-02-15T18:45:00Z">
        <w:r w:rsidR="00AC1393" w:rsidDel="000666BB">
          <w:rPr>
            <w:rFonts w:eastAsiaTheme="minorEastAsia" w:cstheme="minorHAnsi"/>
            <w:iCs/>
          </w:rPr>
          <w:delText xml:space="preserve">is </w:delText>
        </w:r>
        <w:r w:rsidR="004B7BA1" w:rsidDel="000666BB">
          <w:rPr>
            <w:rFonts w:eastAsiaTheme="minorEastAsia" w:cstheme="minorHAnsi"/>
            <w:iCs/>
          </w:rPr>
          <w:delText xml:space="preserve">a </w:delText>
        </w:r>
        <w:r w:rsidR="00AC1393" w:rsidDel="000666BB">
          <w:rPr>
            <w:rFonts w:eastAsiaTheme="minorEastAsia" w:cstheme="minorHAnsi"/>
            <w:iCs/>
          </w:rPr>
          <w:delText xml:space="preserve">methodology to </w:delText>
        </w:r>
      </w:del>
      <w:r w:rsidR="00AC1393">
        <w:rPr>
          <w:rFonts w:eastAsiaTheme="minorEastAsia" w:cstheme="minorHAnsi"/>
          <w:iCs/>
        </w:rPr>
        <w:t>quantif</w:t>
      </w:r>
      <w:del w:id="419" w:author="Guillén Gosalbez  Gonzalo" w:date="2023-02-15T18:45:00Z">
        <w:r w:rsidR="00AC1393" w:rsidDel="000666BB">
          <w:rPr>
            <w:rFonts w:eastAsiaTheme="minorEastAsia" w:cstheme="minorHAnsi"/>
            <w:iCs/>
          </w:rPr>
          <w:delText>y</w:delText>
        </w:r>
      </w:del>
      <w:ins w:id="420" w:author="Guillén Gosalbez  Gonzalo" w:date="2023-02-15T18:45:00Z">
        <w:r w:rsidR="000666BB">
          <w:rPr>
            <w:rFonts w:eastAsiaTheme="minorEastAsia" w:cstheme="minorHAnsi"/>
            <w:iCs/>
          </w:rPr>
          <w:t>ies</w:t>
        </w:r>
      </w:ins>
      <w:r w:rsidR="00AC1393">
        <w:rPr>
          <w:rFonts w:eastAsiaTheme="minorEastAsia" w:cstheme="minorHAnsi"/>
          <w:iCs/>
        </w:rPr>
        <w:t xml:space="preserve"> </w:t>
      </w:r>
      <w:del w:id="421" w:author="Guillén Gosalbez  Gonzalo" w:date="2023-02-15T18:45:00Z">
        <w:r w:rsidR="00AC1393" w:rsidDel="000666BB">
          <w:rPr>
            <w:rFonts w:eastAsiaTheme="minorEastAsia" w:cstheme="minorHAnsi"/>
            <w:iCs/>
          </w:rPr>
          <w:delText xml:space="preserve">the </w:delText>
        </w:r>
      </w:del>
      <w:r w:rsidR="00AC1393">
        <w:rPr>
          <w:rFonts w:eastAsiaTheme="minorEastAsia" w:cstheme="minorHAnsi"/>
          <w:iCs/>
        </w:rPr>
        <w:t xml:space="preserve">environmental impacts over the life cycle of products, </w:t>
      </w:r>
      <w:del w:id="422" w:author="Guillén Gosalbez  Gonzalo" w:date="2023-02-15T18:45:00Z">
        <w:r w:rsidR="00AC1393" w:rsidDel="000666BB">
          <w:rPr>
            <w:rFonts w:eastAsiaTheme="minorEastAsia" w:cstheme="minorHAnsi"/>
            <w:iCs/>
          </w:rPr>
          <w:delText xml:space="preserve">including </w:delText>
        </w:r>
      </w:del>
      <w:r w:rsidR="00AC1393">
        <w:rPr>
          <w:rFonts w:eastAsiaTheme="minorEastAsia" w:cstheme="minorHAnsi"/>
          <w:iCs/>
        </w:rPr>
        <w:t>from raw materials extraction to end-user disposal</w:t>
      </w:r>
      <w:r w:rsidRPr="007C75D7">
        <w:rPr>
          <w:lang w:val="en-US"/>
        </w:rPr>
        <w:fldChar w:fldCharType="begin"/>
      </w:r>
      <w:r w:rsidR="00E2198A">
        <w:rPr>
          <w:lang w:val="en-US"/>
        </w:rPr>
        <w:instrText xml:space="preserve"> ADDIN ZOTERO_ITEM CSL_CITATION {"citationID":"wYvYfYmm","properties":{"formattedCitation":"\\super 40\\nosupersub{}","plainCitation":"40","noteIndex":0},"citationItems":[{"id":23865,"uris":["http://zotero.org/users/9157291/items/5YE28A2T"],"itemData":{"id":23865,"type":"article-journal","abstract":"In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C75D7">
        <w:rPr>
          <w:lang w:val="en-US"/>
        </w:rPr>
        <w:fldChar w:fldCharType="separate"/>
      </w:r>
      <w:r w:rsidR="00E2198A" w:rsidRPr="00E2198A">
        <w:rPr>
          <w:rFonts w:ascii="Calibri" w:hAnsi="Calibri" w:cs="Calibri"/>
          <w:szCs w:val="24"/>
          <w:vertAlign w:val="superscript"/>
        </w:rPr>
        <w:t>40</w:t>
      </w:r>
      <w:r w:rsidRPr="007C75D7">
        <w:rPr>
          <w:lang w:val="en-US"/>
        </w:rPr>
        <w:fldChar w:fldCharType="end"/>
      </w:r>
      <w:r w:rsidRPr="007C75D7">
        <w:rPr>
          <w:lang w:val="en-US"/>
        </w:rPr>
        <w:t>.</w:t>
      </w:r>
      <w:r w:rsidR="004B7BA1">
        <w:rPr>
          <w:lang w:val="en-US"/>
        </w:rPr>
        <w:t xml:space="preserve"> </w:t>
      </w:r>
      <w:r w:rsidR="00DF140D">
        <w:rPr>
          <w:lang w:val="en-US"/>
        </w:rPr>
        <w:t>The functional unit for the LCA is defined as “the production of 1 kg chemicals (ammonia or methanol)</w:t>
      </w:r>
      <w:r w:rsidR="00081C68">
        <w:rPr>
          <w:lang w:val="en-US"/>
        </w:rPr>
        <w:t>”</w:t>
      </w:r>
      <w:r w:rsidR="00DF140D">
        <w:rPr>
          <w:lang w:val="en-US"/>
        </w:rPr>
        <w:t>. The scope of the assessment is cradle-to-</w:t>
      </w:r>
      <w:r w:rsidR="00FA5B02">
        <w:rPr>
          <w:lang w:val="en-US"/>
        </w:rPr>
        <w:t>gate</w:t>
      </w:r>
      <w:r w:rsidR="00DF140D">
        <w:rPr>
          <w:lang w:val="en-US"/>
        </w:rPr>
        <w:t xml:space="preserve">, meaning that the burdens </w:t>
      </w:r>
      <w:ins w:id="423" w:author="Guillén Gosalbez  Gonzalo" w:date="2023-02-15T18:46:00Z">
        <w:r w:rsidR="000666BB">
          <w:rPr>
            <w:lang w:val="en-US"/>
          </w:rPr>
          <w:t xml:space="preserve">considered </w:t>
        </w:r>
      </w:ins>
      <w:r w:rsidR="00DF140D">
        <w:rPr>
          <w:lang w:val="en-US"/>
        </w:rPr>
        <w:t>cover</w:t>
      </w:r>
      <w:del w:id="424" w:author="Guillén Gosalbez  Gonzalo" w:date="2023-02-15T18:46:00Z">
        <w:r w:rsidR="00DF140D" w:rsidDel="000666BB">
          <w:rPr>
            <w:lang w:val="en-US"/>
          </w:rPr>
          <w:delText>ed</w:delText>
        </w:r>
      </w:del>
      <w:r w:rsidR="00DF140D">
        <w:rPr>
          <w:lang w:val="en-US"/>
        </w:rPr>
        <w:t xml:space="preserve"> </w:t>
      </w:r>
      <w:del w:id="425" w:author="Guillén Gosalbez  Gonzalo" w:date="2023-02-15T18:46:00Z">
        <w:r w:rsidR="00DF140D" w:rsidDel="000666BB">
          <w:rPr>
            <w:lang w:val="en-US"/>
          </w:rPr>
          <w:delText xml:space="preserve">go </w:delText>
        </w:r>
      </w:del>
      <w:ins w:id="426" w:author="Guillén Gosalbez  Gonzalo" w:date="2023-02-15T18:46:00Z">
        <w:r w:rsidR="000666BB">
          <w:rPr>
            <w:lang w:val="en-US"/>
          </w:rPr>
          <w:t>all the stages</w:t>
        </w:r>
        <w:r w:rsidR="000666BB">
          <w:rPr>
            <w:lang w:val="en-US"/>
          </w:rPr>
          <w:t xml:space="preserve"> </w:t>
        </w:r>
      </w:ins>
      <w:r w:rsidR="00DF140D">
        <w:rPr>
          <w:lang w:val="en-US"/>
        </w:rPr>
        <w:t xml:space="preserve">from the extraction of raw materials (e.g., natural gas) until the production of the chemicals. </w:t>
      </w:r>
      <w:r w:rsidR="00E2198A">
        <w:rPr>
          <w:lang w:val="en-US"/>
        </w:rPr>
        <w:t xml:space="preserve">We omit the use phase since it is assumed that impacts are the same for the fossil and green chemicals. </w:t>
      </w:r>
      <w:r w:rsidR="00C601DD" w:rsidRPr="00C601DD">
        <w:rPr>
          <w:lang w:val="en-US"/>
        </w:rPr>
        <w:t xml:space="preserve">The mass and energy flows </w:t>
      </w:r>
      <w:r w:rsidR="00C601DD">
        <w:rPr>
          <w:lang w:val="en-US"/>
        </w:rPr>
        <w:t>for the production routes</w:t>
      </w:r>
      <w:r w:rsidR="00C601DD" w:rsidRPr="00C601DD">
        <w:rPr>
          <w:lang w:val="en-US"/>
        </w:rPr>
        <w:t xml:space="preserve"> were </w:t>
      </w:r>
      <w:r w:rsidR="00C601DD">
        <w:rPr>
          <w:lang w:val="en-US"/>
        </w:rPr>
        <w:t xml:space="preserve">primarily </w:t>
      </w:r>
      <w:r w:rsidR="00C601DD" w:rsidRPr="00C601DD">
        <w:rPr>
          <w:lang w:val="en-US"/>
        </w:rPr>
        <w:t xml:space="preserve">obtained from </w:t>
      </w:r>
      <w:del w:id="427" w:author="Guillén Gosalbez  Gonzalo" w:date="2023-02-15T18:46:00Z">
        <w:r w:rsidR="00C601DD" w:rsidRPr="00C601DD" w:rsidDel="000666BB">
          <w:rPr>
            <w:lang w:val="en-US"/>
          </w:rPr>
          <w:delText xml:space="preserve">work done by </w:delText>
        </w:r>
      </w:del>
      <w:r w:rsidR="00C601DD" w:rsidRPr="000E7B3C">
        <w:rPr>
          <w:rFonts w:cstheme="minorHAnsi"/>
        </w:rPr>
        <w:t xml:space="preserve">D’Angelo </w:t>
      </w:r>
      <w:r w:rsidR="00C601DD" w:rsidRPr="000E7B3C">
        <w:rPr>
          <w:rFonts w:cstheme="minorHAnsi"/>
          <w:i/>
        </w:rPr>
        <w:t>et al.</w:t>
      </w:r>
      <w:r w:rsidR="00C601DD">
        <w:rPr>
          <w:rFonts w:cstheme="minorHAnsi"/>
          <w:i/>
        </w:rPr>
        <w:fldChar w:fldCharType="begin"/>
      </w:r>
      <w:r w:rsidR="00E2198A">
        <w:rPr>
          <w:rFonts w:cstheme="minorHAnsi"/>
          <w:i/>
        </w:rPr>
        <w:instrText xml:space="preserve"> ADDIN ZOTERO_ITEM CSL_CITATION {"citationID":"VXxpLMcX","properties":{"formattedCitation":"\\super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601DD">
        <w:rPr>
          <w:rFonts w:cstheme="minorHAnsi"/>
          <w:i/>
        </w:rPr>
        <w:fldChar w:fldCharType="separate"/>
      </w:r>
      <w:r w:rsidR="00C601DD" w:rsidRPr="00C601DD">
        <w:rPr>
          <w:rFonts w:ascii="Calibri" w:hAnsi="Calibri" w:cs="Calibri"/>
          <w:szCs w:val="24"/>
          <w:vertAlign w:val="superscript"/>
          <w:lang w:val="es-ES"/>
        </w:rPr>
        <w:t>9</w:t>
      </w:r>
      <w:r w:rsidR="00C601DD">
        <w:rPr>
          <w:rFonts w:cstheme="minorHAnsi"/>
          <w:i/>
        </w:rPr>
        <w:fldChar w:fldCharType="end"/>
      </w:r>
      <w:r w:rsidR="00C601DD" w:rsidRPr="00C601DD">
        <w:rPr>
          <w:rFonts w:cstheme="minorHAnsi"/>
          <w:i/>
          <w:lang w:val="es-ES"/>
        </w:rPr>
        <w:t xml:space="preserve"> </w:t>
      </w:r>
      <w:r w:rsidR="00C601DD" w:rsidRPr="00C601DD">
        <w:rPr>
          <w:lang w:val="es-ES"/>
        </w:rPr>
        <w:t xml:space="preserve">and </w:t>
      </w:r>
      <w:r w:rsidR="00C601DD" w:rsidRPr="00C601DD">
        <w:rPr>
          <w:rFonts w:cstheme="minorHAnsi"/>
          <w:lang w:val="es-ES"/>
        </w:rPr>
        <w:t xml:space="preserve">González-Garay </w:t>
      </w:r>
      <w:r w:rsidR="00C601DD" w:rsidRPr="00C601DD">
        <w:rPr>
          <w:rFonts w:cstheme="minorHAnsi"/>
          <w:i/>
          <w:lang w:val="es-ES"/>
        </w:rPr>
        <w:t>et al.</w:t>
      </w:r>
      <w:r w:rsidR="00C601DD">
        <w:rPr>
          <w:rFonts w:cstheme="minorHAnsi"/>
          <w:i/>
        </w:rPr>
        <w:fldChar w:fldCharType="begin"/>
      </w:r>
      <w:r w:rsidR="00E2198A">
        <w:rPr>
          <w:rFonts w:cstheme="minorHAnsi"/>
          <w:i/>
          <w:lang w:val="es-ES"/>
        </w:rPr>
        <w:instrText xml:space="preserve"> ADDIN ZOTERO_ITEM CSL_CITATION {"citationID":"xRwYEfTg","properties":{"formattedCitation":"\\super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01DD">
        <w:rPr>
          <w:rFonts w:cstheme="minorHAnsi"/>
          <w:i/>
        </w:rPr>
        <w:fldChar w:fldCharType="separate"/>
      </w:r>
      <w:r w:rsidR="00C601DD" w:rsidRPr="00C601DD">
        <w:rPr>
          <w:rFonts w:ascii="Calibri" w:hAnsi="Calibri" w:cs="Calibri"/>
          <w:szCs w:val="24"/>
          <w:vertAlign w:val="superscript"/>
          <w:lang w:val="es-ES"/>
        </w:rPr>
        <w:t>10</w:t>
      </w:r>
      <w:r w:rsidR="00C601DD">
        <w:rPr>
          <w:rFonts w:cstheme="minorHAnsi"/>
          <w:i/>
        </w:rPr>
        <w:fldChar w:fldCharType="end"/>
      </w:r>
      <w:r w:rsidR="00C601DD" w:rsidRPr="00C601DD">
        <w:rPr>
          <w:rFonts w:cstheme="minorHAnsi"/>
          <w:lang w:val="es-ES"/>
        </w:rPr>
        <w:t xml:space="preserve">, as described </w:t>
      </w:r>
      <w:r w:rsidR="00C601DD" w:rsidRPr="00463D5F">
        <w:rPr>
          <w:rFonts w:cstheme="minorHAnsi"/>
          <w:lang w:val="en-US"/>
        </w:rPr>
        <w:t>above</w:t>
      </w:r>
      <w:r w:rsidR="00C601DD" w:rsidRPr="00C601DD">
        <w:rPr>
          <w:rFonts w:cstheme="minorHAnsi"/>
          <w:lang w:val="es-ES"/>
        </w:rPr>
        <w:t>.</w:t>
      </w:r>
      <w:r w:rsidR="00E2198A" w:rsidRPr="00E2198A">
        <w:rPr>
          <w:lang w:val="es-ES"/>
        </w:rPr>
        <w:t xml:space="preserve"> </w:t>
      </w:r>
      <w:r w:rsidR="00E2198A" w:rsidRPr="00463D5F">
        <w:rPr>
          <w:lang w:val="en-US"/>
        </w:rPr>
        <w:t xml:space="preserve">Data for the background system (e.g., natural gas and electricity supply) were obtained from the </w:t>
      </w:r>
      <w:r w:rsidR="00463D5F">
        <w:rPr>
          <w:lang w:val="en-US"/>
        </w:rPr>
        <w:t>E</w:t>
      </w:r>
      <w:r w:rsidR="00E2198A" w:rsidRPr="00463D5F">
        <w:rPr>
          <w:lang w:val="en-US"/>
        </w:rPr>
        <w:t>coinvent v3.5 database</w:t>
      </w:r>
      <w:r w:rsidR="00E2198A" w:rsidRPr="00463D5F">
        <w:rPr>
          <w:lang w:val="en-US"/>
        </w:rPr>
        <w:fldChar w:fldCharType="begin"/>
      </w:r>
      <w:r w:rsidR="00E2198A" w:rsidRPr="00463D5F">
        <w:rPr>
          <w:lang w:val="en-US"/>
        </w:rPr>
        <w:instrText xml:space="preserve"> ADDIN ZOTERO_ITEM CSL_CITATION {"citationID":"JU3ZCGo0","properties":{"formattedCitation":"\\super 41\\nosupersub{}","plainCitation":"41","noteIndex":0},"citationItems":[{"id":2104,"uris":["http://zotero.org/users/9157291/items/ED4WDBP2"],"itemData":{"id":2104,"type":"article-journal","abstract":"Purpose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E2198A" w:rsidRPr="00463D5F">
        <w:rPr>
          <w:lang w:val="en-US"/>
        </w:rPr>
        <w:fldChar w:fldCharType="separate"/>
      </w:r>
      <w:r w:rsidR="00E2198A" w:rsidRPr="00463D5F">
        <w:rPr>
          <w:rFonts w:ascii="Calibri" w:hAnsi="Calibri" w:cs="Calibri"/>
          <w:szCs w:val="24"/>
          <w:vertAlign w:val="superscript"/>
          <w:lang w:val="en-US"/>
        </w:rPr>
        <w:t>41</w:t>
      </w:r>
      <w:r w:rsidR="00E2198A" w:rsidRPr="00463D5F">
        <w:rPr>
          <w:lang w:val="en-US"/>
        </w:rPr>
        <w:fldChar w:fldCharType="end"/>
      </w:r>
      <w:r w:rsidR="00E2198A" w:rsidRPr="00463D5F">
        <w:rPr>
          <w:lang w:val="en-US"/>
        </w:rPr>
        <w:t xml:space="preserve">. </w:t>
      </w:r>
      <w:r w:rsidR="005F1930" w:rsidRPr="00463D5F">
        <w:rPr>
          <w:lang w:val="en-US"/>
        </w:rPr>
        <w:t>Regarding the climate impact assessment, we consider the 100-year global warming potentials (GWPs) as implemented in the ReCiPe 2016 methodology</w:t>
      </w:r>
      <w:r w:rsidR="005F1930" w:rsidRPr="00463D5F">
        <w:rPr>
          <w:lang w:val="en-US"/>
        </w:rPr>
        <w:fldChar w:fldCharType="begin"/>
      </w:r>
      <w:r w:rsidR="005F1930" w:rsidRPr="00463D5F">
        <w:rPr>
          <w:lang w:val="en-US"/>
        </w:rPr>
        <w:instrText xml:space="preserve"> ADDIN ZOTERO_ITEM CSL_CITATION {"citationID":"DBi8jiTE","properties":{"formattedCitation":"\\super 42\\nosupersub{}","plainCitation":"42","noteIndex":0},"citationItems":[{"id":30060,"uris":["http://zotero.org/users/9157291/items/BPUY94KP"],"itemData":{"id":30060,"type":"article-journal","abstract":"Life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005F1930" w:rsidRPr="00463D5F">
        <w:rPr>
          <w:lang w:val="en-US"/>
        </w:rPr>
        <w:fldChar w:fldCharType="separate"/>
      </w:r>
      <w:r w:rsidR="005F1930" w:rsidRPr="00463D5F">
        <w:rPr>
          <w:rFonts w:ascii="Calibri" w:hAnsi="Calibri" w:cs="Calibri"/>
          <w:szCs w:val="24"/>
          <w:vertAlign w:val="superscript"/>
          <w:lang w:val="en-US"/>
        </w:rPr>
        <w:t>42</w:t>
      </w:r>
      <w:r w:rsidR="005F1930" w:rsidRPr="00463D5F">
        <w:rPr>
          <w:lang w:val="en-US"/>
        </w:rPr>
        <w:fldChar w:fldCharType="end"/>
      </w:r>
      <w:r w:rsidR="005F1930">
        <w:t>.</w:t>
      </w:r>
    </w:p>
    <w:p w14:paraId="5712FA84" w14:textId="60E6B941" w:rsidR="001E7F75" w:rsidRPr="00E2198A" w:rsidRDefault="001E7F75" w:rsidP="001D2B7D">
      <w:pPr>
        <w:pStyle w:val="Heading2"/>
      </w:pPr>
      <w:commentRangeStart w:id="428"/>
      <w:r w:rsidRPr="00E2198A">
        <w:t>References</w:t>
      </w:r>
      <w:commentRangeEnd w:id="428"/>
      <w:r w:rsidR="00D14002">
        <w:rPr>
          <w:rStyle w:val="CommentReference"/>
          <w:rFonts w:eastAsiaTheme="minorHAnsi" w:cstheme="minorBidi"/>
          <w:b w:val="0"/>
          <w:u w:val="none"/>
        </w:rPr>
        <w:commentReference w:id="428"/>
      </w:r>
    </w:p>
    <w:p w14:paraId="7C7B3EAA" w14:textId="77777777" w:rsidR="005F1930" w:rsidRPr="005F1930" w:rsidRDefault="00783407" w:rsidP="005F1930">
      <w:pPr>
        <w:pStyle w:val="Bibliography"/>
        <w:rPr>
          <w:rFonts w:ascii="Calibri" w:hAnsi="Calibri" w:cs="Calibri"/>
        </w:rPr>
      </w:pPr>
      <w:r>
        <w:rPr>
          <w:rFonts w:cstheme="minorHAnsi"/>
        </w:rPr>
        <w:fldChar w:fldCharType="begin"/>
      </w:r>
      <w:r w:rsidR="00E2198A">
        <w:rPr>
          <w:rFonts w:cstheme="minorHAnsi"/>
        </w:rPr>
        <w:instrText xml:space="preserve"> ADDIN ZOTERO_BIBL {"uncited":[],"omitted":[],"custom":[]} CSL_BIBLIOGRAPHY </w:instrText>
      </w:r>
      <w:r>
        <w:rPr>
          <w:rFonts w:cstheme="minorHAnsi"/>
        </w:rPr>
        <w:fldChar w:fldCharType="separate"/>
      </w:r>
      <w:r w:rsidR="005F1930" w:rsidRPr="005F1930">
        <w:rPr>
          <w:rFonts w:ascii="Calibri" w:hAnsi="Calibri" w:cs="Calibri"/>
        </w:rPr>
        <w:t>1.</w:t>
      </w:r>
      <w:r w:rsidR="005F1930" w:rsidRPr="005F1930">
        <w:rPr>
          <w:rFonts w:ascii="Calibri" w:hAnsi="Calibri" w:cs="Calibri"/>
        </w:rPr>
        <w:tab/>
        <w:t>IEA (2018). The Future of Petrochemicals: Towards more sustainable plastics and fertilisers (International Energy Agency).</w:t>
      </w:r>
    </w:p>
    <w:p w14:paraId="1F1FED4E" w14:textId="77777777" w:rsidR="005F1930" w:rsidRPr="005F1930" w:rsidRDefault="005F1930" w:rsidP="005F1930">
      <w:pPr>
        <w:pStyle w:val="Bibliography"/>
        <w:rPr>
          <w:rFonts w:ascii="Calibri" w:hAnsi="Calibri" w:cs="Calibri"/>
        </w:rPr>
      </w:pPr>
      <w:r w:rsidRPr="005F1930">
        <w:rPr>
          <w:rFonts w:ascii="Calibri" w:hAnsi="Calibri" w:cs="Calibri"/>
          <w:lang w:val="de-CH"/>
        </w:rPr>
        <w:t>2.</w:t>
      </w:r>
      <w:r w:rsidRPr="005F1930">
        <w:rPr>
          <w:rFonts w:ascii="Calibri" w:hAnsi="Calibri" w:cs="Calibri"/>
          <w:lang w:val="de-CH"/>
        </w:rPr>
        <w:tab/>
        <w:t xml:space="preserve">Bauer, F., Tilsted, J.P., Pfister, S., Oberschelp, C., and Kulionis, V. (2023). </w:t>
      </w:r>
      <w:r w:rsidRPr="005F1930">
        <w:rPr>
          <w:rFonts w:ascii="Calibri" w:hAnsi="Calibri" w:cs="Calibri"/>
        </w:rPr>
        <w:t xml:space="preserve">Mapping GHG emissions and prospects for renewable energy in the chemical industry. Current Opinion in Chemical Engineering </w:t>
      </w:r>
      <w:r w:rsidRPr="005F1930">
        <w:rPr>
          <w:rFonts w:ascii="Calibri" w:hAnsi="Calibri" w:cs="Calibri"/>
          <w:i/>
          <w:iCs/>
        </w:rPr>
        <w:t>39</w:t>
      </w:r>
      <w:r w:rsidRPr="005F1930">
        <w:rPr>
          <w:rFonts w:ascii="Calibri" w:hAnsi="Calibri" w:cs="Calibri"/>
        </w:rPr>
        <w:t>, 100881. 10.1016/j.coche.2022.100881.</w:t>
      </w:r>
    </w:p>
    <w:p w14:paraId="26DF9265" w14:textId="77777777" w:rsidR="005F1930" w:rsidRPr="005F1930" w:rsidRDefault="005F1930" w:rsidP="005F1930">
      <w:pPr>
        <w:pStyle w:val="Bibliography"/>
        <w:rPr>
          <w:rFonts w:ascii="Calibri" w:hAnsi="Calibri" w:cs="Calibri"/>
        </w:rPr>
      </w:pPr>
      <w:r w:rsidRPr="005F1930">
        <w:rPr>
          <w:rFonts w:ascii="Calibri" w:hAnsi="Calibri" w:cs="Calibri"/>
        </w:rPr>
        <w:t>3.</w:t>
      </w:r>
      <w:r w:rsidRPr="005F1930">
        <w:rPr>
          <w:rFonts w:ascii="Calibri" w:hAnsi="Calibri" w:cs="Calibri"/>
        </w:rPr>
        <w:tab/>
        <w:t>Bauer, F., Kulionis, V., Oberschelp, C., Pfister, S., Tilsted, J.P., Finkill, G.D., and Fjäll, S. (2022). Petrochemicals and Climate Change: Tracing Globally Growing Emissions and Key Blind Spots in a Fossil-Based Industry (Lund University).</w:t>
      </w:r>
    </w:p>
    <w:p w14:paraId="69FFE3FC" w14:textId="77777777" w:rsidR="005F1930" w:rsidRPr="005F1930" w:rsidRDefault="005F1930" w:rsidP="005F1930">
      <w:pPr>
        <w:pStyle w:val="Bibliography"/>
        <w:rPr>
          <w:rFonts w:ascii="Calibri" w:hAnsi="Calibri" w:cs="Calibri"/>
        </w:rPr>
      </w:pPr>
      <w:r w:rsidRPr="005F1930">
        <w:rPr>
          <w:rFonts w:ascii="Calibri" w:hAnsi="Calibri" w:cs="Calibri"/>
        </w:rPr>
        <w:t>4.</w:t>
      </w:r>
      <w:r w:rsidRPr="005F1930">
        <w:rPr>
          <w:rFonts w:ascii="Calibri" w:hAnsi="Calibri" w:cs="Calibri"/>
        </w:rPr>
        <w:tab/>
        <w:t xml:space="preserve">Erisman, J.W., Sutton, M.A., Galloway, J., Klimont, Z., and Winiwarter, W. (2008). How a century of ammonia synthesis changed the world. Nature Geosci </w:t>
      </w:r>
      <w:r w:rsidRPr="005F1930">
        <w:rPr>
          <w:rFonts w:ascii="Calibri" w:hAnsi="Calibri" w:cs="Calibri"/>
          <w:i/>
          <w:iCs/>
        </w:rPr>
        <w:t>1</w:t>
      </w:r>
      <w:r w:rsidRPr="005F1930">
        <w:rPr>
          <w:rFonts w:ascii="Calibri" w:hAnsi="Calibri" w:cs="Calibri"/>
        </w:rPr>
        <w:t>, 636–639. 10.1038/ngeo325.</w:t>
      </w:r>
    </w:p>
    <w:p w14:paraId="18DA3CB3" w14:textId="77777777" w:rsidR="005F1930" w:rsidRPr="005F1930" w:rsidRDefault="005F1930" w:rsidP="005F1930">
      <w:pPr>
        <w:pStyle w:val="Bibliography"/>
        <w:rPr>
          <w:rFonts w:ascii="Calibri" w:hAnsi="Calibri" w:cs="Calibri"/>
        </w:rPr>
      </w:pPr>
      <w:r w:rsidRPr="005F1930">
        <w:rPr>
          <w:rFonts w:ascii="Calibri" w:hAnsi="Calibri" w:cs="Calibri"/>
        </w:rPr>
        <w:t>5.</w:t>
      </w:r>
      <w:r w:rsidRPr="005F1930">
        <w:rPr>
          <w:rFonts w:ascii="Calibri" w:hAnsi="Calibri" w:cs="Calibri"/>
        </w:rPr>
        <w:tab/>
        <w:t xml:space="preserve">Rosa, L., and Gabrielli, P. (2022). Energy and food security implications of transitioning synthetic nitrogen fertilizers to net-zero emissions. Environ. Res. Lett. </w:t>
      </w:r>
      <w:r w:rsidRPr="005F1930">
        <w:rPr>
          <w:rFonts w:ascii="Calibri" w:hAnsi="Calibri" w:cs="Calibri"/>
          <w:i/>
          <w:iCs/>
        </w:rPr>
        <w:t>18</w:t>
      </w:r>
      <w:r w:rsidRPr="005F1930">
        <w:rPr>
          <w:rFonts w:ascii="Calibri" w:hAnsi="Calibri" w:cs="Calibri"/>
        </w:rPr>
        <w:t>, 014008. 10.1088/1748-9326/aca815.</w:t>
      </w:r>
    </w:p>
    <w:p w14:paraId="07576610" w14:textId="77777777" w:rsidR="005F1930" w:rsidRPr="005F1930" w:rsidRDefault="005F1930" w:rsidP="005F1930">
      <w:pPr>
        <w:pStyle w:val="Bibliography"/>
        <w:rPr>
          <w:rFonts w:ascii="Calibri" w:hAnsi="Calibri" w:cs="Calibri"/>
          <w:lang w:val="de-CH"/>
        </w:rPr>
      </w:pPr>
      <w:r w:rsidRPr="005F1930">
        <w:rPr>
          <w:rFonts w:ascii="Calibri" w:hAnsi="Calibri" w:cs="Calibri"/>
        </w:rPr>
        <w:t>6.</w:t>
      </w:r>
      <w:r w:rsidRPr="005F1930">
        <w:rPr>
          <w:rFonts w:ascii="Calibri" w:hAnsi="Calibri" w:cs="Calibri"/>
        </w:rPr>
        <w:tab/>
        <w:t xml:space="preserve">Olah, G.A. (2005). Beyond Oil and Gas: The Methanol Economy. </w:t>
      </w:r>
      <w:r w:rsidRPr="005F1930">
        <w:rPr>
          <w:rFonts w:ascii="Calibri" w:hAnsi="Calibri" w:cs="Calibri"/>
          <w:lang w:val="de-CH"/>
        </w:rPr>
        <w:t xml:space="preserve">Angewandte Chemie International Edition </w:t>
      </w:r>
      <w:r w:rsidRPr="005F1930">
        <w:rPr>
          <w:rFonts w:ascii="Calibri" w:hAnsi="Calibri" w:cs="Calibri"/>
          <w:i/>
          <w:iCs/>
          <w:lang w:val="de-CH"/>
        </w:rPr>
        <w:t>44</w:t>
      </w:r>
      <w:r w:rsidRPr="005F1930">
        <w:rPr>
          <w:rFonts w:ascii="Calibri" w:hAnsi="Calibri" w:cs="Calibri"/>
          <w:lang w:val="de-CH"/>
        </w:rPr>
        <w:t>, 2636–2639. 10.1002/anie.200462121.</w:t>
      </w:r>
    </w:p>
    <w:p w14:paraId="3EF32EC8" w14:textId="77777777" w:rsidR="005F1930" w:rsidRPr="005F1930" w:rsidRDefault="005F1930" w:rsidP="005F1930">
      <w:pPr>
        <w:pStyle w:val="Bibliography"/>
        <w:rPr>
          <w:rFonts w:ascii="Calibri" w:hAnsi="Calibri" w:cs="Calibri"/>
        </w:rPr>
      </w:pPr>
      <w:r w:rsidRPr="005F1930">
        <w:rPr>
          <w:rFonts w:ascii="Calibri" w:hAnsi="Calibri" w:cs="Calibri"/>
        </w:rPr>
        <w:t>7.</w:t>
      </w:r>
      <w:r w:rsidRPr="005F1930">
        <w:rPr>
          <w:rFonts w:ascii="Calibri" w:hAnsi="Calibri" w:cs="Calibri"/>
        </w:rPr>
        <w:tab/>
        <w:t>IEA (2021). Ammonia Technology Roadmap: Towards more sustainable nitrogen fertiliser production (OECD) 10.1787/f6daa4a0-en.</w:t>
      </w:r>
    </w:p>
    <w:p w14:paraId="125686A0" w14:textId="77777777" w:rsidR="005F1930" w:rsidRPr="005F1930" w:rsidRDefault="005F1930" w:rsidP="005F1930">
      <w:pPr>
        <w:pStyle w:val="Bibliography"/>
        <w:rPr>
          <w:rFonts w:ascii="Calibri" w:hAnsi="Calibri" w:cs="Calibri"/>
        </w:rPr>
      </w:pPr>
      <w:r w:rsidRPr="005F1930">
        <w:rPr>
          <w:rFonts w:ascii="Calibri" w:hAnsi="Calibri" w:cs="Calibri"/>
        </w:rPr>
        <w:t>8.</w:t>
      </w:r>
      <w:r w:rsidRPr="005F1930">
        <w:rPr>
          <w:rFonts w:ascii="Calibri" w:hAnsi="Calibri" w:cs="Calibri"/>
        </w:rPr>
        <w:tab/>
        <w:t>IRENA (2021). Innovation Outlook: Renewable Methanol.</w:t>
      </w:r>
    </w:p>
    <w:p w14:paraId="1C77650B" w14:textId="77777777" w:rsidR="005F1930" w:rsidRPr="005F1930" w:rsidRDefault="005F1930" w:rsidP="005F1930">
      <w:pPr>
        <w:pStyle w:val="Bibliography"/>
        <w:rPr>
          <w:rFonts w:ascii="Calibri" w:hAnsi="Calibri" w:cs="Calibri"/>
        </w:rPr>
      </w:pPr>
      <w:r w:rsidRPr="005F1930">
        <w:rPr>
          <w:rFonts w:ascii="Calibri" w:hAnsi="Calibri" w:cs="Calibri"/>
        </w:rPr>
        <w:t>9.</w:t>
      </w:r>
      <w:r w:rsidRPr="005F1930">
        <w:rPr>
          <w:rFonts w:ascii="Calibri" w:hAnsi="Calibri" w:cs="Calibri"/>
        </w:rPr>
        <w:tab/>
        <w:t xml:space="preserve">D’Angelo, S.C., Cobo, S., Tulus, V., Nabera, A., Martín, A.J., Pérez-Ramírez, J., and Guillén-Gosálbez, G. (2021). Planetary Boundaries Analysis of Low-Carbon Ammonia Production Routes. ACS Sustainable Chem. Eng. </w:t>
      </w:r>
      <w:r w:rsidRPr="005F1930">
        <w:rPr>
          <w:rFonts w:ascii="Calibri" w:hAnsi="Calibri" w:cs="Calibri"/>
          <w:i/>
          <w:iCs/>
        </w:rPr>
        <w:t>9</w:t>
      </w:r>
      <w:r w:rsidRPr="005F1930">
        <w:rPr>
          <w:rFonts w:ascii="Calibri" w:hAnsi="Calibri" w:cs="Calibri"/>
        </w:rPr>
        <w:t>, 9740–9749. 10.1021/acssuschemeng.1c01915.</w:t>
      </w:r>
    </w:p>
    <w:p w14:paraId="2B6C2453" w14:textId="77777777" w:rsidR="005F1930" w:rsidRPr="005F1930" w:rsidRDefault="005F1930" w:rsidP="005F1930">
      <w:pPr>
        <w:pStyle w:val="Bibliography"/>
        <w:rPr>
          <w:rFonts w:ascii="Calibri" w:hAnsi="Calibri" w:cs="Calibri"/>
        </w:rPr>
      </w:pPr>
      <w:r w:rsidRPr="005F1930">
        <w:rPr>
          <w:rFonts w:ascii="Calibri" w:hAnsi="Calibri" w:cs="Calibri"/>
        </w:rPr>
        <w:t>10.</w:t>
      </w:r>
      <w:r w:rsidRPr="005F1930">
        <w:rPr>
          <w:rFonts w:ascii="Calibri" w:hAnsi="Calibri" w:cs="Calibri"/>
        </w:rPr>
        <w:tab/>
        <w:t>González-Garay, A., Frei, M.S., Al-Qahtani, A., Mondelli, C., Guillén-Gosálbez, G., and Pérez-Ramírez, J. (2019). Plant-to-planet analysis of CO</w:t>
      </w:r>
      <w:r w:rsidRPr="005F1930">
        <w:rPr>
          <w:rFonts w:ascii="Calibri" w:hAnsi="Calibri" w:cs="Calibri"/>
          <w:vertAlign w:val="subscript"/>
        </w:rPr>
        <w:t>2</w:t>
      </w:r>
      <w:r w:rsidRPr="005F1930">
        <w:rPr>
          <w:rFonts w:ascii="Calibri" w:hAnsi="Calibri" w:cs="Calibri"/>
        </w:rPr>
        <w:t xml:space="preserve"> -based methanol processes. Energy Environ. Sci. </w:t>
      </w:r>
      <w:r w:rsidRPr="005F1930">
        <w:rPr>
          <w:rFonts w:ascii="Calibri" w:hAnsi="Calibri" w:cs="Calibri"/>
          <w:i/>
          <w:iCs/>
        </w:rPr>
        <w:t>12</w:t>
      </w:r>
      <w:r w:rsidRPr="005F1930">
        <w:rPr>
          <w:rFonts w:ascii="Calibri" w:hAnsi="Calibri" w:cs="Calibri"/>
        </w:rPr>
        <w:t>, 3425–3436. 10.1039/C9EE01673B.</w:t>
      </w:r>
    </w:p>
    <w:p w14:paraId="6EBA4902" w14:textId="77777777" w:rsidR="005F1930" w:rsidRPr="005F1930" w:rsidRDefault="005F1930" w:rsidP="005F1930">
      <w:pPr>
        <w:pStyle w:val="Bibliography"/>
        <w:rPr>
          <w:rFonts w:ascii="Calibri" w:hAnsi="Calibri" w:cs="Calibri"/>
        </w:rPr>
      </w:pPr>
      <w:r w:rsidRPr="005F1930">
        <w:rPr>
          <w:rFonts w:ascii="Calibri" w:hAnsi="Calibri" w:cs="Calibri"/>
        </w:rPr>
        <w:t>11.</w:t>
      </w:r>
      <w:r w:rsidRPr="005F1930">
        <w:rPr>
          <w:rFonts w:ascii="Calibri" w:hAnsi="Calibri" w:cs="Calibri"/>
        </w:rPr>
        <w:tab/>
        <w:t xml:space="preserve">Schiffer, Z.J., and Manthiram, K. (2017). Electrification and Decarbonization of the Chemical Industry. Joule </w:t>
      </w:r>
      <w:r w:rsidRPr="005F1930">
        <w:rPr>
          <w:rFonts w:ascii="Calibri" w:hAnsi="Calibri" w:cs="Calibri"/>
          <w:i/>
          <w:iCs/>
        </w:rPr>
        <w:t>1</w:t>
      </w:r>
      <w:r w:rsidRPr="005F1930">
        <w:rPr>
          <w:rFonts w:ascii="Calibri" w:hAnsi="Calibri" w:cs="Calibri"/>
        </w:rPr>
        <w:t>, 10–14. 10.1016/j.joule.2017.07.008.</w:t>
      </w:r>
    </w:p>
    <w:p w14:paraId="7B8FCF27" w14:textId="77777777" w:rsidR="005F1930" w:rsidRPr="005F1930" w:rsidRDefault="005F1930" w:rsidP="005F1930">
      <w:pPr>
        <w:pStyle w:val="Bibliography"/>
        <w:rPr>
          <w:rFonts w:ascii="Calibri" w:hAnsi="Calibri" w:cs="Calibri"/>
          <w:lang w:val="es-ES"/>
        </w:rPr>
      </w:pPr>
      <w:r w:rsidRPr="005F1930">
        <w:rPr>
          <w:rFonts w:ascii="Calibri" w:hAnsi="Calibri" w:cs="Calibri"/>
        </w:rPr>
        <w:t>12.</w:t>
      </w:r>
      <w:r w:rsidRPr="005F1930">
        <w:rPr>
          <w:rFonts w:ascii="Calibri" w:hAnsi="Calibri" w:cs="Calibri"/>
        </w:rPr>
        <w:tab/>
        <w:t xml:space="preserve">Lange, J.-P. (2021). Towards circular carbo-chemicals – the metamorphosis of petrochemicals. </w:t>
      </w:r>
      <w:r w:rsidRPr="005F1930">
        <w:rPr>
          <w:rFonts w:ascii="Calibri" w:hAnsi="Calibri" w:cs="Calibri"/>
          <w:lang w:val="es-ES"/>
        </w:rPr>
        <w:t xml:space="preserve">Energy Environ. Sci. </w:t>
      </w:r>
      <w:r w:rsidRPr="005F1930">
        <w:rPr>
          <w:rFonts w:ascii="Calibri" w:hAnsi="Calibri" w:cs="Calibri"/>
          <w:i/>
          <w:iCs/>
          <w:lang w:val="es-ES"/>
        </w:rPr>
        <w:t>14</w:t>
      </w:r>
      <w:r w:rsidRPr="005F1930">
        <w:rPr>
          <w:rFonts w:ascii="Calibri" w:hAnsi="Calibri" w:cs="Calibri"/>
          <w:lang w:val="es-ES"/>
        </w:rPr>
        <w:t>, 4358–4376. 10.1039/D1EE00532D.</w:t>
      </w:r>
    </w:p>
    <w:p w14:paraId="570B0E11" w14:textId="77777777" w:rsidR="005F1930" w:rsidRPr="005F1930" w:rsidRDefault="005F1930" w:rsidP="005F1930">
      <w:pPr>
        <w:pStyle w:val="Bibliography"/>
        <w:rPr>
          <w:rFonts w:ascii="Calibri" w:hAnsi="Calibri" w:cs="Calibri"/>
          <w:lang w:val="de-CH"/>
        </w:rPr>
      </w:pPr>
      <w:r w:rsidRPr="005F1930">
        <w:rPr>
          <w:rFonts w:ascii="Calibri" w:hAnsi="Calibri" w:cs="Calibri"/>
          <w:lang w:val="es-ES"/>
        </w:rPr>
        <w:t>13.</w:t>
      </w:r>
      <w:r w:rsidRPr="005F1930">
        <w:rPr>
          <w:rFonts w:ascii="Calibri" w:hAnsi="Calibri" w:cs="Calibri"/>
          <w:lang w:val="es-ES"/>
        </w:rPr>
        <w:tab/>
        <w:t xml:space="preserve">Ausfelder, F., Herrman, E.O., and López González, L.F. (2022). </w:t>
      </w:r>
      <w:r w:rsidRPr="005F1930">
        <w:rPr>
          <w:rFonts w:ascii="Calibri" w:hAnsi="Calibri" w:cs="Calibri"/>
          <w:lang w:val="de-CH"/>
        </w:rPr>
        <w:t>Technology options for CO2-emission reduction of hydrogen feedstock in ammonia production (DECHEMA Gesellschaft für Chemische Technik und Biotechnologie e.V).</w:t>
      </w:r>
    </w:p>
    <w:p w14:paraId="5E27889A" w14:textId="77777777" w:rsidR="005F1930" w:rsidRPr="005F1930" w:rsidRDefault="005F1930" w:rsidP="005F1930">
      <w:pPr>
        <w:pStyle w:val="Bibliography"/>
        <w:rPr>
          <w:rFonts w:ascii="Calibri" w:hAnsi="Calibri" w:cs="Calibri"/>
        </w:rPr>
      </w:pPr>
      <w:r w:rsidRPr="005F1930">
        <w:rPr>
          <w:rFonts w:ascii="Calibri" w:hAnsi="Calibri" w:cs="Calibri"/>
        </w:rPr>
        <w:lastRenderedPageBreak/>
        <w:t>14.</w:t>
      </w:r>
      <w:r w:rsidRPr="005F1930">
        <w:rPr>
          <w:rFonts w:ascii="Calibri" w:hAnsi="Calibri" w:cs="Calibri"/>
        </w:rPr>
        <w:tab/>
        <w:t>IEA (2013). Technology Roadmap Energy and GHG Reductions in the Chemical Industry via Catalytic Processes (International Energy Agency).</w:t>
      </w:r>
    </w:p>
    <w:p w14:paraId="2DB06166" w14:textId="77777777" w:rsidR="005F1930" w:rsidRPr="005F1930" w:rsidRDefault="005F1930" w:rsidP="005F1930">
      <w:pPr>
        <w:pStyle w:val="Bibliography"/>
        <w:rPr>
          <w:rFonts w:ascii="Calibri" w:hAnsi="Calibri" w:cs="Calibri"/>
        </w:rPr>
      </w:pPr>
      <w:r w:rsidRPr="005F1930">
        <w:rPr>
          <w:rFonts w:ascii="Calibri" w:hAnsi="Calibri" w:cs="Calibri"/>
        </w:rPr>
        <w:t>15.</w:t>
      </w:r>
      <w:r w:rsidRPr="005F1930">
        <w:rPr>
          <w:rFonts w:ascii="Calibri" w:hAnsi="Calibri" w:cs="Calibri"/>
        </w:rPr>
        <w:tab/>
        <w:t xml:space="preserve">Huo, J., Wang, Z., Oberschelp, C., Guillén-Gosálbez, G., and Hellweg, S. (2023). Net-zero transition of the global chemical industry with CO2-feedstock by 2050: feasible yet challenging. Green Chem. </w:t>
      </w:r>
      <w:r w:rsidRPr="005F1930">
        <w:rPr>
          <w:rFonts w:ascii="Calibri" w:hAnsi="Calibri" w:cs="Calibri"/>
          <w:i/>
          <w:iCs/>
        </w:rPr>
        <w:t>25</w:t>
      </w:r>
      <w:r w:rsidRPr="005F1930">
        <w:rPr>
          <w:rFonts w:ascii="Calibri" w:hAnsi="Calibri" w:cs="Calibri"/>
        </w:rPr>
        <w:t>, 415–430. 10.1039/D2GC03047K.</w:t>
      </w:r>
    </w:p>
    <w:p w14:paraId="62955DA5" w14:textId="77777777" w:rsidR="005F1930" w:rsidRPr="005F1930" w:rsidRDefault="005F1930" w:rsidP="005F1930">
      <w:pPr>
        <w:pStyle w:val="Bibliography"/>
        <w:rPr>
          <w:rFonts w:ascii="Calibri" w:hAnsi="Calibri" w:cs="Calibri"/>
        </w:rPr>
      </w:pPr>
      <w:r w:rsidRPr="005F1930">
        <w:rPr>
          <w:rFonts w:ascii="Calibri" w:hAnsi="Calibri" w:cs="Calibri"/>
        </w:rPr>
        <w:t>16.</w:t>
      </w:r>
      <w:r w:rsidRPr="005F1930">
        <w:rPr>
          <w:rFonts w:ascii="Calibri" w:hAnsi="Calibri" w:cs="Calibri"/>
        </w:rPr>
        <w:tab/>
        <w:t xml:space="preserve">Galán-Martín, Á., Tulus, V., Díaz, I., Pozo, C., Pérez-Ramírez, J., and Guillén-Gosálbez, G. (2021). Sustainability footprints of a renewable carbon transition for the petrochemical sector within planetary boundaries. One Earth </w:t>
      </w:r>
      <w:r w:rsidRPr="005F1930">
        <w:rPr>
          <w:rFonts w:ascii="Calibri" w:hAnsi="Calibri" w:cs="Calibri"/>
          <w:i/>
          <w:iCs/>
        </w:rPr>
        <w:t>4</w:t>
      </w:r>
      <w:r w:rsidRPr="005F1930">
        <w:rPr>
          <w:rFonts w:ascii="Calibri" w:hAnsi="Calibri" w:cs="Calibri"/>
        </w:rPr>
        <w:t>, 565–583. 10.1016/j.oneear.2021.04.001.</w:t>
      </w:r>
    </w:p>
    <w:p w14:paraId="173669BF" w14:textId="77777777" w:rsidR="005F1930" w:rsidRPr="005F1930" w:rsidRDefault="005F1930" w:rsidP="005F1930">
      <w:pPr>
        <w:pStyle w:val="Bibliography"/>
        <w:rPr>
          <w:rFonts w:ascii="Calibri" w:hAnsi="Calibri" w:cs="Calibri"/>
        </w:rPr>
      </w:pPr>
      <w:r w:rsidRPr="005F1930">
        <w:rPr>
          <w:rFonts w:ascii="Calibri" w:hAnsi="Calibri" w:cs="Calibri"/>
        </w:rPr>
        <w:t>17.</w:t>
      </w:r>
      <w:r w:rsidRPr="005F1930">
        <w:rPr>
          <w:rFonts w:ascii="Calibri" w:hAnsi="Calibri" w:cs="Calibri"/>
        </w:rPr>
        <w:tab/>
        <w:t>Ioannou, I., Galán-Martín, Á., Pérez-Ramírez, J., and Guillén-Gosálbez, G. (2022). Trade-offs between Sustainable Development Goals in carbon capture and utilisation. Energy Environ. Sci. 10.1039/D2EE01153K.</w:t>
      </w:r>
    </w:p>
    <w:p w14:paraId="1D837FF5" w14:textId="77777777" w:rsidR="005F1930" w:rsidRPr="005F1930" w:rsidRDefault="005F1930" w:rsidP="005F1930">
      <w:pPr>
        <w:pStyle w:val="Bibliography"/>
        <w:rPr>
          <w:rFonts w:ascii="Calibri" w:hAnsi="Calibri" w:cs="Calibri"/>
        </w:rPr>
      </w:pPr>
      <w:r w:rsidRPr="005F1930">
        <w:rPr>
          <w:rFonts w:ascii="Calibri" w:hAnsi="Calibri" w:cs="Calibri"/>
        </w:rPr>
        <w:t>18.</w:t>
      </w:r>
      <w:r w:rsidRPr="005F1930">
        <w:rPr>
          <w:rFonts w:ascii="Calibri" w:hAnsi="Calibri" w:cs="Calibri"/>
        </w:rPr>
        <w:tab/>
        <w:t xml:space="preserve">Kätelhön, A., Meys, R., Deutz, S., Suh, S., and Bardow, A. (2019). Climate change mitigation potential of carbon capture and utilization in the chemical industry. Proceedings of the National Academy of Sciences </w:t>
      </w:r>
      <w:r w:rsidRPr="005F1930">
        <w:rPr>
          <w:rFonts w:ascii="Calibri" w:hAnsi="Calibri" w:cs="Calibri"/>
          <w:i/>
          <w:iCs/>
        </w:rPr>
        <w:t>116</w:t>
      </w:r>
      <w:r w:rsidRPr="005F1930">
        <w:rPr>
          <w:rFonts w:ascii="Calibri" w:hAnsi="Calibri" w:cs="Calibri"/>
        </w:rPr>
        <w:t>, 11187–11194. 10.1073/pnas.1821029116.</w:t>
      </w:r>
    </w:p>
    <w:p w14:paraId="58D09CFD" w14:textId="77777777" w:rsidR="005F1930" w:rsidRPr="005F1930" w:rsidRDefault="005F1930" w:rsidP="005F1930">
      <w:pPr>
        <w:pStyle w:val="Bibliography"/>
        <w:rPr>
          <w:rFonts w:ascii="Calibri" w:hAnsi="Calibri" w:cs="Calibri"/>
        </w:rPr>
      </w:pPr>
      <w:r w:rsidRPr="005F1930">
        <w:rPr>
          <w:rFonts w:ascii="Calibri" w:hAnsi="Calibri" w:cs="Calibri"/>
        </w:rPr>
        <w:t>19.</w:t>
      </w:r>
      <w:r w:rsidRPr="005F1930">
        <w:rPr>
          <w:rFonts w:ascii="Calibri" w:hAnsi="Calibri" w:cs="Calibri"/>
        </w:rPr>
        <w:tab/>
        <w:t xml:space="preserve">Hepburn, C., Adlen, E., Beddington, J., Carter, E.A., Fuss, S., Mac Dowell, N., Minx, J.C., Smith, P., and Williams, C.K. (2019). The technological and economic prospects for CO2 utilization and removal. Nature </w:t>
      </w:r>
      <w:r w:rsidRPr="005F1930">
        <w:rPr>
          <w:rFonts w:ascii="Calibri" w:hAnsi="Calibri" w:cs="Calibri"/>
          <w:i/>
          <w:iCs/>
        </w:rPr>
        <w:t>575</w:t>
      </w:r>
      <w:r w:rsidRPr="005F1930">
        <w:rPr>
          <w:rFonts w:ascii="Calibri" w:hAnsi="Calibri" w:cs="Calibri"/>
        </w:rPr>
        <w:t>, 87–97. 10.1038/s41586-019-1681-6.</w:t>
      </w:r>
    </w:p>
    <w:p w14:paraId="56237E95" w14:textId="77777777" w:rsidR="005F1930" w:rsidRPr="005F1930" w:rsidRDefault="005F1930" w:rsidP="005F1930">
      <w:pPr>
        <w:pStyle w:val="Bibliography"/>
        <w:rPr>
          <w:rFonts w:ascii="Calibri" w:hAnsi="Calibri" w:cs="Calibri"/>
        </w:rPr>
      </w:pPr>
      <w:r w:rsidRPr="005F1930">
        <w:rPr>
          <w:rFonts w:ascii="Calibri" w:hAnsi="Calibri" w:cs="Calibri"/>
        </w:rPr>
        <w:t>20.</w:t>
      </w:r>
      <w:r w:rsidRPr="005F1930">
        <w:rPr>
          <w:rFonts w:ascii="Calibri" w:hAnsi="Calibri" w:cs="Calibri"/>
        </w:rPr>
        <w:tab/>
        <w:t>The World Bank (2022). Commodity Markets Outlook: The Impact of the War in Ukraine on Commodity Markets (The World Bank Group).</w:t>
      </w:r>
    </w:p>
    <w:p w14:paraId="2ABC10D1" w14:textId="77777777" w:rsidR="005F1930" w:rsidRPr="005F1930" w:rsidRDefault="005F1930" w:rsidP="005F1930">
      <w:pPr>
        <w:pStyle w:val="Bibliography"/>
        <w:rPr>
          <w:rFonts w:ascii="Calibri" w:hAnsi="Calibri" w:cs="Calibri"/>
        </w:rPr>
      </w:pPr>
      <w:r w:rsidRPr="005F1930">
        <w:rPr>
          <w:rFonts w:ascii="Calibri" w:hAnsi="Calibri" w:cs="Calibri"/>
        </w:rPr>
        <w:t>21.</w:t>
      </w:r>
      <w:r w:rsidRPr="005F1930">
        <w:rPr>
          <w:rFonts w:ascii="Calibri" w:hAnsi="Calibri" w:cs="Calibri"/>
        </w:rPr>
        <w:tab/>
        <w:t>cefic (2022). Chemical Monthly Report (CMR) - High energy prices and economic uncertainty continue to drive down the chemicals output in the EU27 area (European Chemical Industry Council).</w:t>
      </w:r>
    </w:p>
    <w:p w14:paraId="0BDDF0FB" w14:textId="77777777" w:rsidR="005F1930" w:rsidRPr="005F1930" w:rsidRDefault="005F1930" w:rsidP="005F1930">
      <w:pPr>
        <w:pStyle w:val="Bibliography"/>
        <w:rPr>
          <w:rFonts w:ascii="Calibri" w:hAnsi="Calibri" w:cs="Calibri"/>
        </w:rPr>
      </w:pPr>
      <w:r w:rsidRPr="005F1930">
        <w:rPr>
          <w:rFonts w:ascii="Calibri" w:hAnsi="Calibri" w:cs="Calibri"/>
        </w:rPr>
        <w:t>22.</w:t>
      </w:r>
      <w:r w:rsidRPr="005F1930">
        <w:rPr>
          <w:rFonts w:ascii="Calibri" w:hAnsi="Calibri" w:cs="Calibri"/>
        </w:rPr>
        <w:tab/>
        <w:t>de Sousa, A., Gebre, S., and Treloar, S. (2022). Europe’s Widening Fertilizer Crisis Threatens Food Supplies. Bloomberg.com.</w:t>
      </w:r>
    </w:p>
    <w:p w14:paraId="5C72727F" w14:textId="77777777" w:rsidR="005F1930" w:rsidRPr="005F1930" w:rsidRDefault="005F1930" w:rsidP="005F1930">
      <w:pPr>
        <w:pStyle w:val="Bibliography"/>
        <w:rPr>
          <w:rFonts w:ascii="Calibri" w:hAnsi="Calibri" w:cs="Calibri"/>
          <w:lang w:val="fr-CH"/>
        </w:rPr>
      </w:pPr>
      <w:r w:rsidRPr="005F1930">
        <w:rPr>
          <w:rFonts w:ascii="Calibri" w:hAnsi="Calibri" w:cs="Calibri"/>
        </w:rPr>
        <w:t>23.</w:t>
      </w:r>
      <w:r w:rsidRPr="005F1930">
        <w:rPr>
          <w:rFonts w:ascii="Calibri" w:hAnsi="Calibri" w:cs="Calibri"/>
        </w:rPr>
        <w:tab/>
        <w:t xml:space="preserve">Lopez, J. (2022). EPCA ’22: European shut ammonia production unlikely to return - analyst. </w:t>
      </w:r>
      <w:r w:rsidRPr="005F1930">
        <w:rPr>
          <w:rFonts w:ascii="Calibri" w:hAnsi="Calibri" w:cs="Calibri"/>
          <w:lang w:val="fr-CH"/>
        </w:rPr>
        <w:t>ICIS Explore. https://www.icis.com/explore/resources/news/2022/10/04/10811649/epca-22-european-shut-ammonia-production-unlikely-to-return-analyst.</w:t>
      </w:r>
    </w:p>
    <w:p w14:paraId="2D9F5D83" w14:textId="77777777" w:rsidR="005F1930" w:rsidRPr="005F1930" w:rsidRDefault="005F1930" w:rsidP="005F1930">
      <w:pPr>
        <w:pStyle w:val="Bibliography"/>
        <w:rPr>
          <w:rFonts w:ascii="Calibri" w:hAnsi="Calibri" w:cs="Calibri"/>
        </w:rPr>
      </w:pPr>
      <w:r w:rsidRPr="005F1930">
        <w:rPr>
          <w:rFonts w:ascii="Calibri" w:hAnsi="Calibri" w:cs="Calibri"/>
        </w:rPr>
        <w:t>24.</w:t>
      </w:r>
      <w:r w:rsidRPr="005F1930">
        <w:rPr>
          <w:rFonts w:ascii="Calibri" w:hAnsi="Calibri" w:cs="Calibri"/>
        </w:rPr>
        <w:tab/>
        <w:t>IRENA (2021). Making the breakthrough: Green hydrogen policies and technology costs (International Renewable Energy Agency).</w:t>
      </w:r>
    </w:p>
    <w:p w14:paraId="55D3293B" w14:textId="77777777" w:rsidR="005F1930" w:rsidRPr="005F1930" w:rsidRDefault="005F1930" w:rsidP="005F1930">
      <w:pPr>
        <w:pStyle w:val="Bibliography"/>
        <w:rPr>
          <w:rFonts w:ascii="Calibri" w:hAnsi="Calibri" w:cs="Calibri"/>
        </w:rPr>
      </w:pPr>
      <w:r w:rsidRPr="005F1930">
        <w:rPr>
          <w:rFonts w:ascii="Calibri" w:hAnsi="Calibri" w:cs="Calibri"/>
        </w:rPr>
        <w:t>25.</w:t>
      </w:r>
      <w:r w:rsidRPr="005F1930">
        <w:rPr>
          <w:rFonts w:ascii="Calibri" w:hAnsi="Calibri" w:cs="Calibri"/>
        </w:rPr>
        <w:tab/>
        <w:t xml:space="preserve">Fuss, S., Lamb, W.F., Callaghan, M.W., Hilaire, J., Creutzig, F., Amann, T., Beringer, T., Garcia, W. de O., Hartmann, J., Khanna, T., et al. (2018). Negative emissions—Part 2: Costs, potentials and side effects. Environ. Res. Lett. </w:t>
      </w:r>
      <w:r w:rsidRPr="005F1930">
        <w:rPr>
          <w:rFonts w:ascii="Calibri" w:hAnsi="Calibri" w:cs="Calibri"/>
          <w:i/>
          <w:iCs/>
        </w:rPr>
        <w:t>13</w:t>
      </w:r>
      <w:r w:rsidRPr="005F1930">
        <w:rPr>
          <w:rFonts w:ascii="Calibri" w:hAnsi="Calibri" w:cs="Calibri"/>
        </w:rPr>
        <w:t>, 063002. 10.1088/1748-9326/aabf9f.</w:t>
      </w:r>
    </w:p>
    <w:p w14:paraId="20E19095" w14:textId="77777777" w:rsidR="005F1930" w:rsidRPr="005F1930" w:rsidRDefault="005F1930" w:rsidP="005F1930">
      <w:pPr>
        <w:pStyle w:val="Bibliography"/>
        <w:rPr>
          <w:rFonts w:ascii="Calibri" w:hAnsi="Calibri" w:cs="Calibri"/>
        </w:rPr>
      </w:pPr>
      <w:r w:rsidRPr="005F1930">
        <w:rPr>
          <w:rFonts w:ascii="Calibri" w:hAnsi="Calibri" w:cs="Calibri"/>
        </w:rPr>
        <w:t>26.</w:t>
      </w:r>
      <w:r w:rsidRPr="005F1930">
        <w:rPr>
          <w:rFonts w:ascii="Calibri" w:hAnsi="Calibri" w:cs="Calibri"/>
        </w:rPr>
        <w:tab/>
        <w:t>The World Bank (2023). Commodity Markets. https://www.worldbank.org/en/research/commodity-markets.</w:t>
      </w:r>
    </w:p>
    <w:p w14:paraId="087456EF" w14:textId="77777777" w:rsidR="005F1930" w:rsidRPr="005F1930" w:rsidRDefault="005F1930" w:rsidP="005F1930">
      <w:pPr>
        <w:pStyle w:val="Bibliography"/>
        <w:rPr>
          <w:rFonts w:ascii="Calibri" w:hAnsi="Calibri" w:cs="Calibri"/>
        </w:rPr>
      </w:pPr>
      <w:r w:rsidRPr="005F1930">
        <w:rPr>
          <w:rFonts w:ascii="Calibri" w:hAnsi="Calibri" w:cs="Calibri"/>
        </w:rPr>
        <w:t>27.</w:t>
      </w:r>
      <w:r w:rsidRPr="005F1930">
        <w:rPr>
          <w:rFonts w:ascii="Calibri" w:hAnsi="Calibri" w:cs="Calibri"/>
        </w:rPr>
        <w:tab/>
        <w:t>IEA (2022). How to Avoid Gas Shortages in the European Union in 2023.</w:t>
      </w:r>
    </w:p>
    <w:p w14:paraId="7237C824" w14:textId="77777777" w:rsidR="005F1930" w:rsidRPr="005F1930" w:rsidRDefault="005F1930" w:rsidP="005F1930">
      <w:pPr>
        <w:pStyle w:val="Bibliography"/>
        <w:rPr>
          <w:rFonts w:ascii="Calibri" w:hAnsi="Calibri" w:cs="Calibri"/>
        </w:rPr>
      </w:pPr>
      <w:r w:rsidRPr="005F1930">
        <w:rPr>
          <w:rFonts w:ascii="Calibri" w:hAnsi="Calibri" w:cs="Calibri"/>
        </w:rPr>
        <w:t>28.</w:t>
      </w:r>
      <w:r w:rsidRPr="005F1930">
        <w:rPr>
          <w:rFonts w:ascii="Calibri" w:hAnsi="Calibri" w:cs="Calibri"/>
        </w:rPr>
        <w:tab/>
        <w:t>CME Group (2023). Dutch TTF Natural Gas Calendar Month Futures Quotes. https://www.cmegroup.com/markets/energy/natural-gas/dutch-ttf-natural-gas-calendar-month.quotes.html.</w:t>
      </w:r>
    </w:p>
    <w:p w14:paraId="61060B8E" w14:textId="77777777" w:rsidR="005F1930" w:rsidRPr="005F1930" w:rsidRDefault="005F1930" w:rsidP="005F1930">
      <w:pPr>
        <w:pStyle w:val="Bibliography"/>
        <w:rPr>
          <w:rFonts w:ascii="Calibri" w:hAnsi="Calibri" w:cs="Calibri"/>
        </w:rPr>
      </w:pPr>
      <w:r w:rsidRPr="005F1930">
        <w:rPr>
          <w:rFonts w:ascii="Calibri" w:hAnsi="Calibri" w:cs="Calibri"/>
        </w:rPr>
        <w:t>29.</w:t>
      </w:r>
      <w:r w:rsidRPr="005F1930">
        <w:rPr>
          <w:rFonts w:ascii="Calibri" w:hAnsi="Calibri" w:cs="Calibri"/>
        </w:rPr>
        <w:tab/>
        <w:t xml:space="preserve">Way, R., Ives, M.C., Mealy, P., and Farmer, J.D. (2022). Empirically grounded technology forecasts and the energy transition. Joule </w:t>
      </w:r>
      <w:r w:rsidRPr="005F1930">
        <w:rPr>
          <w:rFonts w:ascii="Calibri" w:hAnsi="Calibri" w:cs="Calibri"/>
          <w:i/>
          <w:iCs/>
        </w:rPr>
        <w:t>6</w:t>
      </w:r>
      <w:r w:rsidRPr="005F1930">
        <w:rPr>
          <w:rFonts w:ascii="Calibri" w:hAnsi="Calibri" w:cs="Calibri"/>
        </w:rPr>
        <w:t>, 2057–2082. 10.1016/j.joule.2022.08.009.</w:t>
      </w:r>
    </w:p>
    <w:p w14:paraId="3FF637CE" w14:textId="77777777" w:rsidR="005F1930" w:rsidRPr="005F1930" w:rsidRDefault="005F1930" w:rsidP="005F1930">
      <w:pPr>
        <w:pStyle w:val="Bibliography"/>
        <w:rPr>
          <w:rFonts w:ascii="Calibri" w:hAnsi="Calibri" w:cs="Calibri"/>
        </w:rPr>
      </w:pPr>
      <w:r w:rsidRPr="005F1930">
        <w:rPr>
          <w:rFonts w:ascii="Calibri" w:hAnsi="Calibri" w:cs="Calibri"/>
        </w:rPr>
        <w:lastRenderedPageBreak/>
        <w:t>30.</w:t>
      </w:r>
      <w:r w:rsidRPr="005F1930">
        <w:rPr>
          <w:rFonts w:ascii="Calibri" w:hAnsi="Calibri" w:cs="Calibri"/>
        </w:rPr>
        <w:tab/>
        <w:t xml:space="preserve">Boulamanti, A., and Moya, J.A. (2017). Production costs of the chemical industry in the EU and other countries: Ammonia, methanol and light olefins. Renewable and Sustainable Energy Reviews </w:t>
      </w:r>
      <w:r w:rsidRPr="005F1930">
        <w:rPr>
          <w:rFonts w:ascii="Calibri" w:hAnsi="Calibri" w:cs="Calibri"/>
          <w:i/>
          <w:iCs/>
        </w:rPr>
        <w:t>68</w:t>
      </w:r>
      <w:r w:rsidRPr="005F1930">
        <w:rPr>
          <w:rFonts w:ascii="Calibri" w:hAnsi="Calibri" w:cs="Calibri"/>
        </w:rPr>
        <w:t>, 1205–1212. 10.1016/j.rser.2016.02.021.</w:t>
      </w:r>
    </w:p>
    <w:p w14:paraId="63C79EEB" w14:textId="77777777" w:rsidR="005F1930" w:rsidRPr="005F1930" w:rsidRDefault="005F1930" w:rsidP="005F1930">
      <w:pPr>
        <w:pStyle w:val="Bibliography"/>
        <w:rPr>
          <w:rFonts w:ascii="Calibri" w:hAnsi="Calibri" w:cs="Calibri"/>
        </w:rPr>
      </w:pPr>
      <w:r w:rsidRPr="005F1930">
        <w:rPr>
          <w:rFonts w:ascii="Calibri" w:hAnsi="Calibri" w:cs="Calibri"/>
        </w:rPr>
        <w:t>31.</w:t>
      </w:r>
      <w:r w:rsidRPr="005F1930">
        <w:rPr>
          <w:rFonts w:ascii="Calibri" w:hAnsi="Calibri" w:cs="Calibri"/>
        </w:rPr>
        <w:tab/>
        <w:t>cefic (2022). The European Chemical Industry - Facts &amp; Figures 2022.</w:t>
      </w:r>
    </w:p>
    <w:p w14:paraId="7C288957" w14:textId="77777777" w:rsidR="005F1930" w:rsidRPr="005F1930" w:rsidRDefault="005F1930" w:rsidP="005F1930">
      <w:pPr>
        <w:pStyle w:val="Bibliography"/>
        <w:rPr>
          <w:rFonts w:ascii="Calibri" w:hAnsi="Calibri" w:cs="Calibri"/>
        </w:rPr>
      </w:pPr>
      <w:r w:rsidRPr="005F1930">
        <w:rPr>
          <w:rFonts w:ascii="Calibri" w:hAnsi="Calibri" w:cs="Calibri"/>
        </w:rPr>
        <w:t>32.</w:t>
      </w:r>
      <w:r w:rsidRPr="005F1930">
        <w:rPr>
          <w:rFonts w:ascii="Calibri" w:hAnsi="Calibri" w:cs="Calibri"/>
        </w:rPr>
        <w:tab/>
        <w:t>European Commission (2021). “Fit for 55”: delivering the EU’s 2030 Climate Target on the way to climate neutrality (COM(2021) 550 final, Brussels).</w:t>
      </w:r>
    </w:p>
    <w:p w14:paraId="3A29C4FE" w14:textId="77777777" w:rsidR="005F1930" w:rsidRPr="005F1930" w:rsidRDefault="005F1930" w:rsidP="005F1930">
      <w:pPr>
        <w:pStyle w:val="Bibliography"/>
        <w:rPr>
          <w:rFonts w:ascii="Calibri" w:hAnsi="Calibri" w:cs="Calibri"/>
        </w:rPr>
      </w:pPr>
      <w:r w:rsidRPr="005F1930">
        <w:rPr>
          <w:rFonts w:ascii="Calibri" w:hAnsi="Calibri" w:cs="Calibri"/>
          <w:lang w:val="de-CH"/>
        </w:rPr>
        <w:t>33.</w:t>
      </w:r>
      <w:r w:rsidRPr="005F1930">
        <w:rPr>
          <w:rFonts w:ascii="Calibri" w:hAnsi="Calibri" w:cs="Calibri"/>
          <w:lang w:val="de-CH"/>
        </w:rPr>
        <w:tab/>
        <w:t xml:space="preserve">Klaaßen, L., and Steffen, B. (2023). </w:t>
      </w:r>
      <w:r w:rsidRPr="005F1930">
        <w:rPr>
          <w:rFonts w:ascii="Calibri" w:hAnsi="Calibri" w:cs="Calibri"/>
        </w:rPr>
        <w:t>Meta-analysis on necessary investment shifts to reach net zero pathways in Europe. Nat. Clim. Chang., 1–9. 10.1038/s41558-022-01549-5.</w:t>
      </w:r>
    </w:p>
    <w:p w14:paraId="6F771DCF" w14:textId="77777777" w:rsidR="005F1930" w:rsidRPr="005F1930" w:rsidRDefault="005F1930" w:rsidP="005F1930">
      <w:pPr>
        <w:pStyle w:val="Bibliography"/>
        <w:rPr>
          <w:rFonts w:ascii="Calibri" w:hAnsi="Calibri" w:cs="Calibri"/>
        </w:rPr>
      </w:pPr>
      <w:r w:rsidRPr="005F1930">
        <w:rPr>
          <w:rFonts w:ascii="Calibri" w:hAnsi="Calibri" w:cs="Calibri"/>
        </w:rPr>
        <w:t>34.</w:t>
      </w:r>
      <w:r w:rsidRPr="005F1930">
        <w:rPr>
          <w:rFonts w:ascii="Calibri" w:hAnsi="Calibri" w:cs="Calibri"/>
        </w:rPr>
        <w:tab/>
        <w:t xml:space="preserve">Sovacool, B.K., Ali, S.H., Bazilian, M., Radley, B., Nemery, B., Okatz, J., and Mulvaney, D. (2020). Sustainable minerals and metals for a low-carbon future. Science </w:t>
      </w:r>
      <w:r w:rsidRPr="005F1930">
        <w:rPr>
          <w:rFonts w:ascii="Calibri" w:hAnsi="Calibri" w:cs="Calibri"/>
          <w:i/>
          <w:iCs/>
        </w:rPr>
        <w:t>367</w:t>
      </w:r>
      <w:r w:rsidRPr="005F1930">
        <w:rPr>
          <w:rFonts w:ascii="Calibri" w:hAnsi="Calibri" w:cs="Calibri"/>
        </w:rPr>
        <w:t>, 30–33. 10.1126/science.aaz6003.</w:t>
      </w:r>
    </w:p>
    <w:p w14:paraId="47BF90B9" w14:textId="77777777" w:rsidR="005F1930" w:rsidRPr="005F1930" w:rsidRDefault="005F1930" w:rsidP="005F1930">
      <w:pPr>
        <w:pStyle w:val="Bibliography"/>
        <w:rPr>
          <w:rFonts w:ascii="Calibri" w:hAnsi="Calibri" w:cs="Calibri"/>
        </w:rPr>
      </w:pPr>
      <w:r w:rsidRPr="005F1930">
        <w:rPr>
          <w:rFonts w:ascii="Calibri" w:hAnsi="Calibri" w:cs="Calibri"/>
        </w:rPr>
        <w:t>35.</w:t>
      </w:r>
      <w:r w:rsidRPr="005F1930">
        <w:rPr>
          <w:rFonts w:ascii="Calibri" w:hAnsi="Calibri" w:cs="Calibri"/>
        </w:rPr>
        <w:tab/>
        <w:t>Appl, M. (2011). Ammonia - Production Processes. In Ullmann’s Encyclopedia of Industrial Chemistry (John Wiley &amp; Sons, Ltd). 10.1002/14356007.o02_o11.</w:t>
      </w:r>
    </w:p>
    <w:p w14:paraId="1B1FF33C" w14:textId="77777777" w:rsidR="005F1930" w:rsidRPr="005F1930" w:rsidRDefault="005F1930" w:rsidP="005F1930">
      <w:pPr>
        <w:pStyle w:val="Bibliography"/>
        <w:rPr>
          <w:rFonts w:ascii="Calibri" w:hAnsi="Calibri" w:cs="Calibri"/>
        </w:rPr>
      </w:pPr>
      <w:r w:rsidRPr="005F1930">
        <w:rPr>
          <w:rFonts w:ascii="Calibri" w:hAnsi="Calibri" w:cs="Calibri"/>
        </w:rPr>
        <w:t>36.</w:t>
      </w:r>
      <w:r w:rsidRPr="005F1930">
        <w:rPr>
          <w:rFonts w:ascii="Calibri" w:hAnsi="Calibri" w:cs="Calibri"/>
        </w:rPr>
        <w:tab/>
        <w:t xml:space="preserve">Bussche, K.M.V., and Froment, G.F. (1996). A Steady-State Kinetic Model for Methanol Synthesis and the Water Gas Shift Reaction on a Commercial Cu/ZnO/Al2O3Catalyst. Journal of Catalysis </w:t>
      </w:r>
      <w:r w:rsidRPr="005F1930">
        <w:rPr>
          <w:rFonts w:ascii="Calibri" w:hAnsi="Calibri" w:cs="Calibri"/>
          <w:i/>
          <w:iCs/>
        </w:rPr>
        <w:t>161</w:t>
      </w:r>
      <w:r w:rsidRPr="005F1930">
        <w:rPr>
          <w:rFonts w:ascii="Calibri" w:hAnsi="Calibri" w:cs="Calibri"/>
        </w:rPr>
        <w:t>, 1–10. 10.1006/jcat.1996.0156.</w:t>
      </w:r>
    </w:p>
    <w:p w14:paraId="33C2F919" w14:textId="77777777" w:rsidR="005F1930" w:rsidRPr="005F1930" w:rsidRDefault="005F1930" w:rsidP="005F1930">
      <w:pPr>
        <w:pStyle w:val="Bibliography"/>
        <w:rPr>
          <w:rFonts w:ascii="Calibri" w:hAnsi="Calibri" w:cs="Calibri"/>
        </w:rPr>
      </w:pPr>
      <w:r w:rsidRPr="005F1930">
        <w:rPr>
          <w:rFonts w:ascii="Calibri" w:hAnsi="Calibri" w:cs="Calibri"/>
        </w:rPr>
        <w:t>37.</w:t>
      </w:r>
      <w:r w:rsidRPr="005F1930">
        <w:rPr>
          <w:rFonts w:ascii="Calibri" w:hAnsi="Calibri" w:cs="Calibri"/>
        </w:rPr>
        <w:tab/>
        <w:t xml:space="preserve">Keith, D.W., Holmes, G., St. Angelo, D., and Heidel, K. (2018). A Process for Capturing CO2 from the Atmosphere. Joule </w:t>
      </w:r>
      <w:r w:rsidRPr="005F1930">
        <w:rPr>
          <w:rFonts w:ascii="Calibri" w:hAnsi="Calibri" w:cs="Calibri"/>
          <w:i/>
          <w:iCs/>
        </w:rPr>
        <w:t>2</w:t>
      </w:r>
      <w:r w:rsidRPr="005F1930">
        <w:rPr>
          <w:rFonts w:ascii="Calibri" w:hAnsi="Calibri" w:cs="Calibri"/>
        </w:rPr>
        <w:t>, 1573–1594. 10.1016/j.joule.2018.05.006.</w:t>
      </w:r>
    </w:p>
    <w:p w14:paraId="59DB05AD" w14:textId="77777777" w:rsidR="005F1930" w:rsidRPr="005F1930" w:rsidRDefault="005F1930" w:rsidP="005F1930">
      <w:pPr>
        <w:pStyle w:val="Bibliography"/>
        <w:rPr>
          <w:rFonts w:ascii="Calibri" w:hAnsi="Calibri" w:cs="Calibri"/>
        </w:rPr>
      </w:pPr>
      <w:r w:rsidRPr="005F1930">
        <w:rPr>
          <w:rFonts w:ascii="Calibri" w:hAnsi="Calibri" w:cs="Calibri"/>
        </w:rPr>
        <w:t>38.</w:t>
      </w:r>
      <w:r w:rsidRPr="005F1930">
        <w:rPr>
          <w:rFonts w:ascii="Calibri" w:hAnsi="Calibri" w:cs="Calibri"/>
        </w:rPr>
        <w:tab/>
        <w:t>ISO 14040:2006 Environmental management — Life cycle assessment — Principles and framework.</w:t>
      </w:r>
    </w:p>
    <w:p w14:paraId="4275B6A2" w14:textId="77777777" w:rsidR="005F1930" w:rsidRPr="005F1930" w:rsidRDefault="005F1930" w:rsidP="005F1930">
      <w:pPr>
        <w:pStyle w:val="Bibliography"/>
        <w:rPr>
          <w:rFonts w:ascii="Calibri" w:hAnsi="Calibri" w:cs="Calibri"/>
        </w:rPr>
      </w:pPr>
      <w:r w:rsidRPr="005F1930">
        <w:rPr>
          <w:rFonts w:ascii="Calibri" w:hAnsi="Calibri" w:cs="Calibri"/>
        </w:rPr>
        <w:t>39.</w:t>
      </w:r>
      <w:r w:rsidRPr="005F1930">
        <w:rPr>
          <w:rFonts w:ascii="Calibri" w:hAnsi="Calibri" w:cs="Calibri"/>
        </w:rPr>
        <w:tab/>
        <w:t>ISO 14044:2006 Environmental management — Life cycle assessment — Requirements and guidelines.</w:t>
      </w:r>
    </w:p>
    <w:p w14:paraId="38EC3733" w14:textId="77777777" w:rsidR="005F1930" w:rsidRPr="005F1930" w:rsidRDefault="005F1930" w:rsidP="005F1930">
      <w:pPr>
        <w:pStyle w:val="Bibliography"/>
        <w:rPr>
          <w:rFonts w:ascii="Calibri" w:hAnsi="Calibri" w:cs="Calibri"/>
        </w:rPr>
      </w:pPr>
      <w:r w:rsidRPr="005F1930">
        <w:rPr>
          <w:rFonts w:ascii="Calibri" w:hAnsi="Calibri" w:cs="Calibri"/>
        </w:rPr>
        <w:t>40.</w:t>
      </w:r>
      <w:r w:rsidRPr="005F1930">
        <w:rPr>
          <w:rFonts w:ascii="Calibri" w:hAnsi="Calibri" w:cs="Calibri"/>
        </w:rPr>
        <w:tab/>
        <w:t xml:space="preserve">Hellweg, S., and Milà i Canals, L. (2014). Emerging approaches, challenges and opportunities in life cycle assessment. Science </w:t>
      </w:r>
      <w:r w:rsidRPr="005F1930">
        <w:rPr>
          <w:rFonts w:ascii="Calibri" w:hAnsi="Calibri" w:cs="Calibri"/>
          <w:i/>
          <w:iCs/>
        </w:rPr>
        <w:t>344</w:t>
      </w:r>
      <w:r w:rsidRPr="005F1930">
        <w:rPr>
          <w:rFonts w:ascii="Calibri" w:hAnsi="Calibri" w:cs="Calibri"/>
        </w:rPr>
        <w:t>, 1109–1113. 10.1126/science.1248361.</w:t>
      </w:r>
    </w:p>
    <w:p w14:paraId="590E6AE7" w14:textId="77777777" w:rsidR="005F1930" w:rsidRPr="005F1930" w:rsidRDefault="005F1930" w:rsidP="005F1930">
      <w:pPr>
        <w:pStyle w:val="Bibliography"/>
        <w:rPr>
          <w:rFonts w:ascii="Calibri" w:hAnsi="Calibri" w:cs="Calibri"/>
        </w:rPr>
      </w:pPr>
      <w:r w:rsidRPr="005F1930">
        <w:rPr>
          <w:rFonts w:ascii="Calibri" w:hAnsi="Calibri" w:cs="Calibri"/>
        </w:rPr>
        <w:t>41.</w:t>
      </w:r>
      <w:r w:rsidRPr="005F1930">
        <w:rPr>
          <w:rFonts w:ascii="Calibri" w:hAnsi="Calibri" w:cs="Calibri"/>
        </w:rPr>
        <w:tab/>
        <w:t xml:space="preserve">Wernet, G., Bauer, C., Steubing, B., Reinhard, J., Moreno-Ruiz, E., and Weidema, B. (2016). The ecoinvent database version 3 (part I): overview and methodology. Int J Life Cycle Assess </w:t>
      </w:r>
      <w:r w:rsidRPr="005F1930">
        <w:rPr>
          <w:rFonts w:ascii="Calibri" w:hAnsi="Calibri" w:cs="Calibri"/>
          <w:i/>
          <w:iCs/>
        </w:rPr>
        <w:t>21</w:t>
      </w:r>
      <w:r w:rsidRPr="005F1930">
        <w:rPr>
          <w:rFonts w:ascii="Calibri" w:hAnsi="Calibri" w:cs="Calibri"/>
        </w:rPr>
        <w:t>, 1218–1230. 10.1007/s11367-016-1087-8.</w:t>
      </w:r>
    </w:p>
    <w:p w14:paraId="192815C8" w14:textId="77777777" w:rsidR="005F1930" w:rsidRPr="005F1930" w:rsidRDefault="005F1930" w:rsidP="005F1930">
      <w:pPr>
        <w:pStyle w:val="Bibliography"/>
        <w:rPr>
          <w:rFonts w:ascii="Calibri" w:hAnsi="Calibri" w:cs="Calibri"/>
        </w:rPr>
      </w:pPr>
      <w:r w:rsidRPr="005F1930">
        <w:rPr>
          <w:rFonts w:ascii="Calibri" w:hAnsi="Calibri" w:cs="Calibri"/>
        </w:rPr>
        <w:t>42.</w:t>
      </w:r>
      <w:r w:rsidRPr="005F1930">
        <w:rPr>
          <w:rFonts w:ascii="Calibri" w:hAnsi="Calibri" w:cs="Calibri"/>
        </w:rPr>
        <w:tab/>
        <w:t xml:space="preserve">Huijbregts, M.A.J., Steinmann, Z.J.N., Elshout, P.M.F., Stam, G., Verones, F., Vieira, M., Zijp, M., Hollander, A., and van Zelm, R. (2017). ReCiPe2016: a harmonised life cycle impact assessment method at midpoint and endpoint level. Int J Life Cycle Assess </w:t>
      </w:r>
      <w:r w:rsidRPr="005F1930">
        <w:rPr>
          <w:rFonts w:ascii="Calibri" w:hAnsi="Calibri" w:cs="Calibri"/>
          <w:i/>
          <w:iCs/>
        </w:rPr>
        <w:t>22</w:t>
      </w:r>
      <w:r w:rsidRPr="005F1930">
        <w:rPr>
          <w:rFonts w:ascii="Calibri" w:hAnsi="Calibri" w:cs="Calibri"/>
        </w:rPr>
        <w:t>, 138–147. 10.1007/s11367-016-1246-y.</w:t>
      </w:r>
    </w:p>
    <w:p w14:paraId="7407DDAC" w14:textId="5638934D" w:rsidR="001E7F75" w:rsidRPr="002D4245" w:rsidRDefault="00783407" w:rsidP="0050051A">
      <w:pPr>
        <w:rPr>
          <w:rFonts w:cstheme="minorHAnsi"/>
        </w:rPr>
      </w:pPr>
      <w:r>
        <w:rPr>
          <w:rFonts w:cstheme="minorHAnsi"/>
        </w:rPr>
        <w:fldChar w:fldCharType="end"/>
      </w:r>
    </w:p>
    <w:p w14:paraId="6CCFF815" w14:textId="77777777" w:rsidR="001E7F75" w:rsidRPr="002D4245" w:rsidRDefault="001E7F75" w:rsidP="001E7F75">
      <w:pPr>
        <w:rPr>
          <w:rFonts w:cstheme="minorHAnsi"/>
        </w:rPr>
      </w:pPr>
    </w:p>
    <w:p w14:paraId="016D2D5A" w14:textId="77777777" w:rsidR="001E7F75" w:rsidRPr="002D4245" w:rsidRDefault="001E7F75" w:rsidP="001E7F75">
      <w:pPr>
        <w:rPr>
          <w:rFonts w:cstheme="minorHAnsi"/>
        </w:rPr>
      </w:pPr>
    </w:p>
    <w:p w14:paraId="54718294" w14:textId="77777777" w:rsidR="001E7F75" w:rsidRPr="002D4245" w:rsidRDefault="001E7F75" w:rsidP="001E7F75">
      <w:pPr>
        <w:rPr>
          <w:rFonts w:cstheme="minorHAnsi"/>
        </w:rPr>
      </w:pPr>
    </w:p>
    <w:p w14:paraId="21AB3A0A" w14:textId="77777777" w:rsidR="001E7F75" w:rsidRPr="002D4245" w:rsidRDefault="001E7F75" w:rsidP="001E7F75">
      <w:pPr>
        <w:rPr>
          <w:rFonts w:cstheme="minorHAnsi"/>
        </w:rPr>
      </w:pPr>
    </w:p>
    <w:p w14:paraId="40DE6182" w14:textId="77777777" w:rsidR="001E7F75" w:rsidRPr="002D4245" w:rsidRDefault="001E7F75" w:rsidP="001E7F75">
      <w:pPr>
        <w:rPr>
          <w:rFonts w:cstheme="minorHAnsi"/>
        </w:rPr>
      </w:pPr>
    </w:p>
    <w:p w14:paraId="2E4F83D5" w14:textId="77777777" w:rsidR="001E7F75" w:rsidRPr="002D4245" w:rsidRDefault="001E7F75" w:rsidP="001E7F75">
      <w:pPr>
        <w:rPr>
          <w:rFonts w:cstheme="minorHAnsi"/>
        </w:rPr>
      </w:pPr>
    </w:p>
    <w:p w14:paraId="3B81406C" w14:textId="77777777" w:rsidR="001E7F75" w:rsidRPr="002D4245" w:rsidRDefault="001E7F75" w:rsidP="001E7F75">
      <w:pPr>
        <w:rPr>
          <w:rFonts w:cstheme="minorHAnsi"/>
        </w:rPr>
      </w:pPr>
    </w:p>
    <w:p w14:paraId="689131FE" w14:textId="77777777" w:rsidR="001E7F75" w:rsidRPr="002D4245" w:rsidRDefault="001E7F75" w:rsidP="001E7F75">
      <w:pPr>
        <w:rPr>
          <w:rFonts w:cstheme="minorHAnsi"/>
        </w:rPr>
      </w:pPr>
    </w:p>
    <w:p w14:paraId="2537D769" w14:textId="77777777" w:rsidR="001E7F75" w:rsidRPr="002D4245" w:rsidRDefault="001E7F75" w:rsidP="001E7F75">
      <w:pPr>
        <w:rPr>
          <w:rFonts w:cstheme="minorHAnsi"/>
        </w:rPr>
      </w:pPr>
    </w:p>
    <w:p w14:paraId="3E5E63D5" w14:textId="54E95594" w:rsidR="00671FD0" w:rsidRPr="002D4245" w:rsidRDefault="00671FD0">
      <w:pPr>
        <w:rPr>
          <w:rFonts w:cstheme="minorHAnsi"/>
        </w:rPr>
      </w:pPr>
    </w:p>
    <w:p w14:paraId="026A5C25" w14:textId="77777777" w:rsidR="001628DE" w:rsidRPr="002D4245" w:rsidRDefault="001628DE">
      <w:pPr>
        <w:rPr>
          <w:rFonts w:cstheme="minorHAnsi"/>
          <w:b/>
          <w:bCs/>
          <w:u w:val="single"/>
        </w:rPr>
      </w:pPr>
    </w:p>
    <w:p w14:paraId="35338DE4" w14:textId="77777777" w:rsidR="001628DE" w:rsidRPr="002D4245" w:rsidRDefault="001628DE">
      <w:pPr>
        <w:rPr>
          <w:rFonts w:cstheme="minorHAnsi"/>
          <w:b/>
          <w:bCs/>
          <w:u w:val="single"/>
        </w:rPr>
      </w:pPr>
    </w:p>
    <w:p w14:paraId="7D1DBE06" w14:textId="77777777" w:rsidR="001628DE" w:rsidRPr="002D4245" w:rsidRDefault="001628DE">
      <w:pPr>
        <w:rPr>
          <w:rFonts w:cstheme="minorHAnsi"/>
          <w:b/>
          <w:bCs/>
          <w:u w:val="single"/>
        </w:rPr>
      </w:pPr>
    </w:p>
    <w:p w14:paraId="710C32DE" w14:textId="77777777" w:rsidR="001628DE" w:rsidRPr="002D4245" w:rsidRDefault="001628DE">
      <w:pPr>
        <w:rPr>
          <w:rFonts w:cstheme="minorHAnsi"/>
          <w:b/>
          <w:bCs/>
          <w:u w:val="single"/>
        </w:rPr>
      </w:pPr>
    </w:p>
    <w:p w14:paraId="7F5A9F66" w14:textId="77777777" w:rsidR="001628DE" w:rsidRPr="002D4245" w:rsidRDefault="001628DE">
      <w:pPr>
        <w:rPr>
          <w:rFonts w:cstheme="minorHAnsi"/>
          <w:b/>
          <w:bCs/>
          <w:u w:val="single"/>
        </w:rPr>
      </w:pPr>
    </w:p>
    <w:sectPr w:rsidR="001628DE" w:rsidRPr="002D4245" w:rsidSect="00AF59B3">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Istrate  Ioan-Robert" w:date="2023-01-09T15:08:00Z" w:initials="II">
    <w:p w14:paraId="07D8B3FD" w14:textId="7CDE8585" w:rsidR="0089103C" w:rsidRDefault="0089103C">
      <w:pPr>
        <w:pStyle w:val="CommentText"/>
      </w:pPr>
      <w:r>
        <w:rPr>
          <w:rStyle w:val="CommentReference"/>
        </w:rPr>
        <w:annotationRef/>
      </w:r>
      <w:r>
        <w:t>Tentative</w:t>
      </w:r>
    </w:p>
  </w:comment>
  <w:comment w:id="40" w:author="Guillén Gosalbez  Gonzalo" w:date="2023-02-15T12:05:00Z" w:initials="GGG">
    <w:p w14:paraId="1B2E6458" w14:textId="675E1BC2" w:rsidR="0089103C" w:rsidRDefault="0089103C">
      <w:pPr>
        <w:pStyle w:val="CommentText"/>
      </w:pPr>
      <w:r>
        <w:rPr>
          <w:rStyle w:val="CommentReference"/>
        </w:rPr>
        <w:annotationRef/>
      </w:r>
      <w:r>
        <w:t>The remaining being coal?</w:t>
      </w:r>
    </w:p>
  </w:comment>
  <w:comment w:id="54" w:author="Istrate  Ioan-Robert" w:date="2023-01-18T12:46:00Z" w:initials="II">
    <w:p w14:paraId="1962F4E4" w14:textId="19D75B98" w:rsidR="0089103C" w:rsidRPr="002333D4" w:rsidRDefault="0089103C">
      <w:pPr>
        <w:pStyle w:val="CommentText"/>
      </w:pPr>
      <w:r>
        <w:rPr>
          <w:rStyle w:val="CommentReference"/>
        </w:rPr>
        <w:annotationRef/>
      </w:r>
      <w:r>
        <w:t>In general, we use the compound name (ammonia, hydrogen, …), but for CO</w:t>
      </w:r>
      <w:r w:rsidRPr="002333D4">
        <w:rPr>
          <w:vertAlign w:val="subscript"/>
        </w:rPr>
        <w:t>2</w:t>
      </w:r>
      <w:r>
        <w:t xml:space="preserve"> the formula looks more appropriate, at least for me</w:t>
      </w:r>
    </w:p>
  </w:comment>
  <w:comment w:id="60" w:author="Istrate  Ioan-Robert" w:date="2023-01-18T15:34:00Z" w:initials="II">
    <w:p w14:paraId="28BC0139" w14:textId="5A980F48" w:rsidR="0089103C" w:rsidRDefault="0089103C">
      <w:pPr>
        <w:pStyle w:val="CommentText"/>
      </w:pPr>
      <w:r>
        <w:rPr>
          <w:rStyle w:val="CommentReference"/>
        </w:rPr>
        <w:annotationRef/>
      </w:r>
      <w:r>
        <w:t>Now I am not sure if we should use EUR since we are talking about Europe…</w:t>
      </w:r>
    </w:p>
  </w:comment>
  <w:comment w:id="74" w:author="Istrate  Ioan-Robert" w:date="2023-01-12T16:29:00Z" w:initials="II">
    <w:p w14:paraId="05588225" w14:textId="059541C0" w:rsidR="0089103C" w:rsidRDefault="0089103C">
      <w:pPr>
        <w:pStyle w:val="CommentText"/>
      </w:pPr>
      <w:r>
        <w:rPr>
          <w:rStyle w:val="CommentReference"/>
        </w:rPr>
        <w:annotationRef/>
      </w:r>
      <w:r>
        <w:t>The spot price is the price that new supply contracts have to pay for gas. This means that we calculate a “production cost for fossil ammonia” using natural gas based on a new contract. If a company already has a contract, they will certainly pay less for that gas, and the production cost will also decrease. That’s why our estimates do not exactly match reports.</w:t>
      </w:r>
    </w:p>
    <w:p w14:paraId="2F73D5EC" w14:textId="77777777" w:rsidR="0089103C" w:rsidRDefault="0089103C">
      <w:pPr>
        <w:pStyle w:val="CommentText"/>
      </w:pPr>
    </w:p>
    <w:p w14:paraId="50F0620A" w14:textId="5B3C4E27" w:rsidR="0089103C" w:rsidRDefault="0089103C">
      <w:pPr>
        <w:pStyle w:val="CommentText"/>
      </w:pPr>
      <w:r>
        <w:t>Should we clarify further this concept, or perhaps saying that we use “natural gas sport prices” is enough?</w:t>
      </w:r>
    </w:p>
  </w:comment>
  <w:comment w:id="92" w:author="Guillén Gosalbez  Gonzalo" w:date="2023-02-15T13:22:00Z" w:initials="GGG">
    <w:p w14:paraId="50421DE1" w14:textId="542A7EBE" w:rsidR="0089103C" w:rsidRDefault="0089103C">
      <w:pPr>
        <w:pStyle w:val="CommentText"/>
      </w:pPr>
      <w:r>
        <w:rPr>
          <w:rStyle w:val="CommentReference"/>
        </w:rPr>
        <w:annotationRef/>
      </w:r>
      <w:r>
        <w:t>We need to say something regarding pre-existing contracts for NG at a smaller price already arranged before the crisis. We always base the calculations based on market prices, but long-term contracts do exist as well…</w:t>
      </w:r>
    </w:p>
  </w:comment>
  <w:comment w:id="93" w:author="Guillén Gosalbez  Gonzalo" w:date="2023-02-15T13:45:00Z" w:initials="GGG">
    <w:p w14:paraId="2C09C0E8" w14:textId="500B491B" w:rsidR="0089103C" w:rsidRDefault="0089103C">
      <w:pPr>
        <w:pStyle w:val="CommentText"/>
      </w:pPr>
      <w:r>
        <w:rPr>
          <w:rStyle w:val="CommentReference"/>
        </w:rPr>
        <w:annotationRef/>
      </w:r>
      <w:r>
        <w:t>Say something about the validation, you need to clearly say that these are estimates that we validated with some data…</w:t>
      </w:r>
    </w:p>
  </w:comment>
  <w:comment w:id="159" w:author="Guillén Gosalbez  Gonzalo" w:date="2023-02-15T13:28:00Z" w:initials="GGG">
    <w:p w14:paraId="453EBA56" w14:textId="582A9A5D" w:rsidR="0089103C" w:rsidRDefault="0089103C">
      <w:pPr>
        <w:pStyle w:val="CommentText"/>
      </w:pPr>
      <w:r>
        <w:rPr>
          <w:rStyle w:val="CommentReference"/>
        </w:rPr>
        <w:annotationRef/>
      </w:r>
      <w:r>
        <w:t>Extra N2??? I do not understand this</w:t>
      </w:r>
    </w:p>
  </w:comment>
  <w:comment w:id="174" w:author="Guillén Gosalbez  Gonzalo" w:date="2023-02-15T13:33:00Z" w:initials="GGG">
    <w:p w14:paraId="36183F7D" w14:textId="3A5C20A0" w:rsidR="0089103C" w:rsidRDefault="0089103C">
      <w:pPr>
        <w:pStyle w:val="CommentText"/>
      </w:pPr>
      <w:r>
        <w:rPr>
          <w:rStyle w:val="CommentReference"/>
        </w:rPr>
        <w:annotationRef/>
      </w:r>
      <w:r>
        <w:t xml:space="preserve">I wonder if this routes makes any sense at all, let us discuss this… You produce SMR-CCS H2 and then you mix with CO2. You could instead capture the CO2 in syngas production and produce MeOH normally. </w:t>
      </w:r>
    </w:p>
  </w:comment>
  <w:comment w:id="181" w:author="Guillén Gosalbez  Gonzalo" w:date="2023-02-15T13:49:00Z" w:initials="GGG">
    <w:p w14:paraId="2F8731BB" w14:textId="027C0F03" w:rsidR="0089103C" w:rsidRDefault="0089103C">
      <w:pPr>
        <w:pStyle w:val="CommentText"/>
      </w:pPr>
      <w:r>
        <w:rPr>
          <w:rStyle w:val="CommentReference"/>
        </w:rPr>
        <w:annotationRef/>
      </w:r>
      <w:r>
        <w:t>Did you validate the estimates? I do not think so… You need to be transparent</w:t>
      </w:r>
    </w:p>
  </w:comment>
  <w:comment w:id="196" w:author="Guillén Gosalbez  Gonzalo" w:date="2023-02-15T13:55:00Z" w:initials="GGG">
    <w:p w14:paraId="62EC1856" w14:textId="169B2752" w:rsidR="0089103C" w:rsidRDefault="0089103C">
      <w:pPr>
        <w:pStyle w:val="CommentText"/>
      </w:pPr>
      <w:r>
        <w:rPr>
          <w:rStyle w:val="CommentReference"/>
        </w:rPr>
        <w:annotationRef/>
      </w:r>
      <w:r>
        <w:t>Condense, the point is that NG share grew and that H2 share is very large…</w:t>
      </w:r>
    </w:p>
  </w:comment>
  <w:comment w:id="304" w:author="Guillén Gosalbez  Gonzalo" w:date="2023-02-15T18:24:00Z" w:initials="GGG">
    <w:p w14:paraId="41171094" w14:textId="3B2EC0CE" w:rsidR="0089103C" w:rsidRDefault="0089103C">
      <w:pPr>
        <w:pStyle w:val="CommentText"/>
      </w:pPr>
      <w:r>
        <w:rPr>
          <w:rStyle w:val="CommentReference"/>
        </w:rPr>
        <w:annotationRef/>
      </w:r>
      <w:r>
        <w:t>Never heard this word…</w:t>
      </w:r>
    </w:p>
  </w:comment>
  <w:comment w:id="316" w:author="Guillén Gosalbez  Gonzalo" w:date="2023-02-15T18:37:00Z" w:initials="GGG">
    <w:p w14:paraId="5205FE6C" w14:textId="0FEC4C3C" w:rsidR="0089103C" w:rsidRDefault="0089103C">
      <w:pPr>
        <w:pStyle w:val="CommentText"/>
      </w:pPr>
      <w:r>
        <w:rPr>
          <w:rStyle w:val="CommentReference"/>
        </w:rPr>
        <w:annotationRef/>
      </w:r>
      <w:r>
        <w:t>Controversial, needs some thinking, are we against globalization?</w:t>
      </w:r>
    </w:p>
  </w:comment>
  <w:comment w:id="373" w:author="Guillén Gosalbez  Gonzalo" w:date="2023-02-15T18:41:00Z" w:initials="GGG">
    <w:p w14:paraId="7747D59E" w14:textId="0B8ABA0F" w:rsidR="000666BB" w:rsidRDefault="000666BB">
      <w:pPr>
        <w:pStyle w:val="CommentText"/>
      </w:pPr>
      <w:r>
        <w:rPr>
          <w:rStyle w:val="CommentReference"/>
        </w:rPr>
        <w:annotationRef/>
      </w:r>
      <w:r>
        <w:t>Weird word…</w:t>
      </w:r>
    </w:p>
  </w:comment>
  <w:comment w:id="369" w:author="Guillén Gosalbez  Gonzalo" w:date="2023-02-15T18:42:00Z" w:initials="GGG">
    <w:p w14:paraId="2245EB48" w14:textId="4CE546A1" w:rsidR="000666BB" w:rsidRDefault="000666BB">
      <w:pPr>
        <w:pStyle w:val="CommentText"/>
      </w:pPr>
      <w:r>
        <w:rPr>
          <w:rStyle w:val="CommentReference"/>
        </w:rPr>
        <w:annotationRef/>
      </w:r>
      <w:r>
        <w:t>Somehow repetitive, we need to further sharpen it…</w:t>
      </w:r>
    </w:p>
  </w:comment>
  <w:comment w:id="377" w:author="Istrate  Ioan-Robert" w:date="2023-01-18T11:58:00Z" w:initials="II">
    <w:p w14:paraId="1EF18607" w14:textId="786FBD87" w:rsidR="0089103C" w:rsidRDefault="0089103C">
      <w:pPr>
        <w:pStyle w:val="CommentText"/>
      </w:pPr>
      <w:r>
        <w:rPr>
          <w:rStyle w:val="CommentReference"/>
        </w:rPr>
        <w:annotationRef/>
      </w:r>
      <w:r>
        <w:t>This part could be (partially) moved to supporting information</w:t>
      </w:r>
    </w:p>
  </w:comment>
  <w:comment w:id="428" w:author="Istrate  Ioan-Robert" w:date="2023-01-18T12:42:00Z" w:initials="II">
    <w:p w14:paraId="7355BB9F" w14:textId="3184A683" w:rsidR="0089103C" w:rsidRDefault="0089103C">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7D8B3FD" w15:done="0"/>
  <w15:commentEx w15:paraId="1B2E6458" w15:done="0"/>
  <w15:commentEx w15:paraId="1962F4E4" w15:done="0"/>
  <w15:commentEx w15:paraId="28BC0139" w15:done="0"/>
  <w15:commentEx w15:paraId="50F0620A" w15:done="0"/>
  <w15:commentEx w15:paraId="50421DE1" w15:done="0"/>
  <w15:commentEx w15:paraId="2C09C0E8" w15:done="0"/>
  <w15:commentEx w15:paraId="453EBA56" w15:done="0"/>
  <w15:commentEx w15:paraId="36183F7D" w15:done="0"/>
  <w15:commentEx w15:paraId="2F8731BB" w15:done="0"/>
  <w15:commentEx w15:paraId="62EC1856" w15:done="0"/>
  <w15:commentEx w15:paraId="41171094" w15:done="0"/>
  <w15:commentEx w15:paraId="5205FE6C" w15:done="0"/>
  <w15:commentEx w15:paraId="7747D59E" w15:done="0"/>
  <w15:commentEx w15:paraId="2245EB48" w15:done="0"/>
  <w15:commentEx w15:paraId="1EF18607" w15:done="0"/>
  <w15:commentEx w15:paraId="7355BB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D8B3FD" w16cid:durableId="2766AC84"/>
  <w16cid:commentId w16cid:paraId="1962F4E4" w16cid:durableId="2772689E"/>
  <w16cid:commentId w16cid:paraId="28BC0139" w16cid:durableId="27729008"/>
  <w16cid:commentId w16cid:paraId="50F0620A" w16cid:durableId="276AB401"/>
  <w16cid:commentId w16cid:paraId="1EF18607" w16cid:durableId="27725D7C"/>
  <w16cid:commentId w16cid:paraId="7355BB9F" w16cid:durableId="277267A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026E03" w14:textId="77777777" w:rsidR="00D928E2" w:rsidRDefault="00D928E2" w:rsidP="002A631C">
      <w:pPr>
        <w:spacing w:after="0" w:line="240" w:lineRule="auto"/>
      </w:pPr>
      <w:r>
        <w:separator/>
      </w:r>
    </w:p>
  </w:endnote>
  <w:endnote w:type="continuationSeparator" w:id="0">
    <w:p w14:paraId="2F0731AE" w14:textId="77777777" w:rsidR="00D928E2" w:rsidRDefault="00D928E2" w:rsidP="002A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6417495"/>
      <w:docPartObj>
        <w:docPartGallery w:val="Page Numbers (Bottom of Page)"/>
        <w:docPartUnique/>
      </w:docPartObj>
    </w:sdtPr>
    <w:sdtEndPr>
      <w:rPr>
        <w:noProof/>
      </w:rPr>
    </w:sdtEndPr>
    <w:sdtContent>
      <w:p w14:paraId="201C9ECE" w14:textId="589C693B" w:rsidR="0089103C" w:rsidRDefault="0089103C">
        <w:pPr>
          <w:pStyle w:val="Footer"/>
          <w:jc w:val="center"/>
        </w:pPr>
        <w:r>
          <w:fldChar w:fldCharType="begin"/>
        </w:r>
        <w:r>
          <w:instrText xml:space="preserve"> PAGE   \* MERGEFORMAT </w:instrText>
        </w:r>
        <w:r>
          <w:fldChar w:fldCharType="separate"/>
        </w:r>
        <w:r w:rsidR="00233DE2">
          <w:rPr>
            <w:noProof/>
          </w:rPr>
          <w:t>2</w:t>
        </w:r>
        <w:r>
          <w:rPr>
            <w:noProof/>
          </w:rPr>
          <w:fldChar w:fldCharType="end"/>
        </w:r>
      </w:p>
    </w:sdtContent>
  </w:sdt>
  <w:p w14:paraId="5DDCFEED" w14:textId="77777777" w:rsidR="0089103C" w:rsidRDefault="00891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1E1FDF" w14:textId="77777777" w:rsidR="00D928E2" w:rsidRDefault="00D928E2" w:rsidP="002A631C">
      <w:pPr>
        <w:spacing w:after="0" w:line="240" w:lineRule="auto"/>
      </w:pPr>
      <w:r>
        <w:separator/>
      </w:r>
    </w:p>
  </w:footnote>
  <w:footnote w:type="continuationSeparator" w:id="0">
    <w:p w14:paraId="113BA0C2" w14:textId="77777777" w:rsidR="00D928E2" w:rsidRDefault="00D928E2" w:rsidP="002A6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strate  Ioan-Robert">
    <w15:presenceInfo w15:providerId="AD" w15:userId="S-1-5-21-2025429265-764733703-1417001333-618648"/>
  </w15:person>
  <w15:person w15:author="Guillén Gosalbez  Gonzalo">
    <w15:presenceInfo w15:providerId="None" w15:userId="Guillén Gosalbez  Gonza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s-ES" w:vendorID="64" w:dllVersion="131078" w:nlCheck="1" w:checkStyle="0"/>
  <w:activeWritingStyle w:appName="MSWord" w:lang="en-GB" w:vendorID="64" w:dllVersion="131078" w:nlCheck="1" w:checkStyle="1"/>
  <w:activeWritingStyle w:appName="MSWord" w:lang="en-US" w:vendorID="64" w:dllVersion="131078" w:nlCheck="1" w:checkStyle="1"/>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C3MLY0NzIxtjQ1sTRU0lEKTi0uzszPAykwrgUAhnApwiwAAAA="/>
  </w:docVars>
  <w:rsids>
    <w:rsidRoot w:val="00AF59B3"/>
    <w:rsid w:val="00001A4D"/>
    <w:rsid w:val="00001FFA"/>
    <w:rsid w:val="00002D89"/>
    <w:rsid w:val="00004810"/>
    <w:rsid w:val="00012910"/>
    <w:rsid w:val="00013B03"/>
    <w:rsid w:val="00014713"/>
    <w:rsid w:val="0001575A"/>
    <w:rsid w:val="00015CEB"/>
    <w:rsid w:val="000175F0"/>
    <w:rsid w:val="000238FA"/>
    <w:rsid w:val="00023E81"/>
    <w:rsid w:val="000247B2"/>
    <w:rsid w:val="000253EC"/>
    <w:rsid w:val="0002704D"/>
    <w:rsid w:val="000277AB"/>
    <w:rsid w:val="000279AB"/>
    <w:rsid w:val="0003077A"/>
    <w:rsid w:val="00032848"/>
    <w:rsid w:val="00032A19"/>
    <w:rsid w:val="000346FE"/>
    <w:rsid w:val="00036286"/>
    <w:rsid w:val="000366A3"/>
    <w:rsid w:val="00045B30"/>
    <w:rsid w:val="000466F2"/>
    <w:rsid w:val="00046F5B"/>
    <w:rsid w:val="000500CC"/>
    <w:rsid w:val="00051241"/>
    <w:rsid w:val="000519FC"/>
    <w:rsid w:val="000522CD"/>
    <w:rsid w:val="0006104F"/>
    <w:rsid w:val="00061AF5"/>
    <w:rsid w:val="00061CCD"/>
    <w:rsid w:val="00062363"/>
    <w:rsid w:val="00063026"/>
    <w:rsid w:val="0006430D"/>
    <w:rsid w:val="00064B3A"/>
    <w:rsid w:val="00064C7D"/>
    <w:rsid w:val="00064C9F"/>
    <w:rsid w:val="000666BB"/>
    <w:rsid w:val="00070710"/>
    <w:rsid w:val="0007353B"/>
    <w:rsid w:val="000735AE"/>
    <w:rsid w:val="00073AC9"/>
    <w:rsid w:val="00073B40"/>
    <w:rsid w:val="0007621A"/>
    <w:rsid w:val="00077882"/>
    <w:rsid w:val="00081C68"/>
    <w:rsid w:val="000836A4"/>
    <w:rsid w:val="00085466"/>
    <w:rsid w:val="00091FFC"/>
    <w:rsid w:val="00093282"/>
    <w:rsid w:val="00094229"/>
    <w:rsid w:val="000947D3"/>
    <w:rsid w:val="000947E4"/>
    <w:rsid w:val="00094D81"/>
    <w:rsid w:val="00096143"/>
    <w:rsid w:val="00097071"/>
    <w:rsid w:val="000A0492"/>
    <w:rsid w:val="000A178B"/>
    <w:rsid w:val="000A1941"/>
    <w:rsid w:val="000A1944"/>
    <w:rsid w:val="000A1EBD"/>
    <w:rsid w:val="000A3052"/>
    <w:rsid w:val="000A4659"/>
    <w:rsid w:val="000A501C"/>
    <w:rsid w:val="000A56C5"/>
    <w:rsid w:val="000A5E68"/>
    <w:rsid w:val="000A6360"/>
    <w:rsid w:val="000A72AC"/>
    <w:rsid w:val="000A7A7A"/>
    <w:rsid w:val="000B0F25"/>
    <w:rsid w:val="000B2615"/>
    <w:rsid w:val="000B7631"/>
    <w:rsid w:val="000C0EC0"/>
    <w:rsid w:val="000C2370"/>
    <w:rsid w:val="000C2660"/>
    <w:rsid w:val="000C30D0"/>
    <w:rsid w:val="000C35A9"/>
    <w:rsid w:val="000C3ED1"/>
    <w:rsid w:val="000C5361"/>
    <w:rsid w:val="000C5508"/>
    <w:rsid w:val="000C58D8"/>
    <w:rsid w:val="000C5D77"/>
    <w:rsid w:val="000D0B24"/>
    <w:rsid w:val="000D285D"/>
    <w:rsid w:val="000D2E36"/>
    <w:rsid w:val="000D4892"/>
    <w:rsid w:val="000D5D74"/>
    <w:rsid w:val="000E0091"/>
    <w:rsid w:val="000E03AE"/>
    <w:rsid w:val="000E0E67"/>
    <w:rsid w:val="000E29FE"/>
    <w:rsid w:val="000E2DD5"/>
    <w:rsid w:val="000E58BA"/>
    <w:rsid w:val="000E5AE6"/>
    <w:rsid w:val="000E5C33"/>
    <w:rsid w:val="000E73B0"/>
    <w:rsid w:val="000E7B3C"/>
    <w:rsid w:val="000F0BBD"/>
    <w:rsid w:val="000F0C08"/>
    <w:rsid w:val="000F1397"/>
    <w:rsid w:val="000F5616"/>
    <w:rsid w:val="000F5CDC"/>
    <w:rsid w:val="000F6B67"/>
    <w:rsid w:val="001007F1"/>
    <w:rsid w:val="00101FA4"/>
    <w:rsid w:val="001021A7"/>
    <w:rsid w:val="00102519"/>
    <w:rsid w:val="0010362D"/>
    <w:rsid w:val="00103B90"/>
    <w:rsid w:val="0010417C"/>
    <w:rsid w:val="0010597B"/>
    <w:rsid w:val="00105AD5"/>
    <w:rsid w:val="0010669D"/>
    <w:rsid w:val="00107BC5"/>
    <w:rsid w:val="00110447"/>
    <w:rsid w:val="001106A8"/>
    <w:rsid w:val="00112828"/>
    <w:rsid w:val="00115907"/>
    <w:rsid w:val="00115912"/>
    <w:rsid w:val="0012027F"/>
    <w:rsid w:val="00120C32"/>
    <w:rsid w:val="0012147B"/>
    <w:rsid w:val="00122BF0"/>
    <w:rsid w:val="00123060"/>
    <w:rsid w:val="0012425E"/>
    <w:rsid w:val="0012681B"/>
    <w:rsid w:val="00126B72"/>
    <w:rsid w:val="00132F0B"/>
    <w:rsid w:val="00132FB9"/>
    <w:rsid w:val="00133F22"/>
    <w:rsid w:val="00134A08"/>
    <w:rsid w:val="00135ADB"/>
    <w:rsid w:val="00135D1F"/>
    <w:rsid w:val="00136C6E"/>
    <w:rsid w:val="001373B2"/>
    <w:rsid w:val="00140FAC"/>
    <w:rsid w:val="00141891"/>
    <w:rsid w:val="00144686"/>
    <w:rsid w:val="00144D7F"/>
    <w:rsid w:val="00146020"/>
    <w:rsid w:val="00146AE2"/>
    <w:rsid w:val="00147AF5"/>
    <w:rsid w:val="00147B4D"/>
    <w:rsid w:val="00150761"/>
    <w:rsid w:val="00151657"/>
    <w:rsid w:val="00153579"/>
    <w:rsid w:val="00155243"/>
    <w:rsid w:val="00156215"/>
    <w:rsid w:val="00160741"/>
    <w:rsid w:val="00160A55"/>
    <w:rsid w:val="001625F7"/>
    <w:rsid w:val="001628DE"/>
    <w:rsid w:val="001648B9"/>
    <w:rsid w:val="00166F08"/>
    <w:rsid w:val="001677EF"/>
    <w:rsid w:val="00167A14"/>
    <w:rsid w:val="00171E3F"/>
    <w:rsid w:val="0017207B"/>
    <w:rsid w:val="00173935"/>
    <w:rsid w:val="001750AD"/>
    <w:rsid w:val="00177D33"/>
    <w:rsid w:val="00180B01"/>
    <w:rsid w:val="00181730"/>
    <w:rsid w:val="001846F7"/>
    <w:rsid w:val="00184C16"/>
    <w:rsid w:val="0018659B"/>
    <w:rsid w:val="0019276C"/>
    <w:rsid w:val="0019352F"/>
    <w:rsid w:val="00194D64"/>
    <w:rsid w:val="00196D07"/>
    <w:rsid w:val="00196E0C"/>
    <w:rsid w:val="001A1682"/>
    <w:rsid w:val="001A31CE"/>
    <w:rsid w:val="001A370C"/>
    <w:rsid w:val="001B0751"/>
    <w:rsid w:val="001B077B"/>
    <w:rsid w:val="001B0E60"/>
    <w:rsid w:val="001B2E2D"/>
    <w:rsid w:val="001B33C0"/>
    <w:rsid w:val="001B41D7"/>
    <w:rsid w:val="001B581E"/>
    <w:rsid w:val="001C1BAA"/>
    <w:rsid w:val="001C1D8A"/>
    <w:rsid w:val="001C1F1B"/>
    <w:rsid w:val="001C2091"/>
    <w:rsid w:val="001C3CF5"/>
    <w:rsid w:val="001C616B"/>
    <w:rsid w:val="001C71B3"/>
    <w:rsid w:val="001D0A9B"/>
    <w:rsid w:val="001D0AF8"/>
    <w:rsid w:val="001D2477"/>
    <w:rsid w:val="001D2B7D"/>
    <w:rsid w:val="001D3C27"/>
    <w:rsid w:val="001D53D7"/>
    <w:rsid w:val="001D58A4"/>
    <w:rsid w:val="001D7187"/>
    <w:rsid w:val="001D7691"/>
    <w:rsid w:val="001E0186"/>
    <w:rsid w:val="001E1847"/>
    <w:rsid w:val="001E2C7B"/>
    <w:rsid w:val="001E7F75"/>
    <w:rsid w:val="001F3D1E"/>
    <w:rsid w:val="001F470A"/>
    <w:rsid w:val="001F52D5"/>
    <w:rsid w:val="001F6399"/>
    <w:rsid w:val="001F760C"/>
    <w:rsid w:val="002020A2"/>
    <w:rsid w:val="00203937"/>
    <w:rsid w:val="0020429F"/>
    <w:rsid w:val="00207CE4"/>
    <w:rsid w:val="00210D1B"/>
    <w:rsid w:val="00210F39"/>
    <w:rsid w:val="002121C0"/>
    <w:rsid w:val="002153FF"/>
    <w:rsid w:val="00216AD9"/>
    <w:rsid w:val="00216FE0"/>
    <w:rsid w:val="002176A5"/>
    <w:rsid w:val="00223E0E"/>
    <w:rsid w:val="002264D1"/>
    <w:rsid w:val="0023259B"/>
    <w:rsid w:val="002326BA"/>
    <w:rsid w:val="00233154"/>
    <w:rsid w:val="002333D4"/>
    <w:rsid w:val="00233DE2"/>
    <w:rsid w:val="002365E1"/>
    <w:rsid w:val="0023704E"/>
    <w:rsid w:val="00240B65"/>
    <w:rsid w:val="00240B68"/>
    <w:rsid w:val="00245864"/>
    <w:rsid w:val="00246254"/>
    <w:rsid w:val="00247B8C"/>
    <w:rsid w:val="00247E38"/>
    <w:rsid w:val="00250F27"/>
    <w:rsid w:val="002515EC"/>
    <w:rsid w:val="00251F8E"/>
    <w:rsid w:val="00251FB6"/>
    <w:rsid w:val="00252D13"/>
    <w:rsid w:val="002534BF"/>
    <w:rsid w:val="00260834"/>
    <w:rsid w:val="00260B78"/>
    <w:rsid w:val="0026519D"/>
    <w:rsid w:val="00267F44"/>
    <w:rsid w:val="002701A6"/>
    <w:rsid w:val="00272928"/>
    <w:rsid w:val="0027473F"/>
    <w:rsid w:val="0027529E"/>
    <w:rsid w:val="00275F59"/>
    <w:rsid w:val="00276B54"/>
    <w:rsid w:val="00280B3C"/>
    <w:rsid w:val="002824A2"/>
    <w:rsid w:val="00284AD1"/>
    <w:rsid w:val="002869EE"/>
    <w:rsid w:val="002876FE"/>
    <w:rsid w:val="00291194"/>
    <w:rsid w:val="00293C28"/>
    <w:rsid w:val="00293DFD"/>
    <w:rsid w:val="00294F9F"/>
    <w:rsid w:val="002A4D0E"/>
    <w:rsid w:val="002A631C"/>
    <w:rsid w:val="002A71F1"/>
    <w:rsid w:val="002B0EBF"/>
    <w:rsid w:val="002B1555"/>
    <w:rsid w:val="002B1FC8"/>
    <w:rsid w:val="002B29CD"/>
    <w:rsid w:val="002B5285"/>
    <w:rsid w:val="002C2A0F"/>
    <w:rsid w:val="002C4240"/>
    <w:rsid w:val="002C43CA"/>
    <w:rsid w:val="002C572F"/>
    <w:rsid w:val="002C690E"/>
    <w:rsid w:val="002D2045"/>
    <w:rsid w:val="002D224F"/>
    <w:rsid w:val="002D2997"/>
    <w:rsid w:val="002D2EAD"/>
    <w:rsid w:val="002D3068"/>
    <w:rsid w:val="002D3AE5"/>
    <w:rsid w:val="002D4245"/>
    <w:rsid w:val="002D452C"/>
    <w:rsid w:val="002D6005"/>
    <w:rsid w:val="002E0BC0"/>
    <w:rsid w:val="002E2848"/>
    <w:rsid w:val="002E3C15"/>
    <w:rsid w:val="002E6198"/>
    <w:rsid w:val="002E6724"/>
    <w:rsid w:val="002E6830"/>
    <w:rsid w:val="002E69AD"/>
    <w:rsid w:val="002E7BB6"/>
    <w:rsid w:val="002F17B1"/>
    <w:rsid w:val="002F2054"/>
    <w:rsid w:val="002F2DCE"/>
    <w:rsid w:val="002F6EF1"/>
    <w:rsid w:val="002F74AE"/>
    <w:rsid w:val="00300F95"/>
    <w:rsid w:val="003017A1"/>
    <w:rsid w:val="0030241D"/>
    <w:rsid w:val="003037CA"/>
    <w:rsid w:val="003049C8"/>
    <w:rsid w:val="00304CB7"/>
    <w:rsid w:val="00304F55"/>
    <w:rsid w:val="003067B3"/>
    <w:rsid w:val="00307C3A"/>
    <w:rsid w:val="00307E2E"/>
    <w:rsid w:val="0031010E"/>
    <w:rsid w:val="0031146E"/>
    <w:rsid w:val="003117B3"/>
    <w:rsid w:val="00311BDD"/>
    <w:rsid w:val="003125FD"/>
    <w:rsid w:val="00314C61"/>
    <w:rsid w:val="0032053A"/>
    <w:rsid w:val="0032101F"/>
    <w:rsid w:val="00322EBB"/>
    <w:rsid w:val="00324ECA"/>
    <w:rsid w:val="0032541A"/>
    <w:rsid w:val="0032779E"/>
    <w:rsid w:val="0033078E"/>
    <w:rsid w:val="00336043"/>
    <w:rsid w:val="00337429"/>
    <w:rsid w:val="00337DDF"/>
    <w:rsid w:val="0034108D"/>
    <w:rsid w:val="00341809"/>
    <w:rsid w:val="00343FF2"/>
    <w:rsid w:val="00345C04"/>
    <w:rsid w:val="00351918"/>
    <w:rsid w:val="003533ED"/>
    <w:rsid w:val="00354C3F"/>
    <w:rsid w:val="003556F1"/>
    <w:rsid w:val="00361853"/>
    <w:rsid w:val="003623C8"/>
    <w:rsid w:val="00363BA3"/>
    <w:rsid w:val="00364248"/>
    <w:rsid w:val="003643FF"/>
    <w:rsid w:val="00364935"/>
    <w:rsid w:val="003662E1"/>
    <w:rsid w:val="00366713"/>
    <w:rsid w:val="0037284E"/>
    <w:rsid w:val="00373198"/>
    <w:rsid w:val="003764EE"/>
    <w:rsid w:val="00376A94"/>
    <w:rsid w:val="00376FD0"/>
    <w:rsid w:val="00380264"/>
    <w:rsid w:val="0038052A"/>
    <w:rsid w:val="00381EC4"/>
    <w:rsid w:val="003861A5"/>
    <w:rsid w:val="00387B9A"/>
    <w:rsid w:val="00387F50"/>
    <w:rsid w:val="00390619"/>
    <w:rsid w:val="00390D9B"/>
    <w:rsid w:val="00392796"/>
    <w:rsid w:val="00392874"/>
    <w:rsid w:val="00392A37"/>
    <w:rsid w:val="00392C64"/>
    <w:rsid w:val="0039365E"/>
    <w:rsid w:val="00393913"/>
    <w:rsid w:val="00394E6C"/>
    <w:rsid w:val="00396AC1"/>
    <w:rsid w:val="003A011B"/>
    <w:rsid w:val="003A15D9"/>
    <w:rsid w:val="003A22FD"/>
    <w:rsid w:val="003A3476"/>
    <w:rsid w:val="003A38F4"/>
    <w:rsid w:val="003A5152"/>
    <w:rsid w:val="003B10D9"/>
    <w:rsid w:val="003B1EFF"/>
    <w:rsid w:val="003B32A4"/>
    <w:rsid w:val="003B4100"/>
    <w:rsid w:val="003B515C"/>
    <w:rsid w:val="003B550A"/>
    <w:rsid w:val="003B5E6A"/>
    <w:rsid w:val="003C09B1"/>
    <w:rsid w:val="003C184A"/>
    <w:rsid w:val="003C2A85"/>
    <w:rsid w:val="003C4878"/>
    <w:rsid w:val="003D035E"/>
    <w:rsid w:val="003D12AD"/>
    <w:rsid w:val="003D374E"/>
    <w:rsid w:val="003D61B8"/>
    <w:rsid w:val="003E33DC"/>
    <w:rsid w:val="003E5363"/>
    <w:rsid w:val="003E7F9B"/>
    <w:rsid w:val="003F12EC"/>
    <w:rsid w:val="003F1A99"/>
    <w:rsid w:val="003F1E2D"/>
    <w:rsid w:val="003F2E1B"/>
    <w:rsid w:val="003F35EE"/>
    <w:rsid w:val="003F4649"/>
    <w:rsid w:val="003F50D6"/>
    <w:rsid w:val="003F6777"/>
    <w:rsid w:val="003F74CD"/>
    <w:rsid w:val="003F768C"/>
    <w:rsid w:val="00401A3D"/>
    <w:rsid w:val="004029B8"/>
    <w:rsid w:val="0040474A"/>
    <w:rsid w:val="00404E6E"/>
    <w:rsid w:val="004053B2"/>
    <w:rsid w:val="00406C04"/>
    <w:rsid w:val="00412767"/>
    <w:rsid w:val="00413BA7"/>
    <w:rsid w:val="00414BB3"/>
    <w:rsid w:val="00414FE7"/>
    <w:rsid w:val="00415BD1"/>
    <w:rsid w:val="00417EB4"/>
    <w:rsid w:val="00420CF7"/>
    <w:rsid w:val="00421742"/>
    <w:rsid w:val="00421ABD"/>
    <w:rsid w:val="00421D38"/>
    <w:rsid w:val="00430512"/>
    <w:rsid w:val="00430B9D"/>
    <w:rsid w:val="00430D02"/>
    <w:rsid w:val="004312A4"/>
    <w:rsid w:val="004351AE"/>
    <w:rsid w:val="004379E8"/>
    <w:rsid w:val="00441286"/>
    <w:rsid w:val="004433BC"/>
    <w:rsid w:val="004436B9"/>
    <w:rsid w:val="004440D0"/>
    <w:rsid w:val="00444DDB"/>
    <w:rsid w:val="004452B4"/>
    <w:rsid w:val="00446231"/>
    <w:rsid w:val="004511FF"/>
    <w:rsid w:val="00451FCE"/>
    <w:rsid w:val="00453735"/>
    <w:rsid w:val="004539EB"/>
    <w:rsid w:val="00455D7A"/>
    <w:rsid w:val="00461772"/>
    <w:rsid w:val="00462570"/>
    <w:rsid w:val="00462ACC"/>
    <w:rsid w:val="004630C1"/>
    <w:rsid w:val="00463D5F"/>
    <w:rsid w:val="00466085"/>
    <w:rsid w:val="00467D9C"/>
    <w:rsid w:val="004702A8"/>
    <w:rsid w:val="00470EC8"/>
    <w:rsid w:val="00471E59"/>
    <w:rsid w:val="00473058"/>
    <w:rsid w:val="0047337E"/>
    <w:rsid w:val="004738C8"/>
    <w:rsid w:val="00474FC5"/>
    <w:rsid w:val="004757F3"/>
    <w:rsid w:val="00483262"/>
    <w:rsid w:val="00483983"/>
    <w:rsid w:val="00484A22"/>
    <w:rsid w:val="00485880"/>
    <w:rsid w:val="004862D6"/>
    <w:rsid w:val="00486D03"/>
    <w:rsid w:val="0048794A"/>
    <w:rsid w:val="004908FD"/>
    <w:rsid w:val="00490ACB"/>
    <w:rsid w:val="00492272"/>
    <w:rsid w:val="00493FDE"/>
    <w:rsid w:val="004972D7"/>
    <w:rsid w:val="004A0F28"/>
    <w:rsid w:val="004A1474"/>
    <w:rsid w:val="004A165B"/>
    <w:rsid w:val="004A450E"/>
    <w:rsid w:val="004A4E34"/>
    <w:rsid w:val="004A4FC7"/>
    <w:rsid w:val="004A55D2"/>
    <w:rsid w:val="004A5AD1"/>
    <w:rsid w:val="004B2DED"/>
    <w:rsid w:val="004B50EC"/>
    <w:rsid w:val="004B5784"/>
    <w:rsid w:val="004B66FC"/>
    <w:rsid w:val="004B7BA1"/>
    <w:rsid w:val="004C180B"/>
    <w:rsid w:val="004C3412"/>
    <w:rsid w:val="004C49D8"/>
    <w:rsid w:val="004C5F8B"/>
    <w:rsid w:val="004C62C5"/>
    <w:rsid w:val="004C6C41"/>
    <w:rsid w:val="004D0C12"/>
    <w:rsid w:val="004D0C8F"/>
    <w:rsid w:val="004D14FD"/>
    <w:rsid w:val="004D4929"/>
    <w:rsid w:val="004D4B9E"/>
    <w:rsid w:val="004D53EA"/>
    <w:rsid w:val="004D6D9E"/>
    <w:rsid w:val="004D750B"/>
    <w:rsid w:val="004D77EC"/>
    <w:rsid w:val="004E47F9"/>
    <w:rsid w:val="004E4BF1"/>
    <w:rsid w:val="004E4EAE"/>
    <w:rsid w:val="004E544D"/>
    <w:rsid w:val="004E6A1C"/>
    <w:rsid w:val="004E6A61"/>
    <w:rsid w:val="004E6B57"/>
    <w:rsid w:val="004E7D23"/>
    <w:rsid w:val="004F019D"/>
    <w:rsid w:val="004F144A"/>
    <w:rsid w:val="004F2A3A"/>
    <w:rsid w:val="004F3DEE"/>
    <w:rsid w:val="004F3E6A"/>
    <w:rsid w:val="004F54FA"/>
    <w:rsid w:val="004F6611"/>
    <w:rsid w:val="0050051A"/>
    <w:rsid w:val="00500964"/>
    <w:rsid w:val="00501D82"/>
    <w:rsid w:val="005023E9"/>
    <w:rsid w:val="005047B8"/>
    <w:rsid w:val="00506B71"/>
    <w:rsid w:val="00506E3C"/>
    <w:rsid w:val="005074F9"/>
    <w:rsid w:val="005125AC"/>
    <w:rsid w:val="00512718"/>
    <w:rsid w:val="00516A6B"/>
    <w:rsid w:val="00523F78"/>
    <w:rsid w:val="00524222"/>
    <w:rsid w:val="0052453D"/>
    <w:rsid w:val="005251B7"/>
    <w:rsid w:val="005260C6"/>
    <w:rsid w:val="00526139"/>
    <w:rsid w:val="005263C8"/>
    <w:rsid w:val="005306DC"/>
    <w:rsid w:val="0053268A"/>
    <w:rsid w:val="0053432C"/>
    <w:rsid w:val="0053561C"/>
    <w:rsid w:val="005370E7"/>
    <w:rsid w:val="00544823"/>
    <w:rsid w:val="0054652C"/>
    <w:rsid w:val="00547380"/>
    <w:rsid w:val="00547463"/>
    <w:rsid w:val="00547AE3"/>
    <w:rsid w:val="00550331"/>
    <w:rsid w:val="005506D0"/>
    <w:rsid w:val="00551294"/>
    <w:rsid w:val="0055145D"/>
    <w:rsid w:val="00551764"/>
    <w:rsid w:val="00551DB6"/>
    <w:rsid w:val="00552FDD"/>
    <w:rsid w:val="00553D11"/>
    <w:rsid w:val="00561841"/>
    <w:rsid w:val="00562B42"/>
    <w:rsid w:val="0056304D"/>
    <w:rsid w:val="005647DF"/>
    <w:rsid w:val="005651EB"/>
    <w:rsid w:val="0056690C"/>
    <w:rsid w:val="00567DD9"/>
    <w:rsid w:val="00571591"/>
    <w:rsid w:val="00572F40"/>
    <w:rsid w:val="00574A4B"/>
    <w:rsid w:val="005755B3"/>
    <w:rsid w:val="005766DE"/>
    <w:rsid w:val="00577438"/>
    <w:rsid w:val="00580B17"/>
    <w:rsid w:val="00580E32"/>
    <w:rsid w:val="00583583"/>
    <w:rsid w:val="00584969"/>
    <w:rsid w:val="00584FD7"/>
    <w:rsid w:val="00585AB2"/>
    <w:rsid w:val="00585DE5"/>
    <w:rsid w:val="005908B2"/>
    <w:rsid w:val="00590A44"/>
    <w:rsid w:val="00591C6B"/>
    <w:rsid w:val="005929EE"/>
    <w:rsid w:val="005953DF"/>
    <w:rsid w:val="0059699A"/>
    <w:rsid w:val="005A2C89"/>
    <w:rsid w:val="005A3607"/>
    <w:rsid w:val="005B110E"/>
    <w:rsid w:val="005B41AC"/>
    <w:rsid w:val="005B4B73"/>
    <w:rsid w:val="005B4E24"/>
    <w:rsid w:val="005B5764"/>
    <w:rsid w:val="005B5B16"/>
    <w:rsid w:val="005B6DEB"/>
    <w:rsid w:val="005C153A"/>
    <w:rsid w:val="005C44A2"/>
    <w:rsid w:val="005C51B8"/>
    <w:rsid w:val="005C7018"/>
    <w:rsid w:val="005D053D"/>
    <w:rsid w:val="005D3B1A"/>
    <w:rsid w:val="005D45B1"/>
    <w:rsid w:val="005D504A"/>
    <w:rsid w:val="005D733E"/>
    <w:rsid w:val="005D7ADD"/>
    <w:rsid w:val="005E0E3C"/>
    <w:rsid w:val="005E29B7"/>
    <w:rsid w:val="005E2B2D"/>
    <w:rsid w:val="005E32C2"/>
    <w:rsid w:val="005E6628"/>
    <w:rsid w:val="005F1930"/>
    <w:rsid w:val="005F33E2"/>
    <w:rsid w:val="005F429E"/>
    <w:rsid w:val="005F4BCC"/>
    <w:rsid w:val="005F5A73"/>
    <w:rsid w:val="005F5CAE"/>
    <w:rsid w:val="005F6893"/>
    <w:rsid w:val="00601C35"/>
    <w:rsid w:val="0060372C"/>
    <w:rsid w:val="00603CE6"/>
    <w:rsid w:val="006043FA"/>
    <w:rsid w:val="00606BD8"/>
    <w:rsid w:val="00607D40"/>
    <w:rsid w:val="00610A43"/>
    <w:rsid w:val="006126EE"/>
    <w:rsid w:val="00620DA7"/>
    <w:rsid w:val="006268CA"/>
    <w:rsid w:val="0063100D"/>
    <w:rsid w:val="006320CF"/>
    <w:rsid w:val="00632267"/>
    <w:rsid w:val="00633CDF"/>
    <w:rsid w:val="00633D62"/>
    <w:rsid w:val="00636D98"/>
    <w:rsid w:val="0064314B"/>
    <w:rsid w:val="006437D2"/>
    <w:rsid w:val="00643D06"/>
    <w:rsid w:val="006460A1"/>
    <w:rsid w:val="0064671F"/>
    <w:rsid w:val="00650936"/>
    <w:rsid w:val="00653D36"/>
    <w:rsid w:val="0065405E"/>
    <w:rsid w:val="00654540"/>
    <w:rsid w:val="00654F64"/>
    <w:rsid w:val="0065511D"/>
    <w:rsid w:val="0065587B"/>
    <w:rsid w:val="006568F2"/>
    <w:rsid w:val="00657E7D"/>
    <w:rsid w:val="006620D6"/>
    <w:rsid w:val="00663D16"/>
    <w:rsid w:val="00663D80"/>
    <w:rsid w:val="00666A31"/>
    <w:rsid w:val="00667B93"/>
    <w:rsid w:val="00670969"/>
    <w:rsid w:val="00671287"/>
    <w:rsid w:val="00671945"/>
    <w:rsid w:val="00671A36"/>
    <w:rsid w:val="00671FD0"/>
    <w:rsid w:val="00673998"/>
    <w:rsid w:val="00675831"/>
    <w:rsid w:val="0067600C"/>
    <w:rsid w:val="00676CB6"/>
    <w:rsid w:val="00677698"/>
    <w:rsid w:val="0068012E"/>
    <w:rsid w:val="0068071C"/>
    <w:rsid w:val="006836B2"/>
    <w:rsid w:val="00683772"/>
    <w:rsid w:val="00683A31"/>
    <w:rsid w:val="00685F04"/>
    <w:rsid w:val="00686E9C"/>
    <w:rsid w:val="00687FD8"/>
    <w:rsid w:val="00692409"/>
    <w:rsid w:val="0069461B"/>
    <w:rsid w:val="00695AFC"/>
    <w:rsid w:val="006969E8"/>
    <w:rsid w:val="00697FB7"/>
    <w:rsid w:val="006A38A7"/>
    <w:rsid w:val="006A5352"/>
    <w:rsid w:val="006B0D02"/>
    <w:rsid w:val="006B12AB"/>
    <w:rsid w:val="006B28D3"/>
    <w:rsid w:val="006B3388"/>
    <w:rsid w:val="006B34E5"/>
    <w:rsid w:val="006B3B9A"/>
    <w:rsid w:val="006B5536"/>
    <w:rsid w:val="006B685F"/>
    <w:rsid w:val="006B7610"/>
    <w:rsid w:val="006C2C83"/>
    <w:rsid w:val="006C6AA7"/>
    <w:rsid w:val="006C71CD"/>
    <w:rsid w:val="006D1B4D"/>
    <w:rsid w:val="006D27E7"/>
    <w:rsid w:val="006D3C9F"/>
    <w:rsid w:val="006D5725"/>
    <w:rsid w:val="006D79ED"/>
    <w:rsid w:val="006E1334"/>
    <w:rsid w:val="006E1C64"/>
    <w:rsid w:val="006E35BE"/>
    <w:rsid w:val="006E454C"/>
    <w:rsid w:val="006E4A94"/>
    <w:rsid w:val="006E4D1F"/>
    <w:rsid w:val="006E7E35"/>
    <w:rsid w:val="006F16E3"/>
    <w:rsid w:val="006F1D4D"/>
    <w:rsid w:val="006F26CF"/>
    <w:rsid w:val="006F47B2"/>
    <w:rsid w:val="006F5672"/>
    <w:rsid w:val="006F7613"/>
    <w:rsid w:val="006F7DF0"/>
    <w:rsid w:val="0070003C"/>
    <w:rsid w:val="00700507"/>
    <w:rsid w:val="00703C83"/>
    <w:rsid w:val="00704063"/>
    <w:rsid w:val="007044AF"/>
    <w:rsid w:val="00704F80"/>
    <w:rsid w:val="007062FA"/>
    <w:rsid w:val="007078EB"/>
    <w:rsid w:val="00707B70"/>
    <w:rsid w:val="00707E54"/>
    <w:rsid w:val="0071185A"/>
    <w:rsid w:val="0071196D"/>
    <w:rsid w:val="00712959"/>
    <w:rsid w:val="00713BBD"/>
    <w:rsid w:val="00716901"/>
    <w:rsid w:val="00716DB0"/>
    <w:rsid w:val="00723751"/>
    <w:rsid w:val="00723E8F"/>
    <w:rsid w:val="007242DE"/>
    <w:rsid w:val="00725EDF"/>
    <w:rsid w:val="00726576"/>
    <w:rsid w:val="00726857"/>
    <w:rsid w:val="00726865"/>
    <w:rsid w:val="0073265C"/>
    <w:rsid w:val="00732788"/>
    <w:rsid w:val="007336A6"/>
    <w:rsid w:val="007354AE"/>
    <w:rsid w:val="00737D58"/>
    <w:rsid w:val="0074198E"/>
    <w:rsid w:val="00744D15"/>
    <w:rsid w:val="007452C9"/>
    <w:rsid w:val="00746421"/>
    <w:rsid w:val="007464D5"/>
    <w:rsid w:val="0075027C"/>
    <w:rsid w:val="00750AAB"/>
    <w:rsid w:val="00751A20"/>
    <w:rsid w:val="00751BA6"/>
    <w:rsid w:val="007520A2"/>
    <w:rsid w:val="00752565"/>
    <w:rsid w:val="007545F1"/>
    <w:rsid w:val="00757EB9"/>
    <w:rsid w:val="007631CA"/>
    <w:rsid w:val="00764256"/>
    <w:rsid w:val="00765C28"/>
    <w:rsid w:val="00765F8A"/>
    <w:rsid w:val="00767728"/>
    <w:rsid w:val="00767A96"/>
    <w:rsid w:val="0077121F"/>
    <w:rsid w:val="0077145A"/>
    <w:rsid w:val="00771A20"/>
    <w:rsid w:val="00772321"/>
    <w:rsid w:val="00775133"/>
    <w:rsid w:val="00777EA1"/>
    <w:rsid w:val="00781638"/>
    <w:rsid w:val="00781785"/>
    <w:rsid w:val="00783082"/>
    <w:rsid w:val="0078310C"/>
    <w:rsid w:val="00783407"/>
    <w:rsid w:val="00783EC1"/>
    <w:rsid w:val="00783FC5"/>
    <w:rsid w:val="00786A0D"/>
    <w:rsid w:val="007904D1"/>
    <w:rsid w:val="0079163E"/>
    <w:rsid w:val="007934B4"/>
    <w:rsid w:val="00793752"/>
    <w:rsid w:val="00794FA2"/>
    <w:rsid w:val="007971CF"/>
    <w:rsid w:val="00797FF0"/>
    <w:rsid w:val="007A0146"/>
    <w:rsid w:val="007A0312"/>
    <w:rsid w:val="007A188F"/>
    <w:rsid w:val="007A5B96"/>
    <w:rsid w:val="007A7809"/>
    <w:rsid w:val="007B23EB"/>
    <w:rsid w:val="007B5617"/>
    <w:rsid w:val="007B6114"/>
    <w:rsid w:val="007B7A85"/>
    <w:rsid w:val="007C16A1"/>
    <w:rsid w:val="007C2B3C"/>
    <w:rsid w:val="007C4873"/>
    <w:rsid w:val="007C55DF"/>
    <w:rsid w:val="007C6164"/>
    <w:rsid w:val="007D13F1"/>
    <w:rsid w:val="007D14BC"/>
    <w:rsid w:val="007D2A8A"/>
    <w:rsid w:val="007D5F2A"/>
    <w:rsid w:val="007E28C8"/>
    <w:rsid w:val="007E346A"/>
    <w:rsid w:val="007E3615"/>
    <w:rsid w:val="007E3D45"/>
    <w:rsid w:val="007E4086"/>
    <w:rsid w:val="007E5038"/>
    <w:rsid w:val="007E5E06"/>
    <w:rsid w:val="007E6C3F"/>
    <w:rsid w:val="007F1F64"/>
    <w:rsid w:val="007F2D01"/>
    <w:rsid w:val="007F312A"/>
    <w:rsid w:val="007F392B"/>
    <w:rsid w:val="007F4F97"/>
    <w:rsid w:val="007F6970"/>
    <w:rsid w:val="007F72F9"/>
    <w:rsid w:val="00802A26"/>
    <w:rsid w:val="00802F9E"/>
    <w:rsid w:val="00804D25"/>
    <w:rsid w:val="0080576D"/>
    <w:rsid w:val="00807476"/>
    <w:rsid w:val="008079F0"/>
    <w:rsid w:val="00810246"/>
    <w:rsid w:val="00810397"/>
    <w:rsid w:val="008108EC"/>
    <w:rsid w:val="00812859"/>
    <w:rsid w:val="008129BE"/>
    <w:rsid w:val="00813D3B"/>
    <w:rsid w:val="00817228"/>
    <w:rsid w:val="008220A1"/>
    <w:rsid w:val="00822C60"/>
    <w:rsid w:val="008250B1"/>
    <w:rsid w:val="00826BFF"/>
    <w:rsid w:val="00826C5E"/>
    <w:rsid w:val="00826D74"/>
    <w:rsid w:val="0083043C"/>
    <w:rsid w:val="0083099E"/>
    <w:rsid w:val="00831C3E"/>
    <w:rsid w:val="00833D48"/>
    <w:rsid w:val="0083787A"/>
    <w:rsid w:val="008405B5"/>
    <w:rsid w:val="0084204D"/>
    <w:rsid w:val="00842240"/>
    <w:rsid w:val="008434CE"/>
    <w:rsid w:val="00843C8B"/>
    <w:rsid w:val="00844C4F"/>
    <w:rsid w:val="00846971"/>
    <w:rsid w:val="00847081"/>
    <w:rsid w:val="00847812"/>
    <w:rsid w:val="00850AE3"/>
    <w:rsid w:val="00852820"/>
    <w:rsid w:val="008543BC"/>
    <w:rsid w:val="008567F4"/>
    <w:rsid w:val="00856C16"/>
    <w:rsid w:val="0086024A"/>
    <w:rsid w:val="0086279D"/>
    <w:rsid w:val="00863EC6"/>
    <w:rsid w:val="00865740"/>
    <w:rsid w:val="00865F8E"/>
    <w:rsid w:val="00866626"/>
    <w:rsid w:val="008679DA"/>
    <w:rsid w:val="008722FD"/>
    <w:rsid w:val="00873C0E"/>
    <w:rsid w:val="0087455F"/>
    <w:rsid w:val="00876B3E"/>
    <w:rsid w:val="0088011A"/>
    <w:rsid w:val="00880B41"/>
    <w:rsid w:val="008826E3"/>
    <w:rsid w:val="00885672"/>
    <w:rsid w:val="0088645B"/>
    <w:rsid w:val="008878C5"/>
    <w:rsid w:val="00887CB2"/>
    <w:rsid w:val="00887EC3"/>
    <w:rsid w:val="0089103C"/>
    <w:rsid w:val="00891320"/>
    <w:rsid w:val="00894BB1"/>
    <w:rsid w:val="008A4CDA"/>
    <w:rsid w:val="008A51A9"/>
    <w:rsid w:val="008A65D4"/>
    <w:rsid w:val="008B0FD0"/>
    <w:rsid w:val="008B3869"/>
    <w:rsid w:val="008B43B8"/>
    <w:rsid w:val="008B6A24"/>
    <w:rsid w:val="008C1B2C"/>
    <w:rsid w:val="008C26AA"/>
    <w:rsid w:val="008C289C"/>
    <w:rsid w:val="008C3A92"/>
    <w:rsid w:val="008C4CC9"/>
    <w:rsid w:val="008C56C5"/>
    <w:rsid w:val="008C71D6"/>
    <w:rsid w:val="008D2ED3"/>
    <w:rsid w:val="008D3ED2"/>
    <w:rsid w:val="008D4964"/>
    <w:rsid w:val="008E242C"/>
    <w:rsid w:val="008E51E1"/>
    <w:rsid w:val="008E5A16"/>
    <w:rsid w:val="008E5A67"/>
    <w:rsid w:val="008E5E80"/>
    <w:rsid w:val="008E72A0"/>
    <w:rsid w:val="008F2654"/>
    <w:rsid w:val="008F4805"/>
    <w:rsid w:val="008F66E3"/>
    <w:rsid w:val="008F7967"/>
    <w:rsid w:val="00900478"/>
    <w:rsid w:val="00900CAA"/>
    <w:rsid w:val="009013CA"/>
    <w:rsid w:val="00902C00"/>
    <w:rsid w:val="00903F83"/>
    <w:rsid w:val="009041C9"/>
    <w:rsid w:val="00906804"/>
    <w:rsid w:val="009079AA"/>
    <w:rsid w:val="00910013"/>
    <w:rsid w:val="00910059"/>
    <w:rsid w:val="009115DA"/>
    <w:rsid w:val="00912474"/>
    <w:rsid w:val="00915C18"/>
    <w:rsid w:val="0091704E"/>
    <w:rsid w:val="0091781B"/>
    <w:rsid w:val="00917B6D"/>
    <w:rsid w:val="0092086A"/>
    <w:rsid w:val="009208C7"/>
    <w:rsid w:val="00920BBC"/>
    <w:rsid w:val="009218C4"/>
    <w:rsid w:val="00922591"/>
    <w:rsid w:val="00922686"/>
    <w:rsid w:val="00922EB0"/>
    <w:rsid w:val="00925AC9"/>
    <w:rsid w:val="00930018"/>
    <w:rsid w:val="00932B19"/>
    <w:rsid w:val="00933087"/>
    <w:rsid w:val="00936909"/>
    <w:rsid w:val="00936A76"/>
    <w:rsid w:val="00936A80"/>
    <w:rsid w:val="00940BFA"/>
    <w:rsid w:val="009412FC"/>
    <w:rsid w:val="009413A3"/>
    <w:rsid w:val="009422EA"/>
    <w:rsid w:val="00943B8F"/>
    <w:rsid w:val="0094591D"/>
    <w:rsid w:val="00945C5B"/>
    <w:rsid w:val="009500DD"/>
    <w:rsid w:val="00950F9D"/>
    <w:rsid w:val="00955351"/>
    <w:rsid w:val="00955F1A"/>
    <w:rsid w:val="00956250"/>
    <w:rsid w:val="00957296"/>
    <w:rsid w:val="00961605"/>
    <w:rsid w:val="00962849"/>
    <w:rsid w:val="0096309E"/>
    <w:rsid w:val="009649BF"/>
    <w:rsid w:val="00964D67"/>
    <w:rsid w:val="00965EF0"/>
    <w:rsid w:val="009662B0"/>
    <w:rsid w:val="0096635C"/>
    <w:rsid w:val="00966DD9"/>
    <w:rsid w:val="00966E9D"/>
    <w:rsid w:val="00967878"/>
    <w:rsid w:val="0097112C"/>
    <w:rsid w:val="00971213"/>
    <w:rsid w:val="00973154"/>
    <w:rsid w:val="00973470"/>
    <w:rsid w:val="009736BF"/>
    <w:rsid w:val="009757A3"/>
    <w:rsid w:val="009812BD"/>
    <w:rsid w:val="0098200B"/>
    <w:rsid w:val="00982B57"/>
    <w:rsid w:val="00983A99"/>
    <w:rsid w:val="00983FBF"/>
    <w:rsid w:val="009844BC"/>
    <w:rsid w:val="00987C28"/>
    <w:rsid w:val="009903FA"/>
    <w:rsid w:val="00991912"/>
    <w:rsid w:val="00991AF2"/>
    <w:rsid w:val="00993C05"/>
    <w:rsid w:val="009960D1"/>
    <w:rsid w:val="0099699F"/>
    <w:rsid w:val="00996D9A"/>
    <w:rsid w:val="009A02D1"/>
    <w:rsid w:val="009A17FE"/>
    <w:rsid w:val="009A187D"/>
    <w:rsid w:val="009A1F4E"/>
    <w:rsid w:val="009A4AAA"/>
    <w:rsid w:val="009A5E8B"/>
    <w:rsid w:val="009A73E3"/>
    <w:rsid w:val="009B13B2"/>
    <w:rsid w:val="009B3D92"/>
    <w:rsid w:val="009B5A37"/>
    <w:rsid w:val="009B7283"/>
    <w:rsid w:val="009C06A4"/>
    <w:rsid w:val="009C1D28"/>
    <w:rsid w:val="009D0181"/>
    <w:rsid w:val="009D060F"/>
    <w:rsid w:val="009D10C2"/>
    <w:rsid w:val="009D4FE3"/>
    <w:rsid w:val="009D54ED"/>
    <w:rsid w:val="009D5A7A"/>
    <w:rsid w:val="009D5B65"/>
    <w:rsid w:val="009E27CF"/>
    <w:rsid w:val="009E57C5"/>
    <w:rsid w:val="009E5BA3"/>
    <w:rsid w:val="009E69EF"/>
    <w:rsid w:val="009F1067"/>
    <w:rsid w:val="009F3AF7"/>
    <w:rsid w:val="009F4281"/>
    <w:rsid w:val="009F5230"/>
    <w:rsid w:val="009F6343"/>
    <w:rsid w:val="009F696B"/>
    <w:rsid w:val="009F7856"/>
    <w:rsid w:val="009F7E38"/>
    <w:rsid w:val="00A01693"/>
    <w:rsid w:val="00A02393"/>
    <w:rsid w:val="00A03DEE"/>
    <w:rsid w:val="00A03E0F"/>
    <w:rsid w:val="00A0473A"/>
    <w:rsid w:val="00A04E18"/>
    <w:rsid w:val="00A10583"/>
    <w:rsid w:val="00A108E5"/>
    <w:rsid w:val="00A11251"/>
    <w:rsid w:val="00A11493"/>
    <w:rsid w:val="00A138B3"/>
    <w:rsid w:val="00A14EF5"/>
    <w:rsid w:val="00A16975"/>
    <w:rsid w:val="00A1780F"/>
    <w:rsid w:val="00A2279B"/>
    <w:rsid w:val="00A23B53"/>
    <w:rsid w:val="00A27AD2"/>
    <w:rsid w:val="00A352A4"/>
    <w:rsid w:val="00A35D46"/>
    <w:rsid w:val="00A3664E"/>
    <w:rsid w:val="00A412D3"/>
    <w:rsid w:val="00A416D1"/>
    <w:rsid w:val="00A42289"/>
    <w:rsid w:val="00A42783"/>
    <w:rsid w:val="00A42AE9"/>
    <w:rsid w:val="00A441A5"/>
    <w:rsid w:val="00A4560C"/>
    <w:rsid w:val="00A45989"/>
    <w:rsid w:val="00A469B0"/>
    <w:rsid w:val="00A50B68"/>
    <w:rsid w:val="00A50C75"/>
    <w:rsid w:val="00A51C41"/>
    <w:rsid w:val="00A52885"/>
    <w:rsid w:val="00A539A0"/>
    <w:rsid w:val="00A546B5"/>
    <w:rsid w:val="00A551F8"/>
    <w:rsid w:val="00A56EE6"/>
    <w:rsid w:val="00A57D06"/>
    <w:rsid w:val="00A57EE2"/>
    <w:rsid w:val="00A60914"/>
    <w:rsid w:val="00A61B36"/>
    <w:rsid w:val="00A65009"/>
    <w:rsid w:val="00A667C7"/>
    <w:rsid w:val="00A71A81"/>
    <w:rsid w:val="00A7276F"/>
    <w:rsid w:val="00A72EA4"/>
    <w:rsid w:val="00A74663"/>
    <w:rsid w:val="00A760AC"/>
    <w:rsid w:val="00A76B16"/>
    <w:rsid w:val="00A77531"/>
    <w:rsid w:val="00A77C09"/>
    <w:rsid w:val="00A77E7B"/>
    <w:rsid w:val="00A81A60"/>
    <w:rsid w:val="00A82888"/>
    <w:rsid w:val="00A84B55"/>
    <w:rsid w:val="00A85C1C"/>
    <w:rsid w:val="00A8639C"/>
    <w:rsid w:val="00A914BC"/>
    <w:rsid w:val="00A9409D"/>
    <w:rsid w:val="00A94AA0"/>
    <w:rsid w:val="00A94E7D"/>
    <w:rsid w:val="00A95D3D"/>
    <w:rsid w:val="00A96D7D"/>
    <w:rsid w:val="00AA0E71"/>
    <w:rsid w:val="00AA2A6D"/>
    <w:rsid w:val="00AA3993"/>
    <w:rsid w:val="00AA435C"/>
    <w:rsid w:val="00AB00F5"/>
    <w:rsid w:val="00AB3124"/>
    <w:rsid w:val="00AB3ADB"/>
    <w:rsid w:val="00AB4DF6"/>
    <w:rsid w:val="00AB6673"/>
    <w:rsid w:val="00AB7515"/>
    <w:rsid w:val="00AC0C34"/>
    <w:rsid w:val="00AC1393"/>
    <w:rsid w:val="00AC3CB5"/>
    <w:rsid w:val="00AC4195"/>
    <w:rsid w:val="00AC4EF5"/>
    <w:rsid w:val="00AC7FFA"/>
    <w:rsid w:val="00AD2884"/>
    <w:rsid w:val="00AD2ADF"/>
    <w:rsid w:val="00AD325C"/>
    <w:rsid w:val="00AD3B08"/>
    <w:rsid w:val="00AD67F6"/>
    <w:rsid w:val="00AE0068"/>
    <w:rsid w:val="00AE189C"/>
    <w:rsid w:val="00AE21F8"/>
    <w:rsid w:val="00AE3356"/>
    <w:rsid w:val="00AE4D44"/>
    <w:rsid w:val="00AE4FF6"/>
    <w:rsid w:val="00AE5BD9"/>
    <w:rsid w:val="00AE5C81"/>
    <w:rsid w:val="00AE6B35"/>
    <w:rsid w:val="00AE7DFC"/>
    <w:rsid w:val="00AF0756"/>
    <w:rsid w:val="00AF161B"/>
    <w:rsid w:val="00AF1FBE"/>
    <w:rsid w:val="00AF403C"/>
    <w:rsid w:val="00AF4CB0"/>
    <w:rsid w:val="00AF51F8"/>
    <w:rsid w:val="00AF5380"/>
    <w:rsid w:val="00AF59B3"/>
    <w:rsid w:val="00AF6997"/>
    <w:rsid w:val="00AF6C19"/>
    <w:rsid w:val="00B011FB"/>
    <w:rsid w:val="00B01566"/>
    <w:rsid w:val="00B022B9"/>
    <w:rsid w:val="00B042B0"/>
    <w:rsid w:val="00B05398"/>
    <w:rsid w:val="00B06DA9"/>
    <w:rsid w:val="00B07DF2"/>
    <w:rsid w:val="00B107DB"/>
    <w:rsid w:val="00B12431"/>
    <w:rsid w:val="00B124EE"/>
    <w:rsid w:val="00B12D1E"/>
    <w:rsid w:val="00B12DF8"/>
    <w:rsid w:val="00B14625"/>
    <w:rsid w:val="00B15466"/>
    <w:rsid w:val="00B21998"/>
    <w:rsid w:val="00B2199D"/>
    <w:rsid w:val="00B21F66"/>
    <w:rsid w:val="00B224A5"/>
    <w:rsid w:val="00B226B1"/>
    <w:rsid w:val="00B22DAA"/>
    <w:rsid w:val="00B23D43"/>
    <w:rsid w:val="00B27883"/>
    <w:rsid w:val="00B30355"/>
    <w:rsid w:val="00B36B52"/>
    <w:rsid w:val="00B36CA6"/>
    <w:rsid w:val="00B37E43"/>
    <w:rsid w:val="00B40017"/>
    <w:rsid w:val="00B4014E"/>
    <w:rsid w:val="00B44723"/>
    <w:rsid w:val="00B44BEF"/>
    <w:rsid w:val="00B45021"/>
    <w:rsid w:val="00B4553F"/>
    <w:rsid w:val="00B45DFE"/>
    <w:rsid w:val="00B553BA"/>
    <w:rsid w:val="00B56324"/>
    <w:rsid w:val="00B57EA3"/>
    <w:rsid w:val="00B60042"/>
    <w:rsid w:val="00B60641"/>
    <w:rsid w:val="00B611C2"/>
    <w:rsid w:val="00B66586"/>
    <w:rsid w:val="00B66A59"/>
    <w:rsid w:val="00B705C0"/>
    <w:rsid w:val="00B72CEB"/>
    <w:rsid w:val="00B73529"/>
    <w:rsid w:val="00B7502A"/>
    <w:rsid w:val="00B75A96"/>
    <w:rsid w:val="00B76EAE"/>
    <w:rsid w:val="00B770C8"/>
    <w:rsid w:val="00B80955"/>
    <w:rsid w:val="00B82653"/>
    <w:rsid w:val="00B82911"/>
    <w:rsid w:val="00B82F09"/>
    <w:rsid w:val="00B85846"/>
    <w:rsid w:val="00B85DC3"/>
    <w:rsid w:val="00B8707C"/>
    <w:rsid w:val="00B875ED"/>
    <w:rsid w:val="00B90695"/>
    <w:rsid w:val="00B9273B"/>
    <w:rsid w:val="00B92802"/>
    <w:rsid w:val="00B936C6"/>
    <w:rsid w:val="00B94131"/>
    <w:rsid w:val="00B97867"/>
    <w:rsid w:val="00B97A03"/>
    <w:rsid w:val="00B97C36"/>
    <w:rsid w:val="00B97F35"/>
    <w:rsid w:val="00BA060C"/>
    <w:rsid w:val="00BA1447"/>
    <w:rsid w:val="00BA14CB"/>
    <w:rsid w:val="00BA43BB"/>
    <w:rsid w:val="00BA454D"/>
    <w:rsid w:val="00BA6CBB"/>
    <w:rsid w:val="00BA734E"/>
    <w:rsid w:val="00BB10A2"/>
    <w:rsid w:val="00BB2182"/>
    <w:rsid w:val="00BB2526"/>
    <w:rsid w:val="00BB3A64"/>
    <w:rsid w:val="00BB7DEC"/>
    <w:rsid w:val="00BC1C45"/>
    <w:rsid w:val="00BC1E59"/>
    <w:rsid w:val="00BC446C"/>
    <w:rsid w:val="00BC5C0A"/>
    <w:rsid w:val="00BC5EA4"/>
    <w:rsid w:val="00BD15BE"/>
    <w:rsid w:val="00BD5D5C"/>
    <w:rsid w:val="00BD7BDE"/>
    <w:rsid w:val="00BD7DB1"/>
    <w:rsid w:val="00BE41A4"/>
    <w:rsid w:val="00BE45DF"/>
    <w:rsid w:val="00BE49E3"/>
    <w:rsid w:val="00BE621F"/>
    <w:rsid w:val="00BF5C85"/>
    <w:rsid w:val="00BF5DEA"/>
    <w:rsid w:val="00BF6BC7"/>
    <w:rsid w:val="00C02D79"/>
    <w:rsid w:val="00C039B9"/>
    <w:rsid w:val="00C043B0"/>
    <w:rsid w:val="00C043E6"/>
    <w:rsid w:val="00C04947"/>
    <w:rsid w:val="00C04C04"/>
    <w:rsid w:val="00C0526F"/>
    <w:rsid w:val="00C10AFC"/>
    <w:rsid w:val="00C1177D"/>
    <w:rsid w:val="00C1318D"/>
    <w:rsid w:val="00C1423B"/>
    <w:rsid w:val="00C1424D"/>
    <w:rsid w:val="00C160E7"/>
    <w:rsid w:val="00C16F14"/>
    <w:rsid w:val="00C17968"/>
    <w:rsid w:val="00C20537"/>
    <w:rsid w:val="00C2118D"/>
    <w:rsid w:val="00C2161A"/>
    <w:rsid w:val="00C21911"/>
    <w:rsid w:val="00C23EA9"/>
    <w:rsid w:val="00C247AF"/>
    <w:rsid w:val="00C26C47"/>
    <w:rsid w:val="00C30AE5"/>
    <w:rsid w:val="00C3445A"/>
    <w:rsid w:val="00C34BA8"/>
    <w:rsid w:val="00C35A1C"/>
    <w:rsid w:val="00C35CD6"/>
    <w:rsid w:val="00C4308C"/>
    <w:rsid w:val="00C45668"/>
    <w:rsid w:val="00C46C9E"/>
    <w:rsid w:val="00C474D6"/>
    <w:rsid w:val="00C53782"/>
    <w:rsid w:val="00C543F3"/>
    <w:rsid w:val="00C543F4"/>
    <w:rsid w:val="00C5543B"/>
    <w:rsid w:val="00C554E8"/>
    <w:rsid w:val="00C56BF6"/>
    <w:rsid w:val="00C601DD"/>
    <w:rsid w:val="00C6226B"/>
    <w:rsid w:val="00C63130"/>
    <w:rsid w:val="00C64493"/>
    <w:rsid w:val="00C6480F"/>
    <w:rsid w:val="00C64B3E"/>
    <w:rsid w:val="00C66663"/>
    <w:rsid w:val="00C66B98"/>
    <w:rsid w:val="00C6763B"/>
    <w:rsid w:val="00C71DE6"/>
    <w:rsid w:val="00C728A3"/>
    <w:rsid w:val="00C72B15"/>
    <w:rsid w:val="00C72C7D"/>
    <w:rsid w:val="00C72C8B"/>
    <w:rsid w:val="00C7310E"/>
    <w:rsid w:val="00C74350"/>
    <w:rsid w:val="00C75DF0"/>
    <w:rsid w:val="00C76482"/>
    <w:rsid w:val="00C77809"/>
    <w:rsid w:val="00C81C46"/>
    <w:rsid w:val="00C828A1"/>
    <w:rsid w:val="00C839E2"/>
    <w:rsid w:val="00C85ABB"/>
    <w:rsid w:val="00C86C51"/>
    <w:rsid w:val="00C90E15"/>
    <w:rsid w:val="00C9163E"/>
    <w:rsid w:val="00C92160"/>
    <w:rsid w:val="00C94D76"/>
    <w:rsid w:val="00C9524D"/>
    <w:rsid w:val="00C96F08"/>
    <w:rsid w:val="00CA0F15"/>
    <w:rsid w:val="00CA121F"/>
    <w:rsid w:val="00CA2A49"/>
    <w:rsid w:val="00CA325E"/>
    <w:rsid w:val="00CA70EA"/>
    <w:rsid w:val="00CA7573"/>
    <w:rsid w:val="00CB0660"/>
    <w:rsid w:val="00CB0A20"/>
    <w:rsid w:val="00CB167C"/>
    <w:rsid w:val="00CB5E2B"/>
    <w:rsid w:val="00CC02F1"/>
    <w:rsid w:val="00CC1A20"/>
    <w:rsid w:val="00CC1C2F"/>
    <w:rsid w:val="00CC483F"/>
    <w:rsid w:val="00CC4C1D"/>
    <w:rsid w:val="00CC4FF6"/>
    <w:rsid w:val="00CC5212"/>
    <w:rsid w:val="00CC5BC8"/>
    <w:rsid w:val="00CC5C57"/>
    <w:rsid w:val="00CC5C9E"/>
    <w:rsid w:val="00CD0990"/>
    <w:rsid w:val="00CD406C"/>
    <w:rsid w:val="00CE29EE"/>
    <w:rsid w:val="00CE582F"/>
    <w:rsid w:val="00CE77F3"/>
    <w:rsid w:val="00CF068F"/>
    <w:rsid w:val="00CF08F9"/>
    <w:rsid w:val="00CF0FF2"/>
    <w:rsid w:val="00CF181A"/>
    <w:rsid w:val="00CF4882"/>
    <w:rsid w:val="00CF5229"/>
    <w:rsid w:val="00CF646B"/>
    <w:rsid w:val="00CF69A9"/>
    <w:rsid w:val="00D00307"/>
    <w:rsid w:val="00D00ED8"/>
    <w:rsid w:val="00D01032"/>
    <w:rsid w:val="00D01236"/>
    <w:rsid w:val="00D01AA1"/>
    <w:rsid w:val="00D034BB"/>
    <w:rsid w:val="00D045AA"/>
    <w:rsid w:val="00D05D75"/>
    <w:rsid w:val="00D07573"/>
    <w:rsid w:val="00D07A5C"/>
    <w:rsid w:val="00D07E10"/>
    <w:rsid w:val="00D11283"/>
    <w:rsid w:val="00D129DC"/>
    <w:rsid w:val="00D12A10"/>
    <w:rsid w:val="00D14002"/>
    <w:rsid w:val="00D22E21"/>
    <w:rsid w:val="00D25DE2"/>
    <w:rsid w:val="00D30B64"/>
    <w:rsid w:val="00D31D2B"/>
    <w:rsid w:val="00D33F3B"/>
    <w:rsid w:val="00D34211"/>
    <w:rsid w:val="00D34B58"/>
    <w:rsid w:val="00D35191"/>
    <w:rsid w:val="00D353BE"/>
    <w:rsid w:val="00D35AD3"/>
    <w:rsid w:val="00D37A44"/>
    <w:rsid w:val="00D41351"/>
    <w:rsid w:val="00D42A1F"/>
    <w:rsid w:val="00D42F23"/>
    <w:rsid w:val="00D441B4"/>
    <w:rsid w:val="00D45B8B"/>
    <w:rsid w:val="00D460DB"/>
    <w:rsid w:val="00D461F9"/>
    <w:rsid w:val="00D47258"/>
    <w:rsid w:val="00D51EE7"/>
    <w:rsid w:val="00D52CE0"/>
    <w:rsid w:val="00D53098"/>
    <w:rsid w:val="00D53CD5"/>
    <w:rsid w:val="00D571DA"/>
    <w:rsid w:val="00D574F2"/>
    <w:rsid w:val="00D6249F"/>
    <w:rsid w:val="00D65414"/>
    <w:rsid w:val="00D655A8"/>
    <w:rsid w:val="00D67705"/>
    <w:rsid w:val="00D73075"/>
    <w:rsid w:val="00D76293"/>
    <w:rsid w:val="00D764A8"/>
    <w:rsid w:val="00D77174"/>
    <w:rsid w:val="00D8053C"/>
    <w:rsid w:val="00D814A3"/>
    <w:rsid w:val="00D82667"/>
    <w:rsid w:val="00D826E0"/>
    <w:rsid w:val="00D83BA7"/>
    <w:rsid w:val="00D84B29"/>
    <w:rsid w:val="00D8635E"/>
    <w:rsid w:val="00D86CCB"/>
    <w:rsid w:val="00D87375"/>
    <w:rsid w:val="00D87BF1"/>
    <w:rsid w:val="00D87E90"/>
    <w:rsid w:val="00D90120"/>
    <w:rsid w:val="00D9251A"/>
    <w:rsid w:val="00D928E2"/>
    <w:rsid w:val="00D93449"/>
    <w:rsid w:val="00D96108"/>
    <w:rsid w:val="00D974DA"/>
    <w:rsid w:val="00D97643"/>
    <w:rsid w:val="00DB17AF"/>
    <w:rsid w:val="00DB1FD2"/>
    <w:rsid w:val="00DB28ED"/>
    <w:rsid w:val="00DB352C"/>
    <w:rsid w:val="00DB3ACA"/>
    <w:rsid w:val="00DB59F3"/>
    <w:rsid w:val="00DB60F7"/>
    <w:rsid w:val="00DB73AB"/>
    <w:rsid w:val="00DB7CA0"/>
    <w:rsid w:val="00DC0120"/>
    <w:rsid w:val="00DC13A3"/>
    <w:rsid w:val="00DC1595"/>
    <w:rsid w:val="00DC221A"/>
    <w:rsid w:val="00DC2B0D"/>
    <w:rsid w:val="00DC30DE"/>
    <w:rsid w:val="00DC3DB2"/>
    <w:rsid w:val="00DC4C17"/>
    <w:rsid w:val="00DC4EC5"/>
    <w:rsid w:val="00DC505D"/>
    <w:rsid w:val="00DC5138"/>
    <w:rsid w:val="00DC5458"/>
    <w:rsid w:val="00DC65F6"/>
    <w:rsid w:val="00DC749D"/>
    <w:rsid w:val="00DD24E9"/>
    <w:rsid w:val="00DD4F35"/>
    <w:rsid w:val="00DD793F"/>
    <w:rsid w:val="00DE13B4"/>
    <w:rsid w:val="00DE17F0"/>
    <w:rsid w:val="00DE263A"/>
    <w:rsid w:val="00DE2916"/>
    <w:rsid w:val="00DE2B61"/>
    <w:rsid w:val="00DE31AC"/>
    <w:rsid w:val="00DE3E54"/>
    <w:rsid w:val="00DE5A41"/>
    <w:rsid w:val="00DE5AB4"/>
    <w:rsid w:val="00DE7C3D"/>
    <w:rsid w:val="00DF015B"/>
    <w:rsid w:val="00DF0BE1"/>
    <w:rsid w:val="00DF0E77"/>
    <w:rsid w:val="00DF140D"/>
    <w:rsid w:val="00DF285E"/>
    <w:rsid w:val="00DF2B49"/>
    <w:rsid w:val="00DF2E22"/>
    <w:rsid w:val="00DF2F58"/>
    <w:rsid w:val="00DF3334"/>
    <w:rsid w:val="00DF4AB7"/>
    <w:rsid w:val="00DF52F0"/>
    <w:rsid w:val="00DF6E44"/>
    <w:rsid w:val="00E010A6"/>
    <w:rsid w:val="00E013E7"/>
    <w:rsid w:val="00E024FA"/>
    <w:rsid w:val="00E027BC"/>
    <w:rsid w:val="00E03418"/>
    <w:rsid w:val="00E07403"/>
    <w:rsid w:val="00E1063D"/>
    <w:rsid w:val="00E1194C"/>
    <w:rsid w:val="00E12826"/>
    <w:rsid w:val="00E129F5"/>
    <w:rsid w:val="00E15658"/>
    <w:rsid w:val="00E1569C"/>
    <w:rsid w:val="00E17133"/>
    <w:rsid w:val="00E20DA9"/>
    <w:rsid w:val="00E2198A"/>
    <w:rsid w:val="00E22719"/>
    <w:rsid w:val="00E22EA1"/>
    <w:rsid w:val="00E23208"/>
    <w:rsid w:val="00E23CCC"/>
    <w:rsid w:val="00E260DC"/>
    <w:rsid w:val="00E2792E"/>
    <w:rsid w:val="00E312FA"/>
    <w:rsid w:val="00E3392A"/>
    <w:rsid w:val="00E358B7"/>
    <w:rsid w:val="00E3600C"/>
    <w:rsid w:val="00E372A0"/>
    <w:rsid w:val="00E408D3"/>
    <w:rsid w:val="00E4285C"/>
    <w:rsid w:val="00E43716"/>
    <w:rsid w:val="00E43C72"/>
    <w:rsid w:val="00E45D2F"/>
    <w:rsid w:val="00E4722B"/>
    <w:rsid w:val="00E474E5"/>
    <w:rsid w:val="00E53320"/>
    <w:rsid w:val="00E54B68"/>
    <w:rsid w:val="00E55C4B"/>
    <w:rsid w:val="00E560FB"/>
    <w:rsid w:val="00E56547"/>
    <w:rsid w:val="00E569E2"/>
    <w:rsid w:val="00E5706A"/>
    <w:rsid w:val="00E60345"/>
    <w:rsid w:val="00E62088"/>
    <w:rsid w:val="00E670BB"/>
    <w:rsid w:val="00E70F3B"/>
    <w:rsid w:val="00E72D99"/>
    <w:rsid w:val="00E730C8"/>
    <w:rsid w:val="00E73EFE"/>
    <w:rsid w:val="00E77734"/>
    <w:rsid w:val="00E8291D"/>
    <w:rsid w:val="00E83F3B"/>
    <w:rsid w:val="00E84A51"/>
    <w:rsid w:val="00E90A2B"/>
    <w:rsid w:val="00E90EB8"/>
    <w:rsid w:val="00E9107D"/>
    <w:rsid w:val="00E92462"/>
    <w:rsid w:val="00E929BF"/>
    <w:rsid w:val="00E94A8C"/>
    <w:rsid w:val="00E97A75"/>
    <w:rsid w:val="00EA1F1F"/>
    <w:rsid w:val="00EA430B"/>
    <w:rsid w:val="00EA4E5D"/>
    <w:rsid w:val="00EA5415"/>
    <w:rsid w:val="00EA59A7"/>
    <w:rsid w:val="00EB0398"/>
    <w:rsid w:val="00EB2C23"/>
    <w:rsid w:val="00EB2F6C"/>
    <w:rsid w:val="00EB3EB2"/>
    <w:rsid w:val="00EB59DF"/>
    <w:rsid w:val="00EB6A90"/>
    <w:rsid w:val="00EC04C5"/>
    <w:rsid w:val="00EC055E"/>
    <w:rsid w:val="00EC0F90"/>
    <w:rsid w:val="00EC0FA7"/>
    <w:rsid w:val="00EC1253"/>
    <w:rsid w:val="00EC1A36"/>
    <w:rsid w:val="00EC1B25"/>
    <w:rsid w:val="00EC20C1"/>
    <w:rsid w:val="00EC2349"/>
    <w:rsid w:val="00EC4343"/>
    <w:rsid w:val="00EC47A0"/>
    <w:rsid w:val="00EC4ED1"/>
    <w:rsid w:val="00EC5563"/>
    <w:rsid w:val="00EC7EF2"/>
    <w:rsid w:val="00ED0C84"/>
    <w:rsid w:val="00ED20D4"/>
    <w:rsid w:val="00ED2541"/>
    <w:rsid w:val="00ED4364"/>
    <w:rsid w:val="00EE0C51"/>
    <w:rsid w:val="00EE1B6F"/>
    <w:rsid w:val="00EE1E0F"/>
    <w:rsid w:val="00EE3B6F"/>
    <w:rsid w:val="00EE3BB5"/>
    <w:rsid w:val="00EE43B8"/>
    <w:rsid w:val="00EE5FA1"/>
    <w:rsid w:val="00EE6A95"/>
    <w:rsid w:val="00EE7A01"/>
    <w:rsid w:val="00EF082A"/>
    <w:rsid w:val="00EF0A2A"/>
    <w:rsid w:val="00EF1520"/>
    <w:rsid w:val="00EF398A"/>
    <w:rsid w:val="00EF3B71"/>
    <w:rsid w:val="00EF4C5B"/>
    <w:rsid w:val="00EF5522"/>
    <w:rsid w:val="00EF55A1"/>
    <w:rsid w:val="00EF6F11"/>
    <w:rsid w:val="00F013A8"/>
    <w:rsid w:val="00F01952"/>
    <w:rsid w:val="00F01A17"/>
    <w:rsid w:val="00F02982"/>
    <w:rsid w:val="00F04B3A"/>
    <w:rsid w:val="00F0761A"/>
    <w:rsid w:val="00F125E0"/>
    <w:rsid w:val="00F12996"/>
    <w:rsid w:val="00F13EA4"/>
    <w:rsid w:val="00F14F3D"/>
    <w:rsid w:val="00F20843"/>
    <w:rsid w:val="00F20FA4"/>
    <w:rsid w:val="00F21B64"/>
    <w:rsid w:val="00F23294"/>
    <w:rsid w:val="00F27D34"/>
    <w:rsid w:val="00F30BBF"/>
    <w:rsid w:val="00F30C9B"/>
    <w:rsid w:val="00F326E1"/>
    <w:rsid w:val="00F340A4"/>
    <w:rsid w:val="00F368F2"/>
    <w:rsid w:val="00F377C5"/>
    <w:rsid w:val="00F40218"/>
    <w:rsid w:val="00F4051B"/>
    <w:rsid w:val="00F4098D"/>
    <w:rsid w:val="00F446D1"/>
    <w:rsid w:val="00F44FB1"/>
    <w:rsid w:val="00F46343"/>
    <w:rsid w:val="00F46C5A"/>
    <w:rsid w:val="00F46C69"/>
    <w:rsid w:val="00F47F78"/>
    <w:rsid w:val="00F5056A"/>
    <w:rsid w:val="00F5118D"/>
    <w:rsid w:val="00F51ACB"/>
    <w:rsid w:val="00F55B0C"/>
    <w:rsid w:val="00F60ED9"/>
    <w:rsid w:val="00F6402D"/>
    <w:rsid w:val="00F64696"/>
    <w:rsid w:val="00F66A13"/>
    <w:rsid w:val="00F71857"/>
    <w:rsid w:val="00F72173"/>
    <w:rsid w:val="00F73E6A"/>
    <w:rsid w:val="00F75DE1"/>
    <w:rsid w:val="00F7763F"/>
    <w:rsid w:val="00F81CAD"/>
    <w:rsid w:val="00F83166"/>
    <w:rsid w:val="00F8320E"/>
    <w:rsid w:val="00F83DE6"/>
    <w:rsid w:val="00F84833"/>
    <w:rsid w:val="00F860CF"/>
    <w:rsid w:val="00F92011"/>
    <w:rsid w:val="00F92CEA"/>
    <w:rsid w:val="00F9383A"/>
    <w:rsid w:val="00F96286"/>
    <w:rsid w:val="00FA06E5"/>
    <w:rsid w:val="00FA5B02"/>
    <w:rsid w:val="00FA6209"/>
    <w:rsid w:val="00FA7648"/>
    <w:rsid w:val="00FA770F"/>
    <w:rsid w:val="00FB0F4D"/>
    <w:rsid w:val="00FB2FF2"/>
    <w:rsid w:val="00FB307B"/>
    <w:rsid w:val="00FB3C66"/>
    <w:rsid w:val="00FB41CC"/>
    <w:rsid w:val="00FB4670"/>
    <w:rsid w:val="00FB65AA"/>
    <w:rsid w:val="00FB6DC3"/>
    <w:rsid w:val="00FB7A17"/>
    <w:rsid w:val="00FC11F8"/>
    <w:rsid w:val="00FC1F2C"/>
    <w:rsid w:val="00FC36C5"/>
    <w:rsid w:val="00FC4BEC"/>
    <w:rsid w:val="00FC575D"/>
    <w:rsid w:val="00FC7231"/>
    <w:rsid w:val="00FD0BF1"/>
    <w:rsid w:val="00FD1FBF"/>
    <w:rsid w:val="00FD3CFC"/>
    <w:rsid w:val="00FE3104"/>
    <w:rsid w:val="00FE31E3"/>
    <w:rsid w:val="00FE5BB2"/>
    <w:rsid w:val="00FE791F"/>
    <w:rsid w:val="00FF0F8A"/>
    <w:rsid w:val="00FF0FE2"/>
    <w:rsid w:val="00FF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46C6"/>
  <w15:chartTrackingRefBased/>
  <w15:docId w15:val="{6CBDB9AE-5212-4BED-A2B5-4468880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59B3"/>
    <w:rPr>
      <w:lang w:val="en-GB"/>
    </w:rPr>
  </w:style>
  <w:style w:type="paragraph" w:styleId="Heading1">
    <w:name w:val="heading 1"/>
    <w:basedOn w:val="Normal"/>
    <w:next w:val="Normal"/>
    <w:link w:val="Heading1Char"/>
    <w:uiPriority w:val="9"/>
    <w:qFormat/>
    <w:rsid w:val="00AF59B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AF59B3"/>
    <w:pPr>
      <w:keepNext/>
      <w:keepLines/>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6D5725"/>
    <w:pPr>
      <w:keepNext/>
      <w:keepLines/>
      <w:spacing w:before="160" w:after="12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B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AF59B3"/>
    <w:rPr>
      <w:rFonts w:eastAsiaTheme="majorEastAsia" w:cstheme="majorBidi"/>
      <w:b/>
      <w:szCs w:val="26"/>
      <w:u w:val="single"/>
      <w:lang w:val="en-GB"/>
    </w:rPr>
  </w:style>
  <w:style w:type="character" w:styleId="Hyperlink">
    <w:name w:val="Hyperlink"/>
    <w:basedOn w:val="DefaultParagraphFont"/>
    <w:uiPriority w:val="99"/>
    <w:unhideWhenUsed/>
    <w:rsid w:val="00AF59B3"/>
    <w:rPr>
      <w:color w:val="0563C1" w:themeColor="hyperlink"/>
      <w:u w:val="single"/>
    </w:rPr>
  </w:style>
  <w:style w:type="character" w:styleId="CommentReference">
    <w:name w:val="annotation reference"/>
    <w:basedOn w:val="DefaultParagraphFont"/>
    <w:uiPriority w:val="99"/>
    <w:semiHidden/>
    <w:unhideWhenUsed/>
    <w:rsid w:val="00AF59B3"/>
    <w:rPr>
      <w:sz w:val="16"/>
      <w:szCs w:val="16"/>
    </w:rPr>
  </w:style>
  <w:style w:type="paragraph" w:styleId="CommentText">
    <w:name w:val="annotation text"/>
    <w:basedOn w:val="Normal"/>
    <w:link w:val="CommentTextChar"/>
    <w:uiPriority w:val="99"/>
    <w:semiHidden/>
    <w:unhideWhenUsed/>
    <w:rsid w:val="00AF59B3"/>
    <w:pPr>
      <w:spacing w:line="240" w:lineRule="auto"/>
    </w:pPr>
    <w:rPr>
      <w:sz w:val="20"/>
      <w:szCs w:val="20"/>
    </w:rPr>
  </w:style>
  <w:style w:type="character" w:customStyle="1" w:styleId="CommentTextChar">
    <w:name w:val="Comment Text Char"/>
    <w:basedOn w:val="DefaultParagraphFont"/>
    <w:link w:val="CommentText"/>
    <w:uiPriority w:val="99"/>
    <w:semiHidden/>
    <w:rsid w:val="00AF59B3"/>
    <w:rPr>
      <w:sz w:val="20"/>
      <w:szCs w:val="20"/>
      <w:lang w:val="en-GB"/>
    </w:rPr>
  </w:style>
  <w:style w:type="paragraph" w:styleId="Header">
    <w:name w:val="header"/>
    <w:basedOn w:val="Normal"/>
    <w:link w:val="HeaderChar"/>
    <w:uiPriority w:val="99"/>
    <w:unhideWhenUsed/>
    <w:rsid w:val="002A63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A631C"/>
    <w:rPr>
      <w:lang w:val="en-GB"/>
    </w:rPr>
  </w:style>
  <w:style w:type="paragraph" w:styleId="Footer">
    <w:name w:val="footer"/>
    <w:basedOn w:val="Normal"/>
    <w:link w:val="FooterChar"/>
    <w:uiPriority w:val="99"/>
    <w:unhideWhenUsed/>
    <w:rsid w:val="002A63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A631C"/>
    <w:rPr>
      <w:lang w:val="en-GB"/>
    </w:rPr>
  </w:style>
  <w:style w:type="paragraph" w:styleId="Bibliography">
    <w:name w:val="Bibliography"/>
    <w:basedOn w:val="Normal"/>
    <w:next w:val="Normal"/>
    <w:uiPriority w:val="37"/>
    <w:unhideWhenUsed/>
    <w:rsid w:val="000500CC"/>
    <w:pPr>
      <w:tabs>
        <w:tab w:val="left" w:pos="264"/>
      </w:tabs>
      <w:spacing w:after="240" w:line="240" w:lineRule="auto"/>
      <w:ind w:left="264" w:hanging="264"/>
    </w:pPr>
  </w:style>
  <w:style w:type="paragraph" w:styleId="Caption">
    <w:name w:val="caption"/>
    <w:basedOn w:val="Normal"/>
    <w:next w:val="Normal"/>
    <w:uiPriority w:val="35"/>
    <w:unhideWhenUsed/>
    <w:qFormat/>
    <w:rsid w:val="00585AB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2A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051A"/>
    <w:pPr>
      <w:ind w:left="720"/>
      <w:contextualSpacing/>
    </w:pPr>
  </w:style>
  <w:style w:type="character" w:customStyle="1" w:styleId="Heading3Char">
    <w:name w:val="Heading 3 Char"/>
    <w:basedOn w:val="DefaultParagraphFont"/>
    <w:link w:val="Heading3"/>
    <w:uiPriority w:val="9"/>
    <w:rsid w:val="006D5725"/>
    <w:rPr>
      <w:rFonts w:ascii="Calibri" w:eastAsiaTheme="majorEastAsia" w:hAnsi="Calibri" w:cstheme="majorBidi"/>
      <w:b/>
      <w:szCs w:val="24"/>
      <w:lang w:val="en-GB"/>
    </w:rPr>
  </w:style>
  <w:style w:type="paragraph" w:styleId="CommentSubject">
    <w:name w:val="annotation subject"/>
    <w:basedOn w:val="CommentText"/>
    <w:next w:val="CommentText"/>
    <w:link w:val="CommentSubjectChar"/>
    <w:uiPriority w:val="99"/>
    <w:semiHidden/>
    <w:unhideWhenUsed/>
    <w:rsid w:val="00032848"/>
    <w:rPr>
      <w:b/>
      <w:bCs/>
    </w:rPr>
  </w:style>
  <w:style w:type="character" w:customStyle="1" w:styleId="CommentSubjectChar">
    <w:name w:val="Comment Subject Char"/>
    <w:basedOn w:val="CommentTextChar"/>
    <w:link w:val="CommentSubject"/>
    <w:uiPriority w:val="99"/>
    <w:semiHidden/>
    <w:rsid w:val="00032848"/>
    <w:rPr>
      <w:b/>
      <w:bCs/>
      <w:sz w:val="20"/>
      <w:szCs w:val="20"/>
      <w:lang w:val="en-GB"/>
    </w:rPr>
  </w:style>
  <w:style w:type="paragraph" w:styleId="BalloonText">
    <w:name w:val="Balloon Text"/>
    <w:basedOn w:val="Normal"/>
    <w:link w:val="BalloonTextChar"/>
    <w:uiPriority w:val="99"/>
    <w:semiHidden/>
    <w:unhideWhenUsed/>
    <w:rsid w:val="00032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848"/>
    <w:rPr>
      <w:rFonts w:ascii="Segoe UI" w:hAnsi="Segoe UI" w:cs="Segoe UI"/>
      <w:sz w:val="18"/>
      <w:szCs w:val="18"/>
      <w:lang w:val="en-GB"/>
    </w:rPr>
  </w:style>
  <w:style w:type="character" w:customStyle="1" w:styleId="UnresolvedMention">
    <w:name w:val="Unresolved Mention"/>
    <w:basedOn w:val="DefaultParagraphFont"/>
    <w:uiPriority w:val="99"/>
    <w:semiHidden/>
    <w:unhideWhenUsed/>
    <w:rsid w:val="00E70F3B"/>
    <w:rPr>
      <w:color w:val="605E5C"/>
      <w:shd w:val="clear" w:color="auto" w:fill="E1DFDD"/>
    </w:rPr>
  </w:style>
  <w:style w:type="character" w:styleId="FollowedHyperlink">
    <w:name w:val="FollowedHyperlink"/>
    <w:basedOn w:val="DefaultParagraphFont"/>
    <w:uiPriority w:val="99"/>
    <w:semiHidden/>
    <w:unhideWhenUsed/>
    <w:rsid w:val="00562B42"/>
    <w:rPr>
      <w:color w:val="954F72" w:themeColor="followedHyperlink"/>
      <w:u w:val="single"/>
    </w:rPr>
  </w:style>
  <w:style w:type="character" w:styleId="Emphasis">
    <w:name w:val="Emphasis"/>
    <w:basedOn w:val="DefaultParagraphFont"/>
    <w:uiPriority w:val="20"/>
    <w:qFormat/>
    <w:rsid w:val="00EE1B6F"/>
    <w:rPr>
      <w:i/>
      <w:iCs/>
    </w:rPr>
  </w:style>
  <w:style w:type="character" w:styleId="PlaceholderText">
    <w:name w:val="Placeholder Text"/>
    <w:basedOn w:val="DefaultParagraphFont"/>
    <w:uiPriority w:val="99"/>
    <w:semiHidden/>
    <w:rsid w:val="003A51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51981">
      <w:bodyDiv w:val="1"/>
      <w:marLeft w:val="0"/>
      <w:marRight w:val="0"/>
      <w:marTop w:val="0"/>
      <w:marBottom w:val="0"/>
      <w:divBdr>
        <w:top w:val="none" w:sz="0" w:space="0" w:color="auto"/>
        <w:left w:val="none" w:sz="0" w:space="0" w:color="auto"/>
        <w:bottom w:val="none" w:sz="0" w:space="0" w:color="auto"/>
        <w:right w:val="none" w:sz="0" w:space="0" w:color="auto"/>
      </w:divBdr>
    </w:div>
    <w:div w:id="162159807">
      <w:bodyDiv w:val="1"/>
      <w:marLeft w:val="0"/>
      <w:marRight w:val="0"/>
      <w:marTop w:val="0"/>
      <w:marBottom w:val="0"/>
      <w:divBdr>
        <w:top w:val="none" w:sz="0" w:space="0" w:color="auto"/>
        <w:left w:val="none" w:sz="0" w:space="0" w:color="auto"/>
        <w:bottom w:val="none" w:sz="0" w:space="0" w:color="auto"/>
        <w:right w:val="none" w:sz="0" w:space="0" w:color="auto"/>
      </w:divBdr>
    </w:div>
    <w:div w:id="389813899">
      <w:bodyDiv w:val="1"/>
      <w:marLeft w:val="0"/>
      <w:marRight w:val="0"/>
      <w:marTop w:val="0"/>
      <w:marBottom w:val="0"/>
      <w:divBdr>
        <w:top w:val="none" w:sz="0" w:space="0" w:color="auto"/>
        <w:left w:val="none" w:sz="0" w:space="0" w:color="auto"/>
        <w:bottom w:val="none" w:sz="0" w:space="0" w:color="auto"/>
        <w:right w:val="none" w:sz="0" w:space="0" w:color="auto"/>
      </w:divBdr>
    </w:div>
    <w:div w:id="714699206">
      <w:bodyDiv w:val="1"/>
      <w:marLeft w:val="0"/>
      <w:marRight w:val="0"/>
      <w:marTop w:val="0"/>
      <w:marBottom w:val="0"/>
      <w:divBdr>
        <w:top w:val="none" w:sz="0" w:space="0" w:color="auto"/>
        <w:left w:val="none" w:sz="0" w:space="0" w:color="auto"/>
        <w:bottom w:val="none" w:sz="0" w:space="0" w:color="auto"/>
        <w:right w:val="none" w:sz="0" w:space="0" w:color="auto"/>
      </w:divBdr>
    </w:div>
    <w:div w:id="816456018">
      <w:bodyDiv w:val="1"/>
      <w:marLeft w:val="0"/>
      <w:marRight w:val="0"/>
      <w:marTop w:val="0"/>
      <w:marBottom w:val="0"/>
      <w:divBdr>
        <w:top w:val="none" w:sz="0" w:space="0" w:color="auto"/>
        <w:left w:val="none" w:sz="0" w:space="0" w:color="auto"/>
        <w:bottom w:val="none" w:sz="0" w:space="0" w:color="auto"/>
        <w:right w:val="none" w:sz="0" w:space="0" w:color="auto"/>
      </w:divBdr>
    </w:div>
    <w:div w:id="1139104802">
      <w:bodyDiv w:val="1"/>
      <w:marLeft w:val="0"/>
      <w:marRight w:val="0"/>
      <w:marTop w:val="0"/>
      <w:marBottom w:val="0"/>
      <w:divBdr>
        <w:top w:val="none" w:sz="0" w:space="0" w:color="auto"/>
        <w:left w:val="none" w:sz="0" w:space="0" w:color="auto"/>
        <w:bottom w:val="none" w:sz="0" w:space="0" w:color="auto"/>
        <w:right w:val="none" w:sz="0" w:space="0" w:color="auto"/>
      </w:divBdr>
    </w:div>
    <w:div w:id="122206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gonzalo.guillen.gosalbez@chem.ethz.ch" TargetMode="External"/><Relationship Id="rId19"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{CC874425-DAD5-4FBF-91D8-3F7E6104307B}</b:Guid>
    <b:RefOrder>1</b:RefOrder>
  </b:Source>
</b:Sources>
</file>

<file path=customXml/itemProps1.xml><?xml version="1.0" encoding="utf-8"?>
<ds:datastoreItem xmlns:ds="http://schemas.openxmlformats.org/officeDocument/2006/customXml" ds:itemID="{A504A0F6-5B0D-4284-A458-068C1CD61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21970</Words>
  <Characters>125235</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Guillén Gosalbez  Gonzalo</cp:lastModifiedBy>
  <cp:revision>7</cp:revision>
  <dcterms:created xsi:type="dcterms:W3CDTF">2023-02-13T17:50:00Z</dcterms:created>
  <dcterms:modified xsi:type="dcterms:W3CDTF">2023-02-15T17:51:00Z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id="hiN4TtVU"/&gt;&lt;style id="http://www.zotero.org/styles/joule" hasBibliography="1" bibliographyStyleHasBeenSet="1"/&gt;&lt;prefs&gt;&lt;pref name="fieldType" value="Field"/&gt;&lt;/prefs&gt;&lt;/data&gt;</vt:lpwstr>
  </property>
</Properties>
</file>